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B77" w:rsidRDefault="000B5B77" w:rsidP="00375F9C">
      <w:pPr>
        <w:pStyle w:val="a4"/>
        <w:jc w:val="center"/>
        <w:rPr>
          <w:sz w:val="52"/>
          <w:szCs w:val="52"/>
        </w:rPr>
      </w:pPr>
      <w:r>
        <w:rPr>
          <w:rFonts w:hint="eastAsia"/>
          <w:sz w:val="52"/>
          <w:szCs w:val="52"/>
        </w:rPr>
        <w:t>CrossUI</w:t>
      </w:r>
      <w:r w:rsidR="00375F9C">
        <w:rPr>
          <w:rFonts w:hint="eastAsia"/>
          <w:sz w:val="52"/>
          <w:szCs w:val="52"/>
        </w:rPr>
        <w:t xml:space="preserve"> </w:t>
      </w:r>
      <w:r w:rsidR="00375F9C" w:rsidRPr="00B42EA4">
        <w:rPr>
          <w:sz w:val="52"/>
          <w:szCs w:val="52"/>
        </w:rPr>
        <w:t>Cookbook</w:t>
      </w:r>
      <w:r w:rsidR="00375F9C">
        <w:rPr>
          <w:rFonts w:hint="eastAsia"/>
          <w:sz w:val="52"/>
          <w:szCs w:val="52"/>
        </w:rPr>
        <w:t xml:space="preserve"> </w:t>
      </w:r>
    </w:p>
    <w:p w:rsidR="00375F9C" w:rsidRPr="00CF55C1" w:rsidRDefault="00375F9C" w:rsidP="00375F9C">
      <w:pPr>
        <w:pStyle w:val="a4"/>
        <w:jc w:val="center"/>
        <w:rPr>
          <w:sz w:val="52"/>
          <w:szCs w:val="52"/>
        </w:rPr>
      </w:pPr>
      <w:r w:rsidRPr="00CF55C1">
        <w:rPr>
          <w:sz w:val="52"/>
          <w:szCs w:val="52"/>
        </w:rPr>
        <w:t>Getting Started Guide</w:t>
      </w:r>
    </w:p>
    <w:p w:rsidR="00375F9C" w:rsidRPr="007B21F1" w:rsidRDefault="00375F9C" w:rsidP="00375F9C">
      <w:pPr>
        <w:pStyle w:val="a4"/>
        <w:jc w:val="center"/>
      </w:pPr>
      <w:r w:rsidRPr="007B21F1">
        <w:t>All rights reserved.</w:t>
      </w:r>
    </w:p>
    <w:p w:rsidR="00375F9C" w:rsidRPr="00EA0DA3" w:rsidRDefault="00375F9C" w:rsidP="00375F9C">
      <w:pPr>
        <w:pStyle w:val="10"/>
        <w:tabs>
          <w:tab w:val="right" w:leader="dot" w:pos="8296"/>
        </w:tabs>
      </w:pPr>
    </w:p>
    <w:p w:rsidR="00CC1119" w:rsidRDefault="00375F9C">
      <w:pPr>
        <w:pStyle w:val="10"/>
        <w:tabs>
          <w:tab w:val="right" w:leader="dot" w:pos="8494"/>
        </w:tabs>
        <w:rPr>
          <w:rFonts w:asciiTheme="minorHAnsi" w:eastAsiaTheme="minorEastAsia" w:hAnsiTheme="minorHAnsi" w:cstheme="minorBidi"/>
          <w:noProof/>
          <w:szCs w:val="22"/>
        </w:rPr>
      </w:pPr>
      <w:r>
        <w:fldChar w:fldCharType="begin"/>
      </w:r>
      <w:r>
        <w:instrText xml:space="preserve"> TOC \o "1-5" \h \z \u </w:instrText>
      </w:r>
      <w:r>
        <w:fldChar w:fldCharType="separate"/>
      </w:r>
      <w:hyperlink w:anchor="_Toc453071658" w:history="1">
        <w:r w:rsidR="00CC1119" w:rsidRPr="00B21B23">
          <w:rPr>
            <w:rStyle w:val="a3"/>
            <w:noProof/>
          </w:rPr>
          <w:t>Preface</w:t>
        </w:r>
        <w:r w:rsidR="00CC1119">
          <w:rPr>
            <w:noProof/>
            <w:webHidden/>
          </w:rPr>
          <w:tab/>
        </w:r>
        <w:bookmarkStart w:id="0" w:name="_GoBack"/>
        <w:bookmarkEnd w:id="0"/>
        <w:r w:rsidR="00CC1119">
          <w:rPr>
            <w:noProof/>
            <w:webHidden/>
          </w:rPr>
          <w:fldChar w:fldCharType="begin"/>
        </w:r>
        <w:r w:rsidR="00CC1119">
          <w:rPr>
            <w:noProof/>
            <w:webHidden/>
          </w:rPr>
          <w:instrText xml:space="preserve"> PAGEREF _Toc453071658 \h </w:instrText>
        </w:r>
        <w:r w:rsidR="00CC1119">
          <w:rPr>
            <w:noProof/>
            <w:webHidden/>
          </w:rPr>
        </w:r>
        <w:r w:rsidR="00CC1119">
          <w:rPr>
            <w:noProof/>
            <w:webHidden/>
          </w:rPr>
          <w:fldChar w:fldCharType="separate"/>
        </w:r>
        <w:r w:rsidR="00D36AA0">
          <w:rPr>
            <w:noProof/>
            <w:webHidden/>
          </w:rPr>
          <w:t>7</w:t>
        </w:r>
        <w:r w:rsidR="00CC1119">
          <w:rPr>
            <w:noProof/>
            <w:webHidden/>
          </w:rPr>
          <w:fldChar w:fldCharType="end"/>
        </w:r>
      </w:hyperlink>
    </w:p>
    <w:p w:rsidR="00CC1119" w:rsidRDefault="00D4504A">
      <w:pPr>
        <w:pStyle w:val="10"/>
        <w:tabs>
          <w:tab w:val="left" w:pos="1260"/>
          <w:tab w:val="right" w:leader="dot" w:pos="8494"/>
        </w:tabs>
        <w:rPr>
          <w:rFonts w:asciiTheme="minorHAnsi" w:eastAsiaTheme="minorEastAsia" w:hAnsiTheme="minorHAnsi" w:cstheme="minorBidi"/>
          <w:noProof/>
          <w:szCs w:val="22"/>
        </w:rPr>
      </w:pPr>
      <w:hyperlink w:anchor="_Toc453071659" w:history="1">
        <w:r w:rsidR="00CC1119" w:rsidRPr="00B21B23">
          <w:rPr>
            <w:rStyle w:val="a3"/>
            <w:noProof/>
          </w:rPr>
          <w:t>Chapter 1.</w:t>
        </w:r>
        <w:r w:rsidR="00CC1119">
          <w:rPr>
            <w:rFonts w:asciiTheme="minorHAnsi" w:eastAsiaTheme="minorEastAsia" w:hAnsiTheme="minorHAnsi" w:cstheme="minorBidi"/>
            <w:noProof/>
            <w:szCs w:val="22"/>
          </w:rPr>
          <w:tab/>
        </w:r>
        <w:r w:rsidR="00CC1119" w:rsidRPr="00B21B23">
          <w:rPr>
            <w:rStyle w:val="a3"/>
            <w:noProof/>
          </w:rPr>
          <w:t>Preparation</w:t>
        </w:r>
        <w:r w:rsidR="00CC1119">
          <w:rPr>
            <w:noProof/>
            <w:webHidden/>
          </w:rPr>
          <w:tab/>
        </w:r>
        <w:r w:rsidR="00CC1119">
          <w:rPr>
            <w:noProof/>
            <w:webHidden/>
          </w:rPr>
          <w:fldChar w:fldCharType="begin"/>
        </w:r>
        <w:r w:rsidR="00CC1119">
          <w:rPr>
            <w:noProof/>
            <w:webHidden/>
          </w:rPr>
          <w:instrText xml:space="preserve"> PAGEREF _Toc453071659 \h </w:instrText>
        </w:r>
        <w:r w:rsidR="00CC1119">
          <w:rPr>
            <w:noProof/>
            <w:webHidden/>
          </w:rPr>
        </w:r>
        <w:r w:rsidR="00CC1119">
          <w:rPr>
            <w:noProof/>
            <w:webHidden/>
          </w:rPr>
          <w:fldChar w:fldCharType="separate"/>
        </w:r>
        <w:r w:rsidR="00D36AA0">
          <w:rPr>
            <w:noProof/>
            <w:webHidden/>
          </w:rPr>
          <w:t>8</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60" w:history="1">
        <w:r w:rsidR="00CC1119" w:rsidRPr="00B21B23">
          <w:rPr>
            <w:rStyle w:val="a3"/>
            <w:noProof/>
          </w:rPr>
          <w:t>1.1.</w:t>
        </w:r>
        <w:r w:rsidR="00CC1119">
          <w:rPr>
            <w:rFonts w:asciiTheme="minorHAnsi" w:eastAsiaTheme="minorEastAsia" w:hAnsiTheme="minorHAnsi" w:cstheme="minorBidi"/>
            <w:noProof/>
            <w:szCs w:val="22"/>
          </w:rPr>
          <w:tab/>
        </w:r>
        <w:r w:rsidR="00CC1119" w:rsidRPr="00B21B23">
          <w:rPr>
            <w:rStyle w:val="a3"/>
            <w:noProof/>
          </w:rPr>
          <w:t>Download the package</w:t>
        </w:r>
        <w:r w:rsidR="00CC1119">
          <w:rPr>
            <w:noProof/>
            <w:webHidden/>
          </w:rPr>
          <w:tab/>
        </w:r>
        <w:r w:rsidR="00CC1119">
          <w:rPr>
            <w:noProof/>
            <w:webHidden/>
          </w:rPr>
          <w:fldChar w:fldCharType="begin"/>
        </w:r>
        <w:r w:rsidR="00CC1119">
          <w:rPr>
            <w:noProof/>
            <w:webHidden/>
          </w:rPr>
          <w:instrText xml:space="preserve"> PAGEREF _Toc453071660 \h </w:instrText>
        </w:r>
        <w:r w:rsidR="00CC1119">
          <w:rPr>
            <w:noProof/>
            <w:webHidden/>
          </w:rPr>
        </w:r>
        <w:r w:rsidR="00CC1119">
          <w:rPr>
            <w:noProof/>
            <w:webHidden/>
          </w:rPr>
          <w:fldChar w:fldCharType="separate"/>
        </w:r>
        <w:r w:rsidR="00D36AA0">
          <w:rPr>
            <w:noProof/>
            <w:webHidden/>
          </w:rPr>
          <w:t>8</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61" w:history="1">
        <w:r w:rsidR="00CC1119" w:rsidRPr="00B21B23">
          <w:rPr>
            <w:rStyle w:val="a3"/>
            <w:noProof/>
          </w:rPr>
          <w:t>1.2.</w:t>
        </w:r>
        <w:r w:rsidR="00CC1119">
          <w:rPr>
            <w:rFonts w:asciiTheme="minorHAnsi" w:eastAsiaTheme="minorEastAsia" w:hAnsiTheme="minorHAnsi" w:cstheme="minorBidi"/>
            <w:noProof/>
            <w:szCs w:val="22"/>
          </w:rPr>
          <w:tab/>
        </w:r>
        <w:r w:rsidR="00CC1119" w:rsidRPr="00B21B23">
          <w:rPr>
            <w:rStyle w:val="a3"/>
            <w:noProof/>
          </w:rPr>
          <w:t>The package folder</w:t>
        </w:r>
        <w:r w:rsidR="00CC1119">
          <w:rPr>
            <w:noProof/>
            <w:webHidden/>
          </w:rPr>
          <w:tab/>
        </w:r>
        <w:r w:rsidR="00CC1119">
          <w:rPr>
            <w:noProof/>
            <w:webHidden/>
          </w:rPr>
          <w:fldChar w:fldCharType="begin"/>
        </w:r>
        <w:r w:rsidR="00CC1119">
          <w:rPr>
            <w:noProof/>
            <w:webHidden/>
          </w:rPr>
          <w:instrText xml:space="preserve"> PAGEREF _Toc453071661 \h </w:instrText>
        </w:r>
        <w:r w:rsidR="00CC1119">
          <w:rPr>
            <w:noProof/>
            <w:webHidden/>
          </w:rPr>
        </w:r>
        <w:r w:rsidR="00CC1119">
          <w:rPr>
            <w:noProof/>
            <w:webHidden/>
          </w:rPr>
          <w:fldChar w:fldCharType="separate"/>
        </w:r>
        <w:r w:rsidR="00D36AA0">
          <w:rPr>
            <w:noProof/>
            <w:webHidden/>
          </w:rPr>
          <w:t>8</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62" w:history="1">
        <w:r w:rsidR="00CC1119" w:rsidRPr="00B21B23">
          <w:rPr>
            <w:rStyle w:val="a3"/>
            <w:noProof/>
          </w:rPr>
          <w:t>1.3.</w:t>
        </w:r>
        <w:r w:rsidR="00CC1119">
          <w:rPr>
            <w:rFonts w:asciiTheme="minorHAnsi" w:eastAsiaTheme="minorEastAsia" w:hAnsiTheme="minorHAnsi" w:cstheme="minorBidi"/>
            <w:noProof/>
            <w:szCs w:val="22"/>
          </w:rPr>
          <w:tab/>
        </w:r>
        <w:r w:rsidR="00CC1119" w:rsidRPr="00B21B23">
          <w:rPr>
            <w:rStyle w:val="a3"/>
            <w:noProof/>
          </w:rPr>
          <w:t>Glance at examples and API</w:t>
        </w:r>
        <w:r w:rsidR="00CC1119">
          <w:rPr>
            <w:noProof/>
            <w:webHidden/>
          </w:rPr>
          <w:tab/>
        </w:r>
        <w:r w:rsidR="00CC1119">
          <w:rPr>
            <w:noProof/>
            <w:webHidden/>
          </w:rPr>
          <w:fldChar w:fldCharType="begin"/>
        </w:r>
        <w:r w:rsidR="00CC1119">
          <w:rPr>
            <w:noProof/>
            <w:webHidden/>
          </w:rPr>
          <w:instrText xml:space="preserve"> PAGEREF _Toc453071662 \h </w:instrText>
        </w:r>
        <w:r w:rsidR="00CC1119">
          <w:rPr>
            <w:noProof/>
            <w:webHidden/>
          </w:rPr>
        </w:r>
        <w:r w:rsidR="00CC1119">
          <w:rPr>
            <w:noProof/>
            <w:webHidden/>
          </w:rPr>
          <w:fldChar w:fldCharType="separate"/>
        </w:r>
        <w:r w:rsidR="00D36AA0">
          <w:rPr>
            <w:noProof/>
            <w:webHidden/>
          </w:rPr>
          <w:t>9</w:t>
        </w:r>
        <w:r w:rsidR="00CC1119">
          <w:rPr>
            <w:noProof/>
            <w:webHidden/>
          </w:rPr>
          <w:fldChar w:fldCharType="end"/>
        </w:r>
      </w:hyperlink>
    </w:p>
    <w:p w:rsidR="00CC1119" w:rsidRDefault="00D4504A">
      <w:pPr>
        <w:pStyle w:val="10"/>
        <w:tabs>
          <w:tab w:val="left" w:pos="1260"/>
          <w:tab w:val="right" w:leader="dot" w:pos="8494"/>
        </w:tabs>
        <w:rPr>
          <w:rFonts w:asciiTheme="minorHAnsi" w:eastAsiaTheme="minorEastAsia" w:hAnsiTheme="minorHAnsi" w:cstheme="minorBidi"/>
          <w:noProof/>
          <w:szCs w:val="22"/>
        </w:rPr>
      </w:pPr>
      <w:hyperlink w:anchor="_Toc453071663" w:history="1">
        <w:r w:rsidR="00CC1119" w:rsidRPr="00B21B23">
          <w:rPr>
            <w:rStyle w:val="a3"/>
            <w:noProof/>
          </w:rPr>
          <w:t>Chapter 2.</w:t>
        </w:r>
        <w:r w:rsidR="00CC1119">
          <w:rPr>
            <w:rFonts w:asciiTheme="minorHAnsi" w:eastAsiaTheme="minorEastAsia" w:hAnsiTheme="minorHAnsi" w:cstheme="minorBidi"/>
            <w:noProof/>
            <w:szCs w:val="22"/>
          </w:rPr>
          <w:tab/>
        </w:r>
        <w:r w:rsidR="00CC1119" w:rsidRPr="00B21B23">
          <w:rPr>
            <w:rStyle w:val="a3"/>
            <w:noProof/>
          </w:rPr>
          <w:t>Hello World</w:t>
        </w:r>
        <w:r w:rsidR="00CC1119">
          <w:rPr>
            <w:noProof/>
            <w:webHidden/>
          </w:rPr>
          <w:tab/>
        </w:r>
        <w:r w:rsidR="00CC1119">
          <w:rPr>
            <w:noProof/>
            <w:webHidden/>
          </w:rPr>
          <w:fldChar w:fldCharType="begin"/>
        </w:r>
        <w:r w:rsidR="00CC1119">
          <w:rPr>
            <w:noProof/>
            <w:webHidden/>
          </w:rPr>
          <w:instrText xml:space="preserve"> PAGEREF _Toc453071663 \h </w:instrText>
        </w:r>
        <w:r w:rsidR="00CC1119">
          <w:rPr>
            <w:noProof/>
            <w:webHidden/>
          </w:rPr>
        </w:r>
        <w:r w:rsidR="00CC1119">
          <w:rPr>
            <w:noProof/>
            <w:webHidden/>
          </w:rPr>
          <w:fldChar w:fldCharType="separate"/>
        </w:r>
        <w:r w:rsidR="00D36AA0">
          <w:rPr>
            <w:noProof/>
            <w:webHidden/>
          </w:rPr>
          <w:t>10</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64" w:history="1">
        <w:r w:rsidR="00CC1119" w:rsidRPr="00B21B23">
          <w:rPr>
            <w:rStyle w:val="a3"/>
            <w:noProof/>
          </w:rPr>
          <w:t>2.1.</w:t>
        </w:r>
        <w:r w:rsidR="00CC1119">
          <w:rPr>
            <w:rFonts w:asciiTheme="minorHAnsi" w:eastAsiaTheme="minorEastAsia" w:hAnsiTheme="minorHAnsi" w:cstheme="minorBidi"/>
            <w:noProof/>
            <w:szCs w:val="22"/>
          </w:rPr>
          <w:tab/>
        </w:r>
        <w:r w:rsidR="00CC1119" w:rsidRPr="00B21B23">
          <w:rPr>
            <w:rStyle w:val="a3"/>
            <w:noProof/>
          </w:rPr>
          <w:t>The first application</w:t>
        </w:r>
        <w:r w:rsidR="00CC1119">
          <w:rPr>
            <w:noProof/>
            <w:webHidden/>
          </w:rPr>
          <w:tab/>
        </w:r>
        <w:r w:rsidR="00CC1119">
          <w:rPr>
            <w:noProof/>
            <w:webHidden/>
          </w:rPr>
          <w:fldChar w:fldCharType="begin"/>
        </w:r>
        <w:r w:rsidR="00CC1119">
          <w:rPr>
            <w:noProof/>
            <w:webHidden/>
          </w:rPr>
          <w:instrText xml:space="preserve"> PAGEREF _Toc453071664 \h </w:instrText>
        </w:r>
        <w:r w:rsidR="00CC1119">
          <w:rPr>
            <w:noProof/>
            <w:webHidden/>
          </w:rPr>
        </w:r>
        <w:r w:rsidR="00CC1119">
          <w:rPr>
            <w:noProof/>
            <w:webHidden/>
          </w:rPr>
          <w:fldChar w:fldCharType="separate"/>
        </w:r>
        <w:r w:rsidR="00D36AA0">
          <w:rPr>
            <w:noProof/>
            <w:webHidden/>
          </w:rPr>
          <w:t>10</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65" w:history="1">
        <w:r w:rsidR="00CC1119" w:rsidRPr="00B21B23">
          <w:rPr>
            <w:rStyle w:val="a3"/>
            <w:noProof/>
          </w:rPr>
          <w:t>2.2.</w:t>
        </w:r>
        <w:r w:rsidR="00CC1119">
          <w:rPr>
            <w:rFonts w:asciiTheme="minorHAnsi" w:eastAsiaTheme="minorEastAsia" w:hAnsiTheme="minorHAnsi" w:cstheme="minorBidi"/>
            <w:noProof/>
            <w:szCs w:val="22"/>
          </w:rPr>
          <w:tab/>
        </w:r>
        <w:r w:rsidR="00CC1119" w:rsidRPr="00B21B23">
          <w:rPr>
            <w:rStyle w:val="a3"/>
            <w:noProof/>
          </w:rPr>
          <w:t>Render onto a html node</w:t>
        </w:r>
        <w:r w:rsidR="00CC1119">
          <w:rPr>
            <w:noProof/>
            <w:webHidden/>
          </w:rPr>
          <w:tab/>
        </w:r>
        <w:r w:rsidR="00CC1119">
          <w:rPr>
            <w:noProof/>
            <w:webHidden/>
          </w:rPr>
          <w:fldChar w:fldCharType="begin"/>
        </w:r>
        <w:r w:rsidR="00CC1119">
          <w:rPr>
            <w:noProof/>
            <w:webHidden/>
          </w:rPr>
          <w:instrText xml:space="preserve"> PAGEREF _Toc453071665 \h </w:instrText>
        </w:r>
        <w:r w:rsidR="00CC1119">
          <w:rPr>
            <w:noProof/>
            <w:webHidden/>
          </w:rPr>
        </w:r>
        <w:r w:rsidR="00CC1119">
          <w:rPr>
            <w:noProof/>
            <w:webHidden/>
          </w:rPr>
          <w:fldChar w:fldCharType="separate"/>
        </w:r>
        <w:r w:rsidR="00D36AA0">
          <w:rPr>
            <w:noProof/>
            <w:webHidden/>
          </w:rPr>
          <w:t>11</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66" w:history="1">
        <w:r w:rsidR="00CC1119" w:rsidRPr="00B21B23">
          <w:rPr>
            <w:rStyle w:val="a3"/>
            <w:noProof/>
          </w:rPr>
          <w:t>2.3.</w:t>
        </w:r>
        <w:r w:rsidR="00CC1119">
          <w:rPr>
            <w:rFonts w:asciiTheme="minorHAnsi" w:eastAsiaTheme="minorEastAsia" w:hAnsiTheme="minorHAnsi" w:cstheme="minorBidi"/>
            <w:noProof/>
            <w:szCs w:val="22"/>
          </w:rPr>
          <w:tab/>
        </w:r>
        <w:r w:rsidR="00CC1119" w:rsidRPr="00B21B23">
          <w:rPr>
            <w:rStyle w:val="a3"/>
            <w:noProof/>
          </w:rPr>
          <w:t>Do it in CrossUI RAD Tools</w:t>
        </w:r>
        <w:r w:rsidR="00CC1119">
          <w:rPr>
            <w:noProof/>
            <w:webHidden/>
          </w:rPr>
          <w:tab/>
        </w:r>
        <w:r w:rsidR="00CC1119">
          <w:rPr>
            <w:noProof/>
            <w:webHidden/>
          </w:rPr>
          <w:fldChar w:fldCharType="begin"/>
        </w:r>
        <w:r w:rsidR="00CC1119">
          <w:rPr>
            <w:noProof/>
            <w:webHidden/>
          </w:rPr>
          <w:instrText xml:space="preserve"> PAGEREF _Toc453071666 \h </w:instrText>
        </w:r>
        <w:r w:rsidR="00CC1119">
          <w:rPr>
            <w:noProof/>
            <w:webHidden/>
          </w:rPr>
        </w:r>
        <w:r w:rsidR="00CC1119">
          <w:rPr>
            <w:noProof/>
            <w:webHidden/>
          </w:rPr>
          <w:fldChar w:fldCharType="separate"/>
        </w:r>
        <w:r w:rsidR="00D36AA0">
          <w:rPr>
            <w:noProof/>
            <w:webHidden/>
          </w:rPr>
          <w:t>13</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67" w:history="1">
        <w:r w:rsidR="00CC1119" w:rsidRPr="00B21B23">
          <w:rPr>
            <w:rStyle w:val="a3"/>
            <w:noProof/>
          </w:rPr>
          <w:t>2.4.</w:t>
        </w:r>
        <w:r w:rsidR="00CC1119">
          <w:rPr>
            <w:rFonts w:asciiTheme="minorHAnsi" w:eastAsiaTheme="minorEastAsia" w:hAnsiTheme="minorHAnsi" w:cstheme="minorBidi"/>
            <w:noProof/>
            <w:szCs w:val="22"/>
          </w:rPr>
          <w:tab/>
        </w:r>
        <w:r w:rsidR="00CC1119" w:rsidRPr="00B21B23">
          <w:rPr>
            <w:rStyle w:val="a3"/>
            <w:noProof/>
          </w:rPr>
          <w:t>Application loading process</w:t>
        </w:r>
        <w:r w:rsidR="00CC1119">
          <w:rPr>
            <w:noProof/>
            <w:webHidden/>
          </w:rPr>
          <w:tab/>
        </w:r>
        <w:r w:rsidR="00CC1119">
          <w:rPr>
            <w:noProof/>
            <w:webHidden/>
          </w:rPr>
          <w:fldChar w:fldCharType="begin"/>
        </w:r>
        <w:r w:rsidR="00CC1119">
          <w:rPr>
            <w:noProof/>
            <w:webHidden/>
          </w:rPr>
          <w:instrText xml:space="preserve"> PAGEREF _Toc453071667 \h </w:instrText>
        </w:r>
        <w:r w:rsidR="00CC1119">
          <w:rPr>
            <w:noProof/>
            <w:webHidden/>
          </w:rPr>
        </w:r>
        <w:r w:rsidR="00CC1119">
          <w:rPr>
            <w:noProof/>
            <w:webHidden/>
          </w:rPr>
          <w:fldChar w:fldCharType="separate"/>
        </w:r>
        <w:r w:rsidR="00D36AA0">
          <w:rPr>
            <w:noProof/>
            <w:webHidden/>
          </w:rPr>
          <w:t>19</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68" w:history="1">
        <w:r w:rsidR="00CC1119" w:rsidRPr="00B21B23">
          <w:rPr>
            <w:rStyle w:val="a3"/>
            <w:noProof/>
          </w:rPr>
          <w:t>2.5.</w:t>
        </w:r>
        <w:r w:rsidR="00CC1119">
          <w:rPr>
            <w:rFonts w:asciiTheme="minorHAnsi" w:eastAsiaTheme="minorEastAsia" w:hAnsiTheme="minorHAnsi" w:cstheme="minorBidi"/>
            <w:noProof/>
            <w:szCs w:val="22"/>
          </w:rPr>
          <w:tab/>
        </w:r>
        <w:r w:rsidR="00CC1119" w:rsidRPr="00B21B23">
          <w:rPr>
            <w:rStyle w:val="a3"/>
            <w:noProof/>
          </w:rPr>
          <w:t>Code Editor</w:t>
        </w:r>
        <w:r w:rsidR="00CC1119">
          <w:rPr>
            <w:noProof/>
            <w:webHidden/>
          </w:rPr>
          <w:tab/>
        </w:r>
        <w:r w:rsidR="00CC1119">
          <w:rPr>
            <w:noProof/>
            <w:webHidden/>
          </w:rPr>
          <w:fldChar w:fldCharType="begin"/>
        </w:r>
        <w:r w:rsidR="00CC1119">
          <w:rPr>
            <w:noProof/>
            <w:webHidden/>
          </w:rPr>
          <w:instrText xml:space="preserve"> PAGEREF _Toc453071668 \h </w:instrText>
        </w:r>
        <w:r w:rsidR="00CC1119">
          <w:rPr>
            <w:noProof/>
            <w:webHidden/>
          </w:rPr>
        </w:r>
        <w:r w:rsidR="00CC1119">
          <w:rPr>
            <w:noProof/>
            <w:webHidden/>
          </w:rPr>
          <w:fldChar w:fldCharType="separate"/>
        </w:r>
        <w:r w:rsidR="00D36AA0">
          <w:rPr>
            <w:noProof/>
            <w:webHidden/>
          </w:rPr>
          <w:t>21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69" w:history="1">
        <w:r w:rsidR="00CC1119" w:rsidRPr="00B21B23">
          <w:rPr>
            <w:rStyle w:val="a3"/>
            <w:noProof/>
          </w:rPr>
          <w:t>2.5.1.</w:t>
        </w:r>
        <w:r w:rsidR="00CC1119">
          <w:rPr>
            <w:rFonts w:asciiTheme="minorHAnsi" w:eastAsiaTheme="minorEastAsia" w:hAnsiTheme="minorHAnsi" w:cstheme="minorBidi"/>
            <w:noProof/>
            <w:szCs w:val="22"/>
          </w:rPr>
          <w:tab/>
        </w:r>
        <w:r w:rsidR="00CC1119" w:rsidRPr="00B21B23">
          <w:rPr>
            <w:rStyle w:val="a3"/>
            <w:noProof/>
          </w:rPr>
          <w:t>Highlight code from Outline window</w:t>
        </w:r>
        <w:r w:rsidR="00CC1119">
          <w:rPr>
            <w:noProof/>
            <w:webHidden/>
          </w:rPr>
          <w:tab/>
        </w:r>
        <w:r w:rsidR="00CC1119">
          <w:rPr>
            <w:noProof/>
            <w:webHidden/>
          </w:rPr>
          <w:fldChar w:fldCharType="begin"/>
        </w:r>
        <w:r w:rsidR="00CC1119">
          <w:rPr>
            <w:noProof/>
            <w:webHidden/>
          </w:rPr>
          <w:instrText xml:space="preserve"> PAGEREF _Toc453071669 \h </w:instrText>
        </w:r>
        <w:r w:rsidR="00CC1119">
          <w:rPr>
            <w:noProof/>
            <w:webHidden/>
          </w:rPr>
        </w:r>
        <w:r w:rsidR="00CC1119">
          <w:rPr>
            <w:noProof/>
            <w:webHidden/>
          </w:rPr>
          <w:fldChar w:fldCharType="separate"/>
        </w:r>
        <w:r w:rsidR="00D36AA0">
          <w:rPr>
            <w:noProof/>
            <w:webHidden/>
          </w:rPr>
          <w:t>22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70" w:history="1">
        <w:r w:rsidR="00CC1119" w:rsidRPr="00B21B23">
          <w:rPr>
            <w:rStyle w:val="a3"/>
            <w:noProof/>
          </w:rPr>
          <w:t>2.5.2.</w:t>
        </w:r>
        <w:r w:rsidR="00CC1119">
          <w:rPr>
            <w:rFonts w:asciiTheme="minorHAnsi" w:eastAsiaTheme="minorEastAsia" w:hAnsiTheme="minorHAnsi" w:cstheme="minorBidi"/>
            <w:noProof/>
            <w:szCs w:val="22"/>
          </w:rPr>
          <w:tab/>
        </w:r>
        <w:r w:rsidR="00CC1119" w:rsidRPr="00B21B23">
          <w:rPr>
            <w:rStyle w:val="a3"/>
            <w:noProof/>
          </w:rPr>
          <w:t>Code Folding</w:t>
        </w:r>
        <w:r w:rsidR="00CC1119">
          <w:rPr>
            <w:noProof/>
            <w:webHidden/>
          </w:rPr>
          <w:tab/>
        </w:r>
        <w:r w:rsidR="00CC1119">
          <w:rPr>
            <w:noProof/>
            <w:webHidden/>
          </w:rPr>
          <w:fldChar w:fldCharType="begin"/>
        </w:r>
        <w:r w:rsidR="00CC1119">
          <w:rPr>
            <w:noProof/>
            <w:webHidden/>
          </w:rPr>
          <w:instrText xml:space="preserve"> PAGEREF _Toc453071670 \h </w:instrText>
        </w:r>
        <w:r w:rsidR="00CC1119">
          <w:rPr>
            <w:noProof/>
            <w:webHidden/>
          </w:rPr>
        </w:r>
        <w:r w:rsidR="00CC1119">
          <w:rPr>
            <w:noProof/>
            <w:webHidden/>
          </w:rPr>
          <w:fldChar w:fldCharType="separate"/>
        </w:r>
        <w:r w:rsidR="00D36AA0">
          <w:rPr>
            <w:noProof/>
            <w:webHidden/>
          </w:rPr>
          <w:t>22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71" w:history="1">
        <w:r w:rsidR="00CC1119" w:rsidRPr="00B21B23">
          <w:rPr>
            <w:rStyle w:val="a3"/>
            <w:noProof/>
          </w:rPr>
          <w:t>2.5.3.</w:t>
        </w:r>
        <w:r w:rsidR="00CC1119">
          <w:rPr>
            <w:rFonts w:asciiTheme="minorHAnsi" w:eastAsiaTheme="minorEastAsia" w:hAnsiTheme="minorHAnsi" w:cstheme="minorBidi"/>
            <w:noProof/>
            <w:szCs w:val="22"/>
          </w:rPr>
          <w:tab/>
        </w:r>
        <w:r w:rsidR="00CC1119" w:rsidRPr="00B21B23">
          <w:rPr>
            <w:rStyle w:val="a3"/>
            <w:noProof/>
          </w:rPr>
          <w:t>Code Intellisense</w:t>
        </w:r>
        <w:r w:rsidR="00CC1119">
          <w:rPr>
            <w:noProof/>
            <w:webHidden/>
          </w:rPr>
          <w:tab/>
        </w:r>
        <w:r w:rsidR="00CC1119">
          <w:rPr>
            <w:noProof/>
            <w:webHidden/>
          </w:rPr>
          <w:fldChar w:fldCharType="begin"/>
        </w:r>
        <w:r w:rsidR="00CC1119">
          <w:rPr>
            <w:noProof/>
            <w:webHidden/>
          </w:rPr>
          <w:instrText xml:space="preserve"> PAGEREF _Toc453071671 \h </w:instrText>
        </w:r>
        <w:r w:rsidR="00CC1119">
          <w:rPr>
            <w:noProof/>
            <w:webHidden/>
          </w:rPr>
        </w:r>
        <w:r w:rsidR="00CC1119">
          <w:rPr>
            <w:noProof/>
            <w:webHidden/>
          </w:rPr>
          <w:fldChar w:fldCharType="separate"/>
        </w:r>
        <w:r w:rsidR="00D36AA0">
          <w:rPr>
            <w:noProof/>
            <w:webHidden/>
          </w:rPr>
          <w:t>23</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672" w:history="1">
        <w:r w:rsidR="00CC1119" w:rsidRPr="00B21B23">
          <w:rPr>
            <w:rStyle w:val="a3"/>
            <w:noProof/>
          </w:rPr>
          <w:t>2.5.3.1.</w:t>
        </w:r>
        <w:r w:rsidR="00CC1119">
          <w:rPr>
            <w:rFonts w:asciiTheme="minorHAnsi" w:eastAsiaTheme="minorEastAsia" w:hAnsiTheme="minorHAnsi" w:cstheme="minorBidi"/>
            <w:noProof/>
            <w:szCs w:val="22"/>
          </w:rPr>
          <w:tab/>
        </w:r>
        <w:r w:rsidR="00CC1119" w:rsidRPr="00B21B23">
          <w:rPr>
            <w:rStyle w:val="a3"/>
            <w:noProof/>
          </w:rPr>
          <w:t>When context doesn’t recognize the input string</w:t>
        </w:r>
        <w:r w:rsidR="00CC1119">
          <w:rPr>
            <w:noProof/>
            <w:webHidden/>
          </w:rPr>
          <w:tab/>
        </w:r>
        <w:r w:rsidR="00CC1119">
          <w:rPr>
            <w:noProof/>
            <w:webHidden/>
          </w:rPr>
          <w:fldChar w:fldCharType="begin"/>
        </w:r>
        <w:r w:rsidR="00CC1119">
          <w:rPr>
            <w:noProof/>
            <w:webHidden/>
          </w:rPr>
          <w:instrText xml:space="preserve"> PAGEREF _Toc453071672 \h </w:instrText>
        </w:r>
        <w:r w:rsidR="00CC1119">
          <w:rPr>
            <w:noProof/>
            <w:webHidden/>
          </w:rPr>
        </w:r>
        <w:r w:rsidR="00CC1119">
          <w:rPr>
            <w:noProof/>
            <w:webHidden/>
          </w:rPr>
          <w:fldChar w:fldCharType="separate"/>
        </w:r>
        <w:r w:rsidR="00D36AA0">
          <w:rPr>
            <w:noProof/>
            <w:webHidden/>
          </w:rPr>
          <w:t>23</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673" w:history="1">
        <w:r w:rsidR="00CC1119" w:rsidRPr="00B21B23">
          <w:rPr>
            <w:rStyle w:val="a3"/>
            <w:noProof/>
          </w:rPr>
          <w:t>2.5.3.2.</w:t>
        </w:r>
        <w:r w:rsidR="00CC1119">
          <w:rPr>
            <w:rFonts w:asciiTheme="minorHAnsi" w:eastAsiaTheme="minorEastAsia" w:hAnsiTheme="minorHAnsi" w:cstheme="minorBidi"/>
            <w:noProof/>
            <w:szCs w:val="22"/>
          </w:rPr>
          <w:tab/>
        </w:r>
        <w:r w:rsidR="00CC1119" w:rsidRPr="00B21B23">
          <w:rPr>
            <w:rStyle w:val="a3"/>
            <w:noProof/>
          </w:rPr>
          <w:t>Type dot after a recognizable variable</w:t>
        </w:r>
        <w:r w:rsidR="00CC1119">
          <w:rPr>
            <w:noProof/>
            <w:webHidden/>
          </w:rPr>
          <w:tab/>
        </w:r>
        <w:r w:rsidR="00CC1119">
          <w:rPr>
            <w:noProof/>
            <w:webHidden/>
          </w:rPr>
          <w:fldChar w:fldCharType="begin"/>
        </w:r>
        <w:r w:rsidR="00CC1119">
          <w:rPr>
            <w:noProof/>
            <w:webHidden/>
          </w:rPr>
          <w:instrText xml:space="preserve"> PAGEREF _Toc453071673 \h </w:instrText>
        </w:r>
        <w:r w:rsidR="00CC1119">
          <w:rPr>
            <w:noProof/>
            <w:webHidden/>
          </w:rPr>
        </w:r>
        <w:r w:rsidR="00CC1119">
          <w:rPr>
            <w:noProof/>
            <w:webHidden/>
          </w:rPr>
          <w:fldChar w:fldCharType="separate"/>
        </w:r>
        <w:r w:rsidR="00D36AA0">
          <w:rPr>
            <w:noProof/>
            <w:webHidden/>
          </w:rPr>
          <w:t>25</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674" w:history="1">
        <w:r w:rsidR="00CC1119" w:rsidRPr="00B21B23">
          <w:rPr>
            <w:rStyle w:val="a3"/>
            <w:noProof/>
          </w:rPr>
          <w:t>2.5.3.3.</w:t>
        </w:r>
        <w:r w:rsidR="00CC1119">
          <w:rPr>
            <w:rFonts w:asciiTheme="minorHAnsi" w:eastAsiaTheme="minorEastAsia" w:hAnsiTheme="minorHAnsi" w:cstheme="minorBidi"/>
            <w:noProof/>
            <w:szCs w:val="22"/>
          </w:rPr>
          <w:tab/>
        </w:r>
        <w:r w:rsidR="00CC1119" w:rsidRPr="00B21B23">
          <w:rPr>
            <w:rStyle w:val="a3"/>
            <w:noProof/>
          </w:rPr>
          <w:t>When use dbclick</w:t>
        </w:r>
        <w:r w:rsidR="00CC1119">
          <w:rPr>
            <w:noProof/>
            <w:webHidden/>
          </w:rPr>
          <w:tab/>
        </w:r>
        <w:r w:rsidR="00CC1119">
          <w:rPr>
            <w:noProof/>
            <w:webHidden/>
          </w:rPr>
          <w:fldChar w:fldCharType="begin"/>
        </w:r>
        <w:r w:rsidR="00CC1119">
          <w:rPr>
            <w:noProof/>
            <w:webHidden/>
          </w:rPr>
          <w:instrText xml:space="preserve"> PAGEREF _Toc453071674 \h </w:instrText>
        </w:r>
        <w:r w:rsidR="00CC1119">
          <w:rPr>
            <w:noProof/>
            <w:webHidden/>
          </w:rPr>
        </w:r>
        <w:r w:rsidR="00CC1119">
          <w:rPr>
            <w:noProof/>
            <w:webHidden/>
          </w:rPr>
          <w:fldChar w:fldCharType="separate"/>
        </w:r>
        <w:r w:rsidR="00D36AA0">
          <w:rPr>
            <w:noProof/>
            <w:webHidden/>
          </w:rPr>
          <w:t>25</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75" w:history="1">
        <w:r w:rsidR="00CC1119" w:rsidRPr="00B21B23">
          <w:rPr>
            <w:rStyle w:val="a3"/>
            <w:noProof/>
          </w:rPr>
          <w:t>2.5.4.</w:t>
        </w:r>
        <w:r w:rsidR="00CC1119">
          <w:rPr>
            <w:rFonts w:asciiTheme="minorHAnsi" w:eastAsiaTheme="minorEastAsia" w:hAnsiTheme="minorHAnsi" w:cstheme="minorBidi"/>
            <w:noProof/>
            <w:szCs w:val="22"/>
          </w:rPr>
          <w:tab/>
        </w:r>
        <w:r w:rsidR="00CC1119" w:rsidRPr="00B21B23">
          <w:rPr>
            <w:rStyle w:val="a3"/>
            <w:noProof/>
          </w:rPr>
          <w:t>Find the object definition code</w:t>
        </w:r>
        <w:r w:rsidR="00CC1119">
          <w:rPr>
            <w:noProof/>
            <w:webHidden/>
          </w:rPr>
          <w:tab/>
        </w:r>
        <w:r w:rsidR="00CC1119">
          <w:rPr>
            <w:noProof/>
            <w:webHidden/>
          </w:rPr>
          <w:fldChar w:fldCharType="begin"/>
        </w:r>
        <w:r w:rsidR="00CC1119">
          <w:rPr>
            <w:noProof/>
            <w:webHidden/>
          </w:rPr>
          <w:instrText xml:space="preserve"> PAGEREF _Toc453071675 \h </w:instrText>
        </w:r>
        <w:r w:rsidR="00CC1119">
          <w:rPr>
            <w:noProof/>
            <w:webHidden/>
          </w:rPr>
        </w:r>
        <w:r w:rsidR="00CC1119">
          <w:rPr>
            <w:noProof/>
            <w:webHidden/>
          </w:rPr>
          <w:fldChar w:fldCharType="separate"/>
        </w:r>
        <w:r w:rsidR="00D36AA0">
          <w:rPr>
            <w:noProof/>
            <w:webHidden/>
          </w:rPr>
          <w:t>26</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76" w:history="1">
        <w:r w:rsidR="00CC1119" w:rsidRPr="00B21B23">
          <w:rPr>
            <w:rStyle w:val="a3"/>
            <w:noProof/>
          </w:rPr>
          <w:t>2.5.5.</w:t>
        </w:r>
        <w:r w:rsidR="00CC1119">
          <w:rPr>
            <w:rFonts w:asciiTheme="minorHAnsi" w:eastAsiaTheme="minorEastAsia" w:hAnsiTheme="minorHAnsi" w:cstheme="minorBidi"/>
            <w:noProof/>
            <w:szCs w:val="22"/>
          </w:rPr>
          <w:tab/>
        </w:r>
        <w:r w:rsidR="00CC1119" w:rsidRPr="00B21B23">
          <w:rPr>
            <w:rStyle w:val="a3"/>
            <w:noProof/>
          </w:rPr>
          <w:t>Generate event code automatically</w:t>
        </w:r>
        <w:r w:rsidR="00CC1119">
          <w:rPr>
            <w:noProof/>
            <w:webHidden/>
          </w:rPr>
          <w:tab/>
        </w:r>
        <w:r w:rsidR="00CC1119">
          <w:rPr>
            <w:noProof/>
            <w:webHidden/>
          </w:rPr>
          <w:fldChar w:fldCharType="begin"/>
        </w:r>
        <w:r w:rsidR="00CC1119">
          <w:rPr>
            <w:noProof/>
            <w:webHidden/>
          </w:rPr>
          <w:instrText xml:space="preserve"> PAGEREF _Toc453071676 \h </w:instrText>
        </w:r>
        <w:r w:rsidR="00CC1119">
          <w:rPr>
            <w:noProof/>
            <w:webHidden/>
          </w:rPr>
        </w:r>
        <w:r w:rsidR="00CC1119">
          <w:rPr>
            <w:noProof/>
            <w:webHidden/>
          </w:rPr>
          <w:fldChar w:fldCharType="separate"/>
        </w:r>
        <w:r w:rsidR="00D36AA0">
          <w:rPr>
            <w:noProof/>
            <w:webHidden/>
          </w:rPr>
          <w:t>26</w:t>
        </w:r>
        <w:r w:rsidR="00CC1119">
          <w:rPr>
            <w:noProof/>
            <w:webHidden/>
          </w:rPr>
          <w:fldChar w:fldCharType="end"/>
        </w:r>
      </w:hyperlink>
    </w:p>
    <w:p w:rsidR="00CC1119" w:rsidRDefault="00D4504A">
      <w:pPr>
        <w:pStyle w:val="10"/>
        <w:tabs>
          <w:tab w:val="left" w:pos="1260"/>
          <w:tab w:val="right" w:leader="dot" w:pos="8494"/>
        </w:tabs>
        <w:rPr>
          <w:rFonts w:asciiTheme="minorHAnsi" w:eastAsiaTheme="minorEastAsia" w:hAnsiTheme="minorHAnsi" w:cstheme="minorBidi"/>
          <w:noProof/>
          <w:szCs w:val="22"/>
        </w:rPr>
      </w:pPr>
      <w:hyperlink w:anchor="_Toc453071677" w:history="1">
        <w:r w:rsidR="00CC1119" w:rsidRPr="00B21B23">
          <w:rPr>
            <w:rStyle w:val="a3"/>
            <w:noProof/>
          </w:rPr>
          <w:t>Chapter 3.</w:t>
        </w:r>
        <w:r w:rsidR="00CC1119">
          <w:rPr>
            <w:rFonts w:asciiTheme="minorHAnsi" w:eastAsiaTheme="minorEastAsia" w:hAnsiTheme="minorHAnsi" w:cstheme="minorBidi"/>
            <w:noProof/>
            <w:szCs w:val="22"/>
          </w:rPr>
          <w:tab/>
        </w:r>
        <w:r w:rsidR="00CC1119" w:rsidRPr="00B21B23">
          <w:rPr>
            <w:rStyle w:val="a3"/>
            <w:noProof/>
          </w:rPr>
          <w:t>Controls Facebook</w:t>
        </w:r>
        <w:r w:rsidR="00CC1119">
          <w:rPr>
            <w:noProof/>
            <w:webHidden/>
          </w:rPr>
          <w:tab/>
        </w:r>
        <w:r w:rsidR="00CC1119">
          <w:rPr>
            <w:noProof/>
            <w:webHidden/>
          </w:rPr>
          <w:fldChar w:fldCharType="begin"/>
        </w:r>
        <w:r w:rsidR="00CC1119">
          <w:rPr>
            <w:noProof/>
            <w:webHidden/>
          </w:rPr>
          <w:instrText xml:space="preserve"> PAGEREF _Toc453071677 \h </w:instrText>
        </w:r>
        <w:r w:rsidR="00CC1119">
          <w:rPr>
            <w:noProof/>
            <w:webHidden/>
          </w:rPr>
        </w:r>
        <w:r w:rsidR="00CC1119">
          <w:rPr>
            <w:noProof/>
            <w:webHidden/>
          </w:rPr>
          <w:fldChar w:fldCharType="separate"/>
        </w:r>
        <w:r w:rsidR="00D36AA0">
          <w:rPr>
            <w:noProof/>
            <w:webHidden/>
          </w:rPr>
          <w:t>27</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78" w:history="1">
        <w:r w:rsidR="00CC1119" w:rsidRPr="00B21B23">
          <w:rPr>
            <w:rStyle w:val="a3"/>
            <w:noProof/>
          </w:rPr>
          <w:t>3.1.</w:t>
        </w:r>
        <w:r w:rsidR="00CC1119">
          <w:rPr>
            <w:rFonts w:asciiTheme="minorHAnsi" w:eastAsiaTheme="minorEastAsia" w:hAnsiTheme="minorHAnsi" w:cstheme="minorBidi"/>
            <w:noProof/>
            <w:szCs w:val="22"/>
          </w:rPr>
          <w:tab/>
        </w:r>
        <w:r w:rsidR="00CC1119" w:rsidRPr="00B21B23">
          <w:rPr>
            <w:rStyle w:val="a3"/>
            <w:noProof/>
          </w:rPr>
          <w:t>Script testing environment</w:t>
        </w:r>
        <w:r w:rsidR="00CC1119">
          <w:rPr>
            <w:noProof/>
            <w:webHidden/>
          </w:rPr>
          <w:tab/>
        </w:r>
        <w:r w:rsidR="00CC1119">
          <w:rPr>
            <w:noProof/>
            <w:webHidden/>
          </w:rPr>
          <w:fldChar w:fldCharType="begin"/>
        </w:r>
        <w:r w:rsidR="00CC1119">
          <w:rPr>
            <w:noProof/>
            <w:webHidden/>
          </w:rPr>
          <w:instrText xml:space="preserve"> PAGEREF _Toc453071678 \h </w:instrText>
        </w:r>
        <w:r w:rsidR="00CC1119">
          <w:rPr>
            <w:noProof/>
            <w:webHidden/>
          </w:rPr>
        </w:r>
        <w:r w:rsidR="00CC1119">
          <w:rPr>
            <w:noProof/>
            <w:webHidden/>
          </w:rPr>
          <w:fldChar w:fldCharType="separate"/>
        </w:r>
        <w:r w:rsidR="00D36AA0">
          <w:rPr>
            <w:noProof/>
            <w:webHidden/>
          </w:rPr>
          <w:t>27</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79" w:history="1">
        <w:r w:rsidR="00CC1119" w:rsidRPr="00B21B23">
          <w:rPr>
            <w:rStyle w:val="a3"/>
            <w:noProof/>
          </w:rPr>
          <w:t>3.2.</w:t>
        </w:r>
        <w:r w:rsidR="00CC1119">
          <w:rPr>
            <w:rFonts w:asciiTheme="minorHAnsi" w:eastAsiaTheme="minorEastAsia" w:hAnsiTheme="minorHAnsi" w:cstheme="minorBidi"/>
            <w:noProof/>
            <w:szCs w:val="22"/>
          </w:rPr>
          <w:tab/>
        </w:r>
        <w:r w:rsidR="00CC1119" w:rsidRPr="00B21B23">
          <w:rPr>
            <w:rStyle w:val="a3"/>
            <w:noProof/>
          </w:rPr>
          <w:t>“Hello world” in env.html</w:t>
        </w:r>
        <w:r w:rsidR="00CC1119">
          <w:rPr>
            <w:noProof/>
            <w:webHidden/>
          </w:rPr>
          <w:tab/>
        </w:r>
        <w:r w:rsidR="00CC1119">
          <w:rPr>
            <w:noProof/>
            <w:webHidden/>
          </w:rPr>
          <w:fldChar w:fldCharType="begin"/>
        </w:r>
        <w:r w:rsidR="00CC1119">
          <w:rPr>
            <w:noProof/>
            <w:webHidden/>
          </w:rPr>
          <w:instrText xml:space="preserve"> PAGEREF _Toc453071679 \h </w:instrText>
        </w:r>
        <w:r w:rsidR="00CC1119">
          <w:rPr>
            <w:noProof/>
            <w:webHidden/>
          </w:rPr>
        </w:r>
        <w:r w:rsidR="00CC1119">
          <w:rPr>
            <w:noProof/>
            <w:webHidden/>
          </w:rPr>
          <w:fldChar w:fldCharType="separate"/>
        </w:r>
        <w:r w:rsidR="00D36AA0">
          <w:rPr>
            <w:noProof/>
            <w:webHidden/>
          </w:rPr>
          <w:t>29</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80" w:history="1">
        <w:r w:rsidR="00CC1119" w:rsidRPr="00B21B23">
          <w:rPr>
            <w:rStyle w:val="a3"/>
            <w:noProof/>
          </w:rPr>
          <w:t>3.3.</w:t>
        </w:r>
        <w:r w:rsidR="00CC1119">
          <w:rPr>
            <w:rFonts w:asciiTheme="minorHAnsi" w:eastAsiaTheme="minorEastAsia" w:hAnsiTheme="minorHAnsi" w:cstheme="minorBidi"/>
            <w:noProof/>
            <w:szCs w:val="22"/>
          </w:rPr>
          <w:tab/>
        </w:r>
        <w:r w:rsidR="00CC1119" w:rsidRPr="00B21B23">
          <w:rPr>
            <w:rStyle w:val="a3"/>
            <w:noProof/>
          </w:rPr>
          <w:t>Control creation and runtime update</w:t>
        </w:r>
        <w:r w:rsidR="00CC1119">
          <w:rPr>
            <w:noProof/>
            <w:webHidden/>
          </w:rPr>
          <w:tab/>
        </w:r>
        <w:r w:rsidR="00CC1119">
          <w:rPr>
            <w:noProof/>
            <w:webHidden/>
          </w:rPr>
          <w:fldChar w:fldCharType="begin"/>
        </w:r>
        <w:r w:rsidR="00CC1119">
          <w:rPr>
            <w:noProof/>
            <w:webHidden/>
          </w:rPr>
          <w:instrText xml:space="preserve"> PAGEREF _Toc453071680 \h </w:instrText>
        </w:r>
        <w:r w:rsidR="00CC1119">
          <w:rPr>
            <w:noProof/>
            <w:webHidden/>
          </w:rPr>
        </w:r>
        <w:r w:rsidR="00CC1119">
          <w:rPr>
            <w:noProof/>
            <w:webHidden/>
          </w:rPr>
          <w:fldChar w:fldCharType="separate"/>
        </w:r>
        <w:r w:rsidR="00D36AA0">
          <w:rPr>
            <w:noProof/>
            <w:webHidden/>
          </w:rPr>
          <w:t>30</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81" w:history="1">
        <w:r w:rsidR="00CC1119" w:rsidRPr="00B21B23">
          <w:rPr>
            <w:rStyle w:val="a3"/>
            <w:noProof/>
          </w:rPr>
          <w:t>3.4.</w:t>
        </w:r>
        <w:r w:rsidR="00CC1119">
          <w:rPr>
            <w:rFonts w:asciiTheme="minorHAnsi" w:eastAsiaTheme="minorEastAsia" w:hAnsiTheme="minorHAnsi" w:cstheme="minorBidi"/>
            <w:noProof/>
            <w:szCs w:val="22"/>
          </w:rPr>
          <w:tab/>
        </w:r>
        <w:r w:rsidR="00CC1119" w:rsidRPr="00B21B23">
          <w:rPr>
            <w:rStyle w:val="a3"/>
            <w:noProof/>
          </w:rPr>
          <w:t>Button related</w:t>
        </w:r>
        <w:r w:rsidR="00CC1119">
          <w:rPr>
            <w:noProof/>
            <w:webHidden/>
          </w:rPr>
          <w:tab/>
        </w:r>
        <w:r w:rsidR="00CC1119">
          <w:rPr>
            <w:noProof/>
            <w:webHidden/>
          </w:rPr>
          <w:fldChar w:fldCharType="begin"/>
        </w:r>
        <w:r w:rsidR="00CC1119">
          <w:rPr>
            <w:noProof/>
            <w:webHidden/>
          </w:rPr>
          <w:instrText xml:space="preserve"> PAGEREF _Toc453071681 \h </w:instrText>
        </w:r>
        <w:r w:rsidR="00CC1119">
          <w:rPr>
            <w:noProof/>
            <w:webHidden/>
          </w:rPr>
        </w:r>
        <w:r w:rsidR="00CC1119">
          <w:rPr>
            <w:noProof/>
            <w:webHidden/>
          </w:rPr>
          <w:fldChar w:fldCharType="separate"/>
        </w:r>
        <w:r w:rsidR="00D36AA0">
          <w:rPr>
            <w:noProof/>
            <w:webHidden/>
          </w:rPr>
          <w:t>31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82" w:history="1">
        <w:r w:rsidR="00CC1119" w:rsidRPr="00B21B23">
          <w:rPr>
            <w:rStyle w:val="a3"/>
            <w:noProof/>
          </w:rPr>
          <w:t>3.4.1.</w:t>
        </w:r>
        <w:r w:rsidR="00CC1119">
          <w:rPr>
            <w:rFonts w:asciiTheme="minorHAnsi" w:eastAsiaTheme="minorEastAsia" w:hAnsiTheme="minorHAnsi" w:cstheme="minorBidi"/>
            <w:noProof/>
            <w:szCs w:val="22"/>
          </w:rPr>
          <w:tab/>
        </w:r>
        <w:r w:rsidR="00CC1119" w:rsidRPr="00B21B23">
          <w:rPr>
            <w:rStyle w:val="a3"/>
            <w:noProof/>
          </w:rPr>
          <w:t>onClick event</w:t>
        </w:r>
        <w:r w:rsidR="00CC1119">
          <w:rPr>
            <w:noProof/>
            <w:webHidden/>
          </w:rPr>
          <w:tab/>
        </w:r>
        <w:r w:rsidR="00CC1119">
          <w:rPr>
            <w:noProof/>
            <w:webHidden/>
          </w:rPr>
          <w:fldChar w:fldCharType="begin"/>
        </w:r>
        <w:r w:rsidR="00CC1119">
          <w:rPr>
            <w:noProof/>
            <w:webHidden/>
          </w:rPr>
          <w:instrText xml:space="preserve"> PAGEREF _Toc453071682 \h </w:instrText>
        </w:r>
        <w:r w:rsidR="00CC1119">
          <w:rPr>
            <w:noProof/>
            <w:webHidden/>
          </w:rPr>
        </w:r>
        <w:r w:rsidR="00CC1119">
          <w:rPr>
            <w:noProof/>
            <w:webHidden/>
          </w:rPr>
          <w:fldChar w:fldCharType="separate"/>
        </w:r>
        <w:r w:rsidR="00D36AA0">
          <w:rPr>
            <w:noProof/>
            <w:webHidden/>
          </w:rPr>
          <w:t>31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83" w:history="1">
        <w:r w:rsidR="00CC1119" w:rsidRPr="00B21B23">
          <w:rPr>
            <w:rStyle w:val="a3"/>
            <w:noProof/>
          </w:rPr>
          <w:t>3.4.2.</w:t>
        </w:r>
        <w:r w:rsidR="00CC1119">
          <w:rPr>
            <w:rFonts w:asciiTheme="minorHAnsi" w:eastAsiaTheme="minorEastAsia" w:hAnsiTheme="minorHAnsi" w:cstheme="minorBidi"/>
            <w:noProof/>
            <w:szCs w:val="22"/>
          </w:rPr>
          <w:tab/>
        </w:r>
        <w:r w:rsidR="00CC1119" w:rsidRPr="00B21B23">
          <w:rPr>
            <w:rStyle w:val="a3"/>
            <w:noProof/>
          </w:rPr>
          <w:t>Boolean Controls</w:t>
        </w:r>
        <w:r w:rsidR="00CC1119">
          <w:rPr>
            <w:noProof/>
            <w:webHidden/>
          </w:rPr>
          <w:tab/>
        </w:r>
        <w:r w:rsidR="00CC1119">
          <w:rPr>
            <w:noProof/>
            <w:webHidden/>
          </w:rPr>
          <w:fldChar w:fldCharType="begin"/>
        </w:r>
        <w:r w:rsidR="00CC1119">
          <w:rPr>
            <w:noProof/>
            <w:webHidden/>
          </w:rPr>
          <w:instrText xml:space="preserve"> PAGEREF _Toc453071683 \h </w:instrText>
        </w:r>
        <w:r w:rsidR="00CC1119">
          <w:rPr>
            <w:noProof/>
            <w:webHidden/>
          </w:rPr>
        </w:r>
        <w:r w:rsidR="00CC1119">
          <w:rPr>
            <w:noProof/>
            <w:webHidden/>
          </w:rPr>
          <w:fldChar w:fldCharType="separate"/>
        </w:r>
        <w:r w:rsidR="00D36AA0">
          <w:rPr>
            <w:noProof/>
            <w:webHidden/>
          </w:rPr>
          <w:t>32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84" w:history="1">
        <w:r w:rsidR="00CC1119" w:rsidRPr="00B21B23">
          <w:rPr>
            <w:rStyle w:val="a3"/>
            <w:noProof/>
          </w:rPr>
          <w:t>3.4.3.</w:t>
        </w:r>
        <w:r w:rsidR="00CC1119">
          <w:rPr>
            <w:rFonts w:asciiTheme="minorHAnsi" w:eastAsiaTheme="minorEastAsia" w:hAnsiTheme="minorHAnsi" w:cstheme="minorBidi"/>
            <w:noProof/>
            <w:szCs w:val="22"/>
          </w:rPr>
          <w:tab/>
        </w:r>
        <w:r w:rsidR="00CC1119" w:rsidRPr="00B21B23">
          <w:rPr>
            <w:rStyle w:val="a3"/>
            <w:noProof/>
          </w:rPr>
          <w:t>Link Control</w:t>
        </w:r>
        <w:r w:rsidR="00CC1119">
          <w:rPr>
            <w:noProof/>
            <w:webHidden/>
          </w:rPr>
          <w:tab/>
        </w:r>
        <w:r w:rsidR="00CC1119">
          <w:rPr>
            <w:noProof/>
            <w:webHidden/>
          </w:rPr>
          <w:fldChar w:fldCharType="begin"/>
        </w:r>
        <w:r w:rsidR="00CC1119">
          <w:rPr>
            <w:noProof/>
            <w:webHidden/>
          </w:rPr>
          <w:instrText xml:space="preserve"> PAGEREF _Toc453071684 \h </w:instrText>
        </w:r>
        <w:r w:rsidR="00CC1119">
          <w:rPr>
            <w:noProof/>
            <w:webHidden/>
          </w:rPr>
        </w:r>
        <w:r w:rsidR="00CC1119">
          <w:rPr>
            <w:noProof/>
            <w:webHidden/>
          </w:rPr>
          <w:fldChar w:fldCharType="separate"/>
        </w:r>
        <w:r w:rsidR="00D36AA0">
          <w:rPr>
            <w:noProof/>
            <w:webHidden/>
          </w:rPr>
          <w:t>32</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85" w:history="1">
        <w:r w:rsidR="00CC1119" w:rsidRPr="00B21B23">
          <w:rPr>
            <w:rStyle w:val="a3"/>
            <w:noProof/>
          </w:rPr>
          <w:t>3.5.</w:t>
        </w:r>
        <w:r w:rsidR="00CC1119">
          <w:rPr>
            <w:rFonts w:asciiTheme="minorHAnsi" w:eastAsiaTheme="minorEastAsia" w:hAnsiTheme="minorHAnsi" w:cstheme="minorBidi"/>
            <w:noProof/>
            <w:szCs w:val="22"/>
          </w:rPr>
          <w:tab/>
        </w:r>
        <w:r w:rsidR="00CC1119" w:rsidRPr="00B21B23">
          <w:rPr>
            <w:rStyle w:val="a3"/>
            <w:noProof/>
          </w:rPr>
          <w:t>Label related</w:t>
        </w:r>
        <w:r w:rsidR="00CC1119">
          <w:rPr>
            <w:noProof/>
            <w:webHidden/>
          </w:rPr>
          <w:tab/>
        </w:r>
        <w:r w:rsidR="00CC1119">
          <w:rPr>
            <w:noProof/>
            <w:webHidden/>
          </w:rPr>
          <w:fldChar w:fldCharType="begin"/>
        </w:r>
        <w:r w:rsidR="00CC1119">
          <w:rPr>
            <w:noProof/>
            <w:webHidden/>
          </w:rPr>
          <w:instrText xml:space="preserve"> PAGEREF _Toc453071685 \h </w:instrText>
        </w:r>
        <w:r w:rsidR="00CC1119">
          <w:rPr>
            <w:noProof/>
            <w:webHidden/>
          </w:rPr>
        </w:r>
        <w:r w:rsidR="00CC1119">
          <w:rPr>
            <w:noProof/>
            <w:webHidden/>
          </w:rPr>
          <w:fldChar w:fldCharType="separate"/>
        </w:r>
        <w:r w:rsidR="00D36AA0">
          <w:rPr>
            <w:noProof/>
            <w:webHidden/>
          </w:rPr>
          <w:t>33</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686" w:history="1">
        <w:r w:rsidR="00CC1119" w:rsidRPr="00B21B23">
          <w:rPr>
            <w:rStyle w:val="a3"/>
            <w:noProof/>
          </w:rPr>
          <w:t>3.6.</w:t>
        </w:r>
        <w:r w:rsidR="00CC1119">
          <w:rPr>
            <w:rFonts w:asciiTheme="minorHAnsi" w:eastAsiaTheme="minorEastAsia" w:hAnsiTheme="minorHAnsi" w:cstheme="minorBidi"/>
            <w:noProof/>
            <w:szCs w:val="22"/>
          </w:rPr>
          <w:tab/>
        </w:r>
        <w:r w:rsidR="00CC1119" w:rsidRPr="00B21B23">
          <w:rPr>
            <w:rStyle w:val="a3"/>
            <w:noProof/>
          </w:rPr>
          <w:t>Input related</w:t>
        </w:r>
        <w:r w:rsidR="00CC1119">
          <w:rPr>
            <w:noProof/>
            <w:webHidden/>
          </w:rPr>
          <w:tab/>
        </w:r>
        <w:r w:rsidR="00CC1119">
          <w:rPr>
            <w:noProof/>
            <w:webHidden/>
          </w:rPr>
          <w:fldChar w:fldCharType="begin"/>
        </w:r>
        <w:r w:rsidR="00CC1119">
          <w:rPr>
            <w:noProof/>
            <w:webHidden/>
          </w:rPr>
          <w:instrText xml:space="preserve"> PAGEREF _Toc453071686 \h </w:instrText>
        </w:r>
        <w:r w:rsidR="00CC1119">
          <w:rPr>
            <w:noProof/>
            <w:webHidden/>
          </w:rPr>
        </w:r>
        <w:r w:rsidR="00CC1119">
          <w:rPr>
            <w:noProof/>
            <w:webHidden/>
          </w:rPr>
          <w:fldChar w:fldCharType="separate"/>
        </w:r>
        <w:r w:rsidR="00D36AA0">
          <w:rPr>
            <w:noProof/>
            <w:webHidden/>
          </w:rPr>
          <w:t>34</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87" w:history="1">
        <w:r w:rsidR="00CC1119" w:rsidRPr="00B21B23">
          <w:rPr>
            <w:rStyle w:val="a3"/>
            <w:noProof/>
          </w:rPr>
          <w:t>3.6.1.</w:t>
        </w:r>
        <w:r w:rsidR="00CC1119">
          <w:rPr>
            <w:rFonts w:asciiTheme="minorHAnsi" w:eastAsiaTheme="minorEastAsia" w:hAnsiTheme="minorHAnsi" w:cstheme="minorBidi"/>
            <w:noProof/>
            <w:szCs w:val="22"/>
          </w:rPr>
          <w:tab/>
        </w:r>
        <w:r w:rsidR="00CC1119" w:rsidRPr="00B21B23">
          <w:rPr>
            <w:rStyle w:val="a3"/>
            <w:noProof/>
          </w:rPr>
          <w:t>setValue/setValue/getUIValue/setUIValue</w:t>
        </w:r>
        <w:r w:rsidR="00CC1119">
          <w:rPr>
            <w:noProof/>
            <w:webHidden/>
          </w:rPr>
          <w:tab/>
        </w:r>
        <w:r w:rsidR="00CC1119">
          <w:rPr>
            <w:noProof/>
            <w:webHidden/>
          </w:rPr>
          <w:fldChar w:fldCharType="begin"/>
        </w:r>
        <w:r w:rsidR="00CC1119">
          <w:rPr>
            <w:noProof/>
            <w:webHidden/>
          </w:rPr>
          <w:instrText xml:space="preserve"> PAGEREF _Toc453071687 \h </w:instrText>
        </w:r>
        <w:r w:rsidR="00CC1119">
          <w:rPr>
            <w:noProof/>
            <w:webHidden/>
          </w:rPr>
        </w:r>
        <w:r w:rsidR="00CC1119">
          <w:rPr>
            <w:noProof/>
            <w:webHidden/>
          </w:rPr>
          <w:fldChar w:fldCharType="separate"/>
        </w:r>
        <w:r w:rsidR="00D36AA0">
          <w:rPr>
            <w:noProof/>
            <w:webHidden/>
          </w:rPr>
          <w:t>34</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88" w:history="1">
        <w:r w:rsidR="00CC1119" w:rsidRPr="00B21B23">
          <w:rPr>
            <w:rStyle w:val="a3"/>
            <w:noProof/>
          </w:rPr>
          <w:t>3.6.2.</w:t>
        </w:r>
        <w:r w:rsidR="00CC1119">
          <w:rPr>
            <w:rFonts w:asciiTheme="minorHAnsi" w:eastAsiaTheme="minorEastAsia" w:hAnsiTheme="minorHAnsi" w:cstheme="minorBidi"/>
            <w:noProof/>
            <w:szCs w:val="22"/>
          </w:rPr>
          <w:tab/>
        </w:r>
        <w:r w:rsidR="00CC1119" w:rsidRPr="00B21B23">
          <w:rPr>
            <w:rStyle w:val="a3"/>
            <w:noProof/>
          </w:rPr>
          <w:t>Dirty Mark</w:t>
        </w:r>
        <w:r w:rsidR="00CC1119">
          <w:rPr>
            <w:noProof/>
            <w:webHidden/>
          </w:rPr>
          <w:tab/>
        </w:r>
        <w:r w:rsidR="00CC1119">
          <w:rPr>
            <w:noProof/>
            <w:webHidden/>
          </w:rPr>
          <w:fldChar w:fldCharType="begin"/>
        </w:r>
        <w:r w:rsidR="00CC1119">
          <w:rPr>
            <w:noProof/>
            <w:webHidden/>
          </w:rPr>
          <w:instrText xml:space="preserve"> PAGEREF _Toc453071688 \h </w:instrText>
        </w:r>
        <w:r w:rsidR="00CC1119">
          <w:rPr>
            <w:noProof/>
            <w:webHidden/>
          </w:rPr>
        </w:r>
        <w:r w:rsidR="00CC1119">
          <w:rPr>
            <w:noProof/>
            <w:webHidden/>
          </w:rPr>
          <w:fldChar w:fldCharType="separate"/>
        </w:r>
        <w:r w:rsidR="00D36AA0">
          <w:rPr>
            <w:noProof/>
            <w:webHidden/>
          </w:rPr>
          <w:t>34</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89" w:history="1">
        <w:r w:rsidR="00CC1119" w:rsidRPr="00B21B23">
          <w:rPr>
            <w:rStyle w:val="a3"/>
            <w:noProof/>
          </w:rPr>
          <w:t>3.6.3.</w:t>
        </w:r>
        <w:r w:rsidR="00CC1119">
          <w:rPr>
            <w:rFonts w:asciiTheme="minorHAnsi" w:eastAsiaTheme="minorEastAsia" w:hAnsiTheme="minorHAnsi" w:cstheme="minorBidi"/>
            <w:noProof/>
            <w:szCs w:val="22"/>
          </w:rPr>
          <w:tab/>
        </w:r>
        <w:r w:rsidR="00CC1119" w:rsidRPr="00B21B23">
          <w:rPr>
            <w:rStyle w:val="a3"/>
            <w:noProof/>
          </w:rPr>
          <w:t>Password Input</w:t>
        </w:r>
        <w:r w:rsidR="00CC1119">
          <w:rPr>
            <w:noProof/>
            <w:webHidden/>
          </w:rPr>
          <w:tab/>
        </w:r>
        <w:r w:rsidR="00CC1119">
          <w:rPr>
            <w:noProof/>
            <w:webHidden/>
          </w:rPr>
          <w:fldChar w:fldCharType="begin"/>
        </w:r>
        <w:r w:rsidR="00CC1119">
          <w:rPr>
            <w:noProof/>
            <w:webHidden/>
          </w:rPr>
          <w:instrText xml:space="preserve"> PAGEREF _Toc453071689 \h </w:instrText>
        </w:r>
        <w:r w:rsidR="00CC1119">
          <w:rPr>
            <w:noProof/>
            <w:webHidden/>
          </w:rPr>
        </w:r>
        <w:r w:rsidR="00CC1119">
          <w:rPr>
            <w:noProof/>
            <w:webHidden/>
          </w:rPr>
          <w:fldChar w:fldCharType="separate"/>
        </w:r>
        <w:r w:rsidR="00D36AA0">
          <w:rPr>
            <w:noProof/>
            <w:webHidden/>
          </w:rPr>
          <w:t>35</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90" w:history="1">
        <w:r w:rsidR="00CC1119" w:rsidRPr="00B21B23">
          <w:rPr>
            <w:rStyle w:val="a3"/>
            <w:noProof/>
          </w:rPr>
          <w:t>3.6.4.</w:t>
        </w:r>
        <w:r w:rsidR="00CC1119">
          <w:rPr>
            <w:rFonts w:asciiTheme="minorHAnsi" w:eastAsiaTheme="minorEastAsia" w:hAnsiTheme="minorHAnsi" w:cstheme="minorBidi"/>
            <w:noProof/>
            <w:szCs w:val="22"/>
          </w:rPr>
          <w:tab/>
        </w:r>
        <w:r w:rsidR="00CC1119" w:rsidRPr="00B21B23">
          <w:rPr>
            <w:rStyle w:val="a3"/>
            <w:noProof/>
          </w:rPr>
          <w:t>Multi-lines</w:t>
        </w:r>
        <w:r w:rsidR="00CC1119">
          <w:rPr>
            <w:noProof/>
            <w:webHidden/>
          </w:rPr>
          <w:tab/>
        </w:r>
        <w:r w:rsidR="00CC1119">
          <w:rPr>
            <w:noProof/>
            <w:webHidden/>
          </w:rPr>
          <w:fldChar w:fldCharType="begin"/>
        </w:r>
        <w:r w:rsidR="00CC1119">
          <w:rPr>
            <w:noProof/>
            <w:webHidden/>
          </w:rPr>
          <w:instrText xml:space="preserve"> PAGEREF _Toc453071690 \h </w:instrText>
        </w:r>
        <w:r w:rsidR="00CC1119">
          <w:rPr>
            <w:noProof/>
            <w:webHidden/>
          </w:rPr>
        </w:r>
        <w:r w:rsidR="00CC1119">
          <w:rPr>
            <w:noProof/>
            <w:webHidden/>
          </w:rPr>
          <w:fldChar w:fldCharType="separate"/>
        </w:r>
        <w:r w:rsidR="00D36AA0">
          <w:rPr>
            <w:noProof/>
            <w:webHidden/>
          </w:rPr>
          <w:t>35</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91" w:history="1">
        <w:r w:rsidR="00CC1119" w:rsidRPr="00B21B23">
          <w:rPr>
            <w:rStyle w:val="a3"/>
            <w:noProof/>
          </w:rPr>
          <w:t>3.6.5.</w:t>
        </w:r>
        <w:r w:rsidR="00CC1119">
          <w:rPr>
            <w:rFonts w:asciiTheme="minorHAnsi" w:eastAsiaTheme="minorEastAsia" w:hAnsiTheme="minorHAnsi" w:cstheme="minorBidi"/>
            <w:noProof/>
            <w:szCs w:val="22"/>
          </w:rPr>
          <w:tab/>
        </w:r>
        <w:r w:rsidR="00CC1119" w:rsidRPr="00B21B23">
          <w:rPr>
            <w:rStyle w:val="a3"/>
            <w:noProof/>
          </w:rPr>
          <w:t>Input validation</w:t>
        </w:r>
        <w:r w:rsidR="00CC1119">
          <w:rPr>
            <w:noProof/>
            <w:webHidden/>
          </w:rPr>
          <w:tab/>
        </w:r>
        <w:r w:rsidR="00CC1119">
          <w:rPr>
            <w:noProof/>
            <w:webHidden/>
          </w:rPr>
          <w:fldChar w:fldCharType="begin"/>
        </w:r>
        <w:r w:rsidR="00CC1119">
          <w:rPr>
            <w:noProof/>
            <w:webHidden/>
          </w:rPr>
          <w:instrText xml:space="preserve"> PAGEREF _Toc453071691 \h </w:instrText>
        </w:r>
        <w:r w:rsidR="00CC1119">
          <w:rPr>
            <w:noProof/>
            <w:webHidden/>
          </w:rPr>
        </w:r>
        <w:r w:rsidR="00CC1119">
          <w:rPr>
            <w:noProof/>
            <w:webHidden/>
          </w:rPr>
          <w:fldChar w:fldCharType="separate"/>
        </w:r>
        <w:r w:rsidR="00D36AA0">
          <w:rPr>
            <w:noProof/>
            <w:webHidden/>
          </w:rPr>
          <w:t>36</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692" w:history="1">
        <w:r w:rsidR="00CC1119" w:rsidRPr="00B21B23">
          <w:rPr>
            <w:rStyle w:val="a3"/>
            <w:noProof/>
          </w:rPr>
          <w:t>3.6.5.1.</w:t>
        </w:r>
        <w:r w:rsidR="00CC1119">
          <w:rPr>
            <w:rFonts w:asciiTheme="minorHAnsi" w:eastAsiaTheme="minorEastAsia" w:hAnsiTheme="minorHAnsi" w:cstheme="minorBidi"/>
            <w:noProof/>
            <w:szCs w:val="22"/>
          </w:rPr>
          <w:tab/>
        </w:r>
        <w:r w:rsidR="00CC1119" w:rsidRPr="00B21B23">
          <w:rPr>
            <w:rStyle w:val="a3"/>
            <w:noProof/>
          </w:rPr>
          <w:t>valueFormat property</w:t>
        </w:r>
        <w:r w:rsidR="00CC1119">
          <w:rPr>
            <w:noProof/>
            <w:webHidden/>
          </w:rPr>
          <w:tab/>
        </w:r>
        <w:r w:rsidR="00CC1119">
          <w:rPr>
            <w:noProof/>
            <w:webHidden/>
          </w:rPr>
          <w:fldChar w:fldCharType="begin"/>
        </w:r>
        <w:r w:rsidR="00CC1119">
          <w:rPr>
            <w:noProof/>
            <w:webHidden/>
          </w:rPr>
          <w:instrText xml:space="preserve"> PAGEREF _Toc453071692 \h </w:instrText>
        </w:r>
        <w:r w:rsidR="00CC1119">
          <w:rPr>
            <w:noProof/>
            <w:webHidden/>
          </w:rPr>
        </w:r>
        <w:r w:rsidR="00CC1119">
          <w:rPr>
            <w:noProof/>
            <w:webHidden/>
          </w:rPr>
          <w:fldChar w:fldCharType="separate"/>
        </w:r>
        <w:r w:rsidR="00D36AA0">
          <w:rPr>
            <w:noProof/>
            <w:webHidden/>
          </w:rPr>
          <w:t>36</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693" w:history="1">
        <w:r w:rsidR="00CC1119" w:rsidRPr="00B21B23">
          <w:rPr>
            <w:rStyle w:val="a3"/>
            <w:noProof/>
          </w:rPr>
          <w:t>3.6.5.2.</w:t>
        </w:r>
        <w:r w:rsidR="00CC1119">
          <w:rPr>
            <w:rFonts w:asciiTheme="minorHAnsi" w:eastAsiaTheme="minorEastAsia" w:hAnsiTheme="minorHAnsi" w:cstheme="minorBidi"/>
            <w:noProof/>
            <w:szCs w:val="22"/>
          </w:rPr>
          <w:tab/>
        </w:r>
        <w:r w:rsidR="00CC1119" w:rsidRPr="00B21B23">
          <w:rPr>
            <w:rStyle w:val="a3"/>
            <w:noProof/>
          </w:rPr>
          <w:t>beforeFormatCheck event</w:t>
        </w:r>
        <w:r w:rsidR="00CC1119">
          <w:rPr>
            <w:noProof/>
            <w:webHidden/>
          </w:rPr>
          <w:tab/>
        </w:r>
        <w:r w:rsidR="00CC1119">
          <w:rPr>
            <w:noProof/>
            <w:webHidden/>
          </w:rPr>
          <w:fldChar w:fldCharType="begin"/>
        </w:r>
        <w:r w:rsidR="00CC1119">
          <w:rPr>
            <w:noProof/>
            <w:webHidden/>
          </w:rPr>
          <w:instrText xml:space="preserve"> PAGEREF _Toc453071693 \h </w:instrText>
        </w:r>
        <w:r w:rsidR="00CC1119">
          <w:rPr>
            <w:noProof/>
            <w:webHidden/>
          </w:rPr>
        </w:r>
        <w:r w:rsidR="00CC1119">
          <w:rPr>
            <w:noProof/>
            <w:webHidden/>
          </w:rPr>
          <w:fldChar w:fldCharType="separate"/>
        </w:r>
        <w:r w:rsidR="00D36AA0">
          <w:rPr>
            <w:noProof/>
            <w:webHidden/>
          </w:rPr>
          <w:t>36</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94" w:history="1">
        <w:r w:rsidR="00CC1119" w:rsidRPr="00B21B23">
          <w:rPr>
            <w:rStyle w:val="a3"/>
            <w:noProof/>
          </w:rPr>
          <w:t>3.6.6.</w:t>
        </w:r>
        <w:r w:rsidR="00CC1119">
          <w:rPr>
            <w:rFonts w:asciiTheme="minorHAnsi" w:eastAsiaTheme="minorEastAsia" w:hAnsiTheme="minorHAnsi" w:cstheme="minorBidi"/>
            <w:noProof/>
            <w:szCs w:val="22"/>
          </w:rPr>
          <w:tab/>
        </w:r>
        <w:r w:rsidR="00CC1119" w:rsidRPr="00B21B23">
          <w:rPr>
            <w:rStyle w:val="a3"/>
            <w:noProof/>
          </w:rPr>
          <w:t>Dynamic input validation</w:t>
        </w:r>
        <w:r w:rsidR="00CC1119">
          <w:rPr>
            <w:noProof/>
            <w:webHidden/>
          </w:rPr>
          <w:tab/>
        </w:r>
        <w:r w:rsidR="00CC1119">
          <w:rPr>
            <w:noProof/>
            <w:webHidden/>
          </w:rPr>
          <w:fldChar w:fldCharType="begin"/>
        </w:r>
        <w:r w:rsidR="00CC1119">
          <w:rPr>
            <w:noProof/>
            <w:webHidden/>
          </w:rPr>
          <w:instrText xml:space="preserve"> PAGEREF _Toc453071694 \h </w:instrText>
        </w:r>
        <w:r w:rsidR="00CC1119">
          <w:rPr>
            <w:noProof/>
            <w:webHidden/>
          </w:rPr>
        </w:r>
        <w:r w:rsidR="00CC1119">
          <w:rPr>
            <w:noProof/>
            <w:webHidden/>
          </w:rPr>
          <w:fldChar w:fldCharType="separate"/>
        </w:r>
        <w:r w:rsidR="00D36AA0">
          <w:rPr>
            <w:noProof/>
            <w:webHidden/>
          </w:rPr>
          <w:t>37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695" w:history="1">
        <w:r w:rsidR="00CC1119" w:rsidRPr="00B21B23">
          <w:rPr>
            <w:rStyle w:val="a3"/>
            <w:noProof/>
          </w:rPr>
          <w:t>3.6.7.</w:t>
        </w:r>
        <w:r w:rsidR="00CC1119">
          <w:rPr>
            <w:rFonts w:asciiTheme="minorHAnsi" w:eastAsiaTheme="minorEastAsia" w:hAnsiTheme="minorHAnsi" w:cstheme="minorBidi"/>
            <w:noProof/>
            <w:szCs w:val="22"/>
          </w:rPr>
          <w:tab/>
        </w:r>
        <w:r w:rsidR="00CC1119" w:rsidRPr="00B21B23">
          <w:rPr>
            <w:rStyle w:val="a3"/>
            <w:noProof/>
          </w:rPr>
          <w:t>Error Mark</w:t>
        </w:r>
        <w:r w:rsidR="00CC1119">
          <w:rPr>
            <w:noProof/>
            <w:webHidden/>
          </w:rPr>
          <w:tab/>
        </w:r>
        <w:r w:rsidR="00CC1119">
          <w:rPr>
            <w:noProof/>
            <w:webHidden/>
          </w:rPr>
          <w:fldChar w:fldCharType="begin"/>
        </w:r>
        <w:r w:rsidR="00CC1119">
          <w:rPr>
            <w:noProof/>
            <w:webHidden/>
          </w:rPr>
          <w:instrText xml:space="preserve"> PAGEREF _Toc453071695 \h </w:instrText>
        </w:r>
        <w:r w:rsidR="00CC1119">
          <w:rPr>
            <w:noProof/>
            <w:webHidden/>
          </w:rPr>
        </w:r>
        <w:r w:rsidR="00CC1119">
          <w:rPr>
            <w:noProof/>
            <w:webHidden/>
          </w:rPr>
          <w:fldChar w:fldCharType="separate"/>
        </w:r>
        <w:r w:rsidR="00D36AA0">
          <w:rPr>
            <w:noProof/>
            <w:webHidden/>
          </w:rPr>
          <w:t>37</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696" w:history="1">
        <w:r w:rsidR="00CC1119" w:rsidRPr="00B21B23">
          <w:rPr>
            <w:rStyle w:val="a3"/>
            <w:noProof/>
          </w:rPr>
          <w:t>3.6.7.1.</w:t>
        </w:r>
        <w:r w:rsidR="00CC1119">
          <w:rPr>
            <w:rFonts w:asciiTheme="minorHAnsi" w:eastAsiaTheme="minorEastAsia" w:hAnsiTheme="minorHAnsi" w:cstheme="minorBidi"/>
            <w:noProof/>
            <w:szCs w:val="22"/>
          </w:rPr>
          <w:tab/>
        </w:r>
        <w:r w:rsidR="00CC1119" w:rsidRPr="00B21B23">
          <w:rPr>
            <w:rStyle w:val="a3"/>
            <w:noProof/>
          </w:rPr>
          <w:t>Default Error Mark</w:t>
        </w:r>
        <w:r w:rsidR="00CC1119">
          <w:rPr>
            <w:noProof/>
            <w:webHidden/>
          </w:rPr>
          <w:tab/>
        </w:r>
        <w:r w:rsidR="00CC1119">
          <w:rPr>
            <w:noProof/>
            <w:webHidden/>
          </w:rPr>
          <w:fldChar w:fldCharType="begin"/>
        </w:r>
        <w:r w:rsidR="00CC1119">
          <w:rPr>
            <w:noProof/>
            <w:webHidden/>
          </w:rPr>
          <w:instrText xml:space="preserve"> PAGEREF _Toc453071696 \h </w:instrText>
        </w:r>
        <w:r w:rsidR="00CC1119">
          <w:rPr>
            <w:noProof/>
            <w:webHidden/>
          </w:rPr>
        </w:r>
        <w:r w:rsidR="00CC1119">
          <w:rPr>
            <w:noProof/>
            <w:webHidden/>
          </w:rPr>
          <w:fldChar w:fldCharType="separate"/>
        </w:r>
        <w:r w:rsidR="00D36AA0">
          <w:rPr>
            <w:noProof/>
            <w:webHidden/>
          </w:rPr>
          <w:t>37</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697" w:history="1">
        <w:r w:rsidR="00CC1119" w:rsidRPr="00B21B23">
          <w:rPr>
            <w:rStyle w:val="a3"/>
            <w:noProof/>
          </w:rPr>
          <w:t>3.6.7.2.</w:t>
        </w:r>
        <w:r w:rsidR="00CC1119">
          <w:rPr>
            <w:rFonts w:asciiTheme="minorHAnsi" w:eastAsiaTheme="minorEastAsia" w:hAnsiTheme="minorHAnsi" w:cstheme="minorBidi"/>
            <w:noProof/>
            <w:szCs w:val="22"/>
          </w:rPr>
          <w:tab/>
        </w:r>
        <w:r w:rsidR="00CC1119" w:rsidRPr="00B21B23">
          <w:rPr>
            <w:rStyle w:val="a3"/>
            <w:noProof/>
          </w:rPr>
          <w:t>Validation Tips</w:t>
        </w:r>
        <w:r w:rsidR="00CC1119">
          <w:rPr>
            <w:noProof/>
            <w:webHidden/>
          </w:rPr>
          <w:tab/>
        </w:r>
        <w:r w:rsidR="00CC1119">
          <w:rPr>
            <w:noProof/>
            <w:webHidden/>
          </w:rPr>
          <w:fldChar w:fldCharType="begin"/>
        </w:r>
        <w:r w:rsidR="00CC1119">
          <w:rPr>
            <w:noProof/>
            <w:webHidden/>
          </w:rPr>
          <w:instrText xml:space="preserve"> PAGEREF _Toc453071697 \h </w:instrText>
        </w:r>
        <w:r w:rsidR="00CC1119">
          <w:rPr>
            <w:noProof/>
            <w:webHidden/>
          </w:rPr>
        </w:r>
        <w:r w:rsidR="00CC1119">
          <w:rPr>
            <w:noProof/>
            <w:webHidden/>
          </w:rPr>
          <w:fldChar w:fldCharType="separate"/>
        </w:r>
        <w:r w:rsidR="00D36AA0">
          <w:rPr>
            <w:noProof/>
            <w:webHidden/>
          </w:rPr>
          <w:t>37</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698" w:history="1">
        <w:r w:rsidR="00CC1119" w:rsidRPr="00B21B23">
          <w:rPr>
            <w:rStyle w:val="a3"/>
            <w:noProof/>
          </w:rPr>
          <w:t>3.6.7.3.</w:t>
        </w:r>
        <w:r w:rsidR="00CC1119">
          <w:rPr>
            <w:rFonts w:asciiTheme="minorHAnsi" w:eastAsiaTheme="minorEastAsia" w:hAnsiTheme="minorHAnsi" w:cstheme="minorBidi"/>
            <w:noProof/>
            <w:szCs w:val="22"/>
          </w:rPr>
          <w:tab/>
        </w:r>
        <w:r w:rsidR="00CC1119" w:rsidRPr="00B21B23">
          <w:rPr>
            <w:rStyle w:val="a3"/>
            <w:noProof/>
          </w:rPr>
          <w:t>Binding Validation</w:t>
        </w:r>
        <w:r w:rsidR="00CC1119">
          <w:rPr>
            <w:noProof/>
            <w:webHidden/>
          </w:rPr>
          <w:tab/>
        </w:r>
        <w:r w:rsidR="00CC1119">
          <w:rPr>
            <w:noProof/>
            <w:webHidden/>
          </w:rPr>
          <w:fldChar w:fldCharType="begin"/>
        </w:r>
        <w:r w:rsidR="00CC1119">
          <w:rPr>
            <w:noProof/>
            <w:webHidden/>
          </w:rPr>
          <w:instrText xml:space="preserve"> PAGEREF _Toc453071698 \h </w:instrText>
        </w:r>
        <w:r w:rsidR="00CC1119">
          <w:rPr>
            <w:noProof/>
            <w:webHidden/>
          </w:rPr>
        </w:r>
        <w:r w:rsidR="00CC1119">
          <w:rPr>
            <w:noProof/>
            <w:webHidden/>
          </w:rPr>
          <w:fldChar w:fldCharType="separate"/>
        </w:r>
        <w:r w:rsidR="00D36AA0">
          <w:rPr>
            <w:noProof/>
            <w:webHidden/>
          </w:rPr>
          <w:t>38</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699" w:history="1">
        <w:r w:rsidR="00CC1119" w:rsidRPr="00B21B23">
          <w:rPr>
            <w:rStyle w:val="a3"/>
            <w:noProof/>
          </w:rPr>
          <w:t>3.6.7.4.</w:t>
        </w:r>
        <w:r w:rsidR="00CC1119">
          <w:rPr>
            <w:rFonts w:asciiTheme="minorHAnsi" w:eastAsiaTheme="minorEastAsia" w:hAnsiTheme="minorHAnsi" w:cstheme="minorBidi"/>
            <w:noProof/>
            <w:szCs w:val="22"/>
          </w:rPr>
          <w:tab/>
        </w:r>
        <w:r w:rsidR="00CC1119" w:rsidRPr="00B21B23">
          <w:rPr>
            <w:rStyle w:val="a3"/>
            <w:noProof/>
          </w:rPr>
          <w:t>Custom Error Mark</w:t>
        </w:r>
        <w:r w:rsidR="00CC1119">
          <w:rPr>
            <w:noProof/>
            <w:webHidden/>
          </w:rPr>
          <w:tab/>
        </w:r>
        <w:r w:rsidR="00CC1119">
          <w:rPr>
            <w:noProof/>
            <w:webHidden/>
          </w:rPr>
          <w:fldChar w:fldCharType="begin"/>
        </w:r>
        <w:r w:rsidR="00CC1119">
          <w:rPr>
            <w:noProof/>
            <w:webHidden/>
          </w:rPr>
          <w:instrText xml:space="preserve"> PAGEREF _Toc453071699 \h </w:instrText>
        </w:r>
        <w:r w:rsidR="00CC1119">
          <w:rPr>
            <w:noProof/>
            <w:webHidden/>
          </w:rPr>
        </w:r>
        <w:r w:rsidR="00CC1119">
          <w:rPr>
            <w:noProof/>
            <w:webHidden/>
          </w:rPr>
          <w:fldChar w:fldCharType="separate"/>
        </w:r>
        <w:r w:rsidR="00D36AA0">
          <w:rPr>
            <w:noProof/>
            <w:webHidden/>
          </w:rPr>
          <w:t>38</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00" w:history="1">
        <w:r w:rsidR="00CC1119" w:rsidRPr="00B21B23">
          <w:rPr>
            <w:rStyle w:val="a3"/>
            <w:noProof/>
          </w:rPr>
          <w:t>3.6.8.</w:t>
        </w:r>
        <w:r w:rsidR="00CC1119">
          <w:rPr>
            <w:rFonts w:asciiTheme="minorHAnsi" w:eastAsiaTheme="minorEastAsia" w:hAnsiTheme="minorHAnsi" w:cstheme="minorBidi"/>
            <w:noProof/>
            <w:szCs w:val="22"/>
          </w:rPr>
          <w:tab/>
        </w:r>
        <w:r w:rsidR="00CC1119" w:rsidRPr="00B21B23">
          <w:rPr>
            <w:rStyle w:val="a3"/>
            <w:noProof/>
          </w:rPr>
          <w:t>Mask Input</w:t>
        </w:r>
        <w:r w:rsidR="00CC1119">
          <w:rPr>
            <w:noProof/>
            <w:webHidden/>
          </w:rPr>
          <w:tab/>
        </w:r>
        <w:r w:rsidR="00CC1119">
          <w:rPr>
            <w:noProof/>
            <w:webHidden/>
          </w:rPr>
          <w:fldChar w:fldCharType="begin"/>
        </w:r>
        <w:r w:rsidR="00CC1119">
          <w:rPr>
            <w:noProof/>
            <w:webHidden/>
          </w:rPr>
          <w:instrText xml:space="preserve"> PAGEREF _Toc453071700 \h </w:instrText>
        </w:r>
        <w:r w:rsidR="00CC1119">
          <w:rPr>
            <w:noProof/>
            <w:webHidden/>
          </w:rPr>
        </w:r>
        <w:r w:rsidR="00CC1119">
          <w:rPr>
            <w:noProof/>
            <w:webHidden/>
          </w:rPr>
          <w:fldChar w:fldCharType="separate"/>
        </w:r>
        <w:r w:rsidR="00D36AA0">
          <w:rPr>
            <w:noProof/>
            <w:webHidden/>
          </w:rPr>
          <w:t>39</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01" w:history="1">
        <w:r w:rsidR="00CC1119" w:rsidRPr="00B21B23">
          <w:rPr>
            <w:rStyle w:val="a3"/>
            <w:noProof/>
          </w:rPr>
          <w:t>3.6.9.</w:t>
        </w:r>
        <w:r w:rsidR="00CC1119">
          <w:rPr>
            <w:rFonts w:asciiTheme="minorHAnsi" w:eastAsiaTheme="minorEastAsia" w:hAnsiTheme="minorHAnsi" w:cstheme="minorBidi"/>
            <w:noProof/>
            <w:szCs w:val="22"/>
          </w:rPr>
          <w:tab/>
        </w:r>
        <w:r w:rsidR="00CC1119" w:rsidRPr="00B21B23">
          <w:rPr>
            <w:rStyle w:val="a3"/>
            <w:noProof/>
          </w:rPr>
          <w:t>xui.UI.ComboInput</w:t>
        </w:r>
        <w:r w:rsidR="00CC1119">
          <w:rPr>
            <w:noProof/>
            <w:webHidden/>
          </w:rPr>
          <w:tab/>
        </w:r>
        <w:r w:rsidR="00CC1119">
          <w:rPr>
            <w:noProof/>
            <w:webHidden/>
          </w:rPr>
          <w:fldChar w:fldCharType="begin"/>
        </w:r>
        <w:r w:rsidR="00CC1119">
          <w:rPr>
            <w:noProof/>
            <w:webHidden/>
          </w:rPr>
          <w:instrText xml:space="preserve"> PAGEREF _Toc453071701 \h </w:instrText>
        </w:r>
        <w:r w:rsidR="00CC1119">
          <w:rPr>
            <w:noProof/>
            <w:webHidden/>
          </w:rPr>
        </w:r>
        <w:r w:rsidR="00CC1119">
          <w:rPr>
            <w:noProof/>
            <w:webHidden/>
          </w:rPr>
          <w:fldChar w:fldCharType="separate"/>
        </w:r>
        <w:r w:rsidR="00D36AA0">
          <w:rPr>
            <w:noProof/>
            <w:webHidden/>
          </w:rPr>
          <w:t>40</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02" w:history="1">
        <w:r w:rsidR="00CC1119" w:rsidRPr="00B21B23">
          <w:rPr>
            <w:rStyle w:val="a3"/>
            <w:noProof/>
          </w:rPr>
          <w:t>3.6.9.1.</w:t>
        </w:r>
        <w:r w:rsidR="00CC1119">
          <w:rPr>
            <w:rFonts w:asciiTheme="minorHAnsi" w:eastAsiaTheme="minorEastAsia" w:hAnsiTheme="minorHAnsi" w:cstheme="minorBidi"/>
            <w:noProof/>
            <w:szCs w:val="22"/>
          </w:rPr>
          <w:tab/>
        </w:r>
        <w:r w:rsidR="00CC1119" w:rsidRPr="00B21B23">
          <w:rPr>
            <w:rStyle w:val="a3"/>
            <w:noProof/>
          </w:rPr>
          <w:t>Pop list for selection</w:t>
        </w:r>
        <w:r w:rsidR="00CC1119">
          <w:rPr>
            <w:noProof/>
            <w:webHidden/>
          </w:rPr>
          <w:tab/>
        </w:r>
        <w:r w:rsidR="00CC1119">
          <w:rPr>
            <w:noProof/>
            <w:webHidden/>
          </w:rPr>
          <w:fldChar w:fldCharType="begin"/>
        </w:r>
        <w:r w:rsidR="00CC1119">
          <w:rPr>
            <w:noProof/>
            <w:webHidden/>
          </w:rPr>
          <w:instrText xml:space="preserve"> PAGEREF _Toc453071702 \h </w:instrText>
        </w:r>
        <w:r w:rsidR="00CC1119">
          <w:rPr>
            <w:noProof/>
            <w:webHidden/>
          </w:rPr>
        </w:r>
        <w:r w:rsidR="00CC1119">
          <w:rPr>
            <w:noProof/>
            <w:webHidden/>
          </w:rPr>
          <w:fldChar w:fldCharType="separate"/>
        </w:r>
        <w:r w:rsidR="00D36AA0">
          <w:rPr>
            <w:noProof/>
            <w:webHidden/>
          </w:rPr>
          <w:t>40</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03" w:history="1">
        <w:r w:rsidR="00CC1119" w:rsidRPr="00B21B23">
          <w:rPr>
            <w:rStyle w:val="a3"/>
            <w:noProof/>
          </w:rPr>
          <w:t>3.6.9.2.</w:t>
        </w:r>
        <w:r w:rsidR="00CC1119">
          <w:rPr>
            <w:rFonts w:asciiTheme="minorHAnsi" w:eastAsiaTheme="minorEastAsia" w:hAnsiTheme="minorHAnsi" w:cstheme="minorBidi"/>
            <w:noProof/>
            <w:szCs w:val="22"/>
          </w:rPr>
          <w:tab/>
        </w:r>
        <w:r w:rsidR="00CC1119" w:rsidRPr="00B21B23">
          <w:rPr>
            <w:rStyle w:val="a3"/>
            <w:noProof/>
          </w:rPr>
          <w:t>combobox, listbox and helpinput</w:t>
        </w:r>
        <w:r w:rsidR="00CC1119">
          <w:rPr>
            <w:noProof/>
            <w:webHidden/>
          </w:rPr>
          <w:tab/>
        </w:r>
        <w:r w:rsidR="00CC1119">
          <w:rPr>
            <w:noProof/>
            <w:webHidden/>
          </w:rPr>
          <w:fldChar w:fldCharType="begin"/>
        </w:r>
        <w:r w:rsidR="00CC1119">
          <w:rPr>
            <w:noProof/>
            <w:webHidden/>
          </w:rPr>
          <w:instrText xml:space="preserve"> PAGEREF _Toc453071703 \h </w:instrText>
        </w:r>
        <w:r w:rsidR="00CC1119">
          <w:rPr>
            <w:noProof/>
            <w:webHidden/>
          </w:rPr>
        </w:r>
        <w:r w:rsidR="00CC1119">
          <w:rPr>
            <w:noProof/>
            <w:webHidden/>
          </w:rPr>
          <w:fldChar w:fldCharType="separate"/>
        </w:r>
        <w:r w:rsidR="00D36AA0">
          <w:rPr>
            <w:noProof/>
            <w:webHidden/>
          </w:rPr>
          <w:t>40</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04" w:history="1">
        <w:r w:rsidR="00CC1119" w:rsidRPr="00B21B23">
          <w:rPr>
            <w:rStyle w:val="a3"/>
            <w:noProof/>
          </w:rPr>
          <w:t>3.6.9.3.</w:t>
        </w:r>
        <w:r w:rsidR="00CC1119">
          <w:rPr>
            <w:rFonts w:asciiTheme="minorHAnsi" w:eastAsiaTheme="minorEastAsia" w:hAnsiTheme="minorHAnsi" w:cstheme="minorBidi"/>
            <w:noProof/>
            <w:szCs w:val="22"/>
          </w:rPr>
          <w:tab/>
        </w:r>
        <w:r w:rsidR="00CC1119" w:rsidRPr="00B21B23">
          <w:rPr>
            <w:rStyle w:val="a3"/>
            <w:noProof/>
          </w:rPr>
          <w:t>Date Piker</w:t>
        </w:r>
        <w:r w:rsidR="00CC1119">
          <w:rPr>
            <w:noProof/>
            <w:webHidden/>
          </w:rPr>
          <w:tab/>
        </w:r>
        <w:r w:rsidR="00CC1119">
          <w:rPr>
            <w:noProof/>
            <w:webHidden/>
          </w:rPr>
          <w:fldChar w:fldCharType="begin"/>
        </w:r>
        <w:r w:rsidR="00CC1119">
          <w:rPr>
            <w:noProof/>
            <w:webHidden/>
          </w:rPr>
          <w:instrText xml:space="preserve"> PAGEREF _Toc453071704 \h </w:instrText>
        </w:r>
        <w:r w:rsidR="00CC1119">
          <w:rPr>
            <w:noProof/>
            <w:webHidden/>
          </w:rPr>
        </w:r>
        <w:r w:rsidR="00CC1119">
          <w:rPr>
            <w:noProof/>
            <w:webHidden/>
          </w:rPr>
          <w:fldChar w:fldCharType="separate"/>
        </w:r>
        <w:r w:rsidR="00D36AA0">
          <w:rPr>
            <w:noProof/>
            <w:webHidden/>
          </w:rPr>
          <w:t>41</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05" w:history="1">
        <w:r w:rsidR="00CC1119" w:rsidRPr="00B21B23">
          <w:rPr>
            <w:rStyle w:val="a3"/>
            <w:noProof/>
          </w:rPr>
          <w:t>3.6.9.4.</w:t>
        </w:r>
        <w:r w:rsidR="00CC1119">
          <w:rPr>
            <w:rFonts w:asciiTheme="minorHAnsi" w:eastAsiaTheme="minorEastAsia" w:hAnsiTheme="minorHAnsi" w:cstheme="minorBidi"/>
            <w:noProof/>
            <w:szCs w:val="22"/>
          </w:rPr>
          <w:tab/>
        </w:r>
        <w:r w:rsidR="00CC1119" w:rsidRPr="00B21B23">
          <w:rPr>
            <w:rStyle w:val="a3"/>
            <w:noProof/>
          </w:rPr>
          <w:t>Time Picker</w:t>
        </w:r>
        <w:r w:rsidR="00CC1119">
          <w:rPr>
            <w:noProof/>
            <w:webHidden/>
          </w:rPr>
          <w:tab/>
        </w:r>
        <w:r w:rsidR="00CC1119">
          <w:rPr>
            <w:noProof/>
            <w:webHidden/>
          </w:rPr>
          <w:fldChar w:fldCharType="begin"/>
        </w:r>
        <w:r w:rsidR="00CC1119">
          <w:rPr>
            <w:noProof/>
            <w:webHidden/>
          </w:rPr>
          <w:instrText xml:space="preserve"> PAGEREF _Toc453071705 \h </w:instrText>
        </w:r>
        <w:r w:rsidR="00CC1119">
          <w:rPr>
            <w:noProof/>
            <w:webHidden/>
          </w:rPr>
        </w:r>
        <w:r w:rsidR="00CC1119">
          <w:rPr>
            <w:noProof/>
            <w:webHidden/>
          </w:rPr>
          <w:fldChar w:fldCharType="separate"/>
        </w:r>
        <w:r w:rsidR="00D36AA0">
          <w:rPr>
            <w:noProof/>
            <w:webHidden/>
          </w:rPr>
          <w:t>42</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06" w:history="1">
        <w:r w:rsidR="00CC1119" w:rsidRPr="00B21B23">
          <w:rPr>
            <w:rStyle w:val="a3"/>
            <w:noProof/>
          </w:rPr>
          <w:t>3.6.9.5.</w:t>
        </w:r>
        <w:r w:rsidR="00CC1119">
          <w:rPr>
            <w:rFonts w:asciiTheme="minorHAnsi" w:eastAsiaTheme="minorEastAsia" w:hAnsiTheme="minorHAnsi" w:cstheme="minorBidi"/>
            <w:noProof/>
            <w:szCs w:val="22"/>
          </w:rPr>
          <w:tab/>
        </w:r>
        <w:r w:rsidR="00CC1119" w:rsidRPr="00B21B23">
          <w:rPr>
            <w:rStyle w:val="a3"/>
            <w:noProof/>
          </w:rPr>
          <w:t>Color Picker</w:t>
        </w:r>
        <w:r w:rsidR="00CC1119">
          <w:rPr>
            <w:noProof/>
            <w:webHidden/>
          </w:rPr>
          <w:tab/>
        </w:r>
        <w:r w:rsidR="00CC1119">
          <w:rPr>
            <w:noProof/>
            <w:webHidden/>
          </w:rPr>
          <w:fldChar w:fldCharType="begin"/>
        </w:r>
        <w:r w:rsidR="00CC1119">
          <w:rPr>
            <w:noProof/>
            <w:webHidden/>
          </w:rPr>
          <w:instrText xml:space="preserve"> PAGEREF _Toc453071706 \h </w:instrText>
        </w:r>
        <w:r w:rsidR="00CC1119">
          <w:rPr>
            <w:noProof/>
            <w:webHidden/>
          </w:rPr>
        </w:r>
        <w:r w:rsidR="00CC1119">
          <w:rPr>
            <w:noProof/>
            <w:webHidden/>
          </w:rPr>
          <w:fldChar w:fldCharType="separate"/>
        </w:r>
        <w:r w:rsidR="00D36AA0">
          <w:rPr>
            <w:noProof/>
            <w:webHidden/>
          </w:rPr>
          <w:t>42</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07" w:history="1">
        <w:r w:rsidR="00CC1119" w:rsidRPr="00B21B23">
          <w:rPr>
            <w:rStyle w:val="a3"/>
            <w:noProof/>
          </w:rPr>
          <w:t>3.6.9.6.</w:t>
        </w:r>
        <w:r w:rsidR="00CC1119">
          <w:rPr>
            <w:rFonts w:asciiTheme="minorHAnsi" w:eastAsiaTheme="minorEastAsia" w:hAnsiTheme="minorHAnsi" w:cstheme="minorBidi"/>
            <w:noProof/>
            <w:szCs w:val="22"/>
          </w:rPr>
          <w:tab/>
        </w:r>
        <w:r w:rsidR="00CC1119" w:rsidRPr="00B21B23">
          <w:rPr>
            <w:rStyle w:val="a3"/>
            <w:noProof/>
          </w:rPr>
          <w:t>File Picker</w:t>
        </w:r>
        <w:r w:rsidR="00CC1119">
          <w:rPr>
            <w:noProof/>
            <w:webHidden/>
          </w:rPr>
          <w:tab/>
        </w:r>
        <w:r w:rsidR="00CC1119">
          <w:rPr>
            <w:noProof/>
            <w:webHidden/>
          </w:rPr>
          <w:fldChar w:fldCharType="begin"/>
        </w:r>
        <w:r w:rsidR="00CC1119">
          <w:rPr>
            <w:noProof/>
            <w:webHidden/>
          </w:rPr>
          <w:instrText xml:space="preserve"> PAGEREF _Toc453071707 \h </w:instrText>
        </w:r>
        <w:r w:rsidR="00CC1119">
          <w:rPr>
            <w:noProof/>
            <w:webHidden/>
          </w:rPr>
        </w:r>
        <w:r w:rsidR="00CC1119">
          <w:rPr>
            <w:noProof/>
            <w:webHidden/>
          </w:rPr>
          <w:fldChar w:fldCharType="separate"/>
        </w:r>
        <w:r w:rsidR="00D36AA0">
          <w:rPr>
            <w:noProof/>
            <w:webHidden/>
          </w:rPr>
          <w:t>43</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08" w:history="1">
        <w:r w:rsidR="00CC1119" w:rsidRPr="00B21B23">
          <w:rPr>
            <w:rStyle w:val="a3"/>
            <w:noProof/>
          </w:rPr>
          <w:t>3.6.9.7.</w:t>
        </w:r>
        <w:r w:rsidR="00CC1119">
          <w:rPr>
            <w:rFonts w:asciiTheme="minorHAnsi" w:eastAsiaTheme="minorEastAsia" w:hAnsiTheme="minorHAnsi" w:cstheme="minorBidi"/>
            <w:noProof/>
            <w:szCs w:val="22"/>
          </w:rPr>
          <w:tab/>
        </w:r>
        <w:r w:rsidR="00CC1119" w:rsidRPr="00B21B23">
          <w:rPr>
            <w:rStyle w:val="a3"/>
            <w:noProof/>
          </w:rPr>
          <w:t>Getter</w:t>
        </w:r>
        <w:r w:rsidR="00CC1119">
          <w:rPr>
            <w:noProof/>
            <w:webHidden/>
          </w:rPr>
          <w:tab/>
        </w:r>
        <w:r w:rsidR="00CC1119">
          <w:rPr>
            <w:noProof/>
            <w:webHidden/>
          </w:rPr>
          <w:fldChar w:fldCharType="begin"/>
        </w:r>
        <w:r w:rsidR="00CC1119">
          <w:rPr>
            <w:noProof/>
            <w:webHidden/>
          </w:rPr>
          <w:instrText xml:space="preserve"> PAGEREF _Toc453071708 \h </w:instrText>
        </w:r>
        <w:r w:rsidR="00CC1119">
          <w:rPr>
            <w:noProof/>
            <w:webHidden/>
          </w:rPr>
        </w:r>
        <w:r w:rsidR="00CC1119">
          <w:rPr>
            <w:noProof/>
            <w:webHidden/>
          </w:rPr>
          <w:fldChar w:fldCharType="separate"/>
        </w:r>
        <w:r w:rsidR="00D36AA0">
          <w:rPr>
            <w:noProof/>
            <w:webHidden/>
          </w:rPr>
          <w:t>43</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09" w:history="1">
        <w:r w:rsidR="00CC1119" w:rsidRPr="00B21B23">
          <w:rPr>
            <w:rStyle w:val="a3"/>
            <w:noProof/>
          </w:rPr>
          <w:t>3.6.9.8.</w:t>
        </w:r>
        <w:r w:rsidR="00CC1119">
          <w:rPr>
            <w:rFonts w:asciiTheme="minorHAnsi" w:eastAsiaTheme="minorEastAsia" w:hAnsiTheme="minorHAnsi" w:cstheme="minorBidi"/>
            <w:noProof/>
            <w:szCs w:val="22"/>
          </w:rPr>
          <w:tab/>
        </w:r>
        <w:r w:rsidR="00CC1119" w:rsidRPr="00B21B23">
          <w:rPr>
            <w:rStyle w:val="a3"/>
            <w:noProof/>
          </w:rPr>
          <w:t>Custom Pop Window</w:t>
        </w:r>
        <w:r w:rsidR="00CC1119">
          <w:rPr>
            <w:noProof/>
            <w:webHidden/>
          </w:rPr>
          <w:tab/>
        </w:r>
        <w:r w:rsidR="00CC1119">
          <w:rPr>
            <w:noProof/>
            <w:webHidden/>
          </w:rPr>
          <w:fldChar w:fldCharType="begin"/>
        </w:r>
        <w:r w:rsidR="00CC1119">
          <w:rPr>
            <w:noProof/>
            <w:webHidden/>
          </w:rPr>
          <w:instrText xml:space="preserve"> PAGEREF _Toc453071709 \h </w:instrText>
        </w:r>
        <w:r w:rsidR="00CC1119">
          <w:rPr>
            <w:noProof/>
            <w:webHidden/>
          </w:rPr>
        </w:r>
        <w:r w:rsidR="00CC1119">
          <w:rPr>
            <w:noProof/>
            <w:webHidden/>
          </w:rPr>
          <w:fldChar w:fldCharType="separate"/>
        </w:r>
        <w:r w:rsidR="00D36AA0">
          <w:rPr>
            <w:noProof/>
            <w:webHidden/>
          </w:rPr>
          <w:t>44</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10" w:history="1">
        <w:r w:rsidR="00CC1119" w:rsidRPr="00B21B23">
          <w:rPr>
            <w:rStyle w:val="a3"/>
            <w:noProof/>
          </w:rPr>
          <w:t>3.6.9.9.</w:t>
        </w:r>
        <w:r w:rsidR="00CC1119">
          <w:rPr>
            <w:rFonts w:asciiTheme="minorHAnsi" w:eastAsiaTheme="minorEastAsia" w:hAnsiTheme="minorHAnsi" w:cstheme="minorBidi"/>
            <w:noProof/>
            <w:szCs w:val="22"/>
          </w:rPr>
          <w:tab/>
        </w:r>
        <w:r w:rsidR="00CC1119" w:rsidRPr="00B21B23">
          <w:rPr>
            <w:rStyle w:val="a3"/>
            <w:noProof/>
          </w:rPr>
          <w:t>Command Buttons</w:t>
        </w:r>
        <w:r w:rsidR="00CC1119">
          <w:rPr>
            <w:noProof/>
            <w:webHidden/>
          </w:rPr>
          <w:tab/>
        </w:r>
        <w:r w:rsidR="00CC1119">
          <w:rPr>
            <w:noProof/>
            <w:webHidden/>
          </w:rPr>
          <w:fldChar w:fldCharType="begin"/>
        </w:r>
        <w:r w:rsidR="00CC1119">
          <w:rPr>
            <w:noProof/>
            <w:webHidden/>
          </w:rPr>
          <w:instrText xml:space="preserve"> PAGEREF _Toc453071710 \h </w:instrText>
        </w:r>
        <w:r w:rsidR="00CC1119">
          <w:rPr>
            <w:noProof/>
            <w:webHidden/>
          </w:rPr>
        </w:r>
        <w:r w:rsidR="00CC1119">
          <w:rPr>
            <w:noProof/>
            <w:webHidden/>
          </w:rPr>
          <w:fldChar w:fldCharType="separate"/>
        </w:r>
        <w:r w:rsidR="00D36AA0">
          <w:rPr>
            <w:noProof/>
            <w:webHidden/>
          </w:rPr>
          <w:t>45</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11" w:history="1">
        <w:r w:rsidR="00CC1119" w:rsidRPr="00B21B23">
          <w:rPr>
            <w:rStyle w:val="a3"/>
            <w:noProof/>
          </w:rPr>
          <w:t>3.6.10.</w:t>
        </w:r>
        <w:r w:rsidR="00CC1119">
          <w:rPr>
            <w:rFonts w:asciiTheme="minorHAnsi" w:eastAsiaTheme="minorEastAsia" w:hAnsiTheme="minorHAnsi" w:cstheme="minorBidi"/>
            <w:noProof/>
            <w:szCs w:val="22"/>
          </w:rPr>
          <w:tab/>
        </w:r>
        <w:r w:rsidR="00CC1119" w:rsidRPr="00B21B23">
          <w:rPr>
            <w:rStyle w:val="a3"/>
            <w:noProof/>
          </w:rPr>
          <w:t>RichEditor</w:t>
        </w:r>
        <w:r w:rsidR="00CC1119">
          <w:rPr>
            <w:noProof/>
            <w:webHidden/>
          </w:rPr>
          <w:tab/>
        </w:r>
        <w:r w:rsidR="00CC1119">
          <w:rPr>
            <w:noProof/>
            <w:webHidden/>
          </w:rPr>
          <w:fldChar w:fldCharType="begin"/>
        </w:r>
        <w:r w:rsidR="00CC1119">
          <w:rPr>
            <w:noProof/>
            <w:webHidden/>
          </w:rPr>
          <w:instrText xml:space="preserve"> PAGEREF _Toc453071711 \h </w:instrText>
        </w:r>
        <w:r w:rsidR="00CC1119">
          <w:rPr>
            <w:noProof/>
            <w:webHidden/>
          </w:rPr>
        </w:r>
        <w:r w:rsidR="00CC1119">
          <w:rPr>
            <w:noProof/>
            <w:webHidden/>
          </w:rPr>
          <w:fldChar w:fldCharType="separate"/>
        </w:r>
        <w:r w:rsidR="00D36AA0">
          <w:rPr>
            <w:noProof/>
            <w:webHidden/>
          </w:rPr>
          <w:t>45</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712" w:history="1">
        <w:r w:rsidR="00CC1119" w:rsidRPr="00B21B23">
          <w:rPr>
            <w:rStyle w:val="a3"/>
            <w:noProof/>
          </w:rPr>
          <w:t>3.7.</w:t>
        </w:r>
        <w:r w:rsidR="00CC1119">
          <w:rPr>
            <w:rFonts w:asciiTheme="minorHAnsi" w:eastAsiaTheme="minorEastAsia" w:hAnsiTheme="minorHAnsi" w:cstheme="minorBidi"/>
            <w:noProof/>
            <w:szCs w:val="22"/>
          </w:rPr>
          <w:tab/>
        </w:r>
        <w:r w:rsidR="00CC1119" w:rsidRPr="00B21B23">
          <w:rPr>
            <w:rStyle w:val="a3"/>
            <w:noProof/>
          </w:rPr>
          <w:t>List related</w:t>
        </w:r>
        <w:r w:rsidR="00CC1119">
          <w:rPr>
            <w:noProof/>
            <w:webHidden/>
          </w:rPr>
          <w:tab/>
        </w:r>
        <w:r w:rsidR="00CC1119">
          <w:rPr>
            <w:noProof/>
            <w:webHidden/>
          </w:rPr>
          <w:fldChar w:fldCharType="begin"/>
        </w:r>
        <w:r w:rsidR="00CC1119">
          <w:rPr>
            <w:noProof/>
            <w:webHidden/>
          </w:rPr>
          <w:instrText xml:space="preserve"> PAGEREF _Toc453071712 \h </w:instrText>
        </w:r>
        <w:r w:rsidR="00CC1119">
          <w:rPr>
            <w:noProof/>
            <w:webHidden/>
          </w:rPr>
        </w:r>
        <w:r w:rsidR="00CC1119">
          <w:rPr>
            <w:noProof/>
            <w:webHidden/>
          </w:rPr>
          <w:fldChar w:fldCharType="separate"/>
        </w:r>
        <w:r w:rsidR="00D36AA0">
          <w:rPr>
            <w:noProof/>
            <w:webHidden/>
          </w:rPr>
          <w:t>46</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13" w:history="1">
        <w:r w:rsidR="00CC1119" w:rsidRPr="00B21B23">
          <w:rPr>
            <w:rStyle w:val="a3"/>
            <w:noProof/>
          </w:rPr>
          <w:t>3.7.1.</w:t>
        </w:r>
        <w:r w:rsidR="00CC1119">
          <w:rPr>
            <w:rFonts w:asciiTheme="minorHAnsi" w:eastAsiaTheme="minorEastAsia" w:hAnsiTheme="minorHAnsi" w:cstheme="minorBidi"/>
            <w:noProof/>
            <w:szCs w:val="22"/>
          </w:rPr>
          <w:tab/>
        </w:r>
        <w:r w:rsidR="00CC1119" w:rsidRPr="00B21B23">
          <w:rPr>
            <w:rStyle w:val="a3"/>
            <w:noProof/>
          </w:rPr>
          <w:t>A Simple one</w:t>
        </w:r>
        <w:r w:rsidR="00CC1119">
          <w:rPr>
            <w:noProof/>
            <w:webHidden/>
          </w:rPr>
          <w:tab/>
        </w:r>
        <w:r w:rsidR="00CC1119">
          <w:rPr>
            <w:noProof/>
            <w:webHidden/>
          </w:rPr>
          <w:fldChar w:fldCharType="begin"/>
        </w:r>
        <w:r w:rsidR="00CC1119">
          <w:rPr>
            <w:noProof/>
            <w:webHidden/>
          </w:rPr>
          <w:instrText xml:space="preserve"> PAGEREF _Toc453071713 \h </w:instrText>
        </w:r>
        <w:r w:rsidR="00CC1119">
          <w:rPr>
            <w:noProof/>
            <w:webHidden/>
          </w:rPr>
        </w:r>
        <w:r w:rsidR="00CC1119">
          <w:rPr>
            <w:noProof/>
            <w:webHidden/>
          </w:rPr>
          <w:fldChar w:fldCharType="separate"/>
        </w:r>
        <w:r w:rsidR="00D36AA0">
          <w:rPr>
            <w:noProof/>
            <w:webHidden/>
          </w:rPr>
          <w:t>46</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14" w:history="1">
        <w:r w:rsidR="00CC1119" w:rsidRPr="00B21B23">
          <w:rPr>
            <w:rStyle w:val="a3"/>
            <w:noProof/>
          </w:rPr>
          <w:t>3.7.2.</w:t>
        </w:r>
        <w:r w:rsidR="00CC1119">
          <w:rPr>
            <w:rFonts w:asciiTheme="minorHAnsi" w:eastAsiaTheme="minorEastAsia" w:hAnsiTheme="minorHAnsi" w:cstheme="minorBidi"/>
            <w:noProof/>
            <w:szCs w:val="22"/>
          </w:rPr>
          <w:tab/>
        </w:r>
        <w:r w:rsidR="00CC1119" w:rsidRPr="00B21B23">
          <w:rPr>
            <w:rStyle w:val="a3"/>
            <w:noProof/>
          </w:rPr>
          <w:t>A little bit complicated</w:t>
        </w:r>
        <w:r w:rsidR="00CC1119">
          <w:rPr>
            <w:noProof/>
            <w:webHidden/>
          </w:rPr>
          <w:tab/>
        </w:r>
        <w:r w:rsidR="00CC1119">
          <w:rPr>
            <w:noProof/>
            <w:webHidden/>
          </w:rPr>
          <w:fldChar w:fldCharType="begin"/>
        </w:r>
        <w:r w:rsidR="00CC1119">
          <w:rPr>
            <w:noProof/>
            <w:webHidden/>
          </w:rPr>
          <w:instrText xml:space="preserve"> PAGEREF _Toc453071714 \h </w:instrText>
        </w:r>
        <w:r w:rsidR="00CC1119">
          <w:rPr>
            <w:noProof/>
            <w:webHidden/>
          </w:rPr>
        </w:r>
        <w:r w:rsidR="00CC1119">
          <w:rPr>
            <w:noProof/>
            <w:webHidden/>
          </w:rPr>
          <w:fldChar w:fldCharType="separate"/>
        </w:r>
        <w:r w:rsidR="00D36AA0">
          <w:rPr>
            <w:noProof/>
            <w:webHidden/>
          </w:rPr>
          <w:t>47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15" w:history="1">
        <w:r w:rsidR="00CC1119" w:rsidRPr="00B21B23">
          <w:rPr>
            <w:rStyle w:val="a3"/>
            <w:noProof/>
          </w:rPr>
          <w:t>3.7.3.</w:t>
        </w:r>
        <w:r w:rsidR="00CC1119">
          <w:rPr>
            <w:rFonts w:asciiTheme="minorHAnsi" w:eastAsiaTheme="minorEastAsia" w:hAnsiTheme="minorHAnsi" w:cstheme="minorBidi"/>
            <w:noProof/>
            <w:szCs w:val="22"/>
          </w:rPr>
          <w:tab/>
        </w:r>
        <w:r w:rsidR="00CC1119" w:rsidRPr="00B21B23">
          <w:rPr>
            <w:rStyle w:val="a3"/>
            <w:noProof/>
          </w:rPr>
          <w:t>RadioBox</w:t>
        </w:r>
        <w:r w:rsidR="00CC1119">
          <w:rPr>
            <w:noProof/>
            <w:webHidden/>
          </w:rPr>
          <w:tab/>
        </w:r>
        <w:r w:rsidR="00CC1119">
          <w:rPr>
            <w:noProof/>
            <w:webHidden/>
          </w:rPr>
          <w:fldChar w:fldCharType="begin"/>
        </w:r>
        <w:r w:rsidR="00CC1119">
          <w:rPr>
            <w:noProof/>
            <w:webHidden/>
          </w:rPr>
          <w:instrText xml:space="preserve"> PAGEREF _Toc453071715 \h </w:instrText>
        </w:r>
        <w:r w:rsidR="00CC1119">
          <w:rPr>
            <w:noProof/>
            <w:webHidden/>
          </w:rPr>
        </w:r>
        <w:r w:rsidR="00CC1119">
          <w:rPr>
            <w:noProof/>
            <w:webHidden/>
          </w:rPr>
          <w:fldChar w:fldCharType="separate"/>
        </w:r>
        <w:r w:rsidR="00D36AA0">
          <w:rPr>
            <w:noProof/>
            <w:webHidden/>
          </w:rPr>
          <w:t>48</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16" w:history="1">
        <w:r w:rsidR="00CC1119" w:rsidRPr="00B21B23">
          <w:rPr>
            <w:rStyle w:val="a3"/>
            <w:noProof/>
          </w:rPr>
          <w:t>3.7.4.</w:t>
        </w:r>
        <w:r w:rsidR="00CC1119">
          <w:rPr>
            <w:rFonts w:asciiTheme="minorHAnsi" w:eastAsiaTheme="minorEastAsia" w:hAnsiTheme="minorHAnsi" w:cstheme="minorBidi"/>
            <w:noProof/>
            <w:szCs w:val="22"/>
          </w:rPr>
          <w:tab/>
        </w:r>
        <w:r w:rsidR="00CC1119" w:rsidRPr="00B21B23">
          <w:rPr>
            <w:rStyle w:val="a3"/>
            <w:noProof/>
          </w:rPr>
          <w:t>IconList and Gallery</w:t>
        </w:r>
        <w:r w:rsidR="00CC1119">
          <w:rPr>
            <w:noProof/>
            <w:webHidden/>
          </w:rPr>
          <w:tab/>
        </w:r>
        <w:r w:rsidR="00CC1119">
          <w:rPr>
            <w:noProof/>
            <w:webHidden/>
          </w:rPr>
          <w:fldChar w:fldCharType="begin"/>
        </w:r>
        <w:r w:rsidR="00CC1119">
          <w:rPr>
            <w:noProof/>
            <w:webHidden/>
          </w:rPr>
          <w:instrText xml:space="preserve"> PAGEREF _Toc453071716 \h </w:instrText>
        </w:r>
        <w:r w:rsidR="00CC1119">
          <w:rPr>
            <w:noProof/>
            <w:webHidden/>
          </w:rPr>
        </w:r>
        <w:r w:rsidR="00CC1119">
          <w:rPr>
            <w:noProof/>
            <w:webHidden/>
          </w:rPr>
          <w:fldChar w:fldCharType="separate"/>
        </w:r>
        <w:r w:rsidR="00D36AA0">
          <w:rPr>
            <w:noProof/>
            <w:webHidden/>
          </w:rPr>
          <w:t>48</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17" w:history="1">
        <w:r w:rsidR="00CC1119" w:rsidRPr="00B21B23">
          <w:rPr>
            <w:rStyle w:val="a3"/>
            <w:noProof/>
          </w:rPr>
          <w:t>3.7.5.</w:t>
        </w:r>
        <w:r w:rsidR="00CC1119">
          <w:rPr>
            <w:rFonts w:asciiTheme="minorHAnsi" w:eastAsiaTheme="minorEastAsia" w:hAnsiTheme="minorHAnsi" w:cstheme="minorBidi"/>
            <w:noProof/>
            <w:szCs w:val="22"/>
          </w:rPr>
          <w:tab/>
        </w:r>
        <w:r w:rsidR="00CC1119" w:rsidRPr="00B21B23">
          <w:rPr>
            <w:rStyle w:val="a3"/>
            <w:noProof/>
          </w:rPr>
          <w:t>Item selection</w:t>
        </w:r>
        <w:r w:rsidR="00CC1119">
          <w:rPr>
            <w:noProof/>
            <w:webHidden/>
          </w:rPr>
          <w:tab/>
        </w:r>
        <w:r w:rsidR="00CC1119">
          <w:rPr>
            <w:noProof/>
            <w:webHidden/>
          </w:rPr>
          <w:fldChar w:fldCharType="begin"/>
        </w:r>
        <w:r w:rsidR="00CC1119">
          <w:rPr>
            <w:noProof/>
            <w:webHidden/>
          </w:rPr>
          <w:instrText xml:space="preserve"> PAGEREF _Toc453071717 \h </w:instrText>
        </w:r>
        <w:r w:rsidR="00CC1119">
          <w:rPr>
            <w:noProof/>
            <w:webHidden/>
          </w:rPr>
        </w:r>
        <w:r w:rsidR="00CC1119">
          <w:rPr>
            <w:noProof/>
            <w:webHidden/>
          </w:rPr>
          <w:fldChar w:fldCharType="separate"/>
        </w:r>
        <w:r w:rsidR="00D36AA0">
          <w:rPr>
            <w:noProof/>
            <w:webHidden/>
          </w:rPr>
          <w:t>49</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18" w:history="1">
        <w:r w:rsidR="00CC1119" w:rsidRPr="00B21B23">
          <w:rPr>
            <w:rStyle w:val="a3"/>
            <w:noProof/>
          </w:rPr>
          <w:t>3.7.6.</w:t>
        </w:r>
        <w:r w:rsidR="00CC1119">
          <w:rPr>
            <w:rFonts w:asciiTheme="minorHAnsi" w:eastAsiaTheme="minorEastAsia" w:hAnsiTheme="minorHAnsi" w:cstheme="minorBidi"/>
            <w:noProof/>
            <w:szCs w:val="22"/>
          </w:rPr>
          <w:tab/>
        </w:r>
        <w:r w:rsidR="00CC1119" w:rsidRPr="00B21B23">
          <w:rPr>
            <w:rStyle w:val="a3"/>
            <w:noProof/>
          </w:rPr>
          <w:t>Container related</w:t>
        </w:r>
        <w:r w:rsidR="00CC1119">
          <w:rPr>
            <w:noProof/>
            <w:webHidden/>
          </w:rPr>
          <w:tab/>
        </w:r>
        <w:r w:rsidR="00CC1119">
          <w:rPr>
            <w:noProof/>
            <w:webHidden/>
          </w:rPr>
          <w:fldChar w:fldCharType="begin"/>
        </w:r>
        <w:r w:rsidR="00CC1119">
          <w:rPr>
            <w:noProof/>
            <w:webHidden/>
          </w:rPr>
          <w:instrText xml:space="preserve"> PAGEREF _Toc453071718 \h </w:instrText>
        </w:r>
        <w:r w:rsidR="00CC1119">
          <w:rPr>
            <w:noProof/>
            <w:webHidden/>
          </w:rPr>
        </w:r>
        <w:r w:rsidR="00CC1119">
          <w:rPr>
            <w:noProof/>
            <w:webHidden/>
          </w:rPr>
          <w:fldChar w:fldCharType="separate"/>
        </w:r>
        <w:r w:rsidR="00D36AA0">
          <w:rPr>
            <w:noProof/>
            <w:webHidden/>
          </w:rPr>
          <w:t>49</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19" w:history="1">
        <w:r w:rsidR="00CC1119" w:rsidRPr="00B21B23">
          <w:rPr>
            <w:rStyle w:val="a3"/>
            <w:noProof/>
          </w:rPr>
          <w:t>3.7.7.</w:t>
        </w:r>
        <w:r w:rsidR="00CC1119">
          <w:rPr>
            <w:rFonts w:asciiTheme="minorHAnsi" w:eastAsiaTheme="minorEastAsia" w:hAnsiTheme="minorHAnsi" w:cstheme="minorBidi"/>
            <w:noProof/>
            <w:szCs w:val="22"/>
          </w:rPr>
          <w:tab/>
        </w:r>
        <w:r w:rsidR="00CC1119" w:rsidRPr="00B21B23">
          <w:rPr>
            <w:rStyle w:val="a3"/>
            <w:noProof/>
          </w:rPr>
          <w:t>Pane and Panel</w:t>
        </w:r>
        <w:r w:rsidR="00CC1119">
          <w:rPr>
            <w:noProof/>
            <w:webHidden/>
          </w:rPr>
          <w:tab/>
        </w:r>
        <w:r w:rsidR="00CC1119">
          <w:rPr>
            <w:noProof/>
            <w:webHidden/>
          </w:rPr>
          <w:fldChar w:fldCharType="begin"/>
        </w:r>
        <w:r w:rsidR="00CC1119">
          <w:rPr>
            <w:noProof/>
            <w:webHidden/>
          </w:rPr>
          <w:instrText xml:space="preserve"> PAGEREF _Toc453071719 \h </w:instrText>
        </w:r>
        <w:r w:rsidR="00CC1119">
          <w:rPr>
            <w:noProof/>
            <w:webHidden/>
          </w:rPr>
        </w:r>
        <w:r w:rsidR="00CC1119">
          <w:rPr>
            <w:noProof/>
            <w:webHidden/>
          </w:rPr>
          <w:fldChar w:fldCharType="separate"/>
        </w:r>
        <w:r w:rsidR="00D36AA0">
          <w:rPr>
            <w:noProof/>
            <w:webHidden/>
          </w:rPr>
          <w:t>50</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20" w:history="1">
        <w:r w:rsidR="00CC1119" w:rsidRPr="00B21B23">
          <w:rPr>
            <w:rStyle w:val="a3"/>
            <w:noProof/>
          </w:rPr>
          <w:t>3.7.8.</w:t>
        </w:r>
        <w:r w:rsidR="00CC1119">
          <w:rPr>
            <w:rFonts w:asciiTheme="minorHAnsi" w:eastAsiaTheme="minorEastAsia" w:hAnsiTheme="minorHAnsi" w:cstheme="minorBidi"/>
            <w:noProof/>
            <w:szCs w:val="22"/>
          </w:rPr>
          <w:tab/>
        </w:r>
        <w:r w:rsidR="00CC1119" w:rsidRPr="00B21B23">
          <w:rPr>
            <w:rStyle w:val="a3"/>
            <w:noProof/>
          </w:rPr>
          <w:t>Block</w:t>
        </w:r>
        <w:r w:rsidR="00CC1119">
          <w:rPr>
            <w:noProof/>
            <w:webHidden/>
          </w:rPr>
          <w:tab/>
        </w:r>
        <w:r w:rsidR="00CC1119">
          <w:rPr>
            <w:noProof/>
            <w:webHidden/>
          </w:rPr>
          <w:fldChar w:fldCharType="begin"/>
        </w:r>
        <w:r w:rsidR="00CC1119">
          <w:rPr>
            <w:noProof/>
            <w:webHidden/>
          </w:rPr>
          <w:instrText xml:space="preserve"> PAGEREF _Toc453071720 \h </w:instrText>
        </w:r>
        <w:r w:rsidR="00CC1119">
          <w:rPr>
            <w:noProof/>
            <w:webHidden/>
          </w:rPr>
        </w:r>
        <w:r w:rsidR="00CC1119">
          <w:rPr>
            <w:noProof/>
            <w:webHidden/>
          </w:rPr>
          <w:fldChar w:fldCharType="separate"/>
        </w:r>
        <w:r w:rsidR="00D36AA0">
          <w:rPr>
            <w:noProof/>
            <w:webHidden/>
          </w:rPr>
          <w:t>51</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721" w:history="1">
        <w:r w:rsidR="00CC1119" w:rsidRPr="00B21B23">
          <w:rPr>
            <w:rStyle w:val="a3"/>
            <w:noProof/>
          </w:rPr>
          <w:t>3.8.</w:t>
        </w:r>
        <w:r w:rsidR="00CC1119">
          <w:rPr>
            <w:rFonts w:asciiTheme="minorHAnsi" w:eastAsiaTheme="minorEastAsia" w:hAnsiTheme="minorHAnsi" w:cstheme="minorBidi"/>
            <w:noProof/>
            <w:szCs w:val="22"/>
          </w:rPr>
          <w:tab/>
        </w:r>
        <w:r w:rsidR="00CC1119" w:rsidRPr="00B21B23">
          <w:rPr>
            <w:rStyle w:val="a3"/>
            <w:noProof/>
          </w:rPr>
          <w:t>Dialog related</w:t>
        </w:r>
        <w:r w:rsidR="00CC1119">
          <w:rPr>
            <w:noProof/>
            <w:webHidden/>
          </w:rPr>
          <w:tab/>
        </w:r>
        <w:r w:rsidR="00CC1119">
          <w:rPr>
            <w:noProof/>
            <w:webHidden/>
          </w:rPr>
          <w:fldChar w:fldCharType="begin"/>
        </w:r>
        <w:r w:rsidR="00CC1119">
          <w:rPr>
            <w:noProof/>
            <w:webHidden/>
          </w:rPr>
          <w:instrText xml:space="preserve"> PAGEREF _Toc453071721 \h </w:instrText>
        </w:r>
        <w:r w:rsidR="00CC1119">
          <w:rPr>
            <w:noProof/>
            <w:webHidden/>
          </w:rPr>
        </w:r>
        <w:r w:rsidR="00CC1119">
          <w:rPr>
            <w:noProof/>
            <w:webHidden/>
          </w:rPr>
          <w:fldChar w:fldCharType="separate"/>
        </w:r>
        <w:r w:rsidR="00D36AA0">
          <w:rPr>
            <w:noProof/>
            <w:webHidden/>
          </w:rPr>
          <w:t>51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22" w:history="1">
        <w:r w:rsidR="00CC1119" w:rsidRPr="00B21B23">
          <w:rPr>
            <w:rStyle w:val="a3"/>
            <w:noProof/>
          </w:rPr>
          <w:t>3.8.1.</w:t>
        </w:r>
        <w:r w:rsidR="00CC1119">
          <w:rPr>
            <w:rFonts w:asciiTheme="minorHAnsi" w:eastAsiaTheme="minorEastAsia" w:hAnsiTheme="minorHAnsi" w:cstheme="minorBidi"/>
            <w:noProof/>
            <w:szCs w:val="22"/>
          </w:rPr>
          <w:tab/>
        </w:r>
        <w:r w:rsidR="00CC1119" w:rsidRPr="00B21B23">
          <w:rPr>
            <w:rStyle w:val="a3"/>
            <w:noProof/>
          </w:rPr>
          <w:t>Normal state</w:t>
        </w:r>
        <w:r w:rsidR="00CC1119">
          <w:rPr>
            <w:noProof/>
            <w:webHidden/>
          </w:rPr>
          <w:tab/>
        </w:r>
        <w:r w:rsidR="00CC1119">
          <w:rPr>
            <w:noProof/>
            <w:webHidden/>
          </w:rPr>
          <w:fldChar w:fldCharType="begin"/>
        </w:r>
        <w:r w:rsidR="00CC1119">
          <w:rPr>
            <w:noProof/>
            <w:webHidden/>
          </w:rPr>
          <w:instrText xml:space="preserve"> PAGEREF _Toc453071722 \h </w:instrText>
        </w:r>
        <w:r w:rsidR="00CC1119">
          <w:rPr>
            <w:noProof/>
            <w:webHidden/>
          </w:rPr>
        </w:r>
        <w:r w:rsidR="00CC1119">
          <w:rPr>
            <w:noProof/>
            <w:webHidden/>
          </w:rPr>
          <w:fldChar w:fldCharType="separate"/>
        </w:r>
        <w:r w:rsidR="00D36AA0">
          <w:rPr>
            <w:noProof/>
            <w:webHidden/>
          </w:rPr>
          <w:t>51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23" w:history="1">
        <w:r w:rsidR="00CC1119" w:rsidRPr="00B21B23">
          <w:rPr>
            <w:rStyle w:val="a3"/>
            <w:noProof/>
          </w:rPr>
          <w:t>3.8.2.</w:t>
        </w:r>
        <w:r w:rsidR="00CC1119">
          <w:rPr>
            <w:rFonts w:asciiTheme="minorHAnsi" w:eastAsiaTheme="minorEastAsia" w:hAnsiTheme="minorHAnsi" w:cstheme="minorBidi"/>
            <w:noProof/>
            <w:szCs w:val="22"/>
          </w:rPr>
          <w:tab/>
        </w:r>
        <w:r w:rsidR="00CC1119" w:rsidRPr="00B21B23">
          <w:rPr>
            <w:rStyle w:val="a3"/>
            <w:noProof/>
          </w:rPr>
          <w:t>Min and Max status</w:t>
        </w:r>
        <w:r w:rsidR="00CC1119">
          <w:rPr>
            <w:noProof/>
            <w:webHidden/>
          </w:rPr>
          <w:tab/>
        </w:r>
        <w:r w:rsidR="00CC1119">
          <w:rPr>
            <w:noProof/>
            <w:webHidden/>
          </w:rPr>
          <w:fldChar w:fldCharType="begin"/>
        </w:r>
        <w:r w:rsidR="00CC1119">
          <w:rPr>
            <w:noProof/>
            <w:webHidden/>
          </w:rPr>
          <w:instrText xml:space="preserve"> PAGEREF _Toc453071723 \h </w:instrText>
        </w:r>
        <w:r w:rsidR="00CC1119">
          <w:rPr>
            <w:noProof/>
            <w:webHidden/>
          </w:rPr>
        </w:r>
        <w:r w:rsidR="00CC1119">
          <w:rPr>
            <w:noProof/>
            <w:webHidden/>
          </w:rPr>
          <w:fldChar w:fldCharType="separate"/>
        </w:r>
        <w:r w:rsidR="00D36AA0">
          <w:rPr>
            <w:noProof/>
            <w:webHidden/>
          </w:rPr>
          <w:t>53</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24" w:history="1">
        <w:r w:rsidR="00CC1119" w:rsidRPr="00B21B23">
          <w:rPr>
            <w:rStyle w:val="a3"/>
            <w:noProof/>
          </w:rPr>
          <w:t>3.8.3.</w:t>
        </w:r>
        <w:r w:rsidR="00CC1119">
          <w:rPr>
            <w:rFonts w:asciiTheme="minorHAnsi" w:eastAsiaTheme="minorEastAsia" w:hAnsiTheme="minorHAnsi" w:cstheme="minorBidi"/>
            <w:noProof/>
            <w:szCs w:val="22"/>
          </w:rPr>
          <w:tab/>
        </w:r>
        <w:r w:rsidR="00CC1119" w:rsidRPr="00B21B23">
          <w:rPr>
            <w:rStyle w:val="a3"/>
            <w:noProof/>
          </w:rPr>
          <w:t>Modal Mode</w:t>
        </w:r>
        <w:r w:rsidR="00CC1119">
          <w:rPr>
            <w:noProof/>
            <w:webHidden/>
          </w:rPr>
          <w:tab/>
        </w:r>
        <w:r w:rsidR="00CC1119">
          <w:rPr>
            <w:noProof/>
            <w:webHidden/>
          </w:rPr>
          <w:fldChar w:fldCharType="begin"/>
        </w:r>
        <w:r w:rsidR="00CC1119">
          <w:rPr>
            <w:noProof/>
            <w:webHidden/>
          </w:rPr>
          <w:instrText xml:space="preserve"> PAGEREF _Toc453071724 \h </w:instrText>
        </w:r>
        <w:r w:rsidR="00CC1119">
          <w:rPr>
            <w:noProof/>
            <w:webHidden/>
          </w:rPr>
        </w:r>
        <w:r w:rsidR="00CC1119">
          <w:rPr>
            <w:noProof/>
            <w:webHidden/>
          </w:rPr>
          <w:fldChar w:fldCharType="separate"/>
        </w:r>
        <w:r w:rsidR="00D36AA0">
          <w:rPr>
            <w:noProof/>
            <w:webHidden/>
          </w:rPr>
          <w:t>53</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725" w:history="1">
        <w:r w:rsidR="00CC1119" w:rsidRPr="00B21B23">
          <w:rPr>
            <w:rStyle w:val="a3"/>
            <w:noProof/>
          </w:rPr>
          <w:t>3.9.</w:t>
        </w:r>
        <w:r w:rsidR="00CC1119">
          <w:rPr>
            <w:rFonts w:asciiTheme="minorHAnsi" w:eastAsiaTheme="minorEastAsia" w:hAnsiTheme="minorHAnsi" w:cstheme="minorBidi"/>
            <w:noProof/>
            <w:szCs w:val="22"/>
          </w:rPr>
          <w:tab/>
        </w:r>
        <w:r w:rsidR="00CC1119" w:rsidRPr="00B21B23">
          <w:rPr>
            <w:rStyle w:val="a3"/>
            <w:noProof/>
          </w:rPr>
          <w:t>Layout Control</w:t>
        </w:r>
        <w:r w:rsidR="00CC1119">
          <w:rPr>
            <w:noProof/>
            <w:webHidden/>
          </w:rPr>
          <w:tab/>
        </w:r>
        <w:r w:rsidR="00CC1119">
          <w:rPr>
            <w:noProof/>
            <w:webHidden/>
          </w:rPr>
          <w:fldChar w:fldCharType="begin"/>
        </w:r>
        <w:r w:rsidR="00CC1119">
          <w:rPr>
            <w:noProof/>
            <w:webHidden/>
          </w:rPr>
          <w:instrText xml:space="preserve"> PAGEREF _Toc453071725 \h </w:instrText>
        </w:r>
        <w:r w:rsidR="00CC1119">
          <w:rPr>
            <w:noProof/>
            <w:webHidden/>
          </w:rPr>
        </w:r>
        <w:r w:rsidR="00CC1119">
          <w:rPr>
            <w:noProof/>
            <w:webHidden/>
          </w:rPr>
          <w:fldChar w:fldCharType="separate"/>
        </w:r>
        <w:r w:rsidR="00D36AA0">
          <w:rPr>
            <w:noProof/>
            <w:webHidden/>
          </w:rPr>
          <w:t>54</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726" w:history="1">
        <w:r w:rsidR="00CC1119" w:rsidRPr="00B21B23">
          <w:rPr>
            <w:rStyle w:val="a3"/>
            <w:noProof/>
          </w:rPr>
          <w:t>3.10.</w:t>
        </w:r>
        <w:r w:rsidR="00CC1119">
          <w:rPr>
            <w:rFonts w:asciiTheme="minorHAnsi" w:eastAsiaTheme="minorEastAsia" w:hAnsiTheme="minorHAnsi" w:cstheme="minorBidi"/>
            <w:noProof/>
            <w:szCs w:val="22"/>
          </w:rPr>
          <w:tab/>
        </w:r>
        <w:r w:rsidR="00CC1119" w:rsidRPr="00B21B23">
          <w:rPr>
            <w:rStyle w:val="a3"/>
            <w:noProof/>
          </w:rPr>
          <w:t>Multi-pages Controls</w:t>
        </w:r>
        <w:r w:rsidR="00CC1119">
          <w:rPr>
            <w:noProof/>
            <w:webHidden/>
          </w:rPr>
          <w:tab/>
        </w:r>
        <w:r w:rsidR="00CC1119">
          <w:rPr>
            <w:noProof/>
            <w:webHidden/>
          </w:rPr>
          <w:fldChar w:fldCharType="begin"/>
        </w:r>
        <w:r w:rsidR="00CC1119">
          <w:rPr>
            <w:noProof/>
            <w:webHidden/>
          </w:rPr>
          <w:instrText xml:space="preserve"> PAGEREF _Toc453071726 \h </w:instrText>
        </w:r>
        <w:r w:rsidR="00CC1119">
          <w:rPr>
            <w:noProof/>
            <w:webHidden/>
          </w:rPr>
        </w:r>
        <w:r w:rsidR="00CC1119">
          <w:rPr>
            <w:noProof/>
            <w:webHidden/>
          </w:rPr>
          <w:fldChar w:fldCharType="separate"/>
        </w:r>
        <w:r w:rsidR="00D36AA0">
          <w:rPr>
            <w:noProof/>
            <w:webHidden/>
          </w:rPr>
          <w:t>55</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27" w:history="1">
        <w:r w:rsidR="00CC1119" w:rsidRPr="00B21B23">
          <w:rPr>
            <w:rStyle w:val="a3"/>
            <w:noProof/>
          </w:rPr>
          <w:t>3.10.1.</w:t>
        </w:r>
        <w:r w:rsidR="00CC1119">
          <w:rPr>
            <w:rFonts w:asciiTheme="minorHAnsi" w:eastAsiaTheme="minorEastAsia" w:hAnsiTheme="minorHAnsi" w:cstheme="minorBidi"/>
            <w:noProof/>
            <w:szCs w:val="22"/>
          </w:rPr>
          <w:tab/>
        </w:r>
        <w:r w:rsidR="00CC1119" w:rsidRPr="00B21B23">
          <w:rPr>
            <w:rStyle w:val="a3"/>
            <w:noProof/>
          </w:rPr>
          <w:t>noPanel property</w:t>
        </w:r>
        <w:r w:rsidR="00CC1119">
          <w:rPr>
            <w:noProof/>
            <w:webHidden/>
          </w:rPr>
          <w:tab/>
        </w:r>
        <w:r w:rsidR="00CC1119">
          <w:rPr>
            <w:noProof/>
            <w:webHidden/>
          </w:rPr>
          <w:fldChar w:fldCharType="begin"/>
        </w:r>
        <w:r w:rsidR="00CC1119">
          <w:rPr>
            <w:noProof/>
            <w:webHidden/>
          </w:rPr>
          <w:instrText xml:space="preserve"> PAGEREF _Toc453071727 \h </w:instrText>
        </w:r>
        <w:r w:rsidR="00CC1119">
          <w:rPr>
            <w:noProof/>
            <w:webHidden/>
          </w:rPr>
        </w:r>
        <w:r w:rsidR="00CC1119">
          <w:rPr>
            <w:noProof/>
            <w:webHidden/>
          </w:rPr>
          <w:fldChar w:fldCharType="separate"/>
        </w:r>
        <w:r w:rsidR="00D36AA0">
          <w:rPr>
            <w:noProof/>
            <w:webHidden/>
          </w:rPr>
          <w:t>56</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28" w:history="1">
        <w:r w:rsidR="00CC1119" w:rsidRPr="00B21B23">
          <w:rPr>
            <w:rStyle w:val="a3"/>
            <w:noProof/>
          </w:rPr>
          <w:t>3.10.2.</w:t>
        </w:r>
        <w:r w:rsidR="00CC1119">
          <w:rPr>
            <w:rFonts w:asciiTheme="minorHAnsi" w:eastAsiaTheme="minorEastAsia" w:hAnsiTheme="minorHAnsi" w:cstheme="minorBidi"/>
            <w:noProof/>
            <w:szCs w:val="22"/>
          </w:rPr>
          <w:tab/>
        </w:r>
        <w:r w:rsidR="00CC1119" w:rsidRPr="00B21B23">
          <w:rPr>
            <w:rStyle w:val="a3"/>
            <w:noProof/>
          </w:rPr>
          <w:t>ButtonViews types</w:t>
        </w:r>
        <w:r w:rsidR="00CC1119">
          <w:rPr>
            <w:noProof/>
            <w:webHidden/>
          </w:rPr>
          <w:tab/>
        </w:r>
        <w:r w:rsidR="00CC1119">
          <w:rPr>
            <w:noProof/>
            <w:webHidden/>
          </w:rPr>
          <w:fldChar w:fldCharType="begin"/>
        </w:r>
        <w:r w:rsidR="00CC1119">
          <w:rPr>
            <w:noProof/>
            <w:webHidden/>
          </w:rPr>
          <w:instrText xml:space="preserve"> PAGEREF _Toc453071728 \h </w:instrText>
        </w:r>
        <w:r w:rsidR="00CC1119">
          <w:rPr>
            <w:noProof/>
            <w:webHidden/>
          </w:rPr>
        </w:r>
        <w:r w:rsidR="00CC1119">
          <w:rPr>
            <w:noProof/>
            <w:webHidden/>
          </w:rPr>
          <w:fldChar w:fldCharType="separate"/>
        </w:r>
        <w:r w:rsidR="00D36AA0">
          <w:rPr>
            <w:noProof/>
            <w:webHidden/>
          </w:rPr>
          <w:t>57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29" w:history="1">
        <w:r w:rsidR="00CC1119" w:rsidRPr="00B21B23">
          <w:rPr>
            <w:rStyle w:val="a3"/>
            <w:noProof/>
          </w:rPr>
          <w:t>3.10.3.</w:t>
        </w:r>
        <w:r w:rsidR="00CC1119">
          <w:rPr>
            <w:rFonts w:asciiTheme="minorHAnsi" w:eastAsiaTheme="minorEastAsia" w:hAnsiTheme="minorHAnsi" w:cstheme="minorBidi"/>
            <w:noProof/>
            <w:szCs w:val="22"/>
          </w:rPr>
          <w:tab/>
        </w:r>
        <w:r w:rsidR="00CC1119" w:rsidRPr="00B21B23">
          <w:rPr>
            <w:rStyle w:val="a3"/>
            <w:noProof/>
          </w:rPr>
          <w:t>Page selection</w:t>
        </w:r>
        <w:r w:rsidR="00CC1119">
          <w:rPr>
            <w:noProof/>
            <w:webHidden/>
          </w:rPr>
          <w:tab/>
        </w:r>
        <w:r w:rsidR="00CC1119">
          <w:rPr>
            <w:noProof/>
            <w:webHidden/>
          </w:rPr>
          <w:fldChar w:fldCharType="begin"/>
        </w:r>
        <w:r w:rsidR="00CC1119">
          <w:rPr>
            <w:noProof/>
            <w:webHidden/>
          </w:rPr>
          <w:instrText xml:space="preserve"> PAGEREF _Toc453071729 \h </w:instrText>
        </w:r>
        <w:r w:rsidR="00CC1119">
          <w:rPr>
            <w:noProof/>
            <w:webHidden/>
          </w:rPr>
        </w:r>
        <w:r w:rsidR="00CC1119">
          <w:rPr>
            <w:noProof/>
            <w:webHidden/>
          </w:rPr>
          <w:fldChar w:fldCharType="separate"/>
        </w:r>
        <w:r w:rsidR="00D36AA0">
          <w:rPr>
            <w:noProof/>
            <w:webHidden/>
          </w:rPr>
          <w:t>57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30" w:history="1">
        <w:r w:rsidR="00CC1119" w:rsidRPr="00B21B23">
          <w:rPr>
            <w:rStyle w:val="a3"/>
            <w:noProof/>
          </w:rPr>
          <w:t>3.10.4.</w:t>
        </w:r>
        <w:r w:rsidR="00CC1119">
          <w:rPr>
            <w:rFonts w:asciiTheme="minorHAnsi" w:eastAsiaTheme="minorEastAsia" w:hAnsiTheme="minorHAnsi" w:cstheme="minorBidi"/>
            <w:noProof/>
            <w:szCs w:val="22"/>
          </w:rPr>
          <w:tab/>
        </w:r>
        <w:r w:rsidR="00CC1119" w:rsidRPr="00B21B23">
          <w:rPr>
            <w:rStyle w:val="a3"/>
            <w:noProof/>
          </w:rPr>
          <w:t>Pages</w:t>
        </w:r>
        <w:r w:rsidR="00CC1119">
          <w:rPr>
            <w:noProof/>
            <w:webHidden/>
          </w:rPr>
          <w:tab/>
        </w:r>
        <w:r w:rsidR="00CC1119">
          <w:rPr>
            <w:noProof/>
            <w:webHidden/>
          </w:rPr>
          <w:fldChar w:fldCharType="begin"/>
        </w:r>
        <w:r w:rsidR="00CC1119">
          <w:rPr>
            <w:noProof/>
            <w:webHidden/>
          </w:rPr>
          <w:instrText xml:space="preserve"> PAGEREF _Toc453071730 \h </w:instrText>
        </w:r>
        <w:r w:rsidR="00CC1119">
          <w:rPr>
            <w:noProof/>
            <w:webHidden/>
          </w:rPr>
        </w:r>
        <w:r w:rsidR="00CC1119">
          <w:rPr>
            <w:noProof/>
            <w:webHidden/>
          </w:rPr>
          <w:fldChar w:fldCharType="separate"/>
        </w:r>
        <w:r w:rsidR="00D36AA0">
          <w:rPr>
            <w:noProof/>
            <w:webHidden/>
          </w:rPr>
          <w:t>58</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31" w:history="1">
        <w:r w:rsidR="00CC1119" w:rsidRPr="00B21B23">
          <w:rPr>
            <w:rStyle w:val="a3"/>
            <w:noProof/>
          </w:rPr>
          <w:t>3.10.4.1.</w:t>
        </w:r>
        <w:r w:rsidR="00CC1119">
          <w:rPr>
            <w:rFonts w:asciiTheme="minorHAnsi" w:eastAsiaTheme="minorEastAsia" w:hAnsiTheme="minorHAnsi" w:cstheme="minorBidi"/>
            <w:noProof/>
            <w:szCs w:val="22"/>
          </w:rPr>
          <w:tab/>
        </w:r>
        <w:r w:rsidR="00CC1119" w:rsidRPr="00B21B23">
          <w:rPr>
            <w:rStyle w:val="a3"/>
            <w:noProof/>
          </w:rPr>
          <w:t>Close and options Button</w:t>
        </w:r>
        <w:r w:rsidR="00CC1119">
          <w:rPr>
            <w:noProof/>
            <w:webHidden/>
          </w:rPr>
          <w:tab/>
        </w:r>
        <w:r w:rsidR="00CC1119">
          <w:rPr>
            <w:noProof/>
            <w:webHidden/>
          </w:rPr>
          <w:fldChar w:fldCharType="begin"/>
        </w:r>
        <w:r w:rsidR="00CC1119">
          <w:rPr>
            <w:noProof/>
            <w:webHidden/>
          </w:rPr>
          <w:instrText xml:space="preserve"> PAGEREF _Toc453071731 \h </w:instrText>
        </w:r>
        <w:r w:rsidR="00CC1119">
          <w:rPr>
            <w:noProof/>
            <w:webHidden/>
          </w:rPr>
        </w:r>
        <w:r w:rsidR="00CC1119">
          <w:rPr>
            <w:noProof/>
            <w:webHidden/>
          </w:rPr>
          <w:fldChar w:fldCharType="separate"/>
        </w:r>
        <w:r w:rsidR="00D36AA0">
          <w:rPr>
            <w:noProof/>
            <w:webHidden/>
          </w:rPr>
          <w:t>58</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32" w:history="1">
        <w:r w:rsidR="00CC1119" w:rsidRPr="00B21B23">
          <w:rPr>
            <w:rStyle w:val="a3"/>
            <w:noProof/>
          </w:rPr>
          <w:t>3.10.4.2.</w:t>
        </w:r>
        <w:r w:rsidR="00CC1119">
          <w:rPr>
            <w:rFonts w:asciiTheme="minorHAnsi" w:eastAsiaTheme="minorEastAsia" w:hAnsiTheme="minorHAnsi" w:cstheme="minorBidi"/>
            <w:noProof/>
            <w:szCs w:val="22"/>
          </w:rPr>
          <w:tab/>
        </w:r>
        <w:r w:rsidR="00CC1119" w:rsidRPr="00B21B23">
          <w:rPr>
            <w:rStyle w:val="a3"/>
            <w:noProof/>
          </w:rPr>
          <w:t>Add/Remove Pages</w:t>
        </w:r>
        <w:r w:rsidR="00CC1119">
          <w:rPr>
            <w:noProof/>
            <w:webHidden/>
          </w:rPr>
          <w:tab/>
        </w:r>
        <w:r w:rsidR="00CC1119">
          <w:rPr>
            <w:noProof/>
            <w:webHidden/>
          </w:rPr>
          <w:fldChar w:fldCharType="begin"/>
        </w:r>
        <w:r w:rsidR="00CC1119">
          <w:rPr>
            <w:noProof/>
            <w:webHidden/>
          </w:rPr>
          <w:instrText xml:space="preserve"> PAGEREF _Toc453071732 \h </w:instrText>
        </w:r>
        <w:r w:rsidR="00CC1119">
          <w:rPr>
            <w:noProof/>
            <w:webHidden/>
          </w:rPr>
        </w:r>
        <w:r w:rsidR="00CC1119">
          <w:rPr>
            <w:noProof/>
            <w:webHidden/>
          </w:rPr>
          <w:fldChar w:fldCharType="separate"/>
        </w:r>
        <w:r w:rsidR="00D36AA0">
          <w:rPr>
            <w:noProof/>
            <w:webHidden/>
          </w:rPr>
          <w:t>60</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33" w:history="1">
        <w:r w:rsidR="00CC1119" w:rsidRPr="00B21B23">
          <w:rPr>
            <w:rStyle w:val="a3"/>
            <w:noProof/>
          </w:rPr>
          <w:t>3.10.5.</w:t>
        </w:r>
        <w:r w:rsidR="00CC1119">
          <w:rPr>
            <w:rFonts w:asciiTheme="minorHAnsi" w:eastAsiaTheme="minorEastAsia" w:hAnsiTheme="minorHAnsi" w:cstheme="minorBidi"/>
            <w:noProof/>
            <w:szCs w:val="22"/>
          </w:rPr>
          <w:tab/>
        </w:r>
        <w:r w:rsidR="00CC1119" w:rsidRPr="00B21B23">
          <w:rPr>
            <w:rStyle w:val="a3"/>
            <w:noProof/>
          </w:rPr>
          <w:t>Dynamic content loading</w:t>
        </w:r>
        <w:r w:rsidR="00CC1119">
          <w:rPr>
            <w:noProof/>
            <w:webHidden/>
          </w:rPr>
          <w:tab/>
        </w:r>
        <w:r w:rsidR="00CC1119">
          <w:rPr>
            <w:noProof/>
            <w:webHidden/>
          </w:rPr>
          <w:fldChar w:fldCharType="begin"/>
        </w:r>
        <w:r w:rsidR="00CC1119">
          <w:rPr>
            <w:noProof/>
            <w:webHidden/>
          </w:rPr>
          <w:instrText xml:space="preserve"> PAGEREF _Toc453071733 \h </w:instrText>
        </w:r>
        <w:r w:rsidR="00CC1119">
          <w:rPr>
            <w:noProof/>
            <w:webHidden/>
          </w:rPr>
        </w:r>
        <w:r w:rsidR="00CC1119">
          <w:rPr>
            <w:noProof/>
            <w:webHidden/>
          </w:rPr>
          <w:fldChar w:fldCharType="separate"/>
        </w:r>
        <w:r w:rsidR="00D36AA0">
          <w:rPr>
            <w:noProof/>
            <w:webHidden/>
          </w:rPr>
          <w:t>61</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34" w:history="1">
        <w:r w:rsidR="00CC1119" w:rsidRPr="00B21B23">
          <w:rPr>
            <w:rStyle w:val="a3"/>
            <w:noProof/>
          </w:rPr>
          <w:t>3.10.5.1.</w:t>
        </w:r>
        <w:r w:rsidR="00CC1119">
          <w:rPr>
            <w:rFonts w:asciiTheme="minorHAnsi" w:eastAsiaTheme="minorEastAsia" w:hAnsiTheme="minorHAnsi" w:cstheme="minorBidi"/>
            <w:noProof/>
            <w:szCs w:val="22"/>
          </w:rPr>
          <w:tab/>
        </w:r>
        <w:r w:rsidR="00CC1119" w:rsidRPr="00B21B23">
          <w:rPr>
            <w:rStyle w:val="a3"/>
            <w:noProof/>
          </w:rPr>
          <w:t>onIniPanelView</w:t>
        </w:r>
        <w:r w:rsidR="00CC1119">
          <w:rPr>
            <w:noProof/>
            <w:webHidden/>
          </w:rPr>
          <w:tab/>
        </w:r>
        <w:r w:rsidR="00CC1119">
          <w:rPr>
            <w:noProof/>
            <w:webHidden/>
          </w:rPr>
          <w:fldChar w:fldCharType="begin"/>
        </w:r>
        <w:r w:rsidR="00CC1119">
          <w:rPr>
            <w:noProof/>
            <w:webHidden/>
          </w:rPr>
          <w:instrText xml:space="preserve"> PAGEREF _Toc453071734 \h </w:instrText>
        </w:r>
        <w:r w:rsidR="00CC1119">
          <w:rPr>
            <w:noProof/>
            <w:webHidden/>
          </w:rPr>
        </w:r>
        <w:r w:rsidR="00CC1119">
          <w:rPr>
            <w:noProof/>
            <w:webHidden/>
          </w:rPr>
          <w:fldChar w:fldCharType="separate"/>
        </w:r>
        <w:r w:rsidR="00D36AA0">
          <w:rPr>
            <w:noProof/>
            <w:webHidden/>
          </w:rPr>
          <w:t>61</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35" w:history="1">
        <w:r w:rsidR="00CC1119" w:rsidRPr="00B21B23">
          <w:rPr>
            <w:rStyle w:val="a3"/>
            <w:noProof/>
          </w:rPr>
          <w:t>3.10.5.2.</w:t>
        </w:r>
        <w:r w:rsidR="00CC1119">
          <w:rPr>
            <w:rFonts w:asciiTheme="minorHAnsi" w:eastAsiaTheme="minorEastAsia" w:hAnsiTheme="minorHAnsi" w:cstheme="minorBidi"/>
            <w:noProof/>
            <w:szCs w:val="22"/>
          </w:rPr>
          <w:tab/>
        </w:r>
        <w:r w:rsidR="00CC1119" w:rsidRPr="00B21B23">
          <w:rPr>
            <w:rStyle w:val="a3"/>
            <w:noProof/>
          </w:rPr>
          <w:t>beforeUIValueSet/afterUIValueSet</w:t>
        </w:r>
        <w:r w:rsidR="00CC1119">
          <w:rPr>
            <w:noProof/>
            <w:webHidden/>
          </w:rPr>
          <w:tab/>
        </w:r>
        <w:r w:rsidR="00CC1119">
          <w:rPr>
            <w:noProof/>
            <w:webHidden/>
          </w:rPr>
          <w:fldChar w:fldCharType="begin"/>
        </w:r>
        <w:r w:rsidR="00CC1119">
          <w:rPr>
            <w:noProof/>
            <w:webHidden/>
          </w:rPr>
          <w:instrText xml:space="preserve"> PAGEREF _Toc453071735 \h </w:instrText>
        </w:r>
        <w:r w:rsidR="00CC1119">
          <w:rPr>
            <w:noProof/>
            <w:webHidden/>
          </w:rPr>
        </w:r>
        <w:r w:rsidR="00CC1119">
          <w:rPr>
            <w:noProof/>
            <w:webHidden/>
          </w:rPr>
          <w:fldChar w:fldCharType="separate"/>
        </w:r>
        <w:r w:rsidR="00D36AA0">
          <w:rPr>
            <w:noProof/>
            <w:webHidden/>
          </w:rPr>
          <w:t>61</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736" w:history="1">
        <w:r w:rsidR="00CC1119" w:rsidRPr="00B21B23">
          <w:rPr>
            <w:rStyle w:val="a3"/>
            <w:noProof/>
          </w:rPr>
          <w:t>3.11.</w:t>
        </w:r>
        <w:r w:rsidR="00CC1119">
          <w:rPr>
            <w:rFonts w:asciiTheme="minorHAnsi" w:eastAsiaTheme="minorEastAsia" w:hAnsiTheme="minorHAnsi" w:cstheme="minorBidi"/>
            <w:noProof/>
            <w:szCs w:val="22"/>
          </w:rPr>
          <w:tab/>
        </w:r>
        <w:r w:rsidR="00CC1119" w:rsidRPr="00B21B23">
          <w:rPr>
            <w:rStyle w:val="a3"/>
            <w:noProof/>
            <w:shd w:val="clear" w:color="auto" w:fill="FFFFFF"/>
          </w:rPr>
          <w:t>Menus and toolbars</w:t>
        </w:r>
        <w:r w:rsidR="00CC1119">
          <w:rPr>
            <w:noProof/>
            <w:webHidden/>
          </w:rPr>
          <w:tab/>
        </w:r>
        <w:r w:rsidR="00CC1119">
          <w:rPr>
            <w:noProof/>
            <w:webHidden/>
          </w:rPr>
          <w:fldChar w:fldCharType="begin"/>
        </w:r>
        <w:r w:rsidR="00CC1119">
          <w:rPr>
            <w:noProof/>
            <w:webHidden/>
          </w:rPr>
          <w:instrText xml:space="preserve"> PAGEREF _Toc453071736 \h </w:instrText>
        </w:r>
        <w:r w:rsidR="00CC1119">
          <w:rPr>
            <w:noProof/>
            <w:webHidden/>
          </w:rPr>
        </w:r>
        <w:r w:rsidR="00CC1119">
          <w:rPr>
            <w:noProof/>
            <w:webHidden/>
          </w:rPr>
          <w:fldChar w:fldCharType="separate"/>
        </w:r>
        <w:r w:rsidR="00D36AA0">
          <w:rPr>
            <w:noProof/>
            <w:webHidden/>
          </w:rPr>
          <w:t>62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37" w:history="1">
        <w:r w:rsidR="00CC1119" w:rsidRPr="00B21B23">
          <w:rPr>
            <w:rStyle w:val="a3"/>
            <w:noProof/>
          </w:rPr>
          <w:t>3.11.1.</w:t>
        </w:r>
        <w:r w:rsidR="00CC1119">
          <w:rPr>
            <w:rFonts w:asciiTheme="minorHAnsi" w:eastAsiaTheme="minorEastAsia" w:hAnsiTheme="minorHAnsi" w:cstheme="minorBidi"/>
            <w:noProof/>
            <w:szCs w:val="22"/>
          </w:rPr>
          <w:tab/>
        </w:r>
        <w:r w:rsidR="00CC1119" w:rsidRPr="00B21B23">
          <w:rPr>
            <w:rStyle w:val="a3"/>
            <w:noProof/>
          </w:rPr>
          <w:t>Pop Menu</w:t>
        </w:r>
        <w:r w:rsidR="00CC1119">
          <w:rPr>
            <w:noProof/>
            <w:webHidden/>
          </w:rPr>
          <w:tab/>
        </w:r>
        <w:r w:rsidR="00CC1119">
          <w:rPr>
            <w:noProof/>
            <w:webHidden/>
          </w:rPr>
          <w:fldChar w:fldCharType="begin"/>
        </w:r>
        <w:r w:rsidR="00CC1119">
          <w:rPr>
            <w:noProof/>
            <w:webHidden/>
          </w:rPr>
          <w:instrText xml:space="preserve"> PAGEREF _Toc453071737 \h </w:instrText>
        </w:r>
        <w:r w:rsidR="00CC1119">
          <w:rPr>
            <w:noProof/>
            <w:webHidden/>
          </w:rPr>
        </w:r>
        <w:r w:rsidR="00CC1119">
          <w:rPr>
            <w:noProof/>
            <w:webHidden/>
          </w:rPr>
          <w:fldChar w:fldCharType="separate"/>
        </w:r>
        <w:r w:rsidR="00D36AA0">
          <w:rPr>
            <w:noProof/>
            <w:webHidden/>
          </w:rPr>
          <w:t>62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38" w:history="1">
        <w:r w:rsidR="00CC1119" w:rsidRPr="00B21B23">
          <w:rPr>
            <w:rStyle w:val="a3"/>
            <w:noProof/>
          </w:rPr>
          <w:t>3.11.2.</w:t>
        </w:r>
        <w:r w:rsidR="00CC1119">
          <w:rPr>
            <w:rFonts w:asciiTheme="minorHAnsi" w:eastAsiaTheme="minorEastAsia" w:hAnsiTheme="minorHAnsi" w:cstheme="minorBidi"/>
            <w:noProof/>
            <w:szCs w:val="22"/>
          </w:rPr>
          <w:tab/>
        </w:r>
        <w:r w:rsidR="00CC1119" w:rsidRPr="00B21B23">
          <w:rPr>
            <w:rStyle w:val="a3"/>
            <w:noProof/>
          </w:rPr>
          <w:t>MenuBar</w:t>
        </w:r>
        <w:r w:rsidR="00CC1119">
          <w:rPr>
            <w:noProof/>
            <w:webHidden/>
          </w:rPr>
          <w:tab/>
        </w:r>
        <w:r w:rsidR="00CC1119">
          <w:rPr>
            <w:noProof/>
            <w:webHidden/>
          </w:rPr>
          <w:fldChar w:fldCharType="begin"/>
        </w:r>
        <w:r w:rsidR="00CC1119">
          <w:rPr>
            <w:noProof/>
            <w:webHidden/>
          </w:rPr>
          <w:instrText xml:space="preserve"> PAGEREF _Toc453071738 \h </w:instrText>
        </w:r>
        <w:r w:rsidR="00CC1119">
          <w:rPr>
            <w:noProof/>
            <w:webHidden/>
          </w:rPr>
        </w:r>
        <w:r w:rsidR="00CC1119">
          <w:rPr>
            <w:noProof/>
            <w:webHidden/>
          </w:rPr>
          <w:fldChar w:fldCharType="separate"/>
        </w:r>
        <w:r w:rsidR="00D36AA0">
          <w:rPr>
            <w:noProof/>
            <w:webHidden/>
          </w:rPr>
          <w:t>63</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39" w:history="1">
        <w:r w:rsidR="00CC1119" w:rsidRPr="00B21B23">
          <w:rPr>
            <w:rStyle w:val="a3"/>
            <w:noProof/>
          </w:rPr>
          <w:t>3.11.3.</w:t>
        </w:r>
        <w:r w:rsidR="00CC1119">
          <w:rPr>
            <w:rFonts w:asciiTheme="minorHAnsi" w:eastAsiaTheme="minorEastAsia" w:hAnsiTheme="minorHAnsi" w:cstheme="minorBidi"/>
            <w:noProof/>
            <w:szCs w:val="22"/>
          </w:rPr>
          <w:tab/>
        </w:r>
        <w:r w:rsidR="00CC1119" w:rsidRPr="00B21B23">
          <w:rPr>
            <w:rStyle w:val="a3"/>
            <w:noProof/>
          </w:rPr>
          <w:t>Toolbars</w:t>
        </w:r>
        <w:r w:rsidR="00CC1119">
          <w:rPr>
            <w:noProof/>
            <w:webHidden/>
          </w:rPr>
          <w:tab/>
        </w:r>
        <w:r w:rsidR="00CC1119">
          <w:rPr>
            <w:noProof/>
            <w:webHidden/>
          </w:rPr>
          <w:fldChar w:fldCharType="begin"/>
        </w:r>
        <w:r w:rsidR="00CC1119">
          <w:rPr>
            <w:noProof/>
            <w:webHidden/>
          </w:rPr>
          <w:instrText xml:space="preserve"> PAGEREF _Toc453071739 \h </w:instrText>
        </w:r>
        <w:r w:rsidR="00CC1119">
          <w:rPr>
            <w:noProof/>
            <w:webHidden/>
          </w:rPr>
        </w:r>
        <w:r w:rsidR="00CC1119">
          <w:rPr>
            <w:noProof/>
            <w:webHidden/>
          </w:rPr>
          <w:fldChar w:fldCharType="separate"/>
        </w:r>
        <w:r w:rsidR="00D36AA0">
          <w:rPr>
            <w:noProof/>
            <w:webHidden/>
          </w:rPr>
          <w:t>64</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740" w:history="1">
        <w:r w:rsidR="00CC1119" w:rsidRPr="00B21B23">
          <w:rPr>
            <w:rStyle w:val="a3"/>
            <w:noProof/>
          </w:rPr>
          <w:t>3.12.</w:t>
        </w:r>
        <w:r w:rsidR="00CC1119">
          <w:rPr>
            <w:rFonts w:asciiTheme="minorHAnsi" w:eastAsiaTheme="minorEastAsia" w:hAnsiTheme="minorHAnsi" w:cstheme="minorBidi"/>
            <w:noProof/>
            <w:szCs w:val="22"/>
          </w:rPr>
          <w:tab/>
        </w:r>
        <w:r w:rsidR="00CC1119" w:rsidRPr="00B21B23">
          <w:rPr>
            <w:rStyle w:val="a3"/>
            <w:noProof/>
          </w:rPr>
          <w:t>TreeBar and TreeView</w:t>
        </w:r>
        <w:r w:rsidR="00CC1119">
          <w:rPr>
            <w:noProof/>
            <w:webHidden/>
          </w:rPr>
          <w:tab/>
        </w:r>
        <w:r w:rsidR="00CC1119">
          <w:rPr>
            <w:noProof/>
            <w:webHidden/>
          </w:rPr>
          <w:fldChar w:fldCharType="begin"/>
        </w:r>
        <w:r w:rsidR="00CC1119">
          <w:rPr>
            <w:noProof/>
            <w:webHidden/>
          </w:rPr>
          <w:instrText xml:space="preserve"> PAGEREF _Toc453071740 \h </w:instrText>
        </w:r>
        <w:r w:rsidR="00CC1119">
          <w:rPr>
            <w:noProof/>
            <w:webHidden/>
          </w:rPr>
        </w:r>
        <w:r w:rsidR="00CC1119">
          <w:rPr>
            <w:noProof/>
            <w:webHidden/>
          </w:rPr>
          <w:fldChar w:fldCharType="separate"/>
        </w:r>
        <w:r w:rsidR="00D36AA0">
          <w:rPr>
            <w:noProof/>
            <w:webHidden/>
          </w:rPr>
          <w:t>65</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41" w:history="1">
        <w:r w:rsidR="00CC1119" w:rsidRPr="00B21B23">
          <w:rPr>
            <w:rStyle w:val="a3"/>
            <w:noProof/>
          </w:rPr>
          <w:t>3.12.1.</w:t>
        </w:r>
        <w:r w:rsidR="00CC1119">
          <w:rPr>
            <w:rFonts w:asciiTheme="minorHAnsi" w:eastAsiaTheme="minorEastAsia" w:hAnsiTheme="minorHAnsi" w:cstheme="minorBidi"/>
            <w:noProof/>
            <w:szCs w:val="22"/>
          </w:rPr>
          <w:tab/>
        </w:r>
        <w:r w:rsidR="00CC1119" w:rsidRPr="00B21B23">
          <w:rPr>
            <w:rStyle w:val="a3"/>
            <w:noProof/>
          </w:rPr>
          <w:t>Three selection mode</w:t>
        </w:r>
        <w:r w:rsidR="00CC1119">
          <w:rPr>
            <w:noProof/>
            <w:webHidden/>
          </w:rPr>
          <w:tab/>
        </w:r>
        <w:r w:rsidR="00CC1119">
          <w:rPr>
            <w:noProof/>
            <w:webHidden/>
          </w:rPr>
          <w:fldChar w:fldCharType="begin"/>
        </w:r>
        <w:r w:rsidR="00CC1119">
          <w:rPr>
            <w:noProof/>
            <w:webHidden/>
          </w:rPr>
          <w:instrText xml:space="preserve"> PAGEREF _Toc453071741 \h </w:instrText>
        </w:r>
        <w:r w:rsidR="00CC1119">
          <w:rPr>
            <w:noProof/>
            <w:webHidden/>
          </w:rPr>
        </w:r>
        <w:r w:rsidR="00CC1119">
          <w:rPr>
            <w:noProof/>
            <w:webHidden/>
          </w:rPr>
          <w:fldChar w:fldCharType="separate"/>
        </w:r>
        <w:r w:rsidR="00D36AA0">
          <w:rPr>
            <w:noProof/>
            <w:webHidden/>
          </w:rPr>
          <w:t>65</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42" w:history="1">
        <w:r w:rsidR="00CC1119" w:rsidRPr="00B21B23">
          <w:rPr>
            <w:rStyle w:val="a3"/>
            <w:noProof/>
          </w:rPr>
          <w:t>3.12.1.1.</w:t>
        </w:r>
        <w:r w:rsidR="00CC1119">
          <w:rPr>
            <w:rFonts w:asciiTheme="minorHAnsi" w:eastAsiaTheme="minorEastAsia" w:hAnsiTheme="minorHAnsi" w:cstheme="minorBidi"/>
            <w:noProof/>
            <w:szCs w:val="22"/>
          </w:rPr>
          <w:tab/>
        </w:r>
        <w:r w:rsidR="00CC1119" w:rsidRPr="00B21B23">
          <w:rPr>
            <w:rStyle w:val="a3"/>
            <w:noProof/>
          </w:rPr>
          <w:t>No-selection</w:t>
        </w:r>
        <w:r w:rsidR="00CC1119">
          <w:rPr>
            <w:noProof/>
            <w:webHidden/>
          </w:rPr>
          <w:tab/>
        </w:r>
        <w:r w:rsidR="00CC1119">
          <w:rPr>
            <w:noProof/>
            <w:webHidden/>
          </w:rPr>
          <w:fldChar w:fldCharType="begin"/>
        </w:r>
        <w:r w:rsidR="00CC1119">
          <w:rPr>
            <w:noProof/>
            <w:webHidden/>
          </w:rPr>
          <w:instrText xml:space="preserve"> PAGEREF _Toc453071742 \h </w:instrText>
        </w:r>
        <w:r w:rsidR="00CC1119">
          <w:rPr>
            <w:noProof/>
            <w:webHidden/>
          </w:rPr>
        </w:r>
        <w:r w:rsidR="00CC1119">
          <w:rPr>
            <w:noProof/>
            <w:webHidden/>
          </w:rPr>
          <w:fldChar w:fldCharType="separate"/>
        </w:r>
        <w:r w:rsidR="00D36AA0">
          <w:rPr>
            <w:noProof/>
            <w:webHidden/>
          </w:rPr>
          <w:t>65</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43" w:history="1">
        <w:r w:rsidR="00CC1119" w:rsidRPr="00B21B23">
          <w:rPr>
            <w:rStyle w:val="a3"/>
            <w:noProof/>
          </w:rPr>
          <w:t>3.12.1.2.</w:t>
        </w:r>
        <w:r w:rsidR="00CC1119">
          <w:rPr>
            <w:rFonts w:asciiTheme="minorHAnsi" w:eastAsiaTheme="minorEastAsia" w:hAnsiTheme="minorHAnsi" w:cstheme="minorBidi"/>
            <w:noProof/>
            <w:szCs w:val="22"/>
          </w:rPr>
          <w:tab/>
        </w:r>
        <w:r w:rsidR="00CC1119" w:rsidRPr="00B21B23">
          <w:rPr>
            <w:rStyle w:val="a3"/>
            <w:noProof/>
          </w:rPr>
          <w:t>Single-selection</w:t>
        </w:r>
        <w:r w:rsidR="00CC1119">
          <w:rPr>
            <w:noProof/>
            <w:webHidden/>
          </w:rPr>
          <w:tab/>
        </w:r>
        <w:r w:rsidR="00CC1119">
          <w:rPr>
            <w:noProof/>
            <w:webHidden/>
          </w:rPr>
          <w:fldChar w:fldCharType="begin"/>
        </w:r>
        <w:r w:rsidR="00CC1119">
          <w:rPr>
            <w:noProof/>
            <w:webHidden/>
          </w:rPr>
          <w:instrText xml:space="preserve"> PAGEREF _Toc453071743 \h </w:instrText>
        </w:r>
        <w:r w:rsidR="00CC1119">
          <w:rPr>
            <w:noProof/>
            <w:webHidden/>
          </w:rPr>
        </w:r>
        <w:r w:rsidR="00CC1119">
          <w:rPr>
            <w:noProof/>
            <w:webHidden/>
          </w:rPr>
          <w:fldChar w:fldCharType="separate"/>
        </w:r>
        <w:r w:rsidR="00D36AA0">
          <w:rPr>
            <w:noProof/>
            <w:webHidden/>
          </w:rPr>
          <w:t>66</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44" w:history="1">
        <w:r w:rsidR="00CC1119" w:rsidRPr="00B21B23">
          <w:rPr>
            <w:rStyle w:val="a3"/>
            <w:noProof/>
          </w:rPr>
          <w:t>3.12.1.3.</w:t>
        </w:r>
        <w:r w:rsidR="00CC1119">
          <w:rPr>
            <w:rFonts w:asciiTheme="minorHAnsi" w:eastAsiaTheme="minorEastAsia" w:hAnsiTheme="minorHAnsi" w:cstheme="minorBidi"/>
            <w:noProof/>
            <w:szCs w:val="22"/>
          </w:rPr>
          <w:tab/>
        </w:r>
        <w:r w:rsidR="00CC1119" w:rsidRPr="00B21B23">
          <w:rPr>
            <w:rStyle w:val="a3"/>
            <w:noProof/>
          </w:rPr>
          <w:t>Multi-selection</w:t>
        </w:r>
        <w:r w:rsidR="00CC1119">
          <w:rPr>
            <w:noProof/>
            <w:webHidden/>
          </w:rPr>
          <w:tab/>
        </w:r>
        <w:r w:rsidR="00CC1119">
          <w:rPr>
            <w:noProof/>
            <w:webHidden/>
          </w:rPr>
          <w:fldChar w:fldCharType="begin"/>
        </w:r>
        <w:r w:rsidR="00CC1119">
          <w:rPr>
            <w:noProof/>
            <w:webHidden/>
          </w:rPr>
          <w:instrText xml:space="preserve"> PAGEREF _Toc453071744 \h </w:instrText>
        </w:r>
        <w:r w:rsidR="00CC1119">
          <w:rPr>
            <w:noProof/>
            <w:webHidden/>
          </w:rPr>
        </w:r>
        <w:r w:rsidR="00CC1119">
          <w:rPr>
            <w:noProof/>
            <w:webHidden/>
          </w:rPr>
          <w:fldChar w:fldCharType="separate"/>
        </w:r>
        <w:r w:rsidR="00D36AA0">
          <w:rPr>
            <w:noProof/>
            <w:webHidden/>
          </w:rPr>
          <w:t>66</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45" w:history="1">
        <w:r w:rsidR="00CC1119" w:rsidRPr="00B21B23">
          <w:rPr>
            <w:rStyle w:val="a3"/>
            <w:noProof/>
          </w:rPr>
          <w:t>3.12.2.</w:t>
        </w:r>
        <w:r w:rsidR="00CC1119">
          <w:rPr>
            <w:rFonts w:asciiTheme="minorHAnsi" w:eastAsiaTheme="minorEastAsia" w:hAnsiTheme="minorHAnsi" w:cstheme="minorBidi"/>
            <w:noProof/>
            <w:szCs w:val="22"/>
          </w:rPr>
          <w:tab/>
        </w:r>
        <w:r w:rsidR="00CC1119" w:rsidRPr="00B21B23">
          <w:rPr>
            <w:rStyle w:val="a3"/>
            <w:noProof/>
          </w:rPr>
          <w:t>Group Item</w:t>
        </w:r>
        <w:r w:rsidR="00CC1119">
          <w:rPr>
            <w:noProof/>
            <w:webHidden/>
          </w:rPr>
          <w:tab/>
        </w:r>
        <w:r w:rsidR="00CC1119">
          <w:rPr>
            <w:noProof/>
            <w:webHidden/>
          </w:rPr>
          <w:fldChar w:fldCharType="begin"/>
        </w:r>
        <w:r w:rsidR="00CC1119">
          <w:rPr>
            <w:noProof/>
            <w:webHidden/>
          </w:rPr>
          <w:instrText xml:space="preserve"> PAGEREF _Toc453071745 \h </w:instrText>
        </w:r>
        <w:r w:rsidR="00CC1119">
          <w:rPr>
            <w:noProof/>
            <w:webHidden/>
          </w:rPr>
        </w:r>
        <w:r w:rsidR="00CC1119">
          <w:rPr>
            <w:noProof/>
            <w:webHidden/>
          </w:rPr>
          <w:fldChar w:fldCharType="separate"/>
        </w:r>
        <w:r w:rsidR="00D36AA0">
          <w:rPr>
            <w:noProof/>
            <w:webHidden/>
          </w:rPr>
          <w:t>67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46" w:history="1">
        <w:r w:rsidR="00CC1119" w:rsidRPr="00B21B23">
          <w:rPr>
            <w:rStyle w:val="a3"/>
            <w:noProof/>
          </w:rPr>
          <w:t>3.12.3.</w:t>
        </w:r>
        <w:r w:rsidR="00CC1119">
          <w:rPr>
            <w:rFonts w:asciiTheme="minorHAnsi" w:eastAsiaTheme="minorEastAsia" w:hAnsiTheme="minorHAnsi" w:cstheme="minorBidi"/>
            <w:noProof/>
            <w:szCs w:val="22"/>
          </w:rPr>
          <w:tab/>
        </w:r>
        <w:r w:rsidR="00CC1119" w:rsidRPr="00B21B23">
          <w:rPr>
            <w:rStyle w:val="a3"/>
            <w:noProof/>
          </w:rPr>
          <w:t>Expand all nodes by default</w:t>
        </w:r>
        <w:r w:rsidR="00CC1119">
          <w:rPr>
            <w:noProof/>
            <w:webHidden/>
          </w:rPr>
          <w:tab/>
        </w:r>
        <w:r w:rsidR="00CC1119">
          <w:rPr>
            <w:noProof/>
            <w:webHidden/>
          </w:rPr>
          <w:fldChar w:fldCharType="begin"/>
        </w:r>
        <w:r w:rsidR="00CC1119">
          <w:rPr>
            <w:noProof/>
            <w:webHidden/>
          </w:rPr>
          <w:instrText xml:space="preserve"> PAGEREF _Toc453071746 \h </w:instrText>
        </w:r>
        <w:r w:rsidR="00CC1119">
          <w:rPr>
            <w:noProof/>
            <w:webHidden/>
          </w:rPr>
        </w:r>
        <w:r w:rsidR="00CC1119">
          <w:rPr>
            <w:noProof/>
            <w:webHidden/>
          </w:rPr>
          <w:fldChar w:fldCharType="separate"/>
        </w:r>
        <w:r w:rsidR="00D36AA0">
          <w:rPr>
            <w:noProof/>
            <w:webHidden/>
          </w:rPr>
          <w:t>67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47" w:history="1">
        <w:r w:rsidR="00CC1119" w:rsidRPr="00B21B23">
          <w:rPr>
            <w:rStyle w:val="a3"/>
            <w:noProof/>
          </w:rPr>
          <w:t>3.12.4.</w:t>
        </w:r>
        <w:r w:rsidR="00CC1119">
          <w:rPr>
            <w:rFonts w:asciiTheme="minorHAnsi" w:eastAsiaTheme="minorEastAsia" w:hAnsiTheme="minorHAnsi" w:cstheme="minorBidi"/>
            <w:noProof/>
            <w:szCs w:val="22"/>
          </w:rPr>
          <w:tab/>
        </w:r>
        <w:r w:rsidR="00CC1119" w:rsidRPr="00B21B23">
          <w:rPr>
            <w:rStyle w:val="a3"/>
            <w:noProof/>
          </w:rPr>
          <w:t>Mutex Expand</w:t>
        </w:r>
        <w:r w:rsidR="00CC1119">
          <w:rPr>
            <w:noProof/>
            <w:webHidden/>
          </w:rPr>
          <w:tab/>
        </w:r>
        <w:r w:rsidR="00CC1119">
          <w:rPr>
            <w:noProof/>
            <w:webHidden/>
          </w:rPr>
          <w:fldChar w:fldCharType="begin"/>
        </w:r>
        <w:r w:rsidR="00CC1119">
          <w:rPr>
            <w:noProof/>
            <w:webHidden/>
          </w:rPr>
          <w:instrText xml:space="preserve"> PAGEREF _Toc453071747 \h </w:instrText>
        </w:r>
        <w:r w:rsidR="00CC1119">
          <w:rPr>
            <w:noProof/>
            <w:webHidden/>
          </w:rPr>
        </w:r>
        <w:r w:rsidR="00CC1119">
          <w:rPr>
            <w:noProof/>
            <w:webHidden/>
          </w:rPr>
          <w:fldChar w:fldCharType="separate"/>
        </w:r>
        <w:r w:rsidR="00D36AA0">
          <w:rPr>
            <w:noProof/>
            <w:webHidden/>
          </w:rPr>
          <w:t>68</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48" w:history="1">
        <w:r w:rsidR="00CC1119" w:rsidRPr="00B21B23">
          <w:rPr>
            <w:rStyle w:val="a3"/>
            <w:noProof/>
          </w:rPr>
          <w:t>3.12.5.</w:t>
        </w:r>
        <w:r w:rsidR="00CC1119">
          <w:rPr>
            <w:rFonts w:asciiTheme="minorHAnsi" w:eastAsiaTheme="minorEastAsia" w:hAnsiTheme="minorHAnsi" w:cstheme="minorBidi"/>
            <w:noProof/>
            <w:szCs w:val="22"/>
          </w:rPr>
          <w:tab/>
        </w:r>
        <w:r w:rsidR="00CC1119" w:rsidRPr="00B21B23">
          <w:rPr>
            <w:rStyle w:val="a3"/>
            <w:noProof/>
          </w:rPr>
          <w:t>Dynamic Destruction</w:t>
        </w:r>
        <w:r w:rsidR="00CC1119">
          <w:rPr>
            <w:noProof/>
            <w:webHidden/>
          </w:rPr>
          <w:tab/>
        </w:r>
        <w:r w:rsidR="00CC1119">
          <w:rPr>
            <w:noProof/>
            <w:webHidden/>
          </w:rPr>
          <w:fldChar w:fldCharType="begin"/>
        </w:r>
        <w:r w:rsidR="00CC1119">
          <w:rPr>
            <w:noProof/>
            <w:webHidden/>
          </w:rPr>
          <w:instrText xml:space="preserve"> PAGEREF _Toc453071748 \h </w:instrText>
        </w:r>
        <w:r w:rsidR="00CC1119">
          <w:rPr>
            <w:noProof/>
            <w:webHidden/>
          </w:rPr>
        </w:r>
        <w:r w:rsidR="00CC1119">
          <w:rPr>
            <w:noProof/>
            <w:webHidden/>
          </w:rPr>
          <w:fldChar w:fldCharType="separate"/>
        </w:r>
        <w:r w:rsidR="00D36AA0">
          <w:rPr>
            <w:noProof/>
            <w:webHidden/>
          </w:rPr>
          <w:t>69</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49" w:history="1">
        <w:r w:rsidR="00CC1119" w:rsidRPr="00B21B23">
          <w:rPr>
            <w:rStyle w:val="a3"/>
            <w:noProof/>
          </w:rPr>
          <w:t>3.12.6.</w:t>
        </w:r>
        <w:r w:rsidR="00CC1119">
          <w:rPr>
            <w:rFonts w:asciiTheme="minorHAnsi" w:eastAsiaTheme="minorEastAsia" w:hAnsiTheme="minorHAnsi" w:cstheme="minorBidi"/>
            <w:noProof/>
            <w:szCs w:val="22"/>
          </w:rPr>
          <w:tab/>
        </w:r>
        <w:r w:rsidR="00CC1119" w:rsidRPr="00B21B23">
          <w:rPr>
            <w:rStyle w:val="a3"/>
            <w:noProof/>
          </w:rPr>
          <w:t>Dynamically loading</w:t>
        </w:r>
        <w:r w:rsidR="00CC1119">
          <w:rPr>
            <w:noProof/>
            <w:webHidden/>
          </w:rPr>
          <w:tab/>
        </w:r>
        <w:r w:rsidR="00CC1119">
          <w:rPr>
            <w:noProof/>
            <w:webHidden/>
          </w:rPr>
          <w:fldChar w:fldCharType="begin"/>
        </w:r>
        <w:r w:rsidR="00CC1119">
          <w:rPr>
            <w:noProof/>
            <w:webHidden/>
          </w:rPr>
          <w:instrText xml:space="preserve"> PAGEREF _Toc453071749 \h </w:instrText>
        </w:r>
        <w:r w:rsidR="00CC1119">
          <w:rPr>
            <w:noProof/>
            <w:webHidden/>
          </w:rPr>
        </w:r>
        <w:r w:rsidR="00CC1119">
          <w:rPr>
            <w:noProof/>
            <w:webHidden/>
          </w:rPr>
          <w:fldChar w:fldCharType="separate"/>
        </w:r>
        <w:r w:rsidR="00D36AA0">
          <w:rPr>
            <w:noProof/>
            <w:webHidden/>
          </w:rPr>
          <w:t>69</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750" w:history="1">
        <w:r w:rsidR="00CC1119" w:rsidRPr="00B21B23">
          <w:rPr>
            <w:rStyle w:val="a3"/>
            <w:noProof/>
          </w:rPr>
          <w:t>3.13.</w:t>
        </w:r>
        <w:r w:rsidR="00CC1119">
          <w:rPr>
            <w:rFonts w:asciiTheme="minorHAnsi" w:eastAsiaTheme="minorEastAsia" w:hAnsiTheme="minorHAnsi" w:cstheme="minorBidi"/>
            <w:noProof/>
            <w:szCs w:val="22"/>
          </w:rPr>
          <w:tab/>
        </w:r>
        <w:r w:rsidR="00CC1119" w:rsidRPr="00B21B23">
          <w:rPr>
            <w:rStyle w:val="a3"/>
            <w:noProof/>
          </w:rPr>
          <w:t>TreeGrid</w:t>
        </w:r>
        <w:r w:rsidR="00CC1119">
          <w:rPr>
            <w:noProof/>
            <w:webHidden/>
          </w:rPr>
          <w:tab/>
        </w:r>
        <w:r w:rsidR="00CC1119">
          <w:rPr>
            <w:noProof/>
            <w:webHidden/>
          </w:rPr>
          <w:fldChar w:fldCharType="begin"/>
        </w:r>
        <w:r w:rsidR="00CC1119">
          <w:rPr>
            <w:noProof/>
            <w:webHidden/>
          </w:rPr>
          <w:instrText xml:space="preserve"> PAGEREF _Toc453071750 \h </w:instrText>
        </w:r>
        <w:r w:rsidR="00CC1119">
          <w:rPr>
            <w:noProof/>
            <w:webHidden/>
          </w:rPr>
        </w:r>
        <w:r w:rsidR="00CC1119">
          <w:rPr>
            <w:noProof/>
            <w:webHidden/>
          </w:rPr>
          <w:fldChar w:fldCharType="separate"/>
        </w:r>
        <w:r w:rsidR="00D36AA0">
          <w:rPr>
            <w:noProof/>
            <w:webHidden/>
          </w:rPr>
          <w:t>70</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51" w:history="1">
        <w:r w:rsidR="00CC1119" w:rsidRPr="00B21B23">
          <w:rPr>
            <w:rStyle w:val="a3"/>
            <w:noProof/>
          </w:rPr>
          <w:t>3.13.1.</w:t>
        </w:r>
        <w:r w:rsidR="00CC1119">
          <w:rPr>
            <w:rFonts w:asciiTheme="minorHAnsi" w:eastAsiaTheme="minorEastAsia" w:hAnsiTheme="minorHAnsi" w:cstheme="minorBidi"/>
            <w:noProof/>
            <w:szCs w:val="22"/>
          </w:rPr>
          <w:tab/>
        </w:r>
        <w:r w:rsidR="00CC1119" w:rsidRPr="00B21B23">
          <w:rPr>
            <w:rStyle w:val="a3"/>
            <w:noProof/>
          </w:rPr>
          <w:t>Header and Rows</w:t>
        </w:r>
        <w:r w:rsidR="00CC1119">
          <w:rPr>
            <w:noProof/>
            <w:webHidden/>
          </w:rPr>
          <w:tab/>
        </w:r>
        <w:r w:rsidR="00CC1119">
          <w:rPr>
            <w:noProof/>
            <w:webHidden/>
          </w:rPr>
          <w:fldChar w:fldCharType="begin"/>
        </w:r>
        <w:r w:rsidR="00CC1119">
          <w:rPr>
            <w:noProof/>
            <w:webHidden/>
          </w:rPr>
          <w:instrText xml:space="preserve"> PAGEREF _Toc453071751 \h </w:instrText>
        </w:r>
        <w:r w:rsidR="00CC1119">
          <w:rPr>
            <w:noProof/>
            <w:webHidden/>
          </w:rPr>
        </w:r>
        <w:r w:rsidR="00CC1119">
          <w:rPr>
            <w:noProof/>
            <w:webHidden/>
          </w:rPr>
          <w:fldChar w:fldCharType="separate"/>
        </w:r>
        <w:r w:rsidR="00D36AA0">
          <w:rPr>
            <w:noProof/>
            <w:webHidden/>
          </w:rPr>
          <w:t>70</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52" w:history="1">
        <w:r w:rsidR="00CC1119" w:rsidRPr="00B21B23">
          <w:rPr>
            <w:rStyle w:val="a3"/>
            <w:noProof/>
          </w:rPr>
          <w:t>3.13.1.1.</w:t>
        </w:r>
        <w:r w:rsidR="00CC1119">
          <w:rPr>
            <w:rFonts w:asciiTheme="minorHAnsi" w:eastAsiaTheme="minorEastAsia" w:hAnsiTheme="minorHAnsi" w:cstheme="minorBidi"/>
            <w:noProof/>
            <w:szCs w:val="22"/>
          </w:rPr>
          <w:tab/>
        </w:r>
        <w:r w:rsidR="00CC1119" w:rsidRPr="00B21B23">
          <w:rPr>
            <w:rStyle w:val="a3"/>
            <w:noProof/>
          </w:rPr>
          <w:t>Sets standard format</w:t>
        </w:r>
        <w:r w:rsidR="00CC1119">
          <w:rPr>
            <w:noProof/>
            <w:webHidden/>
          </w:rPr>
          <w:tab/>
        </w:r>
        <w:r w:rsidR="00CC1119">
          <w:rPr>
            <w:noProof/>
            <w:webHidden/>
          </w:rPr>
          <w:fldChar w:fldCharType="begin"/>
        </w:r>
        <w:r w:rsidR="00CC1119">
          <w:rPr>
            <w:noProof/>
            <w:webHidden/>
          </w:rPr>
          <w:instrText xml:space="preserve"> PAGEREF _Toc453071752 \h </w:instrText>
        </w:r>
        <w:r w:rsidR="00CC1119">
          <w:rPr>
            <w:noProof/>
            <w:webHidden/>
          </w:rPr>
        </w:r>
        <w:r w:rsidR="00CC1119">
          <w:rPr>
            <w:noProof/>
            <w:webHidden/>
          </w:rPr>
          <w:fldChar w:fldCharType="separate"/>
        </w:r>
        <w:r w:rsidR="00D36AA0">
          <w:rPr>
            <w:noProof/>
            <w:webHidden/>
          </w:rPr>
          <w:t>71</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53" w:history="1">
        <w:r w:rsidR="00CC1119" w:rsidRPr="00B21B23">
          <w:rPr>
            <w:rStyle w:val="a3"/>
            <w:noProof/>
          </w:rPr>
          <w:t>3.13.1.2.</w:t>
        </w:r>
        <w:r w:rsidR="00CC1119">
          <w:rPr>
            <w:rFonts w:asciiTheme="minorHAnsi" w:eastAsiaTheme="minorEastAsia" w:hAnsiTheme="minorHAnsi" w:cstheme="minorBidi"/>
            <w:noProof/>
            <w:szCs w:val="22"/>
          </w:rPr>
          <w:tab/>
        </w:r>
        <w:r w:rsidR="00CC1119" w:rsidRPr="00B21B23">
          <w:rPr>
            <w:rStyle w:val="a3"/>
            <w:noProof/>
          </w:rPr>
          <w:t>Sets simplified format</w:t>
        </w:r>
        <w:r w:rsidR="00CC1119">
          <w:rPr>
            <w:noProof/>
            <w:webHidden/>
          </w:rPr>
          <w:tab/>
        </w:r>
        <w:r w:rsidR="00CC1119">
          <w:rPr>
            <w:noProof/>
            <w:webHidden/>
          </w:rPr>
          <w:fldChar w:fldCharType="begin"/>
        </w:r>
        <w:r w:rsidR="00CC1119">
          <w:rPr>
            <w:noProof/>
            <w:webHidden/>
          </w:rPr>
          <w:instrText xml:space="preserve"> PAGEREF _Toc453071753 \h </w:instrText>
        </w:r>
        <w:r w:rsidR="00CC1119">
          <w:rPr>
            <w:noProof/>
            <w:webHidden/>
          </w:rPr>
        </w:r>
        <w:r w:rsidR="00CC1119">
          <w:rPr>
            <w:noProof/>
            <w:webHidden/>
          </w:rPr>
          <w:fldChar w:fldCharType="separate"/>
        </w:r>
        <w:r w:rsidR="00D36AA0">
          <w:rPr>
            <w:noProof/>
            <w:webHidden/>
          </w:rPr>
          <w:t>72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54" w:history="1">
        <w:r w:rsidR="00CC1119" w:rsidRPr="00B21B23">
          <w:rPr>
            <w:rStyle w:val="a3"/>
            <w:noProof/>
          </w:rPr>
          <w:t>3.13.2.</w:t>
        </w:r>
        <w:r w:rsidR="00CC1119">
          <w:rPr>
            <w:rFonts w:asciiTheme="minorHAnsi" w:eastAsiaTheme="minorEastAsia" w:hAnsiTheme="minorHAnsi" w:cstheme="minorBidi"/>
            <w:noProof/>
            <w:szCs w:val="22"/>
          </w:rPr>
          <w:tab/>
        </w:r>
        <w:r w:rsidR="00CC1119" w:rsidRPr="00B21B23">
          <w:rPr>
            <w:rStyle w:val="a3"/>
            <w:noProof/>
          </w:rPr>
          <w:t>getHeader</w:t>
        </w:r>
        <w:r w:rsidR="00CC1119">
          <w:rPr>
            <w:noProof/>
            <w:webHidden/>
          </w:rPr>
          <w:tab/>
        </w:r>
        <w:r w:rsidR="00CC1119">
          <w:rPr>
            <w:noProof/>
            <w:webHidden/>
          </w:rPr>
          <w:fldChar w:fldCharType="begin"/>
        </w:r>
        <w:r w:rsidR="00CC1119">
          <w:rPr>
            <w:noProof/>
            <w:webHidden/>
          </w:rPr>
          <w:instrText xml:space="preserve"> PAGEREF _Toc453071754 \h </w:instrText>
        </w:r>
        <w:r w:rsidR="00CC1119">
          <w:rPr>
            <w:noProof/>
            <w:webHidden/>
          </w:rPr>
        </w:r>
        <w:r w:rsidR="00CC1119">
          <w:rPr>
            <w:noProof/>
            <w:webHidden/>
          </w:rPr>
          <w:fldChar w:fldCharType="separate"/>
        </w:r>
        <w:r w:rsidR="00D36AA0">
          <w:rPr>
            <w:noProof/>
            <w:webHidden/>
          </w:rPr>
          <w:t>72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55" w:history="1">
        <w:r w:rsidR="00CC1119" w:rsidRPr="00B21B23">
          <w:rPr>
            <w:rStyle w:val="a3"/>
            <w:noProof/>
          </w:rPr>
          <w:t>3.13.3.</w:t>
        </w:r>
        <w:r w:rsidR="00CC1119">
          <w:rPr>
            <w:rFonts w:asciiTheme="minorHAnsi" w:eastAsiaTheme="minorEastAsia" w:hAnsiTheme="minorHAnsi" w:cstheme="minorBidi"/>
            <w:noProof/>
            <w:szCs w:val="22"/>
          </w:rPr>
          <w:tab/>
        </w:r>
        <w:r w:rsidR="00CC1119" w:rsidRPr="00B21B23">
          <w:rPr>
            <w:rStyle w:val="a3"/>
            <w:noProof/>
          </w:rPr>
          <w:t>getRows</w:t>
        </w:r>
        <w:r w:rsidR="00CC1119">
          <w:rPr>
            <w:noProof/>
            <w:webHidden/>
          </w:rPr>
          <w:tab/>
        </w:r>
        <w:r w:rsidR="00CC1119">
          <w:rPr>
            <w:noProof/>
            <w:webHidden/>
          </w:rPr>
          <w:fldChar w:fldCharType="begin"/>
        </w:r>
        <w:r w:rsidR="00CC1119">
          <w:rPr>
            <w:noProof/>
            <w:webHidden/>
          </w:rPr>
          <w:instrText xml:space="preserve"> PAGEREF _Toc453071755 \h </w:instrText>
        </w:r>
        <w:r w:rsidR="00CC1119">
          <w:rPr>
            <w:noProof/>
            <w:webHidden/>
          </w:rPr>
        </w:r>
        <w:r w:rsidR="00CC1119">
          <w:rPr>
            <w:noProof/>
            <w:webHidden/>
          </w:rPr>
          <w:fldChar w:fldCharType="separate"/>
        </w:r>
        <w:r w:rsidR="00D36AA0">
          <w:rPr>
            <w:noProof/>
            <w:webHidden/>
          </w:rPr>
          <w:t>73</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56" w:history="1">
        <w:r w:rsidR="00CC1119" w:rsidRPr="00B21B23">
          <w:rPr>
            <w:rStyle w:val="a3"/>
            <w:noProof/>
          </w:rPr>
          <w:t>3.13.4.</w:t>
        </w:r>
        <w:r w:rsidR="00CC1119">
          <w:rPr>
            <w:rFonts w:asciiTheme="minorHAnsi" w:eastAsiaTheme="minorEastAsia" w:hAnsiTheme="minorHAnsi" w:cstheme="minorBidi"/>
            <w:noProof/>
            <w:szCs w:val="22"/>
          </w:rPr>
          <w:tab/>
        </w:r>
        <w:r w:rsidR="00CC1119" w:rsidRPr="00B21B23">
          <w:rPr>
            <w:rStyle w:val="a3"/>
            <w:noProof/>
          </w:rPr>
          <w:t>Active Modes</w:t>
        </w:r>
        <w:r w:rsidR="00CC1119">
          <w:rPr>
            <w:noProof/>
            <w:webHidden/>
          </w:rPr>
          <w:tab/>
        </w:r>
        <w:r w:rsidR="00CC1119">
          <w:rPr>
            <w:noProof/>
            <w:webHidden/>
          </w:rPr>
          <w:fldChar w:fldCharType="begin"/>
        </w:r>
        <w:r w:rsidR="00CC1119">
          <w:rPr>
            <w:noProof/>
            <w:webHidden/>
          </w:rPr>
          <w:instrText xml:space="preserve"> PAGEREF _Toc453071756 \h </w:instrText>
        </w:r>
        <w:r w:rsidR="00CC1119">
          <w:rPr>
            <w:noProof/>
            <w:webHidden/>
          </w:rPr>
        </w:r>
        <w:r w:rsidR="00CC1119">
          <w:rPr>
            <w:noProof/>
            <w:webHidden/>
          </w:rPr>
          <w:fldChar w:fldCharType="separate"/>
        </w:r>
        <w:r w:rsidR="00D36AA0">
          <w:rPr>
            <w:noProof/>
            <w:webHidden/>
          </w:rPr>
          <w:t>74</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57" w:history="1">
        <w:r w:rsidR="00CC1119" w:rsidRPr="00B21B23">
          <w:rPr>
            <w:rStyle w:val="a3"/>
            <w:noProof/>
          </w:rPr>
          <w:t>3.13.4.1.</w:t>
        </w:r>
        <w:r w:rsidR="00CC1119">
          <w:rPr>
            <w:rFonts w:asciiTheme="minorHAnsi" w:eastAsiaTheme="minorEastAsia" w:hAnsiTheme="minorHAnsi" w:cstheme="minorBidi"/>
            <w:noProof/>
            <w:szCs w:val="22"/>
          </w:rPr>
          <w:tab/>
        </w:r>
        <w:r w:rsidR="00CC1119" w:rsidRPr="00B21B23">
          <w:rPr>
            <w:rStyle w:val="a3"/>
            <w:noProof/>
          </w:rPr>
          <w:t>non-active appearance</w:t>
        </w:r>
        <w:r w:rsidR="00CC1119">
          <w:rPr>
            <w:noProof/>
            <w:webHidden/>
          </w:rPr>
          <w:tab/>
        </w:r>
        <w:r w:rsidR="00CC1119">
          <w:rPr>
            <w:noProof/>
            <w:webHidden/>
          </w:rPr>
          <w:fldChar w:fldCharType="begin"/>
        </w:r>
        <w:r w:rsidR="00CC1119">
          <w:rPr>
            <w:noProof/>
            <w:webHidden/>
          </w:rPr>
          <w:instrText xml:space="preserve"> PAGEREF _Toc453071757 \h </w:instrText>
        </w:r>
        <w:r w:rsidR="00CC1119">
          <w:rPr>
            <w:noProof/>
            <w:webHidden/>
          </w:rPr>
        </w:r>
        <w:r w:rsidR="00CC1119">
          <w:rPr>
            <w:noProof/>
            <w:webHidden/>
          </w:rPr>
          <w:fldChar w:fldCharType="separate"/>
        </w:r>
        <w:r w:rsidR="00D36AA0">
          <w:rPr>
            <w:noProof/>
            <w:webHidden/>
          </w:rPr>
          <w:t>74</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58" w:history="1">
        <w:r w:rsidR="00CC1119" w:rsidRPr="00B21B23">
          <w:rPr>
            <w:rStyle w:val="a3"/>
            <w:noProof/>
          </w:rPr>
          <w:t>3.13.4.2.</w:t>
        </w:r>
        <w:r w:rsidR="00CC1119">
          <w:rPr>
            <w:rFonts w:asciiTheme="minorHAnsi" w:eastAsiaTheme="minorEastAsia" w:hAnsiTheme="minorHAnsi" w:cstheme="minorBidi"/>
            <w:noProof/>
            <w:szCs w:val="22"/>
          </w:rPr>
          <w:tab/>
        </w:r>
        <w:r w:rsidR="00CC1119" w:rsidRPr="00B21B23">
          <w:rPr>
            <w:rStyle w:val="a3"/>
            <w:noProof/>
          </w:rPr>
          <w:t>row-active appearance</w:t>
        </w:r>
        <w:r w:rsidR="00CC1119">
          <w:rPr>
            <w:noProof/>
            <w:webHidden/>
          </w:rPr>
          <w:tab/>
        </w:r>
        <w:r w:rsidR="00CC1119">
          <w:rPr>
            <w:noProof/>
            <w:webHidden/>
          </w:rPr>
          <w:fldChar w:fldCharType="begin"/>
        </w:r>
        <w:r w:rsidR="00CC1119">
          <w:rPr>
            <w:noProof/>
            <w:webHidden/>
          </w:rPr>
          <w:instrText xml:space="preserve"> PAGEREF _Toc453071758 \h </w:instrText>
        </w:r>
        <w:r w:rsidR="00CC1119">
          <w:rPr>
            <w:noProof/>
            <w:webHidden/>
          </w:rPr>
        </w:r>
        <w:r w:rsidR="00CC1119">
          <w:rPr>
            <w:noProof/>
            <w:webHidden/>
          </w:rPr>
          <w:fldChar w:fldCharType="separate"/>
        </w:r>
        <w:r w:rsidR="00D36AA0">
          <w:rPr>
            <w:noProof/>
            <w:webHidden/>
          </w:rPr>
          <w:t>75</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59" w:history="1">
        <w:r w:rsidR="00CC1119" w:rsidRPr="00B21B23">
          <w:rPr>
            <w:rStyle w:val="a3"/>
            <w:noProof/>
          </w:rPr>
          <w:t>3.13.4.3.</w:t>
        </w:r>
        <w:r w:rsidR="00CC1119">
          <w:rPr>
            <w:rFonts w:asciiTheme="minorHAnsi" w:eastAsiaTheme="minorEastAsia" w:hAnsiTheme="minorHAnsi" w:cstheme="minorBidi"/>
            <w:noProof/>
            <w:szCs w:val="22"/>
          </w:rPr>
          <w:tab/>
        </w:r>
        <w:r w:rsidR="00CC1119" w:rsidRPr="00B21B23">
          <w:rPr>
            <w:rStyle w:val="a3"/>
            <w:noProof/>
          </w:rPr>
          <w:t>cell-active appearance</w:t>
        </w:r>
        <w:r w:rsidR="00CC1119">
          <w:rPr>
            <w:noProof/>
            <w:webHidden/>
          </w:rPr>
          <w:tab/>
        </w:r>
        <w:r w:rsidR="00CC1119">
          <w:rPr>
            <w:noProof/>
            <w:webHidden/>
          </w:rPr>
          <w:fldChar w:fldCharType="begin"/>
        </w:r>
        <w:r w:rsidR="00CC1119">
          <w:rPr>
            <w:noProof/>
            <w:webHidden/>
          </w:rPr>
          <w:instrText xml:space="preserve"> PAGEREF _Toc453071759 \h </w:instrText>
        </w:r>
        <w:r w:rsidR="00CC1119">
          <w:rPr>
            <w:noProof/>
            <w:webHidden/>
          </w:rPr>
        </w:r>
        <w:r w:rsidR="00CC1119">
          <w:rPr>
            <w:noProof/>
            <w:webHidden/>
          </w:rPr>
          <w:fldChar w:fldCharType="separate"/>
        </w:r>
        <w:r w:rsidR="00D36AA0">
          <w:rPr>
            <w:noProof/>
            <w:webHidden/>
          </w:rPr>
          <w:t>75</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60" w:history="1">
        <w:r w:rsidR="00CC1119" w:rsidRPr="00B21B23">
          <w:rPr>
            <w:rStyle w:val="a3"/>
            <w:noProof/>
          </w:rPr>
          <w:t>3.13.5.</w:t>
        </w:r>
        <w:r w:rsidR="00CC1119">
          <w:rPr>
            <w:rFonts w:asciiTheme="minorHAnsi" w:eastAsiaTheme="minorEastAsia" w:hAnsiTheme="minorHAnsi" w:cstheme="minorBidi"/>
            <w:noProof/>
            <w:szCs w:val="22"/>
          </w:rPr>
          <w:tab/>
        </w:r>
        <w:r w:rsidR="00CC1119" w:rsidRPr="00B21B23">
          <w:rPr>
            <w:rStyle w:val="a3"/>
            <w:noProof/>
          </w:rPr>
          <w:t>Selection Mode</w:t>
        </w:r>
        <w:r w:rsidR="00CC1119">
          <w:rPr>
            <w:noProof/>
            <w:webHidden/>
          </w:rPr>
          <w:tab/>
        </w:r>
        <w:r w:rsidR="00CC1119">
          <w:rPr>
            <w:noProof/>
            <w:webHidden/>
          </w:rPr>
          <w:fldChar w:fldCharType="begin"/>
        </w:r>
        <w:r w:rsidR="00CC1119">
          <w:rPr>
            <w:noProof/>
            <w:webHidden/>
          </w:rPr>
          <w:instrText xml:space="preserve"> PAGEREF _Toc453071760 \h </w:instrText>
        </w:r>
        <w:r w:rsidR="00CC1119">
          <w:rPr>
            <w:noProof/>
            <w:webHidden/>
          </w:rPr>
        </w:r>
        <w:r w:rsidR="00CC1119">
          <w:rPr>
            <w:noProof/>
            <w:webHidden/>
          </w:rPr>
          <w:fldChar w:fldCharType="separate"/>
        </w:r>
        <w:r w:rsidR="00D36AA0">
          <w:rPr>
            <w:noProof/>
            <w:webHidden/>
          </w:rPr>
          <w:t>76</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61" w:history="1">
        <w:r w:rsidR="00CC1119" w:rsidRPr="00B21B23">
          <w:rPr>
            <w:rStyle w:val="a3"/>
            <w:noProof/>
          </w:rPr>
          <w:t>3.13.5.1.</w:t>
        </w:r>
        <w:r w:rsidR="00CC1119">
          <w:rPr>
            <w:rFonts w:asciiTheme="minorHAnsi" w:eastAsiaTheme="minorEastAsia" w:hAnsiTheme="minorHAnsi" w:cstheme="minorBidi"/>
            <w:noProof/>
            <w:szCs w:val="22"/>
          </w:rPr>
          <w:tab/>
        </w:r>
        <w:r w:rsidR="00CC1119" w:rsidRPr="00B21B23">
          <w:rPr>
            <w:rStyle w:val="a3"/>
            <w:noProof/>
          </w:rPr>
          <w:t>Non-selection</w:t>
        </w:r>
        <w:r w:rsidR="00CC1119">
          <w:rPr>
            <w:noProof/>
            <w:webHidden/>
          </w:rPr>
          <w:tab/>
        </w:r>
        <w:r w:rsidR="00CC1119">
          <w:rPr>
            <w:noProof/>
            <w:webHidden/>
          </w:rPr>
          <w:fldChar w:fldCharType="begin"/>
        </w:r>
        <w:r w:rsidR="00CC1119">
          <w:rPr>
            <w:noProof/>
            <w:webHidden/>
          </w:rPr>
          <w:instrText xml:space="preserve"> PAGEREF _Toc453071761 \h </w:instrText>
        </w:r>
        <w:r w:rsidR="00CC1119">
          <w:rPr>
            <w:noProof/>
            <w:webHidden/>
          </w:rPr>
        </w:r>
        <w:r w:rsidR="00CC1119">
          <w:rPr>
            <w:noProof/>
            <w:webHidden/>
          </w:rPr>
          <w:fldChar w:fldCharType="separate"/>
        </w:r>
        <w:r w:rsidR="00D36AA0">
          <w:rPr>
            <w:noProof/>
            <w:webHidden/>
          </w:rPr>
          <w:t>76</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62" w:history="1">
        <w:r w:rsidR="00CC1119" w:rsidRPr="00B21B23">
          <w:rPr>
            <w:rStyle w:val="a3"/>
            <w:noProof/>
          </w:rPr>
          <w:t>3.13.5.2.</w:t>
        </w:r>
        <w:r w:rsidR="00CC1119">
          <w:rPr>
            <w:rFonts w:asciiTheme="minorHAnsi" w:eastAsiaTheme="minorEastAsia" w:hAnsiTheme="minorHAnsi" w:cstheme="minorBidi"/>
            <w:noProof/>
            <w:szCs w:val="22"/>
          </w:rPr>
          <w:tab/>
        </w:r>
        <w:r w:rsidR="00CC1119" w:rsidRPr="00B21B23">
          <w:rPr>
            <w:rStyle w:val="a3"/>
            <w:noProof/>
          </w:rPr>
          <w:t>Single row selection</w:t>
        </w:r>
        <w:r w:rsidR="00CC1119">
          <w:rPr>
            <w:noProof/>
            <w:webHidden/>
          </w:rPr>
          <w:tab/>
        </w:r>
        <w:r w:rsidR="00CC1119">
          <w:rPr>
            <w:noProof/>
            <w:webHidden/>
          </w:rPr>
          <w:fldChar w:fldCharType="begin"/>
        </w:r>
        <w:r w:rsidR="00CC1119">
          <w:rPr>
            <w:noProof/>
            <w:webHidden/>
          </w:rPr>
          <w:instrText xml:space="preserve"> PAGEREF _Toc453071762 \h </w:instrText>
        </w:r>
        <w:r w:rsidR="00CC1119">
          <w:rPr>
            <w:noProof/>
            <w:webHidden/>
          </w:rPr>
        </w:r>
        <w:r w:rsidR="00CC1119">
          <w:rPr>
            <w:noProof/>
            <w:webHidden/>
          </w:rPr>
          <w:fldChar w:fldCharType="separate"/>
        </w:r>
        <w:r w:rsidR="00D36AA0">
          <w:rPr>
            <w:noProof/>
            <w:webHidden/>
          </w:rPr>
          <w:t>77</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63" w:history="1">
        <w:r w:rsidR="00CC1119" w:rsidRPr="00B21B23">
          <w:rPr>
            <w:rStyle w:val="a3"/>
            <w:noProof/>
          </w:rPr>
          <w:t>3.13.5.3.</w:t>
        </w:r>
        <w:r w:rsidR="00CC1119">
          <w:rPr>
            <w:rFonts w:asciiTheme="minorHAnsi" w:eastAsiaTheme="minorEastAsia" w:hAnsiTheme="minorHAnsi" w:cstheme="minorBidi"/>
            <w:noProof/>
            <w:szCs w:val="22"/>
          </w:rPr>
          <w:tab/>
        </w:r>
        <w:r w:rsidR="00CC1119" w:rsidRPr="00B21B23">
          <w:rPr>
            <w:rStyle w:val="a3"/>
            <w:noProof/>
          </w:rPr>
          <w:t>Multi-row selection</w:t>
        </w:r>
        <w:r w:rsidR="00CC1119">
          <w:rPr>
            <w:noProof/>
            <w:webHidden/>
          </w:rPr>
          <w:tab/>
        </w:r>
        <w:r w:rsidR="00CC1119">
          <w:rPr>
            <w:noProof/>
            <w:webHidden/>
          </w:rPr>
          <w:fldChar w:fldCharType="begin"/>
        </w:r>
        <w:r w:rsidR="00CC1119">
          <w:rPr>
            <w:noProof/>
            <w:webHidden/>
          </w:rPr>
          <w:instrText xml:space="preserve"> PAGEREF _Toc453071763 \h </w:instrText>
        </w:r>
        <w:r w:rsidR="00CC1119">
          <w:rPr>
            <w:noProof/>
            <w:webHidden/>
          </w:rPr>
        </w:r>
        <w:r w:rsidR="00CC1119">
          <w:rPr>
            <w:noProof/>
            <w:webHidden/>
          </w:rPr>
          <w:fldChar w:fldCharType="separate"/>
        </w:r>
        <w:r w:rsidR="00D36AA0">
          <w:rPr>
            <w:noProof/>
            <w:webHidden/>
          </w:rPr>
          <w:t>77</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64" w:history="1">
        <w:r w:rsidR="00CC1119" w:rsidRPr="00B21B23">
          <w:rPr>
            <w:rStyle w:val="a3"/>
            <w:noProof/>
          </w:rPr>
          <w:t>3.13.5.4.</w:t>
        </w:r>
        <w:r w:rsidR="00CC1119">
          <w:rPr>
            <w:rFonts w:asciiTheme="minorHAnsi" w:eastAsiaTheme="minorEastAsia" w:hAnsiTheme="minorHAnsi" w:cstheme="minorBidi"/>
            <w:noProof/>
            <w:szCs w:val="22"/>
          </w:rPr>
          <w:tab/>
        </w:r>
        <w:r w:rsidR="00CC1119" w:rsidRPr="00B21B23">
          <w:rPr>
            <w:rStyle w:val="a3"/>
            <w:noProof/>
          </w:rPr>
          <w:t>Single cell selection</w:t>
        </w:r>
        <w:r w:rsidR="00CC1119">
          <w:rPr>
            <w:noProof/>
            <w:webHidden/>
          </w:rPr>
          <w:tab/>
        </w:r>
        <w:r w:rsidR="00CC1119">
          <w:rPr>
            <w:noProof/>
            <w:webHidden/>
          </w:rPr>
          <w:fldChar w:fldCharType="begin"/>
        </w:r>
        <w:r w:rsidR="00CC1119">
          <w:rPr>
            <w:noProof/>
            <w:webHidden/>
          </w:rPr>
          <w:instrText xml:space="preserve"> PAGEREF _Toc453071764 \h </w:instrText>
        </w:r>
        <w:r w:rsidR="00CC1119">
          <w:rPr>
            <w:noProof/>
            <w:webHidden/>
          </w:rPr>
        </w:r>
        <w:r w:rsidR="00CC1119">
          <w:rPr>
            <w:noProof/>
            <w:webHidden/>
          </w:rPr>
          <w:fldChar w:fldCharType="separate"/>
        </w:r>
        <w:r w:rsidR="00D36AA0">
          <w:rPr>
            <w:noProof/>
            <w:webHidden/>
          </w:rPr>
          <w:t>78</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65" w:history="1">
        <w:r w:rsidR="00CC1119" w:rsidRPr="00B21B23">
          <w:rPr>
            <w:rStyle w:val="a3"/>
            <w:noProof/>
          </w:rPr>
          <w:t>3.13.5.5.</w:t>
        </w:r>
        <w:r w:rsidR="00CC1119">
          <w:rPr>
            <w:rFonts w:asciiTheme="minorHAnsi" w:eastAsiaTheme="minorEastAsia" w:hAnsiTheme="minorHAnsi" w:cstheme="minorBidi"/>
            <w:noProof/>
            <w:szCs w:val="22"/>
          </w:rPr>
          <w:tab/>
        </w:r>
        <w:r w:rsidR="00CC1119" w:rsidRPr="00B21B23">
          <w:rPr>
            <w:rStyle w:val="a3"/>
            <w:noProof/>
          </w:rPr>
          <w:t>Multi-cells selection</w:t>
        </w:r>
        <w:r w:rsidR="00CC1119">
          <w:rPr>
            <w:noProof/>
            <w:webHidden/>
          </w:rPr>
          <w:tab/>
        </w:r>
        <w:r w:rsidR="00CC1119">
          <w:rPr>
            <w:noProof/>
            <w:webHidden/>
          </w:rPr>
          <w:fldChar w:fldCharType="begin"/>
        </w:r>
        <w:r w:rsidR="00CC1119">
          <w:rPr>
            <w:noProof/>
            <w:webHidden/>
          </w:rPr>
          <w:instrText xml:space="preserve"> PAGEREF _Toc453071765 \h </w:instrText>
        </w:r>
        <w:r w:rsidR="00CC1119">
          <w:rPr>
            <w:noProof/>
            <w:webHidden/>
          </w:rPr>
        </w:r>
        <w:r w:rsidR="00CC1119">
          <w:rPr>
            <w:noProof/>
            <w:webHidden/>
          </w:rPr>
          <w:fldChar w:fldCharType="separate"/>
        </w:r>
        <w:r w:rsidR="00D36AA0">
          <w:rPr>
            <w:noProof/>
            <w:webHidden/>
          </w:rPr>
          <w:t>78</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66" w:history="1">
        <w:r w:rsidR="00CC1119" w:rsidRPr="00B21B23">
          <w:rPr>
            <w:rStyle w:val="a3"/>
            <w:noProof/>
          </w:rPr>
          <w:t>3.13.6.</w:t>
        </w:r>
        <w:r w:rsidR="00CC1119">
          <w:rPr>
            <w:rFonts w:asciiTheme="minorHAnsi" w:eastAsiaTheme="minorEastAsia" w:hAnsiTheme="minorHAnsi" w:cstheme="minorBidi"/>
            <w:noProof/>
            <w:szCs w:val="22"/>
          </w:rPr>
          <w:tab/>
        </w:r>
        <w:r w:rsidR="00CC1119" w:rsidRPr="00B21B23">
          <w:rPr>
            <w:rStyle w:val="a3"/>
            <w:noProof/>
          </w:rPr>
          <w:t>The Tree Grid</w:t>
        </w:r>
        <w:r w:rsidR="00CC1119">
          <w:rPr>
            <w:noProof/>
            <w:webHidden/>
          </w:rPr>
          <w:tab/>
        </w:r>
        <w:r w:rsidR="00CC1119">
          <w:rPr>
            <w:noProof/>
            <w:webHidden/>
          </w:rPr>
          <w:fldChar w:fldCharType="begin"/>
        </w:r>
        <w:r w:rsidR="00CC1119">
          <w:rPr>
            <w:noProof/>
            <w:webHidden/>
          </w:rPr>
          <w:instrText xml:space="preserve"> PAGEREF _Toc453071766 \h </w:instrText>
        </w:r>
        <w:r w:rsidR="00CC1119">
          <w:rPr>
            <w:noProof/>
            <w:webHidden/>
          </w:rPr>
        </w:r>
        <w:r w:rsidR="00CC1119">
          <w:rPr>
            <w:noProof/>
            <w:webHidden/>
          </w:rPr>
          <w:fldChar w:fldCharType="separate"/>
        </w:r>
        <w:r w:rsidR="00D36AA0">
          <w:rPr>
            <w:noProof/>
            <w:webHidden/>
          </w:rPr>
          <w:t>79</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67" w:history="1">
        <w:r w:rsidR="00CC1119" w:rsidRPr="00B21B23">
          <w:rPr>
            <w:rStyle w:val="a3"/>
            <w:noProof/>
          </w:rPr>
          <w:t>3.13.7.</w:t>
        </w:r>
        <w:r w:rsidR="00CC1119">
          <w:rPr>
            <w:rFonts w:asciiTheme="minorHAnsi" w:eastAsiaTheme="minorEastAsia" w:hAnsiTheme="minorHAnsi" w:cstheme="minorBidi"/>
            <w:noProof/>
            <w:szCs w:val="22"/>
          </w:rPr>
          <w:tab/>
        </w:r>
        <w:r w:rsidR="00CC1119" w:rsidRPr="00B21B23">
          <w:rPr>
            <w:rStyle w:val="a3"/>
            <w:noProof/>
          </w:rPr>
          <w:t>Column config</w:t>
        </w:r>
        <w:r w:rsidR="00CC1119">
          <w:rPr>
            <w:noProof/>
            <w:webHidden/>
          </w:rPr>
          <w:tab/>
        </w:r>
        <w:r w:rsidR="00CC1119">
          <w:rPr>
            <w:noProof/>
            <w:webHidden/>
          </w:rPr>
          <w:fldChar w:fldCharType="begin"/>
        </w:r>
        <w:r w:rsidR="00CC1119">
          <w:rPr>
            <w:noProof/>
            <w:webHidden/>
          </w:rPr>
          <w:instrText xml:space="preserve"> PAGEREF _Toc453071767 \h </w:instrText>
        </w:r>
        <w:r w:rsidR="00CC1119">
          <w:rPr>
            <w:noProof/>
            <w:webHidden/>
          </w:rPr>
        </w:r>
        <w:r w:rsidR="00CC1119">
          <w:rPr>
            <w:noProof/>
            <w:webHidden/>
          </w:rPr>
          <w:fldChar w:fldCharType="separate"/>
        </w:r>
        <w:r w:rsidR="00D36AA0">
          <w:rPr>
            <w:noProof/>
            <w:webHidden/>
          </w:rPr>
          <w:t>80</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68" w:history="1">
        <w:r w:rsidR="00CC1119" w:rsidRPr="00B21B23">
          <w:rPr>
            <w:rStyle w:val="a3"/>
            <w:noProof/>
          </w:rPr>
          <w:t>3.13.7.1.</w:t>
        </w:r>
        <w:r w:rsidR="00CC1119">
          <w:rPr>
            <w:rFonts w:asciiTheme="minorHAnsi" w:eastAsiaTheme="minorEastAsia" w:hAnsiTheme="minorHAnsi" w:cstheme="minorBidi"/>
            <w:noProof/>
            <w:szCs w:val="22"/>
          </w:rPr>
          <w:tab/>
        </w:r>
        <w:r w:rsidR="00CC1119" w:rsidRPr="00B21B23">
          <w:rPr>
            <w:rStyle w:val="a3"/>
            <w:noProof/>
          </w:rPr>
          <w:t>The first column</w:t>
        </w:r>
        <w:r w:rsidR="00CC1119">
          <w:rPr>
            <w:noProof/>
            <w:webHidden/>
          </w:rPr>
          <w:tab/>
        </w:r>
        <w:r w:rsidR="00CC1119">
          <w:rPr>
            <w:noProof/>
            <w:webHidden/>
          </w:rPr>
          <w:fldChar w:fldCharType="begin"/>
        </w:r>
        <w:r w:rsidR="00CC1119">
          <w:rPr>
            <w:noProof/>
            <w:webHidden/>
          </w:rPr>
          <w:instrText xml:space="preserve"> PAGEREF _Toc453071768 \h </w:instrText>
        </w:r>
        <w:r w:rsidR="00CC1119">
          <w:rPr>
            <w:noProof/>
            <w:webHidden/>
          </w:rPr>
        </w:r>
        <w:r w:rsidR="00CC1119">
          <w:rPr>
            <w:noProof/>
            <w:webHidden/>
          </w:rPr>
          <w:fldChar w:fldCharType="separate"/>
        </w:r>
        <w:r w:rsidR="00D36AA0">
          <w:rPr>
            <w:noProof/>
            <w:webHidden/>
          </w:rPr>
          <w:t>80</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69" w:history="1">
        <w:r w:rsidR="00CC1119" w:rsidRPr="00B21B23">
          <w:rPr>
            <w:rStyle w:val="a3"/>
            <w:noProof/>
          </w:rPr>
          <w:t>3.13.7.2.</w:t>
        </w:r>
        <w:r w:rsidR="00CC1119">
          <w:rPr>
            <w:rFonts w:asciiTheme="minorHAnsi" w:eastAsiaTheme="minorEastAsia" w:hAnsiTheme="minorHAnsi" w:cstheme="minorBidi"/>
            <w:noProof/>
            <w:szCs w:val="22"/>
          </w:rPr>
          <w:tab/>
        </w:r>
        <w:r w:rsidR="00CC1119" w:rsidRPr="00B21B23">
          <w:rPr>
            <w:rStyle w:val="a3"/>
            <w:noProof/>
          </w:rPr>
          <w:t>Column width</w:t>
        </w:r>
        <w:r w:rsidR="00CC1119">
          <w:rPr>
            <w:noProof/>
            <w:webHidden/>
          </w:rPr>
          <w:tab/>
        </w:r>
        <w:r w:rsidR="00CC1119">
          <w:rPr>
            <w:noProof/>
            <w:webHidden/>
          </w:rPr>
          <w:fldChar w:fldCharType="begin"/>
        </w:r>
        <w:r w:rsidR="00CC1119">
          <w:rPr>
            <w:noProof/>
            <w:webHidden/>
          </w:rPr>
          <w:instrText xml:space="preserve"> PAGEREF _Toc453071769 \h </w:instrText>
        </w:r>
        <w:r w:rsidR="00CC1119">
          <w:rPr>
            <w:noProof/>
            <w:webHidden/>
          </w:rPr>
        </w:r>
        <w:r w:rsidR="00CC1119">
          <w:rPr>
            <w:noProof/>
            <w:webHidden/>
          </w:rPr>
          <w:fldChar w:fldCharType="separate"/>
        </w:r>
        <w:r w:rsidR="00D36AA0">
          <w:rPr>
            <w:noProof/>
            <w:webHidden/>
          </w:rPr>
          <w:t>81</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70" w:history="1">
        <w:r w:rsidR="00CC1119" w:rsidRPr="00B21B23">
          <w:rPr>
            <w:rStyle w:val="a3"/>
            <w:noProof/>
          </w:rPr>
          <w:t>3.13.7.3.</w:t>
        </w:r>
        <w:r w:rsidR="00CC1119">
          <w:rPr>
            <w:rFonts w:asciiTheme="minorHAnsi" w:eastAsiaTheme="minorEastAsia" w:hAnsiTheme="minorHAnsi" w:cstheme="minorBidi"/>
            <w:noProof/>
            <w:szCs w:val="22"/>
          </w:rPr>
          <w:tab/>
        </w:r>
        <w:r w:rsidR="00CC1119" w:rsidRPr="00B21B23">
          <w:rPr>
            <w:rStyle w:val="a3"/>
            <w:noProof/>
          </w:rPr>
          <w:t>Drag&amp;Drop to modify column width</w:t>
        </w:r>
        <w:r w:rsidR="00CC1119">
          <w:rPr>
            <w:noProof/>
            <w:webHidden/>
          </w:rPr>
          <w:tab/>
        </w:r>
        <w:r w:rsidR="00CC1119">
          <w:rPr>
            <w:noProof/>
            <w:webHidden/>
          </w:rPr>
          <w:fldChar w:fldCharType="begin"/>
        </w:r>
        <w:r w:rsidR="00CC1119">
          <w:rPr>
            <w:noProof/>
            <w:webHidden/>
          </w:rPr>
          <w:instrText xml:space="preserve"> PAGEREF _Toc453071770 \h </w:instrText>
        </w:r>
        <w:r w:rsidR="00CC1119">
          <w:rPr>
            <w:noProof/>
            <w:webHidden/>
          </w:rPr>
        </w:r>
        <w:r w:rsidR="00CC1119">
          <w:rPr>
            <w:noProof/>
            <w:webHidden/>
          </w:rPr>
          <w:fldChar w:fldCharType="separate"/>
        </w:r>
        <w:r w:rsidR="00D36AA0">
          <w:rPr>
            <w:noProof/>
            <w:webHidden/>
          </w:rPr>
          <w:t>81</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71" w:history="1">
        <w:r w:rsidR="00CC1119" w:rsidRPr="00B21B23">
          <w:rPr>
            <w:rStyle w:val="a3"/>
            <w:noProof/>
          </w:rPr>
          <w:t>3.13.7.4.</w:t>
        </w:r>
        <w:r w:rsidR="00CC1119">
          <w:rPr>
            <w:rFonts w:asciiTheme="minorHAnsi" w:eastAsiaTheme="minorEastAsia" w:hAnsiTheme="minorHAnsi" w:cstheme="minorBidi"/>
            <w:noProof/>
            <w:szCs w:val="22"/>
          </w:rPr>
          <w:tab/>
        </w:r>
        <w:r w:rsidR="00CC1119" w:rsidRPr="00B21B23">
          <w:rPr>
            <w:rStyle w:val="a3"/>
            <w:noProof/>
          </w:rPr>
          <w:t>Drag&amp;Drop to modify column position</w:t>
        </w:r>
        <w:r w:rsidR="00CC1119">
          <w:rPr>
            <w:noProof/>
            <w:webHidden/>
          </w:rPr>
          <w:tab/>
        </w:r>
        <w:r w:rsidR="00CC1119">
          <w:rPr>
            <w:noProof/>
            <w:webHidden/>
          </w:rPr>
          <w:fldChar w:fldCharType="begin"/>
        </w:r>
        <w:r w:rsidR="00CC1119">
          <w:rPr>
            <w:noProof/>
            <w:webHidden/>
          </w:rPr>
          <w:instrText xml:space="preserve"> PAGEREF _Toc453071771 \h </w:instrText>
        </w:r>
        <w:r w:rsidR="00CC1119">
          <w:rPr>
            <w:noProof/>
            <w:webHidden/>
          </w:rPr>
        </w:r>
        <w:r w:rsidR="00CC1119">
          <w:rPr>
            <w:noProof/>
            <w:webHidden/>
          </w:rPr>
          <w:fldChar w:fldCharType="separate"/>
        </w:r>
        <w:r w:rsidR="00D36AA0">
          <w:rPr>
            <w:noProof/>
            <w:webHidden/>
          </w:rPr>
          <w:t>82</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72" w:history="1">
        <w:r w:rsidR="00CC1119" w:rsidRPr="00B21B23">
          <w:rPr>
            <w:rStyle w:val="a3"/>
            <w:noProof/>
          </w:rPr>
          <w:t>3.13.7.5.</w:t>
        </w:r>
        <w:r w:rsidR="00CC1119">
          <w:rPr>
            <w:rFonts w:asciiTheme="minorHAnsi" w:eastAsiaTheme="minorEastAsia" w:hAnsiTheme="minorHAnsi" w:cstheme="minorBidi"/>
            <w:noProof/>
            <w:szCs w:val="22"/>
          </w:rPr>
          <w:tab/>
        </w:r>
        <w:r w:rsidR="00CC1119" w:rsidRPr="00B21B23">
          <w:rPr>
            <w:rStyle w:val="a3"/>
            <w:noProof/>
          </w:rPr>
          <w:t>Default Sorting</w:t>
        </w:r>
        <w:r w:rsidR="00CC1119">
          <w:rPr>
            <w:noProof/>
            <w:webHidden/>
          </w:rPr>
          <w:tab/>
        </w:r>
        <w:r w:rsidR="00CC1119">
          <w:rPr>
            <w:noProof/>
            <w:webHidden/>
          </w:rPr>
          <w:fldChar w:fldCharType="begin"/>
        </w:r>
        <w:r w:rsidR="00CC1119">
          <w:rPr>
            <w:noProof/>
            <w:webHidden/>
          </w:rPr>
          <w:instrText xml:space="preserve"> PAGEREF _Toc453071772 \h </w:instrText>
        </w:r>
        <w:r w:rsidR="00CC1119">
          <w:rPr>
            <w:noProof/>
            <w:webHidden/>
          </w:rPr>
        </w:r>
        <w:r w:rsidR="00CC1119">
          <w:rPr>
            <w:noProof/>
            <w:webHidden/>
          </w:rPr>
          <w:fldChar w:fldCharType="separate"/>
        </w:r>
        <w:r w:rsidR="00D36AA0">
          <w:rPr>
            <w:noProof/>
            <w:webHidden/>
          </w:rPr>
          <w:t>82</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73" w:history="1">
        <w:r w:rsidR="00CC1119" w:rsidRPr="00B21B23">
          <w:rPr>
            <w:rStyle w:val="a3"/>
            <w:noProof/>
          </w:rPr>
          <w:t>3.13.7.6.</w:t>
        </w:r>
        <w:r w:rsidR="00CC1119">
          <w:rPr>
            <w:rFonts w:asciiTheme="minorHAnsi" w:eastAsiaTheme="minorEastAsia" w:hAnsiTheme="minorHAnsi" w:cstheme="minorBidi"/>
            <w:noProof/>
            <w:szCs w:val="22"/>
          </w:rPr>
          <w:tab/>
        </w:r>
        <w:r w:rsidR="00CC1119" w:rsidRPr="00B21B23">
          <w:rPr>
            <w:rStyle w:val="a3"/>
            <w:noProof/>
          </w:rPr>
          <w:t>Custom Sorting</w:t>
        </w:r>
        <w:r w:rsidR="00CC1119">
          <w:rPr>
            <w:noProof/>
            <w:webHidden/>
          </w:rPr>
          <w:tab/>
        </w:r>
        <w:r w:rsidR="00CC1119">
          <w:rPr>
            <w:noProof/>
            <w:webHidden/>
          </w:rPr>
          <w:fldChar w:fldCharType="begin"/>
        </w:r>
        <w:r w:rsidR="00CC1119">
          <w:rPr>
            <w:noProof/>
            <w:webHidden/>
          </w:rPr>
          <w:instrText xml:space="preserve"> PAGEREF _Toc453071773 \h </w:instrText>
        </w:r>
        <w:r w:rsidR="00CC1119">
          <w:rPr>
            <w:noProof/>
            <w:webHidden/>
          </w:rPr>
        </w:r>
        <w:r w:rsidR="00CC1119">
          <w:rPr>
            <w:noProof/>
            <w:webHidden/>
          </w:rPr>
          <w:fldChar w:fldCharType="separate"/>
        </w:r>
        <w:r w:rsidR="00D36AA0">
          <w:rPr>
            <w:noProof/>
            <w:webHidden/>
          </w:rPr>
          <w:t>83</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74" w:history="1">
        <w:r w:rsidR="00CC1119" w:rsidRPr="00B21B23">
          <w:rPr>
            <w:rStyle w:val="a3"/>
            <w:noProof/>
          </w:rPr>
          <w:t>3.13.7.7.</w:t>
        </w:r>
        <w:r w:rsidR="00CC1119">
          <w:rPr>
            <w:rFonts w:asciiTheme="minorHAnsi" w:eastAsiaTheme="minorEastAsia" w:hAnsiTheme="minorHAnsi" w:cstheme="minorBidi"/>
            <w:noProof/>
            <w:szCs w:val="22"/>
          </w:rPr>
          <w:tab/>
        </w:r>
        <w:r w:rsidR="00CC1119" w:rsidRPr="00B21B23">
          <w:rPr>
            <w:rStyle w:val="a3"/>
            <w:noProof/>
          </w:rPr>
          <w:t>Hide columns</w:t>
        </w:r>
        <w:r w:rsidR="00CC1119">
          <w:rPr>
            <w:noProof/>
            <w:webHidden/>
          </w:rPr>
          <w:tab/>
        </w:r>
        <w:r w:rsidR="00CC1119">
          <w:rPr>
            <w:noProof/>
            <w:webHidden/>
          </w:rPr>
          <w:fldChar w:fldCharType="begin"/>
        </w:r>
        <w:r w:rsidR="00CC1119">
          <w:rPr>
            <w:noProof/>
            <w:webHidden/>
          </w:rPr>
          <w:instrText xml:space="preserve"> PAGEREF _Toc453071774 \h </w:instrText>
        </w:r>
        <w:r w:rsidR="00CC1119">
          <w:rPr>
            <w:noProof/>
            <w:webHidden/>
          </w:rPr>
        </w:r>
        <w:r w:rsidR="00CC1119">
          <w:rPr>
            <w:noProof/>
            <w:webHidden/>
          </w:rPr>
          <w:fldChar w:fldCharType="separate"/>
        </w:r>
        <w:r w:rsidR="00D36AA0">
          <w:rPr>
            <w:noProof/>
            <w:webHidden/>
          </w:rPr>
          <w:t>83</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75" w:history="1">
        <w:r w:rsidR="00CC1119" w:rsidRPr="00B21B23">
          <w:rPr>
            <w:rStyle w:val="a3"/>
            <w:noProof/>
          </w:rPr>
          <w:t>3.13.7.8.</w:t>
        </w:r>
        <w:r w:rsidR="00CC1119">
          <w:rPr>
            <w:rFonts w:asciiTheme="minorHAnsi" w:eastAsiaTheme="minorEastAsia" w:hAnsiTheme="minorHAnsi" w:cstheme="minorBidi"/>
            <w:noProof/>
            <w:szCs w:val="22"/>
          </w:rPr>
          <w:tab/>
        </w:r>
        <w:r w:rsidR="00CC1119" w:rsidRPr="00B21B23">
          <w:rPr>
            <w:rStyle w:val="a3"/>
            <w:noProof/>
          </w:rPr>
          <w:t>Setting Cell Types in column header</w:t>
        </w:r>
        <w:r w:rsidR="00CC1119">
          <w:rPr>
            <w:noProof/>
            <w:webHidden/>
          </w:rPr>
          <w:tab/>
        </w:r>
        <w:r w:rsidR="00CC1119">
          <w:rPr>
            <w:noProof/>
            <w:webHidden/>
          </w:rPr>
          <w:fldChar w:fldCharType="begin"/>
        </w:r>
        <w:r w:rsidR="00CC1119">
          <w:rPr>
            <w:noProof/>
            <w:webHidden/>
          </w:rPr>
          <w:instrText xml:space="preserve"> PAGEREF _Toc453071775 \h </w:instrText>
        </w:r>
        <w:r w:rsidR="00CC1119">
          <w:rPr>
            <w:noProof/>
            <w:webHidden/>
          </w:rPr>
        </w:r>
        <w:r w:rsidR="00CC1119">
          <w:rPr>
            <w:noProof/>
            <w:webHidden/>
          </w:rPr>
          <w:fldChar w:fldCharType="separate"/>
        </w:r>
        <w:r w:rsidR="00D36AA0">
          <w:rPr>
            <w:noProof/>
            <w:webHidden/>
          </w:rPr>
          <w:t>84</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76" w:history="1">
        <w:r w:rsidR="00CC1119" w:rsidRPr="00B21B23">
          <w:rPr>
            <w:rStyle w:val="a3"/>
            <w:noProof/>
          </w:rPr>
          <w:t>3.13.7.9.</w:t>
        </w:r>
        <w:r w:rsidR="00CC1119">
          <w:rPr>
            <w:rFonts w:asciiTheme="minorHAnsi" w:eastAsiaTheme="minorEastAsia" w:hAnsiTheme="minorHAnsi" w:cstheme="minorBidi"/>
            <w:noProof/>
            <w:szCs w:val="22"/>
          </w:rPr>
          <w:tab/>
        </w:r>
        <w:r w:rsidR="00CC1119" w:rsidRPr="00B21B23">
          <w:rPr>
            <w:rStyle w:val="a3"/>
            <w:noProof/>
          </w:rPr>
          <w:t>column header style</w:t>
        </w:r>
        <w:r w:rsidR="00CC1119">
          <w:rPr>
            <w:noProof/>
            <w:webHidden/>
          </w:rPr>
          <w:tab/>
        </w:r>
        <w:r w:rsidR="00CC1119">
          <w:rPr>
            <w:noProof/>
            <w:webHidden/>
          </w:rPr>
          <w:fldChar w:fldCharType="begin"/>
        </w:r>
        <w:r w:rsidR="00CC1119">
          <w:rPr>
            <w:noProof/>
            <w:webHidden/>
          </w:rPr>
          <w:instrText xml:space="preserve"> PAGEREF _Toc453071776 \h </w:instrText>
        </w:r>
        <w:r w:rsidR="00CC1119">
          <w:rPr>
            <w:noProof/>
            <w:webHidden/>
          </w:rPr>
        </w:r>
        <w:r w:rsidR="00CC1119">
          <w:rPr>
            <w:noProof/>
            <w:webHidden/>
          </w:rPr>
          <w:fldChar w:fldCharType="separate"/>
        </w:r>
        <w:r w:rsidR="00D36AA0">
          <w:rPr>
            <w:noProof/>
            <w:webHidden/>
          </w:rPr>
          <w:t>84</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77" w:history="1">
        <w:r w:rsidR="00CC1119" w:rsidRPr="00B21B23">
          <w:rPr>
            <w:rStyle w:val="a3"/>
            <w:noProof/>
          </w:rPr>
          <w:t>3.13.7.10.</w:t>
        </w:r>
        <w:r w:rsidR="00CC1119">
          <w:rPr>
            <w:rFonts w:asciiTheme="minorHAnsi" w:eastAsiaTheme="minorEastAsia" w:hAnsiTheme="minorHAnsi" w:cstheme="minorBidi"/>
            <w:noProof/>
            <w:szCs w:val="22"/>
          </w:rPr>
          <w:tab/>
        </w:r>
        <w:r w:rsidR="00CC1119" w:rsidRPr="00B21B23">
          <w:rPr>
            <w:rStyle w:val="a3"/>
            <w:noProof/>
          </w:rPr>
          <w:t>column header icon</w:t>
        </w:r>
        <w:r w:rsidR="00CC1119">
          <w:rPr>
            <w:noProof/>
            <w:webHidden/>
          </w:rPr>
          <w:tab/>
        </w:r>
        <w:r w:rsidR="00CC1119">
          <w:rPr>
            <w:noProof/>
            <w:webHidden/>
          </w:rPr>
          <w:fldChar w:fldCharType="begin"/>
        </w:r>
        <w:r w:rsidR="00CC1119">
          <w:rPr>
            <w:noProof/>
            <w:webHidden/>
          </w:rPr>
          <w:instrText xml:space="preserve"> PAGEREF _Toc453071777 \h </w:instrText>
        </w:r>
        <w:r w:rsidR="00CC1119">
          <w:rPr>
            <w:noProof/>
            <w:webHidden/>
          </w:rPr>
        </w:r>
        <w:r w:rsidR="00CC1119">
          <w:rPr>
            <w:noProof/>
            <w:webHidden/>
          </w:rPr>
          <w:fldChar w:fldCharType="separate"/>
        </w:r>
        <w:r w:rsidR="00D36AA0">
          <w:rPr>
            <w:noProof/>
            <w:webHidden/>
          </w:rPr>
          <w:t>85</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78" w:history="1">
        <w:r w:rsidR="00CC1119" w:rsidRPr="00B21B23">
          <w:rPr>
            <w:rStyle w:val="a3"/>
            <w:noProof/>
          </w:rPr>
          <w:t>3.13.7.11.</w:t>
        </w:r>
        <w:r w:rsidR="00CC1119">
          <w:rPr>
            <w:rFonts w:asciiTheme="minorHAnsi" w:eastAsiaTheme="minorEastAsia" w:hAnsiTheme="minorHAnsi" w:cstheme="minorBidi"/>
            <w:noProof/>
            <w:szCs w:val="22"/>
          </w:rPr>
          <w:tab/>
        </w:r>
        <w:r w:rsidR="00CC1119" w:rsidRPr="00B21B23">
          <w:rPr>
            <w:rStyle w:val="a3"/>
            <w:noProof/>
          </w:rPr>
          <w:t>Update column header dynamically</w:t>
        </w:r>
        <w:r w:rsidR="00CC1119">
          <w:rPr>
            <w:noProof/>
            <w:webHidden/>
          </w:rPr>
          <w:tab/>
        </w:r>
        <w:r w:rsidR="00CC1119">
          <w:rPr>
            <w:noProof/>
            <w:webHidden/>
          </w:rPr>
          <w:fldChar w:fldCharType="begin"/>
        </w:r>
        <w:r w:rsidR="00CC1119">
          <w:rPr>
            <w:noProof/>
            <w:webHidden/>
          </w:rPr>
          <w:instrText xml:space="preserve"> PAGEREF _Toc453071778 \h </w:instrText>
        </w:r>
        <w:r w:rsidR="00CC1119">
          <w:rPr>
            <w:noProof/>
            <w:webHidden/>
          </w:rPr>
        </w:r>
        <w:r w:rsidR="00CC1119">
          <w:rPr>
            <w:noProof/>
            <w:webHidden/>
          </w:rPr>
          <w:fldChar w:fldCharType="separate"/>
        </w:r>
        <w:r w:rsidR="00D36AA0">
          <w:rPr>
            <w:noProof/>
            <w:webHidden/>
          </w:rPr>
          <w:t>86</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79" w:history="1">
        <w:r w:rsidR="00CC1119" w:rsidRPr="00B21B23">
          <w:rPr>
            <w:rStyle w:val="a3"/>
            <w:noProof/>
          </w:rPr>
          <w:t>3.13.8.</w:t>
        </w:r>
        <w:r w:rsidR="00CC1119">
          <w:rPr>
            <w:rFonts w:asciiTheme="minorHAnsi" w:eastAsiaTheme="minorEastAsia" w:hAnsiTheme="minorHAnsi" w:cstheme="minorBidi"/>
            <w:noProof/>
            <w:szCs w:val="22"/>
          </w:rPr>
          <w:tab/>
        </w:r>
        <w:r w:rsidR="00CC1119" w:rsidRPr="00B21B23">
          <w:rPr>
            <w:rStyle w:val="a3"/>
            <w:noProof/>
          </w:rPr>
          <w:t>Row config</w:t>
        </w:r>
        <w:r w:rsidR="00CC1119">
          <w:rPr>
            <w:noProof/>
            <w:webHidden/>
          </w:rPr>
          <w:tab/>
        </w:r>
        <w:r w:rsidR="00CC1119">
          <w:rPr>
            <w:noProof/>
            <w:webHidden/>
          </w:rPr>
          <w:fldChar w:fldCharType="begin"/>
        </w:r>
        <w:r w:rsidR="00CC1119">
          <w:rPr>
            <w:noProof/>
            <w:webHidden/>
          </w:rPr>
          <w:instrText xml:space="preserve"> PAGEREF _Toc453071779 \h </w:instrText>
        </w:r>
        <w:r w:rsidR="00CC1119">
          <w:rPr>
            <w:noProof/>
            <w:webHidden/>
          </w:rPr>
        </w:r>
        <w:r w:rsidR="00CC1119">
          <w:rPr>
            <w:noProof/>
            <w:webHidden/>
          </w:rPr>
          <w:fldChar w:fldCharType="separate"/>
        </w:r>
        <w:r w:rsidR="00D36AA0">
          <w:rPr>
            <w:noProof/>
            <w:webHidden/>
          </w:rPr>
          <w:t>86</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80" w:history="1">
        <w:r w:rsidR="00CC1119" w:rsidRPr="00B21B23">
          <w:rPr>
            <w:rStyle w:val="a3"/>
            <w:noProof/>
          </w:rPr>
          <w:t>3.13.8.1.</w:t>
        </w:r>
        <w:r w:rsidR="00CC1119">
          <w:rPr>
            <w:rFonts w:asciiTheme="minorHAnsi" w:eastAsiaTheme="minorEastAsia" w:hAnsiTheme="minorHAnsi" w:cstheme="minorBidi"/>
            <w:noProof/>
            <w:szCs w:val="22"/>
          </w:rPr>
          <w:tab/>
        </w:r>
        <w:r w:rsidR="00CC1119" w:rsidRPr="00B21B23">
          <w:rPr>
            <w:rStyle w:val="a3"/>
            <w:noProof/>
          </w:rPr>
          <w:t>Row height</w:t>
        </w:r>
        <w:r w:rsidR="00CC1119">
          <w:rPr>
            <w:noProof/>
            <w:webHidden/>
          </w:rPr>
          <w:tab/>
        </w:r>
        <w:r w:rsidR="00CC1119">
          <w:rPr>
            <w:noProof/>
            <w:webHidden/>
          </w:rPr>
          <w:fldChar w:fldCharType="begin"/>
        </w:r>
        <w:r w:rsidR="00CC1119">
          <w:rPr>
            <w:noProof/>
            <w:webHidden/>
          </w:rPr>
          <w:instrText xml:space="preserve"> PAGEREF _Toc453071780 \h </w:instrText>
        </w:r>
        <w:r w:rsidR="00CC1119">
          <w:rPr>
            <w:noProof/>
            <w:webHidden/>
          </w:rPr>
        </w:r>
        <w:r w:rsidR="00CC1119">
          <w:rPr>
            <w:noProof/>
            <w:webHidden/>
          </w:rPr>
          <w:fldChar w:fldCharType="separate"/>
        </w:r>
        <w:r w:rsidR="00D36AA0">
          <w:rPr>
            <w:noProof/>
            <w:webHidden/>
          </w:rPr>
          <w:t>86</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81" w:history="1">
        <w:r w:rsidR="00CC1119" w:rsidRPr="00B21B23">
          <w:rPr>
            <w:rStyle w:val="a3"/>
            <w:noProof/>
          </w:rPr>
          <w:t>3.13.8.2.</w:t>
        </w:r>
        <w:r w:rsidR="00CC1119">
          <w:rPr>
            <w:rFonts w:asciiTheme="minorHAnsi" w:eastAsiaTheme="minorEastAsia" w:hAnsiTheme="minorHAnsi" w:cstheme="minorBidi"/>
            <w:noProof/>
            <w:szCs w:val="22"/>
          </w:rPr>
          <w:tab/>
        </w:r>
        <w:r w:rsidR="00CC1119" w:rsidRPr="00B21B23">
          <w:rPr>
            <w:rStyle w:val="a3"/>
            <w:noProof/>
          </w:rPr>
          <w:t>Drag&amp;Drop to modify row height</w:t>
        </w:r>
        <w:r w:rsidR="00CC1119">
          <w:rPr>
            <w:noProof/>
            <w:webHidden/>
          </w:rPr>
          <w:tab/>
        </w:r>
        <w:r w:rsidR="00CC1119">
          <w:rPr>
            <w:noProof/>
            <w:webHidden/>
          </w:rPr>
          <w:fldChar w:fldCharType="begin"/>
        </w:r>
        <w:r w:rsidR="00CC1119">
          <w:rPr>
            <w:noProof/>
            <w:webHidden/>
          </w:rPr>
          <w:instrText xml:space="preserve"> PAGEREF _Toc453071781 \h </w:instrText>
        </w:r>
        <w:r w:rsidR="00CC1119">
          <w:rPr>
            <w:noProof/>
            <w:webHidden/>
          </w:rPr>
        </w:r>
        <w:r w:rsidR="00CC1119">
          <w:rPr>
            <w:noProof/>
            <w:webHidden/>
          </w:rPr>
          <w:fldChar w:fldCharType="separate"/>
        </w:r>
        <w:r w:rsidR="00D36AA0">
          <w:rPr>
            <w:noProof/>
            <w:webHidden/>
          </w:rPr>
          <w:t>87</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82" w:history="1">
        <w:r w:rsidR="00CC1119" w:rsidRPr="00B21B23">
          <w:rPr>
            <w:rStyle w:val="a3"/>
            <w:noProof/>
          </w:rPr>
          <w:t>3.13.8.3.</w:t>
        </w:r>
        <w:r w:rsidR="00CC1119">
          <w:rPr>
            <w:rFonts w:asciiTheme="minorHAnsi" w:eastAsiaTheme="minorEastAsia" w:hAnsiTheme="minorHAnsi" w:cstheme="minorBidi"/>
            <w:noProof/>
            <w:szCs w:val="22"/>
          </w:rPr>
          <w:tab/>
        </w:r>
        <w:r w:rsidR="00CC1119" w:rsidRPr="00B21B23">
          <w:rPr>
            <w:rStyle w:val="a3"/>
            <w:noProof/>
          </w:rPr>
          <w:t>Setting cell type in row</w:t>
        </w:r>
        <w:r w:rsidR="00CC1119">
          <w:rPr>
            <w:noProof/>
            <w:webHidden/>
          </w:rPr>
          <w:tab/>
        </w:r>
        <w:r w:rsidR="00CC1119">
          <w:rPr>
            <w:noProof/>
            <w:webHidden/>
          </w:rPr>
          <w:fldChar w:fldCharType="begin"/>
        </w:r>
        <w:r w:rsidR="00CC1119">
          <w:rPr>
            <w:noProof/>
            <w:webHidden/>
          </w:rPr>
          <w:instrText xml:space="preserve"> PAGEREF _Toc453071782 \h </w:instrText>
        </w:r>
        <w:r w:rsidR="00CC1119">
          <w:rPr>
            <w:noProof/>
            <w:webHidden/>
          </w:rPr>
        </w:r>
        <w:r w:rsidR="00CC1119">
          <w:rPr>
            <w:noProof/>
            <w:webHidden/>
          </w:rPr>
          <w:fldChar w:fldCharType="separate"/>
        </w:r>
        <w:r w:rsidR="00D36AA0">
          <w:rPr>
            <w:noProof/>
            <w:webHidden/>
          </w:rPr>
          <w:t>87</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83" w:history="1">
        <w:r w:rsidR="00CC1119" w:rsidRPr="00B21B23">
          <w:rPr>
            <w:rStyle w:val="a3"/>
            <w:noProof/>
          </w:rPr>
          <w:t>3.13.8.4.</w:t>
        </w:r>
        <w:r w:rsidR="00CC1119">
          <w:rPr>
            <w:rFonts w:asciiTheme="minorHAnsi" w:eastAsiaTheme="minorEastAsia" w:hAnsiTheme="minorHAnsi" w:cstheme="minorBidi"/>
            <w:noProof/>
            <w:szCs w:val="22"/>
          </w:rPr>
          <w:tab/>
        </w:r>
        <w:r w:rsidR="00CC1119" w:rsidRPr="00B21B23">
          <w:rPr>
            <w:rStyle w:val="a3"/>
            <w:noProof/>
          </w:rPr>
          <w:t>Row style</w:t>
        </w:r>
        <w:r w:rsidR="00CC1119">
          <w:rPr>
            <w:noProof/>
            <w:webHidden/>
          </w:rPr>
          <w:tab/>
        </w:r>
        <w:r w:rsidR="00CC1119">
          <w:rPr>
            <w:noProof/>
            <w:webHidden/>
          </w:rPr>
          <w:fldChar w:fldCharType="begin"/>
        </w:r>
        <w:r w:rsidR="00CC1119">
          <w:rPr>
            <w:noProof/>
            <w:webHidden/>
          </w:rPr>
          <w:instrText xml:space="preserve"> PAGEREF _Toc453071783 \h </w:instrText>
        </w:r>
        <w:r w:rsidR="00CC1119">
          <w:rPr>
            <w:noProof/>
            <w:webHidden/>
          </w:rPr>
        </w:r>
        <w:r w:rsidR="00CC1119">
          <w:rPr>
            <w:noProof/>
            <w:webHidden/>
          </w:rPr>
          <w:fldChar w:fldCharType="separate"/>
        </w:r>
        <w:r w:rsidR="00D36AA0">
          <w:rPr>
            <w:noProof/>
            <w:webHidden/>
          </w:rPr>
          <w:t>88</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84" w:history="1">
        <w:r w:rsidR="00CC1119" w:rsidRPr="00B21B23">
          <w:rPr>
            <w:rStyle w:val="a3"/>
            <w:noProof/>
          </w:rPr>
          <w:t>3.13.8.5.</w:t>
        </w:r>
        <w:r w:rsidR="00CC1119">
          <w:rPr>
            <w:rFonts w:asciiTheme="minorHAnsi" w:eastAsiaTheme="minorEastAsia" w:hAnsiTheme="minorHAnsi" w:cstheme="minorBidi"/>
            <w:noProof/>
            <w:szCs w:val="22"/>
          </w:rPr>
          <w:tab/>
        </w:r>
        <w:r w:rsidR="00CC1119" w:rsidRPr="00B21B23">
          <w:rPr>
            <w:rStyle w:val="a3"/>
            <w:noProof/>
          </w:rPr>
          <w:t>Row numbers</w:t>
        </w:r>
        <w:r w:rsidR="00CC1119">
          <w:rPr>
            <w:noProof/>
            <w:webHidden/>
          </w:rPr>
          <w:tab/>
        </w:r>
        <w:r w:rsidR="00CC1119">
          <w:rPr>
            <w:noProof/>
            <w:webHidden/>
          </w:rPr>
          <w:fldChar w:fldCharType="begin"/>
        </w:r>
        <w:r w:rsidR="00CC1119">
          <w:rPr>
            <w:noProof/>
            <w:webHidden/>
          </w:rPr>
          <w:instrText xml:space="preserve"> PAGEREF _Toc453071784 \h </w:instrText>
        </w:r>
        <w:r w:rsidR="00CC1119">
          <w:rPr>
            <w:noProof/>
            <w:webHidden/>
          </w:rPr>
        </w:r>
        <w:r w:rsidR="00CC1119">
          <w:rPr>
            <w:noProof/>
            <w:webHidden/>
          </w:rPr>
          <w:fldChar w:fldCharType="separate"/>
        </w:r>
        <w:r w:rsidR="00D36AA0">
          <w:rPr>
            <w:noProof/>
            <w:webHidden/>
          </w:rPr>
          <w:t>88</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85" w:history="1">
        <w:r w:rsidR="00CC1119" w:rsidRPr="00B21B23">
          <w:rPr>
            <w:rStyle w:val="a3"/>
            <w:noProof/>
          </w:rPr>
          <w:t>3.13.8.6.</w:t>
        </w:r>
        <w:r w:rsidR="00CC1119">
          <w:rPr>
            <w:rFonts w:asciiTheme="minorHAnsi" w:eastAsiaTheme="minorEastAsia" w:hAnsiTheme="minorHAnsi" w:cstheme="minorBidi"/>
            <w:noProof/>
            <w:szCs w:val="22"/>
          </w:rPr>
          <w:tab/>
        </w:r>
        <w:r w:rsidR="00CC1119" w:rsidRPr="00B21B23">
          <w:rPr>
            <w:rStyle w:val="a3"/>
            <w:noProof/>
          </w:rPr>
          <w:t>Custom row numbers</w:t>
        </w:r>
        <w:r w:rsidR="00CC1119">
          <w:rPr>
            <w:noProof/>
            <w:webHidden/>
          </w:rPr>
          <w:tab/>
        </w:r>
        <w:r w:rsidR="00CC1119">
          <w:rPr>
            <w:noProof/>
            <w:webHidden/>
          </w:rPr>
          <w:fldChar w:fldCharType="begin"/>
        </w:r>
        <w:r w:rsidR="00CC1119">
          <w:rPr>
            <w:noProof/>
            <w:webHidden/>
          </w:rPr>
          <w:instrText xml:space="preserve"> PAGEREF _Toc453071785 \h </w:instrText>
        </w:r>
        <w:r w:rsidR="00CC1119">
          <w:rPr>
            <w:noProof/>
            <w:webHidden/>
          </w:rPr>
        </w:r>
        <w:r w:rsidR="00CC1119">
          <w:rPr>
            <w:noProof/>
            <w:webHidden/>
          </w:rPr>
          <w:fldChar w:fldCharType="separate"/>
        </w:r>
        <w:r w:rsidR="00D36AA0">
          <w:rPr>
            <w:noProof/>
            <w:webHidden/>
          </w:rPr>
          <w:t>89</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86" w:history="1">
        <w:r w:rsidR="00CC1119" w:rsidRPr="00B21B23">
          <w:rPr>
            <w:rStyle w:val="a3"/>
            <w:noProof/>
          </w:rPr>
          <w:t>3.13.8.7.</w:t>
        </w:r>
        <w:r w:rsidR="00CC1119">
          <w:rPr>
            <w:rFonts w:asciiTheme="minorHAnsi" w:eastAsiaTheme="minorEastAsia" w:hAnsiTheme="minorHAnsi" w:cstheme="minorBidi"/>
            <w:noProof/>
            <w:szCs w:val="22"/>
          </w:rPr>
          <w:tab/>
        </w:r>
        <w:r w:rsidR="00CC1119" w:rsidRPr="00B21B23">
          <w:rPr>
            <w:rStyle w:val="a3"/>
            <w:noProof/>
          </w:rPr>
          <w:t>Alternate Row Colors</w:t>
        </w:r>
        <w:r w:rsidR="00CC1119">
          <w:rPr>
            <w:noProof/>
            <w:webHidden/>
          </w:rPr>
          <w:tab/>
        </w:r>
        <w:r w:rsidR="00CC1119">
          <w:rPr>
            <w:noProof/>
            <w:webHidden/>
          </w:rPr>
          <w:fldChar w:fldCharType="begin"/>
        </w:r>
        <w:r w:rsidR="00CC1119">
          <w:rPr>
            <w:noProof/>
            <w:webHidden/>
          </w:rPr>
          <w:instrText xml:space="preserve"> PAGEREF _Toc453071786 \h </w:instrText>
        </w:r>
        <w:r w:rsidR="00CC1119">
          <w:rPr>
            <w:noProof/>
            <w:webHidden/>
          </w:rPr>
        </w:r>
        <w:r w:rsidR="00CC1119">
          <w:rPr>
            <w:noProof/>
            <w:webHidden/>
          </w:rPr>
          <w:fldChar w:fldCharType="separate"/>
        </w:r>
        <w:r w:rsidR="00D36AA0">
          <w:rPr>
            <w:noProof/>
            <w:webHidden/>
          </w:rPr>
          <w:t>90</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87" w:history="1">
        <w:r w:rsidR="00CC1119" w:rsidRPr="00B21B23">
          <w:rPr>
            <w:rStyle w:val="a3"/>
            <w:noProof/>
          </w:rPr>
          <w:t>3.13.8.8.</w:t>
        </w:r>
        <w:r w:rsidR="00CC1119">
          <w:rPr>
            <w:rFonts w:asciiTheme="minorHAnsi" w:eastAsiaTheme="minorEastAsia" w:hAnsiTheme="minorHAnsi" w:cstheme="minorBidi"/>
            <w:noProof/>
            <w:szCs w:val="22"/>
          </w:rPr>
          <w:tab/>
        </w:r>
        <w:r w:rsidR="00CC1119" w:rsidRPr="00B21B23">
          <w:rPr>
            <w:rStyle w:val="a3"/>
            <w:noProof/>
          </w:rPr>
          <w:t>Group</w:t>
        </w:r>
        <w:r w:rsidR="00CC1119">
          <w:rPr>
            <w:noProof/>
            <w:webHidden/>
          </w:rPr>
          <w:tab/>
        </w:r>
        <w:r w:rsidR="00CC1119">
          <w:rPr>
            <w:noProof/>
            <w:webHidden/>
          </w:rPr>
          <w:fldChar w:fldCharType="begin"/>
        </w:r>
        <w:r w:rsidR="00CC1119">
          <w:rPr>
            <w:noProof/>
            <w:webHidden/>
          </w:rPr>
          <w:instrText xml:space="preserve"> PAGEREF _Toc453071787 \h </w:instrText>
        </w:r>
        <w:r w:rsidR="00CC1119">
          <w:rPr>
            <w:noProof/>
            <w:webHidden/>
          </w:rPr>
        </w:r>
        <w:r w:rsidR="00CC1119">
          <w:rPr>
            <w:noProof/>
            <w:webHidden/>
          </w:rPr>
          <w:fldChar w:fldCharType="separate"/>
        </w:r>
        <w:r w:rsidR="00D36AA0">
          <w:rPr>
            <w:noProof/>
            <w:webHidden/>
          </w:rPr>
          <w:t>90</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88" w:history="1">
        <w:r w:rsidR="00CC1119" w:rsidRPr="00B21B23">
          <w:rPr>
            <w:rStyle w:val="a3"/>
            <w:noProof/>
          </w:rPr>
          <w:t>3.13.8.9.</w:t>
        </w:r>
        <w:r w:rsidR="00CC1119">
          <w:rPr>
            <w:rFonts w:asciiTheme="minorHAnsi" w:eastAsiaTheme="minorEastAsia" w:hAnsiTheme="minorHAnsi" w:cstheme="minorBidi"/>
            <w:noProof/>
            <w:szCs w:val="22"/>
          </w:rPr>
          <w:tab/>
        </w:r>
        <w:r w:rsidR="00CC1119" w:rsidRPr="00B21B23">
          <w:rPr>
            <w:rStyle w:val="a3"/>
            <w:noProof/>
          </w:rPr>
          <w:t>Preview and Summary region</w:t>
        </w:r>
        <w:r w:rsidR="00CC1119">
          <w:rPr>
            <w:noProof/>
            <w:webHidden/>
          </w:rPr>
          <w:tab/>
        </w:r>
        <w:r w:rsidR="00CC1119">
          <w:rPr>
            <w:noProof/>
            <w:webHidden/>
          </w:rPr>
          <w:fldChar w:fldCharType="begin"/>
        </w:r>
        <w:r w:rsidR="00CC1119">
          <w:rPr>
            <w:noProof/>
            <w:webHidden/>
          </w:rPr>
          <w:instrText xml:space="preserve"> PAGEREF _Toc453071788 \h </w:instrText>
        </w:r>
        <w:r w:rsidR="00CC1119">
          <w:rPr>
            <w:noProof/>
            <w:webHidden/>
          </w:rPr>
        </w:r>
        <w:r w:rsidR="00CC1119">
          <w:rPr>
            <w:noProof/>
            <w:webHidden/>
          </w:rPr>
          <w:fldChar w:fldCharType="separate"/>
        </w:r>
        <w:r w:rsidR="00D36AA0">
          <w:rPr>
            <w:noProof/>
            <w:webHidden/>
          </w:rPr>
          <w:t>91</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89" w:history="1">
        <w:r w:rsidR="00CC1119" w:rsidRPr="00B21B23">
          <w:rPr>
            <w:rStyle w:val="a3"/>
            <w:noProof/>
          </w:rPr>
          <w:t>3.13.8.10.</w:t>
        </w:r>
        <w:r w:rsidR="00CC1119">
          <w:rPr>
            <w:rFonts w:asciiTheme="minorHAnsi" w:eastAsiaTheme="minorEastAsia" w:hAnsiTheme="minorHAnsi" w:cstheme="minorBidi"/>
            <w:noProof/>
            <w:szCs w:val="22"/>
          </w:rPr>
          <w:tab/>
        </w:r>
        <w:r w:rsidR="00CC1119" w:rsidRPr="00B21B23">
          <w:rPr>
            <w:rStyle w:val="a3"/>
            <w:noProof/>
          </w:rPr>
          <w:t>Update row dynamically</w:t>
        </w:r>
        <w:r w:rsidR="00CC1119">
          <w:rPr>
            <w:noProof/>
            <w:webHidden/>
          </w:rPr>
          <w:tab/>
        </w:r>
        <w:r w:rsidR="00CC1119">
          <w:rPr>
            <w:noProof/>
            <w:webHidden/>
          </w:rPr>
          <w:fldChar w:fldCharType="begin"/>
        </w:r>
        <w:r w:rsidR="00CC1119">
          <w:rPr>
            <w:noProof/>
            <w:webHidden/>
          </w:rPr>
          <w:instrText xml:space="preserve"> PAGEREF _Toc453071789 \h </w:instrText>
        </w:r>
        <w:r w:rsidR="00CC1119">
          <w:rPr>
            <w:noProof/>
            <w:webHidden/>
          </w:rPr>
        </w:r>
        <w:r w:rsidR="00CC1119">
          <w:rPr>
            <w:noProof/>
            <w:webHidden/>
          </w:rPr>
          <w:fldChar w:fldCharType="separate"/>
        </w:r>
        <w:r w:rsidR="00D36AA0">
          <w:rPr>
            <w:noProof/>
            <w:webHidden/>
          </w:rPr>
          <w:t>92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790" w:history="1">
        <w:r w:rsidR="00CC1119" w:rsidRPr="00B21B23">
          <w:rPr>
            <w:rStyle w:val="a3"/>
            <w:noProof/>
          </w:rPr>
          <w:t>3.13.9.</w:t>
        </w:r>
        <w:r w:rsidR="00CC1119">
          <w:rPr>
            <w:rFonts w:asciiTheme="minorHAnsi" w:eastAsiaTheme="minorEastAsia" w:hAnsiTheme="minorHAnsi" w:cstheme="minorBidi"/>
            <w:noProof/>
            <w:szCs w:val="22"/>
          </w:rPr>
          <w:tab/>
        </w:r>
        <w:r w:rsidR="00CC1119" w:rsidRPr="00B21B23">
          <w:rPr>
            <w:rStyle w:val="a3"/>
            <w:noProof/>
          </w:rPr>
          <w:t>Cell config</w:t>
        </w:r>
        <w:r w:rsidR="00CC1119">
          <w:rPr>
            <w:noProof/>
            <w:webHidden/>
          </w:rPr>
          <w:tab/>
        </w:r>
        <w:r w:rsidR="00CC1119">
          <w:rPr>
            <w:noProof/>
            <w:webHidden/>
          </w:rPr>
          <w:fldChar w:fldCharType="begin"/>
        </w:r>
        <w:r w:rsidR="00CC1119">
          <w:rPr>
            <w:noProof/>
            <w:webHidden/>
          </w:rPr>
          <w:instrText xml:space="preserve"> PAGEREF _Toc453071790 \h </w:instrText>
        </w:r>
        <w:r w:rsidR="00CC1119">
          <w:rPr>
            <w:noProof/>
            <w:webHidden/>
          </w:rPr>
        </w:r>
        <w:r w:rsidR="00CC1119">
          <w:rPr>
            <w:noProof/>
            <w:webHidden/>
          </w:rPr>
          <w:fldChar w:fldCharType="separate"/>
        </w:r>
        <w:r w:rsidR="00D36AA0">
          <w:rPr>
            <w:noProof/>
            <w:webHidden/>
          </w:rPr>
          <w:t>93</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91" w:history="1">
        <w:r w:rsidR="00CC1119" w:rsidRPr="00B21B23">
          <w:rPr>
            <w:rStyle w:val="a3"/>
            <w:noProof/>
          </w:rPr>
          <w:t>3.13.9.1.</w:t>
        </w:r>
        <w:r w:rsidR="00CC1119">
          <w:rPr>
            <w:rFonts w:asciiTheme="minorHAnsi" w:eastAsiaTheme="minorEastAsia" w:hAnsiTheme="minorHAnsi" w:cstheme="minorBidi"/>
            <w:noProof/>
            <w:szCs w:val="22"/>
          </w:rPr>
          <w:tab/>
        </w:r>
        <w:r w:rsidR="00CC1119" w:rsidRPr="00B21B23">
          <w:rPr>
            <w:rStyle w:val="a3"/>
            <w:noProof/>
          </w:rPr>
          <w:t>Cell types</w:t>
        </w:r>
        <w:r w:rsidR="00CC1119">
          <w:rPr>
            <w:noProof/>
            <w:webHidden/>
          </w:rPr>
          <w:tab/>
        </w:r>
        <w:r w:rsidR="00CC1119">
          <w:rPr>
            <w:noProof/>
            <w:webHidden/>
          </w:rPr>
          <w:fldChar w:fldCharType="begin"/>
        </w:r>
        <w:r w:rsidR="00CC1119">
          <w:rPr>
            <w:noProof/>
            <w:webHidden/>
          </w:rPr>
          <w:instrText xml:space="preserve"> PAGEREF _Toc453071791 \h </w:instrText>
        </w:r>
        <w:r w:rsidR="00CC1119">
          <w:rPr>
            <w:noProof/>
            <w:webHidden/>
          </w:rPr>
        </w:r>
        <w:r w:rsidR="00CC1119">
          <w:rPr>
            <w:noProof/>
            <w:webHidden/>
          </w:rPr>
          <w:fldChar w:fldCharType="separate"/>
        </w:r>
        <w:r w:rsidR="00D36AA0">
          <w:rPr>
            <w:noProof/>
            <w:webHidden/>
          </w:rPr>
          <w:t>93</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92" w:history="1">
        <w:r w:rsidR="00CC1119" w:rsidRPr="00B21B23">
          <w:rPr>
            <w:rStyle w:val="a3"/>
            <w:noProof/>
          </w:rPr>
          <w:t>3.13.9.2.</w:t>
        </w:r>
        <w:r w:rsidR="00CC1119">
          <w:rPr>
            <w:rFonts w:asciiTheme="minorHAnsi" w:eastAsiaTheme="minorEastAsia" w:hAnsiTheme="minorHAnsi" w:cstheme="minorBidi"/>
            <w:noProof/>
            <w:szCs w:val="22"/>
          </w:rPr>
          <w:tab/>
        </w:r>
        <w:r w:rsidR="00CC1119" w:rsidRPr="00B21B23">
          <w:rPr>
            <w:rStyle w:val="a3"/>
            <w:noProof/>
          </w:rPr>
          <w:t>Cell style</w:t>
        </w:r>
        <w:r w:rsidR="00CC1119">
          <w:rPr>
            <w:noProof/>
            <w:webHidden/>
          </w:rPr>
          <w:tab/>
        </w:r>
        <w:r w:rsidR="00CC1119">
          <w:rPr>
            <w:noProof/>
            <w:webHidden/>
          </w:rPr>
          <w:fldChar w:fldCharType="begin"/>
        </w:r>
        <w:r w:rsidR="00CC1119">
          <w:rPr>
            <w:noProof/>
            <w:webHidden/>
          </w:rPr>
          <w:instrText xml:space="preserve"> PAGEREF _Toc453071792 \h </w:instrText>
        </w:r>
        <w:r w:rsidR="00CC1119">
          <w:rPr>
            <w:noProof/>
            <w:webHidden/>
          </w:rPr>
        </w:r>
        <w:r w:rsidR="00CC1119">
          <w:rPr>
            <w:noProof/>
            <w:webHidden/>
          </w:rPr>
          <w:fldChar w:fldCharType="separate"/>
        </w:r>
        <w:r w:rsidR="00D36AA0">
          <w:rPr>
            <w:noProof/>
            <w:webHidden/>
          </w:rPr>
          <w:t>94</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93" w:history="1">
        <w:r w:rsidR="00CC1119" w:rsidRPr="00B21B23">
          <w:rPr>
            <w:rStyle w:val="a3"/>
            <w:noProof/>
          </w:rPr>
          <w:t>3.13.9.3.</w:t>
        </w:r>
        <w:r w:rsidR="00CC1119">
          <w:rPr>
            <w:rFonts w:asciiTheme="minorHAnsi" w:eastAsiaTheme="minorEastAsia" w:hAnsiTheme="minorHAnsi" w:cstheme="minorBidi"/>
            <w:noProof/>
            <w:szCs w:val="22"/>
          </w:rPr>
          <w:tab/>
        </w:r>
        <w:r w:rsidR="00CC1119" w:rsidRPr="00B21B23">
          <w:rPr>
            <w:rStyle w:val="a3"/>
            <w:noProof/>
          </w:rPr>
          <w:t>Update cell dynamically</w:t>
        </w:r>
        <w:r w:rsidR="00CC1119">
          <w:rPr>
            <w:noProof/>
            <w:webHidden/>
          </w:rPr>
          <w:tab/>
        </w:r>
        <w:r w:rsidR="00CC1119">
          <w:rPr>
            <w:noProof/>
            <w:webHidden/>
          </w:rPr>
          <w:fldChar w:fldCharType="begin"/>
        </w:r>
        <w:r w:rsidR="00CC1119">
          <w:rPr>
            <w:noProof/>
            <w:webHidden/>
          </w:rPr>
          <w:instrText xml:space="preserve"> PAGEREF _Toc453071793 \h </w:instrText>
        </w:r>
        <w:r w:rsidR="00CC1119">
          <w:rPr>
            <w:noProof/>
            <w:webHidden/>
          </w:rPr>
        </w:r>
        <w:r w:rsidR="00CC1119">
          <w:rPr>
            <w:noProof/>
            <w:webHidden/>
          </w:rPr>
          <w:fldChar w:fldCharType="separate"/>
        </w:r>
        <w:r w:rsidR="00D36AA0">
          <w:rPr>
            <w:noProof/>
            <w:webHidden/>
          </w:rPr>
          <w:t>95</w:t>
        </w:r>
        <w:r w:rsidR="00CC1119">
          <w:rPr>
            <w:noProof/>
            <w:webHidden/>
          </w:rPr>
          <w:fldChar w:fldCharType="end"/>
        </w:r>
      </w:hyperlink>
    </w:p>
    <w:p w:rsidR="00CC1119" w:rsidRDefault="00D4504A">
      <w:pPr>
        <w:pStyle w:val="30"/>
        <w:tabs>
          <w:tab w:val="left" w:pos="2100"/>
          <w:tab w:val="right" w:leader="dot" w:pos="8494"/>
        </w:tabs>
        <w:rPr>
          <w:rFonts w:asciiTheme="minorHAnsi" w:eastAsiaTheme="minorEastAsia" w:hAnsiTheme="minorHAnsi" w:cstheme="minorBidi"/>
          <w:noProof/>
          <w:szCs w:val="22"/>
        </w:rPr>
      </w:pPr>
      <w:hyperlink w:anchor="_Toc453071794" w:history="1">
        <w:r w:rsidR="00CC1119" w:rsidRPr="00B21B23">
          <w:rPr>
            <w:rStyle w:val="a3"/>
            <w:noProof/>
          </w:rPr>
          <w:t>3.13.10.</w:t>
        </w:r>
        <w:r w:rsidR="00CC1119">
          <w:rPr>
            <w:rFonts w:asciiTheme="minorHAnsi" w:eastAsiaTheme="minorEastAsia" w:hAnsiTheme="minorHAnsi" w:cstheme="minorBidi"/>
            <w:noProof/>
            <w:szCs w:val="22"/>
          </w:rPr>
          <w:tab/>
        </w:r>
        <w:r w:rsidR="00CC1119" w:rsidRPr="00B21B23">
          <w:rPr>
            <w:rStyle w:val="a3"/>
            <w:noProof/>
          </w:rPr>
          <w:t>Editable</w:t>
        </w:r>
        <w:r w:rsidR="00CC1119">
          <w:rPr>
            <w:noProof/>
            <w:webHidden/>
          </w:rPr>
          <w:tab/>
        </w:r>
        <w:r w:rsidR="00CC1119">
          <w:rPr>
            <w:noProof/>
            <w:webHidden/>
          </w:rPr>
          <w:fldChar w:fldCharType="begin"/>
        </w:r>
        <w:r w:rsidR="00CC1119">
          <w:rPr>
            <w:noProof/>
            <w:webHidden/>
          </w:rPr>
          <w:instrText xml:space="preserve"> PAGEREF _Toc453071794 \h </w:instrText>
        </w:r>
        <w:r w:rsidR="00CC1119">
          <w:rPr>
            <w:noProof/>
            <w:webHidden/>
          </w:rPr>
        </w:r>
        <w:r w:rsidR="00CC1119">
          <w:rPr>
            <w:noProof/>
            <w:webHidden/>
          </w:rPr>
          <w:fldChar w:fldCharType="separate"/>
        </w:r>
        <w:r w:rsidR="00D36AA0">
          <w:rPr>
            <w:noProof/>
            <w:webHidden/>
          </w:rPr>
          <w:t>95</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95" w:history="1">
        <w:r w:rsidR="00CC1119" w:rsidRPr="00B21B23">
          <w:rPr>
            <w:rStyle w:val="a3"/>
            <w:noProof/>
          </w:rPr>
          <w:t>3.13.10.1.</w:t>
        </w:r>
        <w:r w:rsidR="00CC1119">
          <w:rPr>
            <w:rFonts w:asciiTheme="minorHAnsi" w:eastAsiaTheme="minorEastAsia" w:hAnsiTheme="minorHAnsi" w:cstheme="minorBidi"/>
            <w:noProof/>
            <w:szCs w:val="22"/>
          </w:rPr>
          <w:tab/>
        </w:r>
        <w:r w:rsidR="00CC1119" w:rsidRPr="00B21B23">
          <w:rPr>
            <w:rStyle w:val="a3"/>
            <w:noProof/>
          </w:rPr>
          <w:t>Editable TreeGrid</w:t>
        </w:r>
        <w:r w:rsidR="00CC1119">
          <w:rPr>
            <w:noProof/>
            <w:webHidden/>
          </w:rPr>
          <w:tab/>
        </w:r>
        <w:r w:rsidR="00CC1119">
          <w:rPr>
            <w:noProof/>
            <w:webHidden/>
          </w:rPr>
          <w:fldChar w:fldCharType="begin"/>
        </w:r>
        <w:r w:rsidR="00CC1119">
          <w:rPr>
            <w:noProof/>
            <w:webHidden/>
          </w:rPr>
          <w:instrText xml:space="preserve"> PAGEREF _Toc453071795 \h </w:instrText>
        </w:r>
        <w:r w:rsidR="00CC1119">
          <w:rPr>
            <w:noProof/>
            <w:webHidden/>
          </w:rPr>
        </w:r>
        <w:r w:rsidR="00CC1119">
          <w:rPr>
            <w:noProof/>
            <w:webHidden/>
          </w:rPr>
          <w:fldChar w:fldCharType="separate"/>
        </w:r>
        <w:r w:rsidR="00D36AA0">
          <w:rPr>
            <w:noProof/>
            <w:webHidden/>
          </w:rPr>
          <w:t>96</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96" w:history="1">
        <w:r w:rsidR="00CC1119" w:rsidRPr="00B21B23">
          <w:rPr>
            <w:rStyle w:val="a3"/>
            <w:noProof/>
          </w:rPr>
          <w:t>3.13.10.2.</w:t>
        </w:r>
        <w:r w:rsidR="00CC1119">
          <w:rPr>
            <w:rFonts w:asciiTheme="minorHAnsi" w:eastAsiaTheme="minorEastAsia" w:hAnsiTheme="minorHAnsi" w:cstheme="minorBidi"/>
            <w:noProof/>
            <w:szCs w:val="22"/>
          </w:rPr>
          <w:tab/>
        </w:r>
        <w:r w:rsidR="00CC1119" w:rsidRPr="00B21B23">
          <w:rPr>
            <w:rStyle w:val="a3"/>
            <w:noProof/>
          </w:rPr>
          <w:t>Editable column</w:t>
        </w:r>
        <w:r w:rsidR="00CC1119">
          <w:rPr>
            <w:noProof/>
            <w:webHidden/>
          </w:rPr>
          <w:tab/>
        </w:r>
        <w:r w:rsidR="00CC1119">
          <w:rPr>
            <w:noProof/>
            <w:webHidden/>
          </w:rPr>
          <w:fldChar w:fldCharType="begin"/>
        </w:r>
        <w:r w:rsidR="00CC1119">
          <w:rPr>
            <w:noProof/>
            <w:webHidden/>
          </w:rPr>
          <w:instrText xml:space="preserve"> PAGEREF _Toc453071796 \h </w:instrText>
        </w:r>
        <w:r w:rsidR="00CC1119">
          <w:rPr>
            <w:noProof/>
            <w:webHidden/>
          </w:rPr>
        </w:r>
        <w:r w:rsidR="00CC1119">
          <w:rPr>
            <w:noProof/>
            <w:webHidden/>
          </w:rPr>
          <w:fldChar w:fldCharType="separate"/>
        </w:r>
        <w:r w:rsidR="00D36AA0">
          <w:rPr>
            <w:noProof/>
            <w:webHidden/>
          </w:rPr>
          <w:t>96</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97" w:history="1">
        <w:r w:rsidR="00CC1119" w:rsidRPr="00B21B23">
          <w:rPr>
            <w:rStyle w:val="a3"/>
            <w:noProof/>
          </w:rPr>
          <w:t>3.13.10.3.</w:t>
        </w:r>
        <w:r w:rsidR="00CC1119">
          <w:rPr>
            <w:rFonts w:asciiTheme="minorHAnsi" w:eastAsiaTheme="minorEastAsia" w:hAnsiTheme="minorHAnsi" w:cstheme="minorBidi"/>
            <w:noProof/>
            <w:szCs w:val="22"/>
          </w:rPr>
          <w:tab/>
        </w:r>
        <w:r w:rsidR="00CC1119" w:rsidRPr="00B21B23">
          <w:rPr>
            <w:rStyle w:val="a3"/>
            <w:noProof/>
          </w:rPr>
          <w:t>Editable row</w:t>
        </w:r>
        <w:r w:rsidR="00CC1119">
          <w:rPr>
            <w:noProof/>
            <w:webHidden/>
          </w:rPr>
          <w:tab/>
        </w:r>
        <w:r w:rsidR="00CC1119">
          <w:rPr>
            <w:noProof/>
            <w:webHidden/>
          </w:rPr>
          <w:fldChar w:fldCharType="begin"/>
        </w:r>
        <w:r w:rsidR="00CC1119">
          <w:rPr>
            <w:noProof/>
            <w:webHidden/>
          </w:rPr>
          <w:instrText xml:space="preserve"> PAGEREF _Toc453071797 \h </w:instrText>
        </w:r>
        <w:r w:rsidR="00CC1119">
          <w:rPr>
            <w:noProof/>
            <w:webHidden/>
          </w:rPr>
        </w:r>
        <w:r w:rsidR="00CC1119">
          <w:rPr>
            <w:noProof/>
            <w:webHidden/>
          </w:rPr>
          <w:fldChar w:fldCharType="separate"/>
        </w:r>
        <w:r w:rsidR="00D36AA0">
          <w:rPr>
            <w:noProof/>
            <w:webHidden/>
          </w:rPr>
          <w:t>97</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98" w:history="1">
        <w:r w:rsidR="00CC1119" w:rsidRPr="00B21B23">
          <w:rPr>
            <w:rStyle w:val="a3"/>
            <w:noProof/>
          </w:rPr>
          <w:t>3.13.10.4.</w:t>
        </w:r>
        <w:r w:rsidR="00CC1119">
          <w:rPr>
            <w:rFonts w:asciiTheme="minorHAnsi" w:eastAsiaTheme="minorEastAsia" w:hAnsiTheme="minorHAnsi" w:cstheme="minorBidi"/>
            <w:noProof/>
            <w:szCs w:val="22"/>
          </w:rPr>
          <w:tab/>
        </w:r>
        <w:r w:rsidR="00CC1119" w:rsidRPr="00B21B23">
          <w:rPr>
            <w:rStyle w:val="a3"/>
            <w:noProof/>
          </w:rPr>
          <w:t>Editable cell</w:t>
        </w:r>
        <w:r w:rsidR="00CC1119">
          <w:rPr>
            <w:noProof/>
            <w:webHidden/>
          </w:rPr>
          <w:tab/>
        </w:r>
        <w:r w:rsidR="00CC1119">
          <w:rPr>
            <w:noProof/>
            <w:webHidden/>
          </w:rPr>
          <w:fldChar w:fldCharType="begin"/>
        </w:r>
        <w:r w:rsidR="00CC1119">
          <w:rPr>
            <w:noProof/>
            <w:webHidden/>
          </w:rPr>
          <w:instrText xml:space="preserve"> PAGEREF _Toc453071798 \h </w:instrText>
        </w:r>
        <w:r w:rsidR="00CC1119">
          <w:rPr>
            <w:noProof/>
            <w:webHidden/>
          </w:rPr>
        </w:r>
        <w:r w:rsidR="00CC1119">
          <w:rPr>
            <w:noProof/>
            <w:webHidden/>
          </w:rPr>
          <w:fldChar w:fldCharType="separate"/>
        </w:r>
        <w:r w:rsidR="00D36AA0">
          <w:rPr>
            <w:noProof/>
            <w:webHidden/>
          </w:rPr>
          <w:t>97</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799" w:history="1">
        <w:r w:rsidR="00CC1119" w:rsidRPr="00B21B23">
          <w:rPr>
            <w:rStyle w:val="a3"/>
            <w:noProof/>
          </w:rPr>
          <w:t>3.13.10.5.</w:t>
        </w:r>
        <w:r w:rsidR="00CC1119">
          <w:rPr>
            <w:rFonts w:asciiTheme="minorHAnsi" w:eastAsiaTheme="minorEastAsia" w:hAnsiTheme="minorHAnsi" w:cstheme="minorBidi"/>
            <w:noProof/>
            <w:szCs w:val="22"/>
          </w:rPr>
          <w:tab/>
        </w:r>
        <w:r w:rsidR="00CC1119" w:rsidRPr="00B21B23">
          <w:rPr>
            <w:rStyle w:val="a3"/>
            <w:noProof/>
          </w:rPr>
          <w:t>The Editor</w:t>
        </w:r>
        <w:r w:rsidR="00CC1119">
          <w:rPr>
            <w:noProof/>
            <w:webHidden/>
          </w:rPr>
          <w:tab/>
        </w:r>
        <w:r w:rsidR="00CC1119">
          <w:rPr>
            <w:noProof/>
            <w:webHidden/>
          </w:rPr>
          <w:fldChar w:fldCharType="begin"/>
        </w:r>
        <w:r w:rsidR="00CC1119">
          <w:rPr>
            <w:noProof/>
            <w:webHidden/>
          </w:rPr>
          <w:instrText xml:space="preserve"> PAGEREF _Toc453071799 \h </w:instrText>
        </w:r>
        <w:r w:rsidR="00CC1119">
          <w:rPr>
            <w:noProof/>
            <w:webHidden/>
          </w:rPr>
        </w:r>
        <w:r w:rsidR="00CC1119">
          <w:rPr>
            <w:noProof/>
            <w:webHidden/>
          </w:rPr>
          <w:fldChar w:fldCharType="separate"/>
        </w:r>
        <w:r w:rsidR="00D36AA0">
          <w:rPr>
            <w:noProof/>
            <w:webHidden/>
          </w:rPr>
          <w:t>98</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800" w:history="1">
        <w:r w:rsidR="00CC1119" w:rsidRPr="00B21B23">
          <w:rPr>
            <w:rStyle w:val="a3"/>
            <w:noProof/>
          </w:rPr>
          <w:t>3.13.10.6.</w:t>
        </w:r>
        <w:r w:rsidR="00CC1119">
          <w:rPr>
            <w:rFonts w:asciiTheme="minorHAnsi" w:eastAsiaTheme="minorEastAsia" w:hAnsiTheme="minorHAnsi" w:cstheme="minorBidi"/>
            <w:noProof/>
            <w:szCs w:val="22"/>
          </w:rPr>
          <w:tab/>
        </w:r>
        <w:r w:rsidR="00CC1119" w:rsidRPr="00B21B23">
          <w:rPr>
            <w:rStyle w:val="a3"/>
            <w:noProof/>
          </w:rPr>
          <w:t>Custom the editor</w:t>
        </w:r>
        <w:r w:rsidR="00CC1119">
          <w:rPr>
            <w:noProof/>
            <w:webHidden/>
          </w:rPr>
          <w:tab/>
        </w:r>
        <w:r w:rsidR="00CC1119">
          <w:rPr>
            <w:noProof/>
            <w:webHidden/>
          </w:rPr>
          <w:fldChar w:fldCharType="begin"/>
        </w:r>
        <w:r w:rsidR="00CC1119">
          <w:rPr>
            <w:noProof/>
            <w:webHidden/>
          </w:rPr>
          <w:instrText xml:space="preserve"> PAGEREF _Toc453071800 \h </w:instrText>
        </w:r>
        <w:r w:rsidR="00CC1119">
          <w:rPr>
            <w:noProof/>
            <w:webHidden/>
          </w:rPr>
        </w:r>
        <w:r w:rsidR="00CC1119">
          <w:rPr>
            <w:noProof/>
            <w:webHidden/>
          </w:rPr>
          <w:fldChar w:fldCharType="separate"/>
        </w:r>
        <w:r w:rsidR="00D36AA0">
          <w:rPr>
            <w:noProof/>
            <w:webHidden/>
          </w:rPr>
          <w:t>99</w:t>
        </w:r>
        <w:r w:rsidR="00CC1119">
          <w:rPr>
            <w:noProof/>
            <w:webHidden/>
          </w:rPr>
          <w:fldChar w:fldCharType="end"/>
        </w:r>
      </w:hyperlink>
    </w:p>
    <w:p w:rsidR="00CC1119" w:rsidRDefault="00D4504A">
      <w:pPr>
        <w:pStyle w:val="30"/>
        <w:tabs>
          <w:tab w:val="left" w:pos="2100"/>
          <w:tab w:val="right" w:leader="dot" w:pos="8494"/>
        </w:tabs>
        <w:rPr>
          <w:rFonts w:asciiTheme="minorHAnsi" w:eastAsiaTheme="minorEastAsia" w:hAnsiTheme="minorHAnsi" w:cstheme="minorBidi"/>
          <w:noProof/>
          <w:szCs w:val="22"/>
        </w:rPr>
      </w:pPr>
      <w:hyperlink w:anchor="_Toc453071801" w:history="1">
        <w:r w:rsidR="00CC1119" w:rsidRPr="00B21B23">
          <w:rPr>
            <w:rStyle w:val="a3"/>
            <w:noProof/>
          </w:rPr>
          <w:t>3.13.11.</w:t>
        </w:r>
        <w:r w:rsidR="00CC1119">
          <w:rPr>
            <w:rFonts w:asciiTheme="minorHAnsi" w:eastAsiaTheme="minorEastAsia" w:hAnsiTheme="minorHAnsi" w:cstheme="minorBidi"/>
            <w:noProof/>
            <w:szCs w:val="22"/>
          </w:rPr>
          <w:tab/>
        </w:r>
        <w:r w:rsidR="00CC1119" w:rsidRPr="00B21B23">
          <w:rPr>
            <w:rStyle w:val="a3"/>
            <w:noProof/>
          </w:rPr>
          <w:t>Add/Remove rows</w:t>
        </w:r>
        <w:r w:rsidR="00CC1119">
          <w:rPr>
            <w:noProof/>
            <w:webHidden/>
          </w:rPr>
          <w:tab/>
        </w:r>
        <w:r w:rsidR="00CC1119">
          <w:rPr>
            <w:noProof/>
            <w:webHidden/>
          </w:rPr>
          <w:fldChar w:fldCharType="begin"/>
        </w:r>
        <w:r w:rsidR="00CC1119">
          <w:rPr>
            <w:noProof/>
            <w:webHidden/>
          </w:rPr>
          <w:instrText xml:space="preserve"> PAGEREF _Toc453071801 \h </w:instrText>
        </w:r>
        <w:r w:rsidR="00CC1119">
          <w:rPr>
            <w:noProof/>
            <w:webHidden/>
          </w:rPr>
        </w:r>
        <w:r w:rsidR="00CC1119">
          <w:rPr>
            <w:noProof/>
            <w:webHidden/>
          </w:rPr>
          <w:fldChar w:fldCharType="separate"/>
        </w:r>
        <w:r w:rsidR="00D36AA0">
          <w:rPr>
            <w:noProof/>
            <w:webHidden/>
          </w:rPr>
          <w:t>100</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02" w:history="1">
        <w:r w:rsidR="00CC1119" w:rsidRPr="00B21B23">
          <w:rPr>
            <w:rStyle w:val="a3"/>
            <w:noProof/>
          </w:rPr>
          <w:t>3.14.</w:t>
        </w:r>
        <w:r w:rsidR="00CC1119">
          <w:rPr>
            <w:rFonts w:asciiTheme="minorHAnsi" w:eastAsiaTheme="minorEastAsia" w:hAnsiTheme="minorHAnsi" w:cstheme="minorBidi"/>
            <w:noProof/>
            <w:szCs w:val="22"/>
          </w:rPr>
          <w:tab/>
        </w:r>
        <w:r w:rsidR="00CC1119" w:rsidRPr="00B21B23">
          <w:rPr>
            <w:rStyle w:val="a3"/>
            <w:noProof/>
          </w:rPr>
          <w:t>Other standard controls</w:t>
        </w:r>
        <w:r w:rsidR="00CC1119">
          <w:rPr>
            <w:noProof/>
            <w:webHidden/>
          </w:rPr>
          <w:tab/>
        </w:r>
        <w:r w:rsidR="00CC1119">
          <w:rPr>
            <w:noProof/>
            <w:webHidden/>
          </w:rPr>
          <w:fldChar w:fldCharType="begin"/>
        </w:r>
        <w:r w:rsidR="00CC1119">
          <w:rPr>
            <w:noProof/>
            <w:webHidden/>
          </w:rPr>
          <w:instrText xml:space="preserve"> PAGEREF _Toc453071802 \h </w:instrText>
        </w:r>
        <w:r w:rsidR="00CC1119">
          <w:rPr>
            <w:noProof/>
            <w:webHidden/>
          </w:rPr>
        </w:r>
        <w:r w:rsidR="00CC1119">
          <w:rPr>
            <w:noProof/>
            <w:webHidden/>
          </w:rPr>
          <w:fldChar w:fldCharType="separate"/>
        </w:r>
        <w:r w:rsidR="00D36AA0">
          <w:rPr>
            <w:noProof/>
            <w:webHidden/>
          </w:rPr>
          <w:t>101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03" w:history="1">
        <w:r w:rsidR="00CC1119" w:rsidRPr="00B21B23">
          <w:rPr>
            <w:rStyle w:val="a3"/>
            <w:noProof/>
          </w:rPr>
          <w:t>3.14.1.</w:t>
        </w:r>
        <w:r w:rsidR="00CC1119">
          <w:rPr>
            <w:rFonts w:asciiTheme="minorHAnsi" w:eastAsiaTheme="minorEastAsia" w:hAnsiTheme="minorHAnsi" w:cstheme="minorBidi"/>
            <w:noProof/>
            <w:szCs w:val="22"/>
          </w:rPr>
          <w:tab/>
        </w:r>
        <w:r w:rsidR="00CC1119" w:rsidRPr="00B21B23">
          <w:rPr>
            <w:rStyle w:val="a3"/>
            <w:noProof/>
          </w:rPr>
          <w:t>ProgressBar</w:t>
        </w:r>
        <w:r w:rsidR="00CC1119">
          <w:rPr>
            <w:noProof/>
            <w:webHidden/>
          </w:rPr>
          <w:tab/>
        </w:r>
        <w:r w:rsidR="00CC1119">
          <w:rPr>
            <w:noProof/>
            <w:webHidden/>
          </w:rPr>
          <w:fldChar w:fldCharType="begin"/>
        </w:r>
        <w:r w:rsidR="00CC1119">
          <w:rPr>
            <w:noProof/>
            <w:webHidden/>
          </w:rPr>
          <w:instrText xml:space="preserve"> PAGEREF _Toc453071803 \h </w:instrText>
        </w:r>
        <w:r w:rsidR="00CC1119">
          <w:rPr>
            <w:noProof/>
            <w:webHidden/>
          </w:rPr>
        </w:r>
        <w:r w:rsidR="00CC1119">
          <w:rPr>
            <w:noProof/>
            <w:webHidden/>
          </w:rPr>
          <w:fldChar w:fldCharType="separate"/>
        </w:r>
        <w:r w:rsidR="00D36AA0">
          <w:rPr>
            <w:noProof/>
            <w:webHidden/>
          </w:rPr>
          <w:t>101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04" w:history="1">
        <w:r w:rsidR="00CC1119" w:rsidRPr="00B21B23">
          <w:rPr>
            <w:rStyle w:val="a3"/>
            <w:noProof/>
          </w:rPr>
          <w:t>3.14.2.</w:t>
        </w:r>
        <w:r w:rsidR="00CC1119">
          <w:rPr>
            <w:rFonts w:asciiTheme="minorHAnsi" w:eastAsiaTheme="minorEastAsia" w:hAnsiTheme="minorHAnsi" w:cstheme="minorBidi"/>
            <w:noProof/>
            <w:szCs w:val="22"/>
          </w:rPr>
          <w:tab/>
        </w:r>
        <w:r w:rsidR="00CC1119" w:rsidRPr="00B21B23">
          <w:rPr>
            <w:rStyle w:val="a3"/>
            <w:noProof/>
          </w:rPr>
          <w:t>Slider</w:t>
        </w:r>
        <w:r w:rsidR="00CC1119">
          <w:rPr>
            <w:noProof/>
            <w:webHidden/>
          </w:rPr>
          <w:tab/>
        </w:r>
        <w:r w:rsidR="00CC1119">
          <w:rPr>
            <w:noProof/>
            <w:webHidden/>
          </w:rPr>
          <w:fldChar w:fldCharType="begin"/>
        </w:r>
        <w:r w:rsidR="00CC1119">
          <w:rPr>
            <w:noProof/>
            <w:webHidden/>
          </w:rPr>
          <w:instrText xml:space="preserve"> PAGEREF _Toc453071804 \h </w:instrText>
        </w:r>
        <w:r w:rsidR="00CC1119">
          <w:rPr>
            <w:noProof/>
            <w:webHidden/>
          </w:rPr>
        </w:r>
        <w:r w:rsidR="00CC1119">
          <w:rPr>
            <w:noProof/>
            <w:webHidden/>
          </w:rPr>
          <w:fldChar w:fldCharType="separate"/>
        </w:r>
        <w:r w:rsidR="00D36AA0">
          <w:rPr>
            <w:noProof/>
            <w:webHidden/>
          </w:rPr>
          <w:t>102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05" w:history="1">
        <w:r w:rsidR="00CC1119" w:rsidRPr="00B21B23">
          <w:rPr>
            <w:rStyle w:val="a3"/>
            <w:noProof/>
          </w:rPr>
          <w:t>3.14.3.</w:t>
        </w:r>
        <w:r w:rsidR="00CC1119">
          <w:rPr>
            <w:rFonts w:asciiTheme="minorHAnsi" w:eastAsiaTheme="minorEastAsia" w:hAnsiTheme="minorHAnsi" w:cstheme="minorBidi"/>
            <w:noProof/>
            <w:szCs w:val="22"/>
          </w:rPr>
          <w:tab/>
        </w:r>
        <w:r w:rsidR="00CC1119" w:rsidRPr="00B21B23">
          <w:rPr>
            <w:rStyle w:val="a3"/>
            <w:noProof/>
          </w:rPr>
          <w:t>Image</w:t>
        </w:r>
        <w:r w:rsidR="00CC1119">
          <w:rPr>
            <w:noProof/>
            <w:webHidden/>
          </w:rPr>
          <w:tab/>
        </w:r>
        <w:r w:rsidR="00CC1119">
          <w:rPr>
            <w:noProof/>
            <w:webHidden/>
          </w:rPr>
          <w:fldChar w:fldCharType="begin"/>
        </w:r>
        <w:r w:rsidR="00CC1119">
          <w:rPr>
            <w:noProof/>
            <w:webHidden/>
          </w:rPr>
          <w:instrText xml:space="preserve"> PAGEREF _Toc453071805 \h </w:instrText>
        </w:r>
        <w:r w:rsidR="00CC1119">
          <w:rPr>
            <w:noProof/>
            <w:webHidden/>
          </w:rPr>
        </w:r>
        <w:r w:rsidR="00CC1119">
          <w:rPr>
            <w:noProof/>
            <w:webHidden/>
          </w:rPr>
          <w:fldChar w:fldCharType="separate"/>
        </w:r>
        <w:r w:rsidR="00D36AA0">
          <w:rPr>
            <w:noProof/>
            <w:webHidden/>
          </w:rPr>
          <w:t>103</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06" w:history="1">
        <w:r w:rsidR="00CC1119" w:rsidRPr="00B21B23">
          <w:rPr>
            <w:rStyle w:val="a3"/>
            <w:noProof/>
          </w:rPr>
          <w:t>3.14.4.</w:t>
        </w:r>
        <w:r w:rsidR="00CC1119">
          <w:rPr>
            <w:rFonts w:asciiTheme="minorHAnsi" w:eastAsiaTheme="minorEastAsia" w:hAnsiTheme="minorHAnsi" w:cstheme="minorBidi"/>
            <w:noProof/>
            <w:szCs w:val="22"/>
          </w:rPr>
          <w:tab/>
        </w:r>
        <w:r w:rsidR="00CC1119" w:rsidRPr="00B21B23">
          <w:rPr>
            <w:rStyle w:val="a3"/>
            <w:noProof/>
          </w:rPr>
          <w:t>PageBar</w:t>
        </w:r>
        <w:r w:rsidR="00CC1119">
          <w:rPr>
            <w:noProof/>
            <w:webHidden/>
          </w:rPr>
          <w:tab/>
        </w:r>
        <w:r w:rsidR="00CC1119">
          <w:rPr>
            <w:noProof/>
            <w:webHidden/>
          </w:rPr>
          <w:fldChar w:fldCharType="begin"/>
        </w:r>
        <w:r w:rsidR="00CC1119">
          <w:rPr>
            <w:noProof/>
            <w:webHidden/>
          </w:rPr>
          <w:instrText xml:space="preserve"> PAGEREF _Toc453071806 \h </w:instrText>
        </w:r>
        <w:r w:rsidR="00CC1119">
          <w:rPr>
            <w:noProof/>
            <w:webHidden/>
          </w:rPr>
        </w:r>
        <w:r w:rsidR="00CC1119">
          <w:rPr>
            <w:noProof/>
            <w:webHidden/>
          </w:rPr>
          <w:fldChar w:fldCharType="separate"/>
        </w:r>
        <w:r w:rsidR="00D36AA0">
          <w:rPr>
            <w:noProof/>
            <w:webHidden/>
          </w:rPr>
          <w:t>103</w:t>
        </w:r>
        <w:r w:rsidR="00CC1119">
          <w:rPr>
            <w:noProof/>
            <w:webHidden/>
          </w:rPr>
          <w:fldChar w:fldCharType="end"/>
        </w:r>
      </w:hyperlink>
    </w:p>
    <w:p w:rsidR="00CC1119" w:rsidRDefault="00D4504A">
      <w:pPr>
        <w:pStyle w:val="10"/>
        <w:tabs>
          <w:tab w:val="left" w:pos="1260"/>
          <w:tab w:val="right" w:leader="dot" w:pos="8494"/>
        </w:tabs>
        <w:rPr>
          <w:rFonts w:asciiTheme="minorHAnsi" w:eastAsiaTheme="minorEastAsia" w:hAnsiTheme="minorHAnsi" w:cstheme="minorBidi"/>
          <w:noProof/>
          <w:szCs w:val="22"/>
        </w:rPr>
      </w:pPr>
      <w:hyperlink w:anchor="_Toc453071807" w:history="1">
        <w:r w:rsidR="00CC1119" w:rsidRPr="00B21B23">
          <w:rPr>
            <w:rStyle w:val="a3"/>
            <w:noProof/>
          </w:rPr>
          <w:t>Chapter 4.</w:t>
        </w:r>
        <w:r w:rsidR="00CC1119">
          <w:rPr>
            <w:rFonts w:asciiTheme="minorHAnsi" w:eastAsiaTheme="minorEastAsia" w:hAnsiTheme="minorHAnsi" w:cstheme="minorBidi"/>
            <w:noProof/>
            <w:szCs w:val="22"/>
          </w:rPr>
          <w:tab/>
        </w:r>
        <w:r w:rsidR="00CC1119" w:rsidRPr="00B21B23">
          <w:rPr>
            <w:rStyle w:val="a3"/>
            <w:noProof/>
          </w:rPr>
          <w:t>Data exchanging(Ajax)</w:t>
        </w:r>
        <w:r w:rsidR="00CC1119">
          <w:rPr>
            <w:noProof/>
            <w:webHidden/>
          </w:rPr>
          <w:tab/>
        </w:r>
        <w:r w:rsidR="00CC1119">
          <w:rPr>
            <w:noProof/>
            <w:webHidden/>
          </w:rPr>
          <w:fldChar w:fldCharType="begin"/>
        </w:r>
        <w:r w:rsidR="00CC1119">
          <w:rPr>
            <w:noProof/>
            <w:webHidden/>
          </w:rPr>
          <w:instrText xml:space="preserve"> PAGEREF _Toc453071807 \h </w:instrText>
        </w:r>
        <w:r w:rsidR="00CC1119">
          <w:rPr>
            <w:noProof/>
            <w:webHidden/>
          </w:rPr>
        </w:r>
        <w:r w:rsidR="00CC1119">
          <w:rPr>
            <w:noProof/>
            <w:webHidden/>
          </w:rPr>
          <w:fldChar w:fldCharType="separate"/>
        </w:r>
        <w:r w:rsidR="00D36AA0">
          <w:rPr>
            <w:noProof/>
            <w:webHidden/>
          </w:rPr>
          <w:t>104</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08" w:history="1">
        <w:r w:rsidR="00CC1119" w:rsidRPr="00B21B23">
          <w:rPr>
            <w:rStyle w:val="a3"/>
            <w:noProof/>
          </w:rPr>
          <w:t>4.1.</w:t>
        </w:r>
        <w:r w:rsidR="00CC1119">
          <w:rPr>
            <w:rFonts w:asciiTheme="minorHAnsi" w:eastAsiaTheme="minorEastAsia" w:hAnsiTheme="minorHAnsi" w:cstheme="minorBidi"/>
            <w:noProof/>
            <w:szCs w:val="22"/>
          </w:rPr>
          <w:tab/>
        </w:r>
        <w:r w:rsidR="00CC1119" w:rsidRPr="00B21B23">
          <w:rPr>
            <w:rStyle w:val="a3"/>
            <w:noProof/>
          </w:rPr>
          <w:t>Fiddler</w:t>
        </w:r>
        <w:r w:rsidR="00CC1119">
          <w:rPr>
            <w:noProof/>
            <w:webHidden/>
          </w:rPr>
          <w:tab/>
        </w:r>
        <w:r w:rsidR="00CC1119">
          <w:rPr>
            <w:noProof/>
            <w:webHidden/>
          </w:rPr>
          <w:fldChar w:fldCharType="begin"/>
        </w:r>
        <w:r w:rsidR="00CC1119">
          <w:rPr>
            <w:noProof/>
            <w:webHidden/>
          </w:rPr>
          <w:instrText xml:space="preserve"> PAGEREF _Toc453071808 \h </w:instrText>
        </w:r>
        <w:r w:rsidR="00CC1119">
          <w:rPr>
            <w:noProof/>
            <w:webHidden/>
          </w:rPr>
        </w:r>
        <w:r w:rsidR="00CC1119">
          <w:rPr>
            <w:noProof/>
            <w:webHidden/>
          </w:rPr>
          <w:fldChar w:fldCharType="separate"/>
        </w:r>
        <w:r w:rsidR="00D36AA0">
          <w:rPr>
            <w:noProof/>
            <w:webHidden/>
          </w:rPr>
          <w:t>105</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09" w:history="1">
        <w:r w:rsidR="00CC1119" w:rsidRPr="00B21B23">
          <w:rPr>
            <w:rStyle w:val="a3"/>
            <w:noProof/>
          </w:rPr>
          <w:t>4.2.</w:t>
        </w:r>
        <w:r w:rsidR="00CC1119">
          <w:rPr>
            <w:rFonts w:asciiTheme="minorHAnsi" w:eastAsiaTheme="minorEastAsia" w:hAnsiTheme="minorHAnsi" w:cstheme="minorBidi"/>
            <w:noProof/>
            <w:szCs w:val="22"/>
          </w:rPr>
          <w:tab/>
        </w:r>
        <w:r w:rsidR="00CC1119" w:rsidRPr="00B21B23">
          <w:rPr>
            <w:rStyle w:val="a3"/>
            <w:noProof/>
          </w:rPr>
          <w:t>To get the contents of the file</w:t>
        </w:r>
        <w:r w:rsidR="00CC1119">
          <w:rPr>
            <w:noProof/>
            <w:webHidden/>
          </w:rPr>
          <w:tab/>
        </w:r>
        <w:r w:rsidR="00CC1119">
          <w:rPr>
            <w:noProof/>
            <w:webHidden/>
          </w:rPr>
          <w:fldChar w:fldCharType="begin"/>
        </w:r>
        <w:r w:rsidR="00CC1119">
          <w:rPr>
            <w:noProof/>
            <w:webHidden/>
          </w:rPr>
          <w:instrText xml:space="preserve"> PAGEREF _Toc453071809 \h </w:instrText>
        </w:r>
        <w:r w:rsidR="00CC1119">
          <w:rPr>
            <w:noProof/>
            <w:webHidden/>
          </w:rPr>
        </w:r>
        <w:r w:rsidR="00CC1119">
          <w:rPr>
            <w:noProof/>
            <w:webHidden/>
          </w:rPr>
          <w:fldChar w:fldCharType="separate"/>
        </w:r>
        <w:r w:rsidR="00D36AA0">
          <w:rPr>
            <w:noProof/>
            <w:webHidden/>
          </w:rPr>
          <w:t>105</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10" w:history="1">
        <w:r w:rsidR="00CC1119" w:rsidRPr="00B21B23">
          <w:rPr>
            <w:rStyle w:val="a3"/>
            <w:noProof/>
          </w:rPr>
          <w:t>4.3.</w:t>
        </w:r>
        <w:r w:rsidR="00CC1119">
          <w:rPr>
            <w:rFonts w:asciiTheme="minorHAnsi" w:eastAsiaTheme="minorEastAsia" w:hAnsiTheme="minorHAnsi" w:cstheme="minorBidi"/>
            <w:noProof/>
            <w:szCs w:val="22"/>
          </w:rPr>
          <w:tab/>
        </w:r>
        <w:r w:rsidR="00CC1119" w:rsidRPr="00B21B23">
          <w:rPr>
            <w:rStyle w:val="a3"/>
            <w:noProof/>
          </w:rPr>
          <w:t>Synchronous data exchange</w:t>
        </w:r>
        <w:r w:rsidR="00CC1119">
          <w:rPr>
            <w:noProof/>
            <w:webHidden/>
          </w:rPr>
          <w:tab/>
        </w:r>
        <w:r w:rsidR="00CC1119">
          <w:rPr>
            <w:noProof/>
            <w:webHidden/>
          </w:rPr>
          <w:fldChar w:fldCharType="begin"/>
        </w:r>
        <w:r w:rsidR="00CC1119">
          <w:rPr>
            <w:noProof/>
            <w:webHidden/>
          </w:rPr>
          <w:instrText xml:space="preserve"> PAGEREF _Toc453071810 \h </w:instrText>
        </w:r>
        <w:r w:rsidR="00CC1119">
          <w:rPr>
            <w:noProof/>
            <w:webHidden/>
          </w:rPr>
        </w:r>
        <w:r w:rsidR="00CC1119">
          <w:rPr>
            <w:noProof/>
            <w:webHidden/>
          </w:rPr>
          <w:fldChar w:fldCharType="separate"/>
        </w:r>
        <w:r w:rsidR="00D36AA0">
          <w:rPr>
            <w:noProof/>
            <w:webHidden/>
          </w:rPr>
          <w:t>105</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11" w:history="1">
        <w:r w:rsidR="00CC1119" w:rsidRPr="00B21B23">
          <w:rPr>
            <w:rStyle w:val="a3"/>
            <w:noProof/>
          </w:rPr>
          <w:t>4.4.</w:t>
        </w:r>
        <w:r w:rsidR="00CC1119">
          <w:rPr>
            <w:rFonts w:asciiTheme="minorHAnsi" w:eastAsiaTheme="minorEastAsia" w:hAnsiTheme="minorHAnsi" w:cstheme="minorBidi"/>
            <w:noProof/>
            <w:szCs w:val="22"/>
          </w:rPr>
          <w:tab/>
        </w:r>
        <w:r w:rsidR="00CC1119" w:rsidRPr="00B21B23">
          <w:rPr>
            <w:rStyle w:val="a3"/>
            <w:noProof/>
          </w:rPr>
          <w:t>Cross-domain</w:t>
        </w:r>
        <w:r w:rsidR="00CC1119">
          <w:rPr>
            <w:noProof/>
            <w:webHidden/>
          </w:rPr>
          <w:tab/>
        </w:r>
        <w:r w:rsidR="00CC1119">
          <w:rPr>
            <w:noProof/>
            <w:webHidden/>
          </w:rPr>
          <w:fldChar w:fldCharType="begin"/>
        </w:r>
        <w:r w:rsidR="00CC1119">
          <w:rPr>
            <w:noProof/>
            <w:webHidden/>
          </w:rPr>
          <w:instrText xml:space="preserve"> PAGEREF _Toc453071811 \h </w:instrText>
        </w:r>
        <w:r w:rsidR="00CC1119">
          <w:rPr>
            <w:noProof/>
            <w:webHidden/>
          </w:rPr>
        </w:r>
        <w:r w:rsidR="00CC1119">
          <w:rPr>
            <w:noProof/>
            <w:webHidden/>
          </w:rPr>
          <w:fldChar w:fldCharType="separate"/>
        </w:r>
        <w:r w:rsidR="00D36AA0">
          <w:rPr>
            <w:noProof/>
            <w:webHidden/>
          </w:rPr>
          <w:t>106</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12" w:history="1">
        <w:r w:rsidR="00CC1119" w:rsidRPr="00B21B23">
          <w:rPr>
            <w:rStyle w:val="a3"/>
            <w:noProof/>
          </w:rPr>
          <w:t>4.4.1.</w:t>
        </w:r>
        <w:r w:rsidR="00CC1119">
          <w:rPr>
            <w:rFonts w:asciiTheme="minorHAnsi" w:eastAsiaTheme="minorEastAsia" w:hAnsiTheme="minorHAnsi" w:cstheme="minorBidi"/>
            <w:noProof/>
            <w:szCs w:val="22"/>
          </w:rPr>
          <w:tab/>
        </w:r>
        <w:r w:rsidR="00CC1119" w:rsidRPr="00B21B23">
          <w:rPr>
            <w:rStyle w:val="a3"/>
            <w:noProof/>
          </w:rPr>
          <w:t>To monitor SAjax</w:t>
        </w:r>
        <w:r w:rsidR="00CC1119">
          <w:rPr>
            <w:noProof/>
            <w:webHidden/>
          </w:rPr>
          <w:tab/>
        </w:r>
        <w:r w:rsidR="00CC1119">
          <w:rPr>
            <w:noProof/>
            <w:webHidden/>
          </w:rPr>
          <w:fldChar w:fldCharType="begin"/>
        </w:r>
        <w:r w:rsidR="00CC1119">
          <w:rPr>
            <w:noProof/>
            <w:webHidden/>
          </w:rPr>
          <w:instrText xml:space="preserve"> PAGEREF _Toc453071812 \h </w:instrText>
        </w:r>
        <w:r w:rsidR="00CC1119">
          <w:rPr>
            <w:noProof/>
            <w:webHidden/>
          </w:rPr>
        </w:r>
        <w:r w:rsidR="00CC1119">
          <w:rPr>
            <w:noProof/>
            <w:webHidden/>
          </w:rPr>
          <w:fldChar w:fldCharType="separate"/>
        </w:r>
        <w:r w:rsidR="00D36AA0">
          <w:rPr>
            <w:noProof/>
            <w:webHidden/>
          </w:rPr>
          <w:t>106</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13" w:history="1">
        <w:r w:rsidR="00CC1119" w:rsidRPr="00B21B23">
          <w:rPr>
            <w:rStyle w:val="a3"/>
            <w:noProof/>
          </w:rPr>
          <w:t>4.4.2.</w:t>
        </w:r>
        <w:r w:rsidR="00CC1119">
          <w:rPr>
            <w:rFonts w:asciiTheme="minorHAnsi" w:eastAsiaTheme="minorEastAsia" w:hAnsiTheme="minorHAnsi" w:cstheme="minorBidi"/>
            <w:noProof/>
            <w:szCs w:val="22"/>
          </w:rPr>
          <w:tab/>
        </w:r>
        <w:r w:rsidR="00CC1119" w:rsidRPr="00B21B23">
          <w:rPr>
            <w:rStyle w:val="a3"/>
            <w:noProof/>
          </w:rPr>
          <w:t>To monitor IAjax</w:t>
        </w:r>
        <w:r w:rsidR="00CC1119">
          <w:rPr>
            <w:noProof/>
            <w:webHidden/>
          </w:rPr>
          <w:tab/>
        </w:r>
        <w:r w:rsidR="00CC1119">
          <w:rPr>
            <w:noProof/>
            <w:webHidden/>
          </w:rPr>
          <w:fldChar w:fldCharType="begin"/>
        </w:r>
        <w:r w:rsidR="00CC1119">
          <w:rPr>
            <w:noProof/>
            <w:webHidden/>
          </w:rPr>
          <w:instrText xml:space="preserve"> PAGEREF _Toc453071813 \h </w:instrText>
        </w:r>
        <w:r w:rsidR="00CC1119">
          <w:rPr>
            <w:noProof/>
            <w:webHidden/>
          </w:rPr>
        </w:r>
        <w:r w:rsidR="00CC1119">
          <w:rPr>
            <w:noProof/>
            <w:webHidden/>
          </w:rPr>
          <w:fldChar w:fldCharType="separate"/>
        </w:r>
        <w:r w:rsidR="00D36AA0">
          <w:rPr>
            <w:noProof/>
            <w:webHidden/>
          </w:rPr>
          <w:t>107</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14" w:history="1">
        <w:r w:rsidR="00CC1119" w:rsidRPr="00B21B23">
          <w:rPr>
            <w:rStyle w:val="a3"/>
            <w:noProof/>
          </w:rPr>
          <w:t>4.5.</w:t>
        </w:r>
        <w:r w:rsidR="00CC1119">
          <w:rPr>
            <w:rFonts w:asciiTheme="minorHAnsi" w:eastAsiaTheme="minorEastAsia" w:hAnsiTheme="minorHAnsi" w:cstheme="minorBidi"/>
            <w:noProof/>
            <w:szCs w:val="22"/>
          </w:rPr>
          <w:tab/>
        </w:r>
        <w:r w:rsidR="00CC1119" w:rsidRPr="00B21B23">
          <w:rPr>
            <w:rStyle w:val="a3"/>
            <w:noProof/>
          </w:rPr>
          <w:t>File Upload</w:t>
        </w:r>
        <w:r w:rsidR="00CC1119">
          <w:rPr>
            <w:noProof/>
            <w:webHidden/>
          </w:rPr>
          <w:tab/>
        </w:r>
        <w:r w:rsidR="00CC1119">
          <w:rPr>
            <w:noProof/>
            <w:webHidden/>
          </w:rPr>
          <w:fldChar w:fldCharType="begin"/>
        </w:r>
        <w:r w:rsidR="00CC1119">
          <w:rPr>
            <w:noProof/>
            <w:webHidden/>
          </w:rPr>
          <w:instrText xml:space="preserve"> PAGEREF _Toc453071814 \h </w:instrText>
        </w:r>
        <w:r w:rsidR="00CC1119">
          <w:rPr>
            <w:noProof/>
            <w:webHidden/>
          </w:rPr>
        </w:r>
        <w:r w:rsidR="00CC1119">
          <w:rPr>
            <w:noProof/>
            <w:webHidden/>
          </w:rPr>
          <w:fldChar w:fldCharType="separate"/>
        </w:r>
        <w:r w:rsidR="00D36AA0">
          <w:rPr>
            <w:noProof/>
            <w:webHidden/>
          </w:rPr>
          <w:t>108</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15" w:history="1">
        <w:r w:rsidR="00CC1119" w:rsidRPr="00B21B23">
          <w:rPr>
            <w:rStyle w:val="a3"/>
            <w:noProof/>
          </w:rPr>
          <w:t>4.5.1.</w:t>
        </w:r>
        <w:r w:rsidR="00CC1119">
          <w:rPr>
            <w:rFonts w:asciiTheme="minorHAnsi" w:eastAsiaTheme="minorEastAsia" w:hAnsiTheme="minorHAnsi" w:cstheme="minorBidi"/>
            <w:noProof/>
            <w:szCs w:val="22"/>
          </w:rPr>
          <w:tab/>
        </w:r>
        <w:r w:rsidR="00CC1119" w:rsidRPr="00B21B23">
          <w:rPr>
            <w:rStyle w:val="a3"/>
            <w:noProof/>
          </w:rPr>
          <w:t>Selecting upload file with ComboInput</w:t>
        </w:r>
        <w:r w:rsidR="00CC1119">
          <w:rPr>
            <w:noProof/>
            <w:webHidden/>
          </w:rPr>
          <w:tab/>
        </w:r>
        <w:r w:rsidR="00CC1119">
          <w:rPr>
            <w:noProof/>
            <w:webHidden/>
          </w:rPr>
          <w:fldChar w:fldCharType="begin"/>
        </w:r>
        <w:r w:rsidR="00CC1119">
          <w:rPr>
            <w:noProof/>
            <w:webHidden/>
          </w:rPr>
          <w:instrText xml:space="preserve"> PAGEREF _Toc453071815 \h </w:instrText>
        </w:r>
        <w:r w:rsidR="00CC1119">
          <w:rPr>
            <w:noProof/>
            <w:webHidden/>
          </w:rPr>
        </w:r>
        <w:r w:rsidR="00CC1119">
          <w:rPr>
            <w:noProof/>
            <w:webHidden/>
          </w:rPr>
          <w:fldChar w:fldCharType="separate"/>
        </w:r>
        <w:r w:rsidR="00D36AA0">
          <w:rPr>
            <w:noProof/>
            <w:webHidden/>
          </w:rPr>
          <w:t>108</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16" w:history="1">
        <w:r w:rsidR="00CC1119" w:rsidRPr="00B21B23">
          <w:rPr>
            <w:rStyle w:val="a3"/>
            <w:noProof/>
          </w:rPr>
          <w:t>4.5.2.</w:t>
        </w:r>
        <w:r w:rsidR="00CC1119">
          <w:rPr>
            <w:rFonts w:asciiTheme="minorHAnsi" w:eastAsiaTheme="minorEastAsia" w:hAnsiTheme="minorHAnsi" w:cstheme="minorBidi"/>
            <w:noProof/>
            <w:szCs w:val="22"/>
          </w:rPr>
          <w:tab/>
        </w:r>
        <w:r w:rsidR="00CC1119" w:rsidRPr="00B21B23">
          <w:rPr>
            <w:rStyle w:val="a3"/>
            <w:noProof/>
          </w:rPr>
          <w:t>Upload by IAjax</w:t>
        </w:r>
        <w:r w:rsidR="00CC1119">
          <w:rPr>
            <w:noProof/>
            <w:webHidden/>
          </w:rPr>
          <w:tab/>
        </w:r>
        <w:r w:rsidR="00CC1119">
          <w:rPr>
            <w:noProof/>
            <w:webHidden/>
          </w:rPr>
          <w:fldChar w:fldCharType="begin"/>
        </w:r>
        <w:r w:rsidR="00CC1119">
          <w:rPr>
            <w:noProof/>
            <w:webHidden/>
          </w:rPr>
          <w:instrText xml:space="preserve"> PAGEREF _Toc453071816 \h </w:instrText>
        </w:r>
        <w:r w:rsidR="00CC1119">
          <w:rPr>
            <w:noProof/>
            <w:webHidden/>
          </w:rPr>
        </w:r>
        <w:r w:rsidR="00CC1119">
          <w:rPr>
            <w:noProof/>
            <w:webHidden/>
          </w:rPr>
          <w:fldChar w:fldCharType="separate"/>
        </w:r>
        <w:r w:rsidR="00D36AA0">
          <w:rPr>
            <w:noProof/>
            <w:webHidden/>
          </w:rPr>
          <w:t>109</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17" w:history="1">
        <w:r w:rsidR="00CC1119" w:rsidRPr="00B21B23">
          <w:rPr>
            <w:rStyle w:val="a3"/>
            <w:noProof/>
          </w:rPr>
          <w:t>4.6.</w:t>
        </w:r>
        <w:r w:rsidR="00CC1119">
          <w:rPr>
            <w:rFonts w:asciiTheme="minorHAnsi" w:eastAsiaTheme="minorEastAsia" w:hAnsiTheme="minorHAnsi" w:cstheme="minorBidi"/>
            <w:noProof/>
            <w:szCs w:val="22"/>
          </w:rPr>
          <w:tab/>
        </w:r>
        <w:r w:rsidR="00CC1119" w:rsidRPr="00B21B23">
          <w:rPr>
            <w:rStyle w:val="a3"/>
            <w:noProof/>
          </w:rPr>
          <w:t>A request wrapper for real application</w:t>
        </w:r>
        <w:r w:rsidR="00CC1119">
          <w:rPr>
            <w:noProof/>
            <w:webHidden/>
          </w:rPr>
          <w:tab/>
        </w:r>
        <w:r w:rsidR="00CC1119">
          <w:rPr>
            <w:noProof/>
            <w:webHidden/>
          </w:rPr>
          <w:fldChar w:fldCharType="begin"/>
        </w:r>
        <w:r w:rsidR="00CC1119">
          <w:rPr>
            <w:noProof/>
            <w:webHidden/>
          </w:rPr>
          <w:instrText xml:space="preserve"> PAGEREF _Toc453071817 \h </w:instrText>
        </w:r>
        <w:r w:rsidR="00CC1119">
          <w:rPr>
            <w:noProof/>
            <w:webHidden/>
          </w:rPr>
        </w:r>
        <w:r w:rsidR="00CC1119">
          <w:rPr>
            <w:noProof/>
            <w:webHidden/>
          </w:rPr>
          <w:fldChar w:fldCharType="separate"/>
        </w:r>
        <w:r w:rsidR="00D36AA0">
          <w:rPr>
            <w:noProof/>
            <w:webHidden/>
          </w:rPr>
          <w:t>109</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18" w:history="1">
        <w:r w:rsidR="00CC1119" w:rsidRPr="00B21B23">
          <w:rPr>
            <w:rStyle w:val="a3"/>
            <w:noProof/>
          </w:rPr>
          <w:t>4.7.</w:t>
        </w:r>
        <w:r w:rsidR="00CC1119">
          <w:rPr>
            <w:rFonts w:asciiTheme="minorHAnsi" w:eastAsiaTheme="minorEastAsia" w:hAnsiTheme="minorHAnsi" w:cstheme="minorBidi"/>
            <w:noProof/>
            <w:szCs w:val="22"/>
          </w:rPr>
          <w:tab/>
        </w:r>
        <w:r w:rsidR="00CC1119" w:rsidRPr="00B21B23">
          <w:rPr>
            <w:rStyle w:val="a3"/>
            <w:noProof/>
          </w:rPr>
          <w:t>XML Data</w:t>
        </w:r>
        <w:r w:rsidR="00CC1119">
          <w:rPr>
            <w:noProof/>
            <w:webHidden/>
          </w:rPr>
          <w:tab/>
        </w:r>
        <w:r w:rsidR="00CC1119">
          <w:rPr>
            <w:noProof/>
            <w:webHidden/>
          </w:rPr>
          <w:fldChar w:fldCharType="begin"/>
        </w:r>
        <w:r w:rsidR="00CC1119">
          <w:rPr>
            <w:noProof/>
            <w:webHidden/>
          </w:rPr>
          <w:instrText xml:space="preserve"> PAGEREF _Toc453071818 \h </w:instrText>
        </w:r>
        <w:r w:rsidR="00CC1119">
          <w:rPr>
            <w:noProof/>
            <w:webHidden/>
          </w:rPr>
        </w:r>
        <w:r w:rsidR="00CC1119">
          <w:rPr>
            <w:noProof/>
            <w:webHidden/>
          </w:rPr>
          <w:fldChar w:fldCharType="separate"/>
        </w:r>
        <w:r w:rsidR="00D36AA0">
          <w:rPr>
            <w:noProof/>
            <w:webHidden/>
          </w:rPr>
          <w:t>110</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19" w:history="1">
        <w:r w:rsidR="00CC1119" w:rsidRPr="00B21B23">
          <w:rPr>
            <w:rStyle w:val="a3"/>
            <w:noProof/>
          </w:rPr>
          <w:t>4.8.</w:t>
        </w:r>
        <w:r w:rsidR="00CC1119">
          <w:rPr>
            <w:rFonts w:asciiTheme="minorHAnsi" w:eastAsiaTheme="minorEastAsia" w:hAnsiTheme="minorHAnsi" w:cstheme="minorBidi"/>
            <w:noProof/>
            <w:szCs w:val="22"/>
          </w:rPr>
          <w:tab/>
        </w:r>
        <w:r w:rsidR="00CC1119" w:rsidRPr="00B21B23">
          <w:rPr>
            <w:rStyle w:val="a3"/>
            <w:noProof/>
          </w:rPr>
          <w:t>An overall example</w:t>
        </w:r>
        <w:r w:rsidR="00CC1119">
          <w:rPr>
            <w:noProof/>
            <w:webHidden/>
          </w:rPr>
          <w:tab/>
        </w:r>
        <w:r w:rsidR="00CC1119">
          <w:rPr>
            <w:noProof/>
            <w:webHidden/>
          </w:rPr>
          <w:fldChar w:fldCharType="begin"/>
        </w:r>
        <w:r w:rsidR="00CC1119">
          <w:rPr>
            <w:noProof/>
            <w:webHidden/>
          </w:rPr>
          <w:instrText xml:space="preserve"> PAGEREF _Toc453071819 \h </w:instrText>
        </w:r>
        <w:r w:rsidR="00CC1119">
          <w:rPr>
            <w:noProof/>
            <w:webHidden/>
          </w:rPr>
        </w:r>
        <w:r w:rsidR="00CC1119">
          <w:rPr>
            <w:noProof/>
            <w:webHidden/>
          </w:rPr>
          <w:fldChar w:fldCharType="separate"/>
        </w:r>
        <w:r w:rsidR="00D36AA0">
          <w:rPr>
            <w:noProof/>
            <w:webHidden/>
          </w:rPr>
          <w:t>110</w:t>
        </w:r>
        <w:r w:rsidR="00CC1119">
          <w:rPr>
            <w:noProof/>
            <w:webHidden/>
          </w:rPr>
          <w:fldChar w:fldCharType="end"/>
        </w:r>
      </w:hyperlink>
    </w:p>
    <w:p w:rsidR="00CC1119" w:rsidRDefault="00D4504A">
      <w:pPr>
        <w:pStyle w:val="10"/>
        <w:tabs>
          <w:tab w:val="left" w:pos="1260"/>
          <w:tab w:val="right" w:leader="dot" w:pos="8494"/>
        </w:tabs>
        <w:rPr>
          <w:rFonts w:asciiTheme="minorHAnsi" w:eastAsiaTheme="minorEastAsia" w:hAnsiTheme="minorHAnsi" w:cstheme="minorBidi"/>
          <w:noProof/>
          <w:szCs w:val="22"/>
        </w:rPr>
      </w:pPr>
      <w:hyperlink w:anchor="_Toc453071820" w:history="1">
        <w:r w:rsidR="00CC1119" w:rsidRPr="00B21B23">
          <w:rPr>
            <w:rStyle w:val="a3"/>
            <w:noProof/>
          </w:rPr>
          <w:t>Chapter 5.</w:t>
        </w:r>
        <w:r w:rsidR="00CC1119">
          <w:rPr>
            <w:rFonts w:asciiTheme="minorHAnsi" w:eastAsiaTheme="minorEastAsia" w:hAnsiTheme="minorHAnsi" w:cstheme="minorBidi"/>
            <w:noProof/>
            <w:szCs w:val="22"/>
          </w:rPr>
          <w:tab/>
        </w:r>
        <w:r w:rsidR="00CC1119" w:rsidRPr="00B21B23">
          <w:rPr>
            <w:rStyle w:val="a3"/>
            <w:noProof/>
            <w:shd w:val="clear" w:color="auto" w:fill="FFFFFF"/>
          </w:rPr>
          <w:t>Distributed UI</w:t>
        </w:r>
        <w:r w:rsidR="00CC1119">
          <w:rPr>
            <w:noProof/>
            <w:webHidden/>
          </w:rPr>
          <w:tab/>
        </w:r>
        <w:r w:rsidR="00CC1119">
          <w:rPr>
            <w:noProof/>
            <w:webHidden/>
          </w:rPr>
          <w:fldChar w:fldCharType="begin"/>
        </w:r>
        <w:r w:rsidR="00CC1119">
          <w:rPr>
            <w:noProof/>
            <w:webHidden/>
          </w:rPr>
          <w:instrText xml:space="preserve"> PAGEREF _Toc453071820 \h </w:instrText>
        </w:r>
        <w:r w:rsidR="00CC1119">
          <w:rPr>
            <w:noProof/>
            <w:webHidden/>
          </w:rPr>
        </w:r>
        <w:r w:rsidR="00CC1119">
          <w:rPr>
            <w:noProof/>
            <w:webHidden/>
          </w:rPr>
          <w:fldChar w:fldCharType="separate"/>
        </w:r>
        <w:r w:rsidR="00D36AA0">
          <w:rPr>
            <w:noProof/>
            <w:webHidden/>
          </w:rPr>
          <w:t>112</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21" w:history="1">
        <w:r w:rsidR="00CC1119" w:rsidRPr="00B21B23">
          <w:rPr>
            <w:rStyle w:val="a3"/>
            <w:noProof/>
          </w:rPr>
          <w:t>5.1.</w:t>
        </w:r>
        <w:r w:rsidR="00CC1119">
          <w:rPr>
            <w:rFonts w:asciiTheme="minorHAnsi" w:eastAsiaTheme="minorEastAsia" w:hAnsiTheme="minorHAnsi" w:cstheme="minorBidi"/>
            <w:noProof/>
            <w:szCs w:val="22"/>
          </w:rPr>
          <w:tab/>
        </w:r>
        <w:r w:rsidR="00CC1119" w:rsidRPr="00B21B23">
          <w:rPr>
            <w:rStyle w:val="a3"/>
            <w:noProof/>
          </w:rPr>
          <w:t>Shows dialog from a remote file</w:t>
        </w:r>
        <w:r w:rsidR="00CC1119">
          <w:rPr>
            <w:noProof/>
            <w:webHidden/>
          </w:rPr>
          <w:tab/>
        </w:r>
        <w:r w:rsidR="00CC1119">
          <w:rPr>
            <w:noProof/>
            <w:webHidden/>
          </w:rPr>
          <w:fldChar w:fldCharType="begin"/>
        </w:r>
        <w:r w:rsidR="00CC1119">
          <w:rPr>
            <w:noProof/>
            <w:webHidden/>
          </w:rPr>
          <w:instrText xml:space="preserve"> PAGEREF _Toc453071821 \h </w:instrText>
        </w:r>
        <w:r w:rsidR="00CC1119">
          <w:rPr>
            <w:noProof/>
            <w:webHidden/>
          </w:rPr>
        </w:r>
        <w:r w:rsidR="00CC1119">
          <w:rPr>
            <w:noProof/>
            <w:webHidden/>
          </w:rPr>
          <w:fldChar w:fldCharType="separate"/>
        </w:r>
        <w:r w:rsidR="00D36AA0">
          <w:rPr>
            <w:noProof/>
            <w:webHidden/>
          </w:rPr>
          <w:t>112</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22" w:history="1">
        <w:r w:rsidR="00CC1119" w:rsidRPr="00B21B23">
          <w:rPr>
            <w:rStyle w:val="a3"/>
            <w:noProof/>
          </w:rPr>
          <w:t>5.2.</w:t>
        </w:r>
        <w:r w:rsidR="00CC1119">
          <w:rPr>
            <w:rFonts w:asciiTheme="minorHAnsi" w:eastAsiaTheme="minorEastAsia" w:hAnsiTheme="minorHAnsi" w:cstheme="minorBidi"/>
            <w:noProof/>
            <w:szCs w:val="22"/>
          </w:rPr>
          <w:tab/>
        </w:r>
        <w:r w:rsidR="00CC1119" w:rsidRPr="00B21B23">
          <w:rPr>
            <w:rStyle w:val="a3"/>
            <w:noProof/>
          </w:rPr>
          <w:t>xui.Module and xui.ModuleFactory</w:t>
        </w:r>
        <w:r w:rsidR="00CC1119">
          <w:rPr>
            <w:noProof/>
            <w:webHidden/>
          </w:rPr>
          <w:tab/>
        </w:r>
        <w:r w:rsidR="00CC1119">
          <w:rPr>
            <w:noProof/>
            <w:webHidden/>
          </w:rPr>
          <w:fldChar w:fldCharType="begin"/>
        </w:r>
        <w:r w:rsidR="00CC1119">
          <w:rPr>
            <w:noProof/>
            <w:webHidden/>
          </w:rPr>
          <w:instrText xml:space="preserve"> PAGEREF _Toc453071822 \h </w:instrText>
        </w:r>
        <w:r w:rsidR="00CC1119">
          <w:rPr>
            <w:noProof/>
            <w:webHidden/>
          </w:rPr>
        </w:r>
        <w:r w:rsidR="00CC1119">
          <w:rPr>
            <w:noProof/>
            <w:webHidden/>
          </w:rPr>
          <w:fldChar w:fldCharType="separate"/>
        </w:r>
        <w:r w:rsidR="00D36AA0">
          <w:rPr>
            <w:noProof/>
            <w:webHidden/>
          </w:rPr>
          <w:t>113</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23" w:history="1">
        <w:r w:rsidR="00CC1119" w:rsidRPr="00B21B23">
          <w:rPr>
            <w:rStyle w:val="a3"/>
            <w:noProof/>
          </w:rPr>
          <w:t>5.2.1.</w:t>
        </w:r>
        <w:r w:rsidR="00CC1119">
          <w:rPr>
            <w:rFonts w:asciiTheme="minorHAnsi" w:eastAsiaTheme="minorEastAsia" w:hAnsiTheme="minorHAnsi" w:cstheme="minorBidi"/>
            <w:noProof/>
            <w:szCs w:val="22"/>
          </w:rPr>
          <w:tab/>
        </w:r>
        <w:r w:rsidR="00CC1119" w:rsidRPr="00B21B23">
          <w:rPr>
            <w:rStyle w:val="a3"/>
            <w:noProof/>
          </w:rPr>
          <w:t>xui.ModuleFactory config</w:t>
        </w:r>
        <w:r w:rsidR="00CC1119">
          <w:rPr>
            <w:noProof/>
            <w:webHidden/>
          </w:rPr>
          <w:tab/>
        </w:r>
        <w:r w:rsidR="00CC1119">
          <w:rPr>
            <w:noProof/>
            <w:webHidden/>
          </w:rPr>
          <w:fldChar w:fldCharType="begin"/>
        </w:r>
        <w:r w:rsidR="00CC1119">
          <w:rPr>
            <w:noProof/>
            <w:webHidden/>
          </w:rPr>
          <w:instrText xml:space="preserve"> PAGEREF _Toc453071823 \h </w:instrText>
        </w:r>
        <w:r w:rsidR="00CC1119">
          <w:rPr>
            <w:noProof/>
            <w:webHidden/>
          </w:rPr>
        </w:r>
        <w:r w:rsidR="00CC1119">
          <w:rPr>
            <w:noProof/>
            <w:webHidden/>
          </w:rPr>
          <w:fldChar w:fldCharType="separate"/>
        </w:r>
        <w:r w:rsidR="00D36AA0">
          <w:rPr>
            <w:noProof/>
            <w:webHidden/>
          </w:rPr>
          <w:t>113</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24" w:history="1">
        <w:r w:rsidR="00CC1119" w:rsidRPr="00B21B23">
          <w:rPr>
            <w:rStyle w:val="a3"/>
            <w:noProof/>
          </w:rPr>
          <w:t>5.2.2.</w:t>
        </w:r>
        <w:r w:rsidR="00CC1119">
          <w:rPr>
            <w:rFonts w:asciiTheme="minorHAnsi" w:eastAsiaTheme="minorEastAsia" w:hAnsiTheme="minorHAnsi" w:cstheme="minorBidi"/>
            <w:noProof/>
            <w:szCs w:val="22"/>
          </w:rPr>
          <w:tab/>
        </w:r>
        <w:r w:rsidR="00CC1119" w:rsidRPr="00B21B23">
          <w:rPr>
            <w:rStyle w:val="a3"/>
            <w:noProof/>
          </w:rPr>
          <w:t>xui.Module.Load</w:t>
        </w:r>
        <w:r w:rsidR="00CC1119">
          <w:rPr>
            <w:noProof/>
            <w:webHidden/>
          </w:rPr>
          <w:tab/>
        </w:r>
        <w:r w:rsidR="00CC1119">
          <w:rPr>
            <w:noProof/>
            <w:webHidden/>
          </w:rPr>
          <w:fldChar w:fldCharType="begin"/>
        </w:r>
        <w:r w:rsidR="00CC1119">
          <w:rPr>
            <w:noProof/>
            <w:webHidden/>
          </w:rPr>
          <w:instrText xml:space="preserve"> PAGEREF _Toc453071824 \h </w:instrText>
        </w:r>
        <w:r w:rsidR="00CC1119">
          <w:rPr>
            <w:noProof/>
            <w:webHidden/>
          </w:rPr>
        </w:r>
        <w:r w:rsidR="00CC1119">
          <w:rPr>
            <w:noProof/>
            <w:webHidden/>
          </w:rPr>
          <w:fldChar w:fldCharType="separate"/>
        </w:r>
        <w:r w:rsidR="00D36AA0">
          <w:rPr>
            <w:noProof/>
            <w:webHidden/>
          </w:rPr>
          <w:t>114</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25" w:history="1">
        <w:r w:rsidR="00CC1119" w:rsidRPr="00B21B23">
          <w:rPr>
            <w:rStyle w:val="a3"/>
            <w:noProof/>
          </w:rPr>
          <w:t>5.2.3.</w:t>
        </w:r>
        <w:r w:rsidR="00CC1119">
          <w:rPr>
            <w:rFonts w:asciiTheme="minorHAnsi" w:eastAsiaTheme="minorEastAsia" w:hAnsiTheme="minorHAnsi" w:cstheme="minorBidi"/>
            <w:noProof/>
            <w:szCs w:val="22"/>
          </w:rPr>
          <w:tab/>
        </w:r>
        <w:r w:rsidR="00CC1119" w:rsidRPr="00B21B23">
          <w:rPr>
            <w:rStyle w:val="a3"/>
            <w:noProof/>
          </w:rPr>
          <w:t>newCom and getCom</w:t>
        </w:r>
        <w:r w:rsidR="00CC1119">
          <w:rPr>
            <w:noProof/>
            <w:webHidden/>
          </w:rPr>
          <w:tab/>
        </w:r>
        <w:r w:rsidR="00CC1119">
          <w:rPr>
            <w:noProof/>
            <w:webHidden/>
          </w:rPr>
          <w:fldChar w:fldCharType="begin"/>
        </w:r>
        <w:r w:rsidR="00CC1119">
          <w:rPr>
            <w:noProof/>
            <w:webHidden/>
          </w:rPr>
          <w:instrText xml:space="preserve"> PAGEREF _Toc453071825 \h </w:instrText>
        </w:r>
        <w:r w:rsidR="00CC1119">
          <w:rPr>
            <w:noProof/>
            <w:webHidden/>
          </w:rPr>
        </w:r>
        <w:r w:rsidR="00CC1119">
          <w:rPr>
            <w:noProof/>
            <w:webHidden/>
          </w:rPr>
          <w:fldChar w:fldCharType="separate"/>
        </w:r>
        <w:r w:rsidR="00D36AA0">
          <w:rPr>
            <w:noProof/>
            <w:webHidden/>
          </w:rPr>
          <w:t>115</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26" w:history="1">
        <w:r w:rsidR="00CC1119" w:rsidRPr="00B21B23">
          <w:rPr>
            <w:rStyle w:val="a3"/>
            <w:noProof/>
          </w:rPr>
          <w:t>5.2.4.</w:t>
        </w:r>
        <w:r w:rsidR="00CC1119">
          <w:rPr>
            <w:rFonts w:asciiTheme="minorHAnsi" w:eastAsiaTheme="minorEastAsia" w:hAnsiTheme="minorHAnsi" w:cstheme="minorBidi"/>
            <w:noProof/>
            <w:szCs w:val="22"/>
          </w:rPr>
          <w:tab/>
        </w:r>
        <w:r w:rsidR="00CC1119" w:rsidRPr="00B21B23">
          <w:rPr>
            <w:rStyle w:val="a3"/>
            <w:noProof/>
          </w:rPr>
          <w:t>xui.UI.Tag</w:t>
        </w:r>
        <w:r w:rsidR="00CC1119">
          <w:rPr>
            <w:noProof/>
            <w:webHidden/>
          </w:rPr>
          <w:tab/>
        </w:r>
        <w:r w:rsidR="00CC1119">
          <w:rPr>
            <w:noProof/>
            <w:webHidden/>
          </w:rPr>
          <w:fldChar w:fldCharType="begin"/>
        </w:r>
        <w:r w:rsidR="00CC1119">
          <w:rPr>
            <w:noProof/>
            <w:webHidden/>
          </w:rPr>
          <w:instrText xml:space="preserve"> PAGEREF _Toc453071826 \h </w:instrText>
        </w:r>
        <w:r w:rsidR="00CC1119">
          <w:rPr>
            <w:noProof/>
            <w:webHidden/>
          </w:rPr>
        </w:r>
        <w:r w:rsidR="00CC1119">
          <w:rPr>
            <w:noProof/>
            <w:webHidden/>
          </w:rPr>
          <w:fldChar w:fldCharType="separate"/>
        </w:r>
        <w:r w:rsidR="00D36AA0">
          <w:rPr>
            <w:noProof/>
            <w:webHidden/>
          </w:rPr>
          <w:t>116</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27" w:history="1">
        <w:r w:rsidR="00CC1119" w:rsidRPr="00B21B23">
          <w:rPr>
            <w:rStyle w:val="a3"/>
            <w:noProof/>
          </w:rPr>
          <w:t>5.2.5.</w:t>
        </w:r>
        <w:r w:rsidR="00CC1119">
          <w:rPr>
            <w:rFonts w:asciiTheme="minorHAnsi" w:eastAsiaTheme="minorEastAsia" w:hAnsiTheme="minorHAnsi" w:cstheme="minorBidi"/>
            <w:noProof/>
            <w:szCs w:val="22"/>
          </w:rPr>
          <w:tab/>
        </w:r>
        <w:r w:rsidR="00CC1119" w:rsidRPr="00B21B23">
          <w:rPr>
            <w:rStyle w:val="a3"/>
            <w:noProof/>
          </w:rPr>
          <w:t>Destroy com</w:t>
        </w:r>
        <w:r w:rsidR="00CC1119">
          <w:rPr>
            <w:noProof/>
            <w:webHidden/>
          </w:rPr>
          <w:tab/>
        </w:r>
        <w:r w:rsidR="00CC1119">
          <w:rPr>
            <w:noProof/>
            <w:webHidden/>
          </w:rPr>
          <w:fldChar w:fldCharType="begin"/>
        </w:r>
        <w:r w:rsidR="00CC1119">
          <w:rPr>
            <w:noProof/>
            <w:webHidden/>
          </w:rPr>
          <w:instrText xml:space="preserve"> PAGEREF _Toc453071827 \h </w:instrText>
        </w:r>
        <w:r w:rsidR="00CC1119">
          <w:rPr>
            <w:noProof/>
            <w:webHidden/>
          </w:rPr>
        </w:r>
        <w:r w:rsidR="00CC1119">
          <w:rPr>
            <w:noProof/>
            <w:webHidden/>
          </w:rPr>
          <w:fldChar w:fldCharType="separate"/>
        </w:r>
        <w:r w:rsidR="00D36AA0">
          <w:rPr>
            <w:noProof/>
            <w:webHidden/>
          </w:rPr>
          <w:t>116</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28" w:history="1">
        <w:r w:rsidR="00CC1119" w:rsidRPr="00B21B23">
          <w:rPr>
            <w:rStyle w:val="a3"/>
            <w:noProof/>
          </w:rPr>
          <w:t>5.2.6.</w:t>
        </w:r>
        <w:r w:rsidR="00CC1119">
          <w:rPr>
            <w:rFonts w:asciiTheme="minorHAnsi" w:eastAsiaTheme="minorEastAsia" w:hAnsiTheme="minorHAnsi" w:cstheme="minorBidi"/>
            <w:noProof/>
            <w:szCs w:val="22"/>
          </w:rPr>
          <w:tab/>
        </w:r>
        <w:r w:rsidR="00CC1119" w:rsidRPr="00B21B23">
          <w:rPr>
            <w:rStyle w:val="a3"/>
            <w:noProof/>
          </w:rPr>
          <w:t>If com exists in memory</w:t>
        </w:r>
        <w:r w:rsidR="00CC1119">
          <w:rPr>
            <w:noProof/>
            <w:webHidden/>
          </w:rPr>
          <w:tab/>
        </w:r>
        <w:r w:rsidR="00CC1119">
          <w:rPr>
            <w:noProof/>
            <w:webHidden/>
          </w:rPr>
          <w:fldChar w:fldCharType="begin"/>
        </w:r>
        <w:r w:rsidR="00CC1119">
          <w:rPr>
            <w:noProof/>
            <w:webHidden/>
          </w:rPr>
          <w:instrText xml:space="preserve"> PAGEREF _Toc453071828 \h </w:instrText>
        </w:r>
        <w:r w:rsidR="00CC1119">
          <w:rPr>
            <w:noProof/>
            <w:webHidden/>
          </w:rPr>
        </w:r>
        <w:r w:rsidR="00CC1119">
          <w:rPr>
            <w:noProof/>
            <w:webHidden/>
          </w:rPr>
          <w:fldChar w:fldCharType="separate"/>
        </w:r>
        <w:r w:rsidR="00D36AA0">
          <w:rPr>
            <w:noProof/>
            <w:webHidden/>
          </w:rPr>
          <w:t>117</w:t>
        </w:r>
        <w:r w:rsidR="00CC1119">
          <w:rPr>
            <w:noProof/>
            <w:webHidden/>
          </w:rPr>
          <w:fldChar w:fldCharType="end"/>
        </w:r>
      </w:hyperlink>
    </w:p>
    <w:p w:rsidR="00CC1119" w:rsidRDefault="00D4504A">
      <w:pPr>
        <w:pStyle w:val="10"/>
        <w:tabs>
          <w:tab w:val="left" w:pos="1260"/>
          <w:tab w:val="right" w:leader="dot" w:pos="8494"/>
        </w:tabs>
        <w:rPr>
          <w:rFonts w:asciiTheme="minorHAnsi" w:eastAsiaTheme="minorEastAsia" w:hAnsiTheme="minorHAnsi" w:cstheme="minorBidi"/>
          <w:noProof/>
          <w:szCs w:val="22"/>
        </w:rPr>
      </w:pPr>
      <w:hyperlink w:anchor="_Toc453071829" w:history="1">
        <w:r w:rsidR="00CC1119" w:rsidRPr="00B21B23">
          <w:rPr>
            <w:rStyle w:val="a3"/>
            <w:noProof/>
          </w:rPr>
          <w:t>Chapter 6.</w:t>
        </w:r>
        <w:r w:rsidR="00CC1119">
          <w:rPr>
            <w:rFonts w:asciiTheme="minorHAnsi" w:eastAsiaTheme="minorEastAsia" w:hAnsiTheme="minorHAnsi" w:cstheme="minorBidi"/>
            <w:noProof/>
            <w:szCs w:val="22"/>
          </w:rPr>
          <w:tab/>
        </w:r>
        <w:r w:rsidR="00CC1119" w:rsidRPr="00B21B23">
          <w:rPr>
            <w:rStyle w:val="a3"/>
            <w:noProof/>
          </w:rPr>
          <w:t>Some fundamental things</w:t>
        </w:r>
        <w:r w:rsidR="00CC1119">
          <w:rPr>
            <w:noProof/>
            <w:webHidden/>
          </w:rPr>
          <w:tab/>
        </w:r>
        <w:r w:rsidR="00CC1119">
          <w:rPr>
            <w:noProof/>
            <w:webHidden/>
          </w:rPr>
          <w:fldChar w:fldCharType="begin"/>
        </w:r>
        <w:r w:rsidR="00CC1119">
          <w:rPr>
            <w:noProof/>
            <w:webHidden/>
          </w:rPr>
          <w:instrText xml:space="preserve"> PAGEREF _Toc453071829 \h </w:instrText>
        </w:r>
        <w:r w:rsidR="00CC1119">
          <w:rPr>
            <w:noProof/>
            <w:webHidden/>
          </w:rPr>
        </w:r>
        <w:r w:rsidR="00CC1119">
          <w:rPr>
            <w:noProof/>
            <w:webHidden/>
          </w:rPr>
          <w:fldChar w:fldCharType="separate"/>
        </w:r>
        <w:r w:rsidR="00D36AA0">
          <w:rPr>
            <w:noProof/>
            <w:webHidden/>
          </w:rPr>
          <w:t>117</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30" w:history="1">
        <w:r w:rsidR="00CC1119" w:rsidRPr="00B21B23">
          <w:rPr>
            <w:rStyle w:val="a3"/>
            <w:noProof/>
          </w:rPr>
          <w:t>6.1.</w:t>
        </w:r>
        <w:r w:rsidR="00CC1119">
          <w:rPr>
            <w:rFonts w:asciiTheme="minorHAnsi" w:eastAsiaTheme="minorEastAsia" w:hAnsiTheme="minorHAnsi" w:cstheme="minorBidi"/>
            <w:noProof/>
            <w:szCs w:val="22"/>
          </w:rPr>
          <w:tab/>
        </w:r>
        <w:r w:rsidR="00CC1119" w:rsidRPr="00B21B23">
          <w:rPr>
            <w:rStyle w:val="a3"/>
            <w:noProof/>
          </w:rPr>
          <w:t>Pop-up window</w:t>
        </w:r>
        <w:r w:rsidR="00CC1119">
          <w:rPr>
            <w:noProof/>
            <w:webHidden/>
          </w:rPr>
          <w:tab/>
        </w:r>
        <w:r w:rsidR="00CC1119">
          <w:rPr>
            <w:noProof/>
            <w:webHidden/>
          </w:rPr>
          <w:fldChar w:fldCharType="begin"/>
        </w:r>
        <w:r w:rsidR="00CC1119">
          <w:rPr>
            <w:noProof/>
            <w:webHidden/>
          </w:rPr>
          <w:instrText xml:space="preserve"> PAGEREF _Toc453071830 \h </w:instrText>
        </w:r>
        <w:r w:rsidR="00CC1119">
          <w:rPr>
            <w:noProof/>
            <w:webHidden/>
          </w:rPr>
        </w:r>
        <w:r w:rsidR="00CC1119">
          <w:rPr>
            <w:noProof/>
            <w:webHidden/>
          </w:rPr>
          <w:fldChar w:fldCharType="separate"/>
        </w:r>
        <w:r w:rsidR="00D36AA0">
          <w:rPr>
            <w:noProof/>
            <w:webHidden/>
          </w:rPr>
          <w:t>117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31" w:history="1">
        <w:r w:rsidR="00CC1119" w:rsidRPr="00B21B23">
          <w:rPr>
            <w:rStyle w:val="a3"/>
            <w:noProof/>
          </w:rPr>
          <w:t>6.1.1.</w:t>
        </w:r>
        <w:r w:rsidR="00CC1119">
          <w:rPr>
            <w:rFonts w:asciiTheme="minorHAnsi" w:eastAsiaTheme="minorEastAsia" w:hAnsiTheme="minorHAnsi" w:cstheme="minorBidi"/>
            <w:noProof/>
            <w:szCs w:val="22"/>
          </w:rPr>
          <w:tab/>
        </w:r>
        <w:r w:rsidR="00CC1119" w:rsidRPr="00B21B23">
          <w:rPr>
            <w:rStyle w:val="a3"/>
            <w:noProof/>
          </w:rPr>
          <w:t>alert window</w:t>
        </w:r>
        <w:r w:rsidR="00CC1119">
          <w:rPr>
            <w:noProof/>
            <w:webHidden/>
          </w:rPr>
          <w:tab/>
        </w:r>
        <w:r w:rsidR="00CC1119">
          <w:rPr>
            <w:noProof/>
            <w:webHidden/>
          </w:rPr>
          <w:fldChar w:fldCharType="begin"/>
        </w:r>
        <w:r w:rsidR="00CC1119">
          <w:rPr>
            <w:noProof/>
            <w:webHidden/>
          </w:rPr>
          <w:instrText xml:space="preserve"> PAGEREF _Toc453071831 \h </w:instrText>
        </w:r>
        <w:r w:rsidR="00CC1119">
          <w:rPr>
            <w:noProof/>
            <w:webHidden/>
          </w:rPr>
        </w:r>
        <w:r w:rsidR="00CC1119">
          <w:rPr>
            <w:noProof/>
            <w:webHidden/>
          </w:rPr>
          <w:fldChar w:fldCharType="separate"/>
        </w:r>
        <w:r w:rsidR="00D36AA0">
          <w:rPr>
            <w:noProof/>
            <w:webHidden/>
          </w:rPr>
          <w:t>117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32" w:history="1">
        <w:r w:rsidR="00CC1119" w:rsidRPr="00B21B23">
          <w:rPr>
            <w:rStyle w:val="a3"/>
            <w:noProof/>
          </w:rPr>
          <w:t>6.1.2.</w:t>
        </w:r>
        <w:r w:rsidR="00CC1119">
          <w:rPr>
            <w:rFonts w:asciiTheme="minorHAnsi" w:eastAsiaTheme="minorEastAsia" w:hAnsiTheme="minorHAnsi" w:cstheme="minorBidi"/>
            <w:noProof/>
            <w:szCs w:val="22"/>
          </w:rPr>
          <w:tab/>
        </w:r>
        <w:r w:rsidR="00CC1119" w:rsidRPr="00B21B23">
          <w:rPr>
            <w:rStyle w:val="a3"/>
            <w:noProof/>
          </w:rPr>
          <w:t>confirm window</w:t>
        </w:r>
        <w:r w:rsidR="00CC1119">
          <w:rPr>
            <w:noProof/>
            <w:webHidden/>
          </w:rPr>
          <w:tab/>
        </w:r>
        <w:r w:rsidR="00CC1119">
          <w:rPr>
            <w:noProof/>
            <w:webHidden/>
          </w:rPr>
          <w:fldChar w:fldCharType="begin"/>
        </w:r>
        <w:r w:rsidR="00CC1119">
          <w:rPr>
            <w:noProof/>
            <w:webHidden/>
          </w:rPr>
          <w:instrText xml:space="preserve"> PAGEREF _Toc453071832 \h </w:instrText>
        </w:r>
        <w:r w:rsidR="00CC1119">
          <w:rPr>
            <w:noProof/>
            <w:webHidden/>
          </w:rPr>
        </w:r>
        <w:r w:rsidR="00CC1119">
          <w:rPr>
            <w:noProof/>
            <w:webHidden/>
          </w:rPr>
          <w:fldChar w:fldCharType="separate"/>
        </w:r>
        <w:r w:rsidR="00D36AA0">
          <w:rPr>
            <w:noProof/>
            <w:webHidden/>
          </w:rPr>
          <w:t>117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33" w:history="1">
        <w:r w:rsidR="00CC1119" w:rsidRPr="00B21B23">
          <w:rPr>
            <w:rStyle w:val="a3"/>
            <w:noProof/>
          </w:rPr>
          <w:t>6.1.3.</w:t>
        </w:r>
        <w:r w:rsidR="00CC1119">
          <w:rPr>
            <w:rFonts w:asciiTheme="minorHAnsi" w:eastAsiaTheme="minorEastAsia" w:hAnsiTheme="minorHAnsi" w:cstheme="minorBidi"/>
            <w:noProof/>
            <w:szCs w:val="22"/>
          </w:rPr>
          <w:tab/>
        </w:r>
        <w:r w:rsidR="00CC1119" w:rsidRPr="00B21B23">
          <w:rPr>
            <w:rStyle w:val="a3"/>
            <w:noProof/>
          </w:rPr>
          <w:t>prompt window</w:t>
        </w:r>
        <w:r w:rsidR="00CC1119">
          <w:rPr>
            <w:noProof/>
            <w:webHidden/>
          </w:rPr>
          <w:tab/>
        </w:r>
        <w:r w:rsidR="00CC1119">
          <w:rPr>
            <w:noProof/>
            <w:webHidden/>
          </w:rPr>
          <w:fldChar w:fldCharType="begin"/>
        </w:r>
        <w:r w:rsidR="00CC1119">
          <w:rPr>
            <w:noProof/>
            <w:webHidden/>
          </w:rPr>
          <w:instrText xml:space="preserve"> PAGEREF _Toc453071833 \h </w:instrText>
        </w:r>
        <w:r w:rsidR="00CC1119">
          <w:rPr>
            <w:noProof/>
            <w:webHidden/>
          </w:rPr>
        </w:r>
        <w:r w:rsidR="00CC1119">
          <w:rPr>
            <w:noProof/>
            <w:webHidden/>
          </w:rPr>
          <w:fldChar w:fldCharType="separate"/>
        </w:r>
        <w:r w:rsidR="00D36AA0">
          <w:rPr>
            <w:noProof/>
            <w:webHidden/>
          </w:rPr>
          <w:t>118</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34" w:history="1">
        <w:r w:rsidR="00CC1119" w:rsidRPr="00B21B23">
          <w:rPr>
            <w:rStyle w:val="a3"/>
            <w:noProof/>
          </w:rPr>
          <w:t>6.1.4.</w:t>
        </w:r>
        <w:r w:rsidR="00CC1119">
          <w:rPr>
            <w:rFonts w:asciiTheme="minorHAnsi" w:eastAsiaTheme="minorEastAsia" w:hAnsiTheme="minorHAnsi" w:cstheme="minorBidi"/>
            <w:noProof/>
            <w:szCs w:val="22"/>
          </w:rPr>
          <w:tab/>
        </w:r>
        <w:r w:rsidR="00CC1119" w:rsidRPr="00B21B23">
          <w:rPr>
            <w:rStyle w:val="a3"/>
            <w:noProof/>
          </w:rPr>
          <w:t>pop window</w:t>
        </w:r>
        <w:r w:rsidR="00CC1119">
          <w:rPr>
            <w:noProof/>
            <w:webHidden/>
          </w:rPr>
          <w:tab/>
        </w:r>
        <w:r w:rsidR="00CC1119">
          <w:rPr>
            <w:noProof/>
            <w:webHidden/>
          </w:rPr>
          <w:fldChar w:fldCharType="begin"/>
        </w:r>
        <w:r w:rsidR="00CC1119">
          <w:rPr>
            <w:noProof/>
            <w:webHidden/>
          </w:rPr>
          <w:instrText xml:space="preserve"> PAGEREF _Toc453071834 \h </w:instrText>
        </w:r>
        <w:r w:rsidR="00CC1119">
          <w:rPr>
            <w:noProof/>
            <w:webHidden/>
          </w:rPr>
        </w:r>
        <w:r w:rsidR="00CC1119">
          <w:rPr>
            <w:noProof/>
            <w:webHidden/>
          </w:rPr>
          <w:fldChar w:fldCharType="separate"/>
        </w:r>
        <w:r w:rsidR="00D36AA0">
          <w:rPr>
            <w:noProof/>
            <w:webHidden/>
          </w:rPr>
          <w:t>118</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35" w:history="1">
        <w:r w:rsidR="00CC1119" w:rsidRPr="00B21B23">
          <w:rPr>
            <w:rStyle w:val="a3"/>
            <w:noProof/>
          </w:rPr>
          <w:t>6.2.</w:t>
        </w:r>
        <w:r w:rsidR="00CC1119">
          <w:rPr>
            <w:rFonts w:asciiTheme="minorHAnsi" w:eastAsiaTheme="minorEastAsia" w:hAnsiTheme="minorHAnsi" w:cstheme="minorBidi"/>
            <w:noProof/>
            <w:szCs w:val="22"/>
          </w:rPr>
          <w:tab/>
        </w:r>
        <w:r w:rsidR="00CC1119" w:rsidRPr="00B21B23">
          <w:rPr>
            <w:rStyle w:val="a3"/>
            <w:noProof/>
          </w:rPr>
          <w:t>Asynchronous execution</w:t>
        </w:r>
        <w:r w:rsidR="00CC1119">
          <w:rPr>
            <w:noProof/>
            <w:webHidden/>
          </w:rPr>
          <w:tab/>
        </w:r>
        <w:r w:rsidR="00CC1119">
          <w:rPr>
            <w:noProof/>
            <w:webHidden/>
          </w:rPr>
          <w:fldChar w:fldCharType="begin"/>
        </w:r>
        <w:r w:rsidR="00CC1119">
          <w:rPr>
            <w:noProof/>
            <w:webHidden/>
          </w:rPr>
          <w:instrText xml:space="preserve"> PAGEREF _Toc453071835 \h </w:instrText>
        </w:r>
        <w:r w:rsidR="00CC1119">
          <w:rPr>
            <w:noProof/>
            <w:webHidden/>
          </w:rPr>
        </w:r>
        <w:r w:rsidR="00CC1119">
          <w:rPr>
            <w:noProof/>
            <w:webHidden/>
          </w:rPr>
          <w:fldChar w:fldCharType="separate"/>
        </w:r>
        <w:r w:rsidR="00D36AA0">
          <w:rPr>
            <w:noProof/>
            <w:webHidden/>
          </w:rPr>
          <w:t>118</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36" w:history="1">
        <w:r w:rsidR="00CC1119" w:rsidRPr="00B21B23">
          <w:rPr>
            <w:rStyle w:val="a3"/>
            <w:noProof/>
          </w:rPr>
          <w:t>6.2.1.</w:t>
        </w:r>
        <w:r w:rsidR="00CC1119">
          <w:rPr>
            <w:rFonts w:asciiTheme="minorHAnsi" w:eastAsiaTheme="minorEastAsia" w:hAnsiTheme="minorHAnsi" w:cstheme="minorBidi"/>
            <w:noProof/>
            <w:szCs w:val="22"/>
          </w:rPr>
          <w:tab/>
        </w:r>
        <w:r w:rsidR="00CC1119" w:rsidRPr="00B21B23">
          <w:rPr>
            <w:rStyle w:val="a3"/>
            <w:noProof/>
          </w:rPr>
          <w:t>asyRun</w:t>
        </w:r>
        <w:r w:rsidR="00CC1119">
          <w:rPr>
            <w:noProof/>
            <w:webHidden/>
          </w:rPr>
          <w:tab/>
        </w:r>
        <w:r w:rsidR="00CC1119">
          <w:rPr>
            <w:noProof/>
            <w:webHidden/>
          </w:rPr>
          <w:fldChar w:fldCharType="begin"/>
        </w:r>
        <w:r w:rsidR="00CC1119">
          <w:rPr>
            <w:noProof/>
            <w:webHidden/>
          </w:rPr>
          <w:instrText xml:space="preserve"> PAGEREF _Toc453071836 \h </w:instrText>
        </w:r>
        <w:r w:rsidR="00CC1119">
          <w:rPr>
            <w:noProof/>
            <w:webHidden/>
          </w:rPr>
        </w:r>
        <w:r w:rsidR="00CC1119">
          <w:rPr>
            <w:noProof/>
            <w:webHidden/>
          </w:rPr>
          <w:fldChar w:fldCharType="separate"/>
        </w:r>
        <w:r w:rsidR="00D36AA0">
          <w:rPr>
            <w:noProof/>
            <w:webHidden/>
          </w:rPr>
          <w:t>118</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37" w:history="1">
        <w:r w:rsidR="00CC1119" w:rsidRPr="00B21B23">
          <w:rPr>
            <w:rStyle w:val="a3"/>
            <w:noProof/>
          </w:rPr>
          <w:t>6.2.2.</w:t>
        </w:r>
        <w:r w:rsidR="00CC1119">
          <w:rPr>
            <w:rFonts w:asciiTheme="minorHAnsi" w:eastAsiaTheme="minorEastAsia" w:hAnsiTheme="minorHAnsi" w:cstheme="minorBidi"/>
            <w:noProof/>
            <w:szCs w:val="22"/>
          </w:rPr>
          <w:tab/>
        </w:r>
        <w:r w:rsidR="00CC1119" w:rsidRPr="00B21B23">
          <w:rPr>
            <w:rStyle w:val="a3"/>
            <w:noProof/>
          </w:rPr>
          <w:t>resetRun</w:t>
        </w:r>
        <w:r w:rsidR="00CC1119">
          <w:rPr>
            <w:noProof/>
            <w:webHidden/>
          </w:rPr>
          <w:tab/>
        </w:r>
        <w:r w:rsidR="00CC1119">
          <w:rPr>
            <w:noProof/>
            <w:webHidden/>
          </w:rPr>
          <w:fldChar w:fldCharType="begin"/>
        </w:r>
        <w:r w:rsidR="00CC1119">
          <w:rPr>
            <w:noProof/>
            <w:webHidden/>
          </w:rPr>
          <w:instrText xml:space="preserve"> PAGEREF _Toc453071837 \h </w:instrText>
        </w:r>
        <w:r w:rsidR="00CC1119">
          <w:rPr>
            <w:noProof/>
            <w:webHidden/>
          </w:rPr>
        </w:r>
        <w:r w:rsidR="00CC1119">
          <w:rPr>
            <w:noProof/>
            <w:webHidden/>
          </w:rPr>
          <w:fldChar w:fldCharType="separate"/>
        </w:r>
        <w:r w:rsidR="00D36AA0">
          <w:rPr>
            <w:noProof/>
            <w:webHidden/>
          </w:rPr>
          <w:t>119</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38" w:history="1">
        <w:r w:rsidR="00CC1119" w:rsidRPr="00B21B23">
          <w:rPr>
            <w:rStyle w:val="a3"/>
            <w:noProof/>
          </w:rPr>
          <w:t>6.3.</w:t>
        </w:r>
        <w:r w:rsidR="00CC1119">
          <w:rPr>
            <w:rFonts w:asciiTheme="minorHAnsi" w:eastAsiaTheme="minorEastAsia" w:hAnsiTheme="minorHAnsi" w:cstheme="minorBidi"/>
            <w:noProof/>
            <w:szCs w:val="22"/>
          </w:rPr>
          <w:tab/>
        </w:r>
        <w:r w:rsidR="00CC1119" w:rsidRPr="00B21B23">
          <w:rPr>
            <w:rStyle w:val="a3"/>
            <w:noProof/>
          </w:rPr>
          <w:t>Skin switcher</w:t>
        </w:r>
        <w:r w:rsidR="00CC1119">
          <w:rPr>
            <w:noProof/>
            <w:webHidden/>
          </w:rPr>
          <w:tab/>
        </w:r>
        <w:r w:rsidR="00CC1119">
          <w:rPr>
            <w:noProof/>
            <w:webHidden/>
          </w:rPr>
          <w:fldChar w:fldCharType="begin"/>
        </w:r>
        <w:r w:rsidR="00CC1119">
          <w:rPr>
            <w:noProof/>
            <w:webHidden/>
          </w:rPr>
          <w:instrText xml:space="preserve"> PAGEREF _Toc453071838 \h </w:instrText>
        </w:r>
        <w:r w:rsidR="00CC1119">
          <w:rPr>
            <w:noProof/>
            <w:webHidden/>
          </w:rPr>
        </w:r>
        <w:r w:rsidR="00CC1119">
          <w:rPr>
            <w:noProof/>
            <w:webHidden/>
          </w:rPr>
          <w:fldChar w:fldCharType="separate"/>
        </w:r>
        <w:r w:rsidR="00D36AA0">
          <w:rPr>
            <w:noProof/>
            <w:webHidden/>
          </w:rPr>
          <w:t>119</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39" w:history="1">
        <w:r w:rsidR="00CC1119" w:rsidRPr="00B21B23">
          <w:rPr>
            <w:rStyle w:val="a3"/>
            <w:noProof/>
          </w:rPr>
          <w:t>6.3.1.</w:t>
        </w:r>
        <w:r w:rsidR="00CC1119">
          <w:rPr>
            <w:rFonts w:asciiTheme="minorHAnsi" w:eastAsiaTheme="minorEastAsia" w:hAnsiTheme="minorHAnsi" w:cstheme="minorBidi"/>
            <w:noProof/>
            <w:szCs w:val="22"/>
          </w:rPr>
          <w:tab/>
        </w:r>
        <w:r w:rsidR="00CC1119" w:rsidRPr="00B21B23">
          <w:rPr>
            <w:rStyle w:val="a3"/>
            <w:noProof/>
          </w:rPr>
          <w:t>Switch skin for whole application</w:t>
        </w:r>
        <w:r w:rsidR="00CC1119">
          <w:rPr>
            <w:noProof/>
            <w:webHidden/>
          </w:rPr>
          <w:tab/>
        </w:r>
        <w:r w:rsidR="00CC1119">
          <w:rPr>
            <w:noProof/>
            <w:webHidden/>
          </w:rPr>
          <w:fldChar w:fldCharType="begin"/>
        </w:r>
        <w:r w:rsidR="00CC1119">
          <w:rPr>
            <w:noProof/>
            <w:webHidden/>
          </w:rPr>
          <w:instrText xml:space="preserve"> PAGEREF _Toc453071839 \h </w:instrText>
        </w:r>
        <w:r w:rsidR="00CC1119">
          <w:rPr>
            <w:noProof/>
            <w:webHidden/>
          </w:rPr>
        </w:r>
        <w:r w:rsidR="00CC1119">
          <w:rPr>
            <w:noProof/>
            <w:webHidden/>
          </w:rPr>
          <w:fldChar w:fldCharType="separate"/>
        </w:r>
        <w:r w:rsidR="00D36AA0">
          <w:rPr>
            <w:noProof/>
            <w:webHidden/>
          </w:rPr>
          <w:t>119</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40" w:history="1">
        <w:r w:rsidR="00CC1119" w:rsidRPr="00B21B23">
          <w:rPr>
            <w:rStyle w:val="a3"/>
            <w:noProof/>
          </w:rPr>
          <w:t>6.3.2.</w:t>
        </w:r>
        <w:r w:rsidR="00CC1119">
          <w:rPr>
            <w:rFonts w:asciiTheme="minorHAnsi" w:eastAsiaTheme="minorEastAsia" w:hAnsiTheme="minorHAnsi" w:cstheme="minorBidi"/>
            <w:noProof/>
            <w:szCs w:val="22"/>
          </w:rPr>
          <w:tab/>
        </w:r>
        <w:r w:rsidR="00CC1119" w:rsidRPr="00B21B23">
          <w:rPr>
            <w:rStyle w:val="a3"/>
            <w:noProof/>
          </w:rPr>
          <w:t>Change skin for a single control</w:t>
        </w:r>
        <w:r w:rsidR="00CC1119">
          <w:rPr>
            <w:noProof/>
            <w:webHidden/>
          </w:rPr>
          <w:tab/>
        </w:r>
        <w:r w:rsidR="00CC1119">
          <w:rPr>
            <w:noProof/>
            <w:webHidden/>
          </w:rPr>
          <w:fldChar w:fldCharType="begin"/>
        </w:r>
        <w:r w:rsidR="00CC1119">
          <w:rPr>
            <w:noProof/>
            <w:webHidden/>
          </w:rPr>
          <w:instrText xml:space="preserve"> PAGEREF _Toc453071840 \h </w:instrText>
        </w:r>
        <w:r w:rsidR="00CC1119">
          <w:rPr>
            <w:noProof/>
            <w:webHidden/>
          </w:rPr>
        </w:r>
        <w:r w:rsidR="00CC1119">
          <w:rPr>
            <w:noProof/>
            <w:webHidden/>
          </w:rPr>
          <w:fldChar w:fldCharType="separate"/>
        </w:r>
        <w:r w:rsidR="00D36AA0">
          <w:rPr>
            <w:noProof/>
            <w:webHidden/>
          </w:rPr>
          <w:t>119</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41" w:history="1">
        <w:r w:rsidR="00CC1119" w:rsidRPr="00B21B23">
          <w:rPr>
            <w:rStyle w:val="a3"/>
            <w:noProof/>
          </w:rPr>
          <w:t>6.4.</w:t>
        </w:r>
        <w:r w:rsidR="00CC1119">
          <w:rPr>
            <w:rFonts w:asciiTheme="minorHAnsi" w:eastAsiaTheme="minorEastAsia" w:hAnsiTheme="minorHAnsi" w:cstheme="minorBidi"/>
            <w:noProof/>
            <w:szCs w:val="22"/>
          </w:rPr>
          <w:tab/>
        </w:r>
        <w:r w:rsidR="00CC1119" w:rsidRPr="00B21B23">
          <w:rPr>
            <w:rStyle w:val="a3"/>
            <w:noProof/>
          </w:rPr>
          <w:t>Language switcher</w:t>
        </w:r>
        <w:r w:rsidR="00CC1119">
          <w:rPr>
            <w:noProof/>
            <w:webHidden/>
          </w:rPr>
          <w:tab/>
        </w:r>
        <w:r w:rsidR="00CC1119">
          <w:rPr>
            <w:noProof/>
            <w:webHidden/>
          </w:rPr>
          <w:fldChar w:fldCharType="begin"/>
        </w:r>
        <w:r w:rsidR="00CC1119">
          <w:rPr>
            <w:noProof/>
            <w:webHidden/>
          </w:rPr>
          <w:instrText xml:space="preserve"> PAGEREF _Toc453071841 \h </w:instrText>
        </w:r>
        <w:r w:rsidR="00CC1119">
          <w:rPr>
            <w:noProof/>
            <w:webHidden/>
          </w:rPr>
        </w:r>
        <w:r w:rsidR="00CC1119">
          <w:rPr>
            <w:noProof/>
            <w:webHidden/>
          </w:rPr>
          <w:fldChar w:fldCharType="separate"/>
        </w:r>
        <w:r w:rsidR="00D36AA0">
          <w:rPr>
            <w:noProof/>
            <w:webHidden/>
          </w:rPr>
          <w:t>120</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42" w:history="1">
        <w:r w:rsidR="00CC1119" w:rsidRPr="00B21B23">
          <w:rPr>
            <w:rStyle w:val="a3"/>
            <w:noProof/>
          </w:rPr>
          <w:t>6.5.</w:t>
        </w:r>
        <w:r w:rsidR="00CC1119">
          <w:rPr>
            <w:rFonts w:asciiTheme="minorHAnsi" w:eastAsiaTheme="minorEastAsia" w:hAnsiTheme="minorHAnsi" w:cstheme="minorBidi"/>
            <w:noProof/>
            <w:szCs w:val="22"/>
          </w:rPr>
          <w:tab/>
        </w:r>
        <w:r w:rsidR="00CC1119" w:rsidRPr="00B21B23">
          <w:rPr>
            <w:rStyle w:val="a3"/>
            <w:noProof/>
          </w:rPr>
          <w:t>DOM Manipulation</w:t>
        </w:r>
        <w:r w:rsidR="00CC1119">
          <w:rPr>
            <w:noProof/>
            <w:webHidden/>
          </w:rPr>
          <w:tab/>
        </w:r>
        <w:r w:rsidR="00CC1119">
          <w:rPr>
            <w:noProof/>
            <w:webHidden/>
          </w:rPr>
          <w:fldChar w:fldCharType="begin"/>
        </w:r>
        <w:r w:rsidR="00CC1119">
          <w:rPr>
            <w:noProof/>
            <w:webHidden/>
          </w:rPr>
          <w:instrText xml:space="preserve"> PAGEREF _Toc453071842 \h </w:instrText>
        </w:r>
        <w:r w:rsidR="00CC1119">
          <w:rPr>
            <w:noProof/>
            <w:webHidden/>
          </w:rPr>
        </w:r>
        <w:r w:rsidR="00CC1119">
          <w:rPr>
            <w:noProof/>
            <w:webHidden/>
          </w:rPr>
          <w:fldChar w:fldCharType="separate"/>
        </w:r>
        <w:r w:rsidR="00D36AA0">
          <w:rPr>
            <w:noProof/>
            <w:webHidden/>
          </w:rPr>
          <w:t>121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43" w:history="1">
        <w:r w:rsidR="00CC1119" w:rsidRPr="00B21B23">
          <w:rPr>
            <w:rStyle w:val="a3"/>
            <w:noProof/>
          </w:rPr>
          <w:t>6.5.1.</w:t>
        </w:r>
        <w:r w:rsidR="00CC1119">
          <w:rPr>
            <w:rFonts w:asciiTheme="minorHAnsi" w:eastAsiaTheme="minorEastAsia" w:hAnsiTheme="minorHAnsi" w:cstheme="minorBidi"/>
            <w:noProof/>
            <w:szCs w:val="22"/>
          </w:rPr>
          <w:tab/>
        </w:r>
        <w:r w:rsidR="00CC1119" w:rsidRPr="00B21B23">
          <w:rPr>
            <w:rStyle w:val="a3"/>
            <w:noProof/>
          </w:rPr>
          <w:t>Node generation and insertion</w:t>
        </w:r>
        <w:r w:rsidR="00CC1119">
          <w:rPr>
            <w:noProof/>
            <w:webHidden/>
          </w:rPr>
          <w:tab/>
        </w:r>
        <w:r w:rsidR="00CC1119">
          <w:rPr>
            <w:noProof/>
            <w:webHidden/>
          </w:rPr>
          <w:fldChar w:fldCharType="begin"/>
        </w:r>
        <w:r w:rsidR="00CC1119">
          <w:rPr>
            <w:noProof/>
            <w:webHidden/>
          </w:rPr>
          <w:instrText xml:space="preserve"> PAGEREF _Toc453071843 \h </w:instrText>
        </w:r>
        <w:r w:rsidR="00CC1119">
          <w:rPr>
            <w:noProof/>
            <w:webHidden/>
          </w:rPr>
        </w:r>
        <w:r w:rsidR="00CC1119">
          <w:rPr>
            <w:noProof/>
            <w:webHidden/>
          </w:rPr>
          <w:fldChar w:fldCharType="separate"/>
        </w:r>
        <w:r w:rsidR="00D36AA0">
          <w:rPr>
            <w:noProof/>
            <w:webHidden/>
          </w:rPr>
          <w:t>121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44" w:history="1">
        <w:r w:rsidR="00CC1119" w:rsidRPr="00B21B23">
          <w:rPr>
            <w:rStyle w:val="a3"/>
            <w:noProof/>
          </w:rPr>
          <w:t>6.5.2.</w:t>
        </w:r>
        <w:r w:rsidR="00CC1119">
          <w:rPr>
            <w:rFonts w:asciiTheme="minorHAnsi" w:eastAsiaTheme="minorEastAsia" w:hAnsiTheme="minorHAnsi" w:cstheme="minorBidi"/>
            <w:noProof/>
            <w:szCs w:val="22"/>
          </w:rPr>
          <w:tab/>
        </w:r>
        <w:r w:rsidR="00CC1119" w:rsidRPr="00B21B23">
          <w:rPr>
            <w:rStyle w:val="a3"/>
            <w:noProof/>
          </w:rPr>
          <w:t>Attributes and CSS</w:t>
        </w:r>
        <w:r w:rsidR="00CC1119">
          <w:rPr>
            <w:noProof/>
            <w:webHidden/>
          </w:rPr>
          <w:tab/>
        </w:r>
        <w:r w:rsidR="00CC1119">
          <w:rPr>
            <w:noProof/>
            <w:webHidden/>
          </w:rPr>
          <w:fldChar w:fldCharType="begin"/>
        </w:r>
        <w:r w:rsidR="00CC1119">
          <w:rPr>
            <w:noProof/>
            <w:webHidden/>
          </w:rPr>
          <w:instrText xml:space="preserve"> PAGEREF _Toc453071844 \h </w:instrText>
        </w:r>
        <w:r w:rsidR="00CC1119">
          <w:rPr>
            <w:noProof/>
            <w:webHidden/>
          </w:rPr>
        </w:r>
        <w:r w:rsidR="00CC1119">
          <w:rPr>
            <w:noProof/>
            <w:webHidden/>
          </w:rPr>
          <w:fldChar w:fldCharType="separate"/>
        </w:r>
        <w:r w:rsidR="00D36AA0">
          <w:rPr>
            <w:noProof/>
            <w:webHidden/>
          </w:rPr>
          <w:t>121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45" w:history="1">
        <w:r w:rsidR="00CC1119" w:rsidRPr="00B21B23">
          <w:rPr>
            <w:rStyle w:val="a3"/>
            <w:noProof/>
          </w:rPr>
          <w:t>6.5.3.</w:t>
        </w:r>
        <w:r w:rsidR="00CC1119">
          <w:rPr>
            <w:rFonts w:asciiTheme="minorHAnsi" w:eastAsiaTheme="minorEastAsia" w:hAnsiTheme="minorHAnsi" w:cstheme="minorBidi"/>
            <w:noProof/>
            <w:szCs w:val="22"/>
          </w:rPr>
          <w:tab/>
        </w:r>
        <w:r w:rsidR="00CC1119" w:rsidRPr="00B21B23">
          <w:rPr>
            <w:rStyle w:val="a3"/>
            <w:noProof/>
          </w:rPr>
          <w:t>className</w:t>
        </w:r>
        <w:r w:rsidR="00CC1119">
          <w:rPr>
            <w:noProof/>
            <w:webHidden/>
          </w:rPr>
          <w:tab/>
        </w:r>
        <w:r w:rsidR="00CC1119">
          <w:rPr>
            <w:noProof/>
            <w:webHidden/>
          </w:rPr>
          <w:fldChar w:fldCharType="begin"/>
        </w:r>
        <w:r w:rsidR="00CC1119">
          <w:rPr>
            <w:noProof/>
            <w:webHidden/>
          </w:rPr>
          <w:instrText xml:space="preserve"> PAGEREF _Toc453071845 \h </w:instrText>
        </w:r>
        <w:r w:rsidR="00CC1119">
          <w:rPr>
            <w:noProof/>
            <w:webHidden/>
          </w:rPr>
        </w:r>
        <w:r w:rsidR="00CC1119">
          <w:rPr>
            <w:noProof/>
            <w:webHidden/>
          </w:rPr>
          <w:fldChar w:fldCharType="separate"/>
        </w:r>
        <w:r w:rsidR="00D36AA0">
          <w:rPr>
            <w:noProof/>
            <w:webHidden/>
          </w:rPr>
          <w:t>122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46" w:history="1">
        <w:r w:rsidR="00CC1119" w:rsidRPr="00B21B23">
          <w:rPr>
            <w:rStyle w:val="a3"/>
            <w:noProof/>
          </w:rPr>
          <w:t>6.5.4.</w:t>
        </w:r>
        <w:r w:rsidR="00CC1119">
          <w:rPr>
            <w:rFonts w:asciiTheme="minorHAnsi" w:eastAsiaTheme="minorEastAsia" w:hAnsiTheme="minorHAnsi" w:cstheme="minorBidi"/>
            <w:noProof/>
            <w:szCs w:val="22"/>
          </w:rPr>
          <w:tab/>
        </w:r>
        <w:r w:rsidR="00CC1119" w:rsidRPr="00B21B23">
          <w:rPr>
            <w:rStyle w:val="a3"/>
            <w:noProof/>
          </w:rPr>
          <w:t>Dom events</w:t>
        </w:r>
        <w:r w:rsidR="00CC1119">
          <w:rPr>
            <w:noProof/>
            <w:webHidden/>
          </w:rPr>
          <w:tab/>
        </w:r>
        <w:r w:rsidR="00CC1119">
          <w:rPr>
            <w:noProof/>
            <w:webHidden/>
          </w:rPr>
          <w:fldChar w:fldCharType="begin"/>
        </w:r>
        <w:r w:rsidR="00CC1119">
          <w:rPr>
            <w:noProof/>
            <w:webHidden/>
          </w:rPr>
          <w:instrText xml:space="preserve"> PAGEREF _Toc453071846 \h </w:instrText>
        </w:r>
        <w:r w:rsidR="00CC1119">
          <w:rPr>
            <w:noProof/>
            <w:webHidden/>
          </w:rPr>
        </w:r>
        <w:r w:rsidR="00CC1119">
          <w:rPr>
            <w:noProof/>
            <w:webHidden/>
          </w:rPr>
          <w:fldChar w:fldCharType="separate"/>
        </w:r>
        <w:r w:rsidR="00D36AA0">
          <w:rPr>
            <w:noProof/>
            <w:webHidden/>
          </w:rPr>
          <w:t>123</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47" w:history="1">
        <w:r w:rsidR="00CC1119" w:rsidRPr="00B21B23">
          <w:rPr>
            <w:rStyle w:val="a3"/>
            <w:noProof/>
          </w:rPr>
          <w:t>6.5.5.</w:t>
        </w:r>
        <w:r w:rsidR="00CC1119">
          <w:rPr>
            <w:rFonts w:asciiTheme="minorHAnsi" w:eastAsiaTheme="minorEastAsia" w:hAnsiTheme="minorHAnsi" w:cstheme="minorBidi"/>
            <w:noProof/>
            <w:szCs w:val="22"/>
          </w:rPr>
          <w:tab/>
        </w:r>
        <w:r w:rsidR="00CC1119" w:rsidRPr="00B21B23">
          <w:rPr>
            <w:rStyle w:val="a3"/>
            <w:noProof/>
          </w:rPr>
          <w:t>Node Drag&amp;Drop</w:t>
        </w:r>
        <w:r w:rsidR="00CC1119">
          <w:rPr>
            <w:noProof/>
            <w:webHidden/>
          </w:rPr>
          <w:tab/>
        </w:r>
        <w:r w:rsidR="00CC1119">
          <w:rPr>
            <w:noProof/>
            <w:webHidden/>
          </w:rPr>
          <w:fldChar w:fldCharType="begin"/>
        </w:r>
        <w:r w:rsidR="00CC1119">
          <w:rPr>
            <w:noProof/>
            <w:webHidden/>
          </w:rPr>
          <w:instrText xml:space="preserve"> PAGEREF _Toc453071847 \h </w:instrText>
        </w:r>
        <w:r w:rsidR="00CC1119">
          <w:rPr>
            <w:noProof/>
            <w:webHidden/>
          </w:rPr>
        </w:r>
        <w:r w:rsidR="00CC1119">
          <w:rPr>
            <w:noProof/>
            <w:webHidden/>
          </w:rPr>
          <w:fldChar w:fldCharType="separate"/>
        </w:r>
        <w:r w:rsidR="00D36AA0">
          <w:rPr>
            <w:noProof/>
            <w:webHidden/>
          </w:rPr>
          <w:t>124</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848" w:history="1">
        <w:r w:rsidR="00CC1119" w:rsidRPr="00B21B23">
          <w:rPr>
            <w:rStyle w:val="a3"/>
            <w:noProof/>
          </w:rPr>
          <w:t>6.5.5.1.</w:t>
        </w:r>
        <w:r w:rsidR="00CC1119">
          <w:rPr>
            <w:rFonts w:asciiTheme="minorHAnsi" w:eastAsiaTheme="minorEastAsia" w:hAnsiTheme="minorHAnsi" w:cstheme="minorBidi"/>
            <w:noProof/>
            <w:szCs w:val="22"/>
          </w:rPr>
          <w:tab/>
        </w:r>
        <w:r w:rsidR="00CC1119" w:rsidRPr="00B21B23">
          <w:rPr>
            <w:rStyle w:val="a3"/>
            <w:noProof/>
          </w:rPr>
          <w:t>Drag&amp;Drop profile</w:t>
        </w:r>
        <w:r w:rsidR="00CC1119">
          <w:rPr>
            <w:noProof/>
            <w:webHidden/>
          </w:rPr>
          <w:tab/>
        </w:r>
        <w:r w:rsidR="00CC1119">
          <w:rPr>
            <w:noProof/>
            <w:webHidden/>
          </w:rPr>
          <w:fldChar w:fldCharType="begin"/>
        </w:r>
        <w:r w:rsidR="00CC1119">
          <w:rPr>
            <w:noProof/>
            <w:webHidden/>
          </w:rPr>
          <w:instrText xml:space="preserve"> PAGEREF _Toc453071848 \h </w:instrText>
        </w:r>
        <w:r w:rsidR="00CC1119">
          <w:rPr>
            <w:noProof/>
            <w:webHidden/>
          </w:rPr>
        </w:r>
        <w:r w:rsidR="00CC1119">
          <w:rPr>
            <w:noProof/>
            <w:webHidden/>
          </w:rPr>
          <w:fldChar w:fldCharType="separate"/>
        </w:r>
        <w:r w:rsidR="00D36AA0">
          <w:rPr>
            <w:noProof/>
            <w:webHidden/>
          </w:rPr>
          <w:t>125</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849" w:history="1">
        <w:r w:rsidR="00CC1119" w:rsidRPr="00B21B23">
          <w:rPr>
            <w:rStyle w:val="a3"/>
            <w:noProof/>
          </w:rPr>
          <w:t>6.5.5.2.</w:t>
        </w:r>
        <w:r w:rsidR="00CC1119">
          <w:rPr>
            <w:rFonts w:asciiTheme="minorHAnsi" w:eastAsiaTheme="minorEastAsia" w:hAnsiTheme="minorHAnsi" w:cstheme="minorBidi"/>
            <w:noProof/>
            <w:szCs w:val="22"/>
          </w:rPr>
          <w:tab/>
        </w:r>
        <w:r w:rsidR="00CC1119" w:rsidRPr="00B21B23">
          <w:rPr>
            <w:rStyle w:val="a3"/>
            <w:noProof/>
          </w:rPr>
          <w:t>Events in Drag&amp;Drop</w:t>
        </w:r>
        <w:r w:rsidR="00CC1119">
          <w:rPr>
            <w:noProof/>
            <w:webHidden/>
          </w:rPr>
          <w:tab/>
        </w:r>
        <w:r w:rsidR="00CC1119">
          <w:rPr>
            <w:noProof/>
            <w:webHidden/>
          </w:rPr>
          <w:fldChar w:fldCharType="begin"/>
        </w:r>
        <w:r w:rsidR="00CC1119">
          <w:rPr>
            <w:noProof/>
            <w:webHidden/>
          </w:rPr>
          <w:instrText xml:space="preserve"> PAGEREF _Toc453071849 \h </w:instrText>
        </w:r>
        <w:r w:rsidR="00CC1119">
          <w:rPr>
            <w:noProof/>
            <w:webHidden/>
          </w:rPr>
        </w:r>
        <w:r w:rsidR="00CC1119">
          <w:rPr>
            <w:noProof/>
            <w:webHidden/>
          </w:rPr>
          <w:fldChar w:fldCharType="separate"/>
        </w:r>
        <w:r w:rsidR="00D36AA0">
          <w:rPr>
            <w:noProof/>
            <w:webHidden/>
          </w:rPr>
          <w:t>126</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50" w:history="1">
        <w:r w:rsidR="00CC1119" w:rsidRPr="00B21B23">
          <w:rPr>
            <w:rStyle w:val="a3"/>
            <w:noProof/>
          </w:rPr>
          <w:t>6.6.</w:t>
        </w:r>
        <w:r w:rsidR="00CC1119">
          <w:rPr>
            <w:rFonts w:asciiTheme="minorHAnsi" w:eastAsiaTheme="minorEastAsia" w:hAnsiTheme="minorHAnsi" w:cstheme="minorBidi"/>
            <w:noProof/>
            <w:szCs w:val="22"/>
          </w:rPr>
          <w:tab/>
        </w:r>
        <w:r w:rsidR="00CC1119" w:rsidRPr="00B21B23">
          <w:rPr>
            <w:rStyle w:val="a3"/>
            <w:noProof/>
          </w:rPr>
          <w:t>xui.Template</w:t>
        </w:r>
        <w:r w:rsidR="00CC1119">
          <w:rPr>
            <w:noProof/>
            <w:webHidden/>
          </w:rPr>
          <w:tab/>
        </w:r>
        <w:r w:rsidR="00CC1119">
          <w:rPr>
            <w:noProof/>
            <w:webHidden/>
          </w:rPr>
          <w:fldChar w:fldCharType="begin"/>
        </w:r>
        <w:r w:rsidR="00CC1119">
          <w:rPr>
            <w:noProof/>
            <w:webHidden/>
          </w:rPr>
          <w:instrText xml:space="preserve"> PAGEREF _Toc453071850 \h </w:instrText>
        </w:r>
        <w:r w:rsidR="00CC1119">
          <w:rPr>
            <w:noProof/>
            <w:webHidden/>
          </w:rPr>
        </w:r>
        <w:r w:rsidR="00CC1119">
          <w:rPr>
            <w:noProof/>
            <w:webHidden/>
          </w:rPr>
          <w:fldChar w:fldCharType="separate"/>
        </w:r>
        <w:r w:rsidR="00D36AA0">
          <w:rPr>
            <w:noProof/>
            <w:webHidden/>
          </w:rPr>
          <w:t>127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51" w:history="1">
        <w:r w:rsidR="00CC1119" w:rsidRPr="00B21B23">
          <w:rPr>
            <w:rStyle w:val="a3"/>
            <w:noProof/>
          </w:rPr>
          <w:t>6.6.1.</w:t>
        </w:r>
        <w:r w:rsidR="00CC1119">
          <w:rPr>
            <w:rFonts w:asciiTheme="minorHAnsi" w:eastAsiaTheme="minorEastAsia" w:hAnsiTheme="minorHAnsi" w:cstheme="minorBidi"/>
            <w:noProof/>
            <w:szCs w:val="22"/>
          </w:rPr>
          <w:tab/>
        </w:r>
        <w:r w:rsidR="00CC1119" w:rsidRPr="00B21B23">
          <w:rPr>
            <w:rStyle w:val="a3"/>
            <w:noProof/>
          </w:rPr>
          <w:t>example 1</w:t>
        </w:r>
        <w:r w:rsidR="00CC1119">
          <w:rPr>
            <w:noProof/>
            <w:webHidden/>
          </w:rPr>
          <w:tab/>
        </w:r>
        <w:r w:rsidR="00CC1119">
          <w:rPr>
            <w:noProof/>
            <w:webHidden/>
          </w:rPr>
          <w:fldChar w:fldCharType="begin"/>
        </w:r>
        <w:r w:rsidR="00CC1119">
          <w:rPr>
            <w:noProof/>
            <w:webHidden/>
          </w:rPr>
          <w:instrText xml:space="preserve"> PAGEREF _Toc453071851 \h </w:instrText>
        </w:r>
        <w:r w:rsidR="00CC1119">
          <w:rPr>
            <w:noProof/>
            <w:webHidden/>
          </w:rPr>
        </w:r>
        <w:r w:rsidR="00CC1119">
          <w:rPr>
            <w:noProof/>
            <w:webHidden/>
          </w:rPr>
          <w:fldChar w:fldCharType="separate"/>
        </w:r>
        <w:r w:rsidR="00D36AA0">
          <w:rPr>
            <w:noProof/>
            <w:webHidden/>
          </w:rPr>
          <w:t>127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52" w:history="1">
        <w:r w:rsidR="00CC1119" w:rsidRPr="00B21B23">
          <w:rPr>
            <w:rStyle w:val="a3"/>
            <w:noProof/>
          </w:rPr>
          <w:t>6.6.2.</w:t>
        </w:r>
        <w:r w:rsidR="00CC1119">
          <w:rPr>
            <w:rFonts w:asciiTheme="minorHAnsi" w:eastAsiaTheme="minorEastAsia" w:hAnsiTheme="minorHAnsi" w:cstheme="minorBidi"/>
            <w:noProof/>
            <w:szCs w:val="22"/>
          </w:rPr>
          <w:tab/>
        </w:r>
        <w:r w:rsidR="00CC1119" w:rsidRPr="00B21B23">
          <w:rPr>
            <w:rStyle w:val="a3"/>
            <w:noProof/>
          </w:rPr>
          <w:t>example 2</w:t>
        </w:r>
        <w:r w:rsidR="00CC1119">
          <w:rPr>
            <w:noProof/>
            <w:webHidden/>
          </w:rPr>
          <w:tab/>
        </w:r>
        <w:r w:rsidR="00CC1119">
          <w:rPr>
            <w:noProof/>
            <w:webHidden/>
          </w:rPr>
          <w:fldChar w:fldCharType="begin"/>
        </w:r>
        <w:r w:rsidR="00CC1119">
          <w:rPr>
            <w:noProof/>
            <w:webHidden/>
          </w:rPr>
          <w:instrText xml:space="preserve"> PAGEREF _Toc453071852 \h </w:instrText>
        </w:r>
        <w:r w:rsidR="00CC1119">
          <w:rPr>
            <w:noProof/>
            <w:webHidden/>
          </w:rPr>
        </w:r>
        <w:r w:rsidR="00CC1119">
          <w:rPr>
            <w:noProof/>
            <w:webHidden/>
          </w:rPr>
          <w:fldChar w:fldCharType="separate"/>
        </w:r>
        <w:r w:rsidR="00D36AA0">
          <w:rPr>
            <w:noProof/>
            <w:webHidden/>
          </w:rPr>
          <w:t>128</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53" w:history="1">
        <w:r w:rsidR="00CC1119" w:rsidRPr="00B21B23">
          <w:rPr>
            <w:rStyle w:val="a3"/>
            <w:noProof/>
          </w:rPr>
          <w:t>6.6.3.</w:t>
        </w:r>
        <w:r w:rsidR="00CC1119">
          <w:rPr>
            <w:rFonts w:asciiTheme="minorHAnsi" w:eastAsiaTheme="minorEastAsia" w:hAnsiTheme="minorHAnsi" w:cstheme="minorBidi"/>
            <w:noProof/>
            <w:szCs w:val="22"/>
          </w:rPr>
          <w:tab/>
        </w:r>
        <w:r w:rsidR="00CC1119" w:rsidRPr="00B21B23">
          <w:rPr>
            <w:rStyle w:val="a3"/>
            <w:noProof/>
          </w:rPr>
          <w:t>A SButton based on xui.Template</w:t>
        </w:r>
        <w:r w:rsidR="00CC1119">
          <w:rPr>
            <w:noProof/>
            <w:webHidden/>
          </w:rPr>
          <w:tab/>
        </w:r>
        <w:r w:rsidR="00CC1119">
          <w:rPr>
            <w:noProof/>
            <w:webHidden/>
          </w:rPr>
          <w:fldChar w:fldCharType="begin"/>
        </w:r>
        <w:r w:rsidR="00CC1119">
          <w:rPr>
            <w:noProof/>
            <w:webHidden/>
          </w:rPr>
          <w:instrText xml:space="preserve"> PAGEREF _Toc453071853 \h </w:instrText>
        </w:r>
        <w:r w:rsidR="00CC1119">
          <w:rPr>
            <w:noProof/>
            <w:webHidden/>
          </w:rPr>
        </w:r>
        <w:r w:rsidR="00CC1119">
          <w:rPr>
            <w:noProof/>
            <w:webHidden/>
          </w:rPr>
          <w:fldChar w:fldCharType="separate"/>
        </w:r>
        <w:r w:rsidR="00D36AA0">
          <w:rPr>
            <w:noProof/>
            <w:webHidden/>
          </w:rPr>
          <w:t>129</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54" w:history="1">
        <w:r w:rsidR="00CC1119" w:rsidRPr="00B21B23">
          <w:rPr>
            <w:rStyle w:val="a3"/>
            <w:noProof/>
          </w:rPr>
          <w:t>6.7.</w:t>
        </w:r>
        <w:r w:rsidR="00CC1119">
          <w:rPr>
            <w:rFonts w:asciiTheme="minorHAnsi" w:eastAsiaTheme="minorEastAsia" w:hAnsiTheme="minorHAnsi" w:cstheme="minorBidi"/>
            <w:noProof/>
            <w:szCs w:val="22"/>
          </w:rPr>
          <w:tab/>
        </w:r>
        <w:r w:rsidR="00CC1119" w:rsidRPr="00B21B23">
          <w:rPr>
            <w:rStyle w:val="a3"/>
            <w:noProof/>
          </w:rPr>
          <w:t>About Debugging</w:t>
        </w:r>
        <w:r w:rsidR="00CC1119">
          <w:rPr>
            <w:noProof/>
            <w:webHidden/>
          </w:rPr>
          <w:tab/>
        </w:r>
        <w:r w:rsidR="00CC1119">
          <w:rPr>
            <w:noProof/>
            <w:webHidden/>
          </w:rPr>
          <w:fldChar w:fldCharType="begin"/>
        </w:r>
        <w:r w:rsidR="00CC1119">
          <w:rPr>
            <w:noProof/>
            <w:webHidden/>
          </w:rPr>
          <w:instrText xml:space="preserve"> PAGEREF _Toc453071854 \h </w:instrText>
        </w:r>
        <w:r w:rsidR="00CC1119">
          <w:rPr>
            <w:noProof/>
            <w:webHidden/>
          </w:rPr>
        </w:r>
        <w:r w:rsidR="00CC1119">
          <w:rPr>
            <w:noProof/>
            <w:webHidden/>
          </w:rPr>
          <w:fldChar w:fldCharType="separate"/>
        </w:r>
        <w:r w:rsidR="00D36AA0">
          <w:rPr>
            <w:noProof/>
            <w:webHidden/>
          </w:rPr>
          <w:t>130</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55" w:history="1">
        <w:r w:rsidR="00CC1119" w:rsidRPr="00B21B23">
          <w:rPr>
            <w:rStyle w:val="a3"/>
            <w:noProof/>
          </w:rPr>
          <w:t>6.7.1.</w:t>
        </w:r>
        <w:r w:rsidR="00CC1119">
          <w:rPr>
            <w:rFonts w:asciiTheme="minorHAnsi" w:eastAsiaTheme="minorEastAsia" w:hAnsiTheme="minorHAnsi" w:cstheme="minorBidi"/>
            <w:noProof/>
            <w:szCs w:val="22"/>
          </w:rPr>
          <w:tab/>
        </w:r>
        <w:r w:rsidR="00CC1119" w:rsidRPr="00B21B23">
          <w:rPr>
            <w:rStyle w:val="a3"/>
            <w:noProof/>
          </w:rPr>
          <w:t>The code package for debugging</w:t>
        </w:r>
        <w:r w:rsidR="00CC1119">
          <w:rPr>
            <w:noProof/>
            <w:webHidden/>
          </w:rPr>
          <w:tab/>
        </w:r>
        <w:r w:rsidR="00CC1119">
          <w:rPr>
            <w:noProof/>
            <w:webHidden/>
          </w:rPr>
          <w:fldChar w:fldCharType="begin"/>
        </w:r>
        <w:r w:rsidR="00CC1119">
          <w:rPr>
            <w:noProof/>
            <w:webHidden/>
          </w:rPr>
          <w:instrText xml:space="preserve"> PAGEREF _Toc453071855 \h </w:instrText>
        </w:r>
        <w:r w:rsidR="00CC1119">
          <w:rPr>
            <w:noProof/>
            <w:webHidden/>
          </w:rPr>
        </w:r>
        <w:r w:rsidR="00CC1119">
          <w:rPr>
            <w:noProof/>
            <w:webHidden/>
          </w:rPr>
          <w:fldChar w:fldCharType="separate"/>
        </w:r>
        <w:r w:rsidR="00D36AA0">
          <w:rPr>
            <w:noProof/>
            <w:webHidden/>
          </w:rPr>
          <w:t>130</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56" w:history="1">
        <w:r w:rsidR="00CC1119" w:rsidRPr="00B21B23">
          <w:rPr>
            <w:rStyle w:val="a3"/>
            <w:noProof/>
          </w:rPr>
          <w:t>6.7.2.</w:t>
        </w:r>
        <w:r w:rsidR="00CC1119">
          <w:rPr>
            <w:rFonts w:asciiTheme="minorHAnsi" w:eastAsiaTheme="minorEastAsia" w:hAnsiTheme="minorHAnsi" w:cstheme="minorBidi"/>
            <w:noProof/>
            <w:szCs w:val="22"/>
          </w:rPr>
          <w:tab/>
        </w:r>
        <w:r w:rsidR="00CC1119" w:rsidRPr="00B21B23">
          <w:rPr>
            <w:rStyle w:val="a3"/>
            <w:noProof/>
          </w:rPr>
          <w:t>Debugging Tools</w:t>
        </w:r>
        <w:r w:rsidR="00CC1119">
          <w:rPr>
            <w:noProof/>
            <w:webHidden/>
          </w:rPr>
          <w:tab/>
        </w:r>
        <w:r w:rsidR="00CC1119">
          <w:rPr>
            <w:noProof/>
            <w:webHidden/>
          </w:rPr>
          <w:fldChar w:fldCharType="begin"/>
        </w:r>
        <w:r w:rsidR="00CC1119">
          <w:rPr>
            <w:noProof/>
            <w:webHidden/>
          </w:rPr>
          <w:instrText xml:space="preserve"> PAGEREF _Toc453071856 \h </w:instrText>
        </w:r>
        <w:r w:rsidR="00CC1119">
          <w:rPr>
            <w:noProof/>
            <w:webHidden/>
          </w:rPr>
        </w:r>
        <w:r w:rsidR="00CC1119">
          <w:rPr>
            <w:noProof/>
            <w:webHidden/>
          </w:rPr>
          <w:fldChar w:fldCharType="separate"/>
        </w:r>
        <w:r w:rsidR="00D36AA0">
          <w:rPr>
            <w:noProof/>
            <w:webHidden/>
          </w:rPr>
          <w:t>130</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57" w:history="1">
        <w:r w:rsidR="00CC1119" w:rsidRPr="00B21B23">
          <w:rPr>
            <w:rStyle w:val="a3"/>
            <w:noProof/>
          </w:rPr>
          <w:t>6.7.3.</w:t>
        </w:r>
        <w:r w:rsidR="00CC1119">
          <w:rPr>
            <w:rFonts w:asciiTheme="minorHAnsi" w:eastAsiaTheme="minorEastAsia" w:hAnsiTheme="minorHAnsi" w:cstheme="minorBidi"/>
            <w:noProof/>
            <w:szCs w:val="22"/>
          </w:rPr>
          <w:tab/>
        </w:r>
        <w:r w:rsidR="00CC1119" w:rsidRPr="00B21B23">
          <w:rPr>
            <w:rStyle w:val="a3"/>
            <w:noProof/>
          </w:rPr>
          <w:t>Monitor Tools</w:t>
        </w:r>
        <w:r w:rsidR="00CC1119">
          <w:rPr>
            <w:noProof/>
            <w:webHidden/>
          </w:rPr>
          <w:tab/>
        </w:r>
        <w:r w:rsidR="00CC1119">
          <w:rPr>
            <w:noProof/>
            <w:webHidden/>
          </w:rPr>
          <w:fldChar w:fldCharType="begin"/>
        </w:r>
        <w:r w:rsidR="00CC1119">
          <w:rPr>
            <w:noProof/>
            <w:webHidden/>
          </w:rPr>
          <w:instrText xml:space="preserve"> PAGEREF _Toc453071857 \h </w:instrText>
        </w:r>
        <w:r w:rsidR="00CC1119">
          <w:rPr>
            <w:noProof/>
            <w:webHidden/>
          </w:rPr>
        </w:r>
        <w:r w:rsidR="00CC1119">
          <w:rPr>
            <w:noProof/>
            <w:webHidden/>
          </w:rPr>
          <w:fldChar w:fldCharType="separate"/>
        </w:r>
        <w:r w:rsidR="00D36AA0">
          <w:rPr>
            <w:noProof/>
            <w:webHidden/>
          </w:rPr>
          <w:t>131</w:t>
        </w:r>
        <w:r w:rsidR="00CC1119">
          <w:rPr>
            <w:noProof/>
            <w:webHidden/>
          </w:rPr>
          <w:fldChar w:fldCharType="end"/>
        </w:r>
      </w:hyperlink>
    </w:p>
    <w:p w:rsidR="00CC1119" w:rsidRDefault="00D4504A">
      <w:pPr>
        <w:pStyle w:val="10"/>
        <w:tabs>
          <w:tab w:val="left" w:pos="1260"/>
          <w:tab w:val="right" w:leader="dot" w:pos="8494"/>
        </w:tabs>
        <w:rPr>
          <w:rFonts w:asciiTheme="minorHAnsi" w:eastAsiaTheme="minorEastAsia" w:hAnsiTheme="minorHAnsi" w:cstheme="minorBidi"/>
          <w:noProof/>
          <w:szCs w:val="22"/>
        </w:rPr>
      </w:pPr>
      <w:hyperlink w:anchor="_Toc453071858" w:history="1">
        <w:r w:rsidR="00CC1119" w:rsidRPr="00B21B23">
          <w:rPr>
            <w:rStyle w:val="a3"/>
            <w:noProof/>
          </w:rPr>
          <w:t>Chapter 7.</w:t>
        </w:r>
        <w:r w:rsidR="00CC1119">
          <w:rPr>
            <w:rFonts w:asciiTheme="minorHAnsi" w:eastAsiaTheme="minorEastAsia" w:hAnsiTheme="minorHAnsi" w:cstheme="minorBidi"/>
            <w:noProof/>
            <w:szCs w:val="22"/>
          </w:rPr>
          <w:tab/>
        </w:r>
        <w:r w:rsidR="00CC1119" w:rsidRPr="00B21B23">
          <w:rPr>
            <w:rStyle w:val="a3"/>
            <w:noProof/>
          </w:rPr>
          <w:t>Some typical issues</w:t>
        </w:r>
        <w:r w:rsidR="00CC1119">
          <w:rPr>
            <w:noProof/>
            <w:webHidden/>
          </w:rPr>
          <w:tab/>
        </w:r>
        <w:r w:rsidR="00CC1119">
          <w:rPr>
            <w:noProof/>
            <w:webHidden/>
          </w:rPr>
          <w:fldChar w:fldCharType="begin"/>
        </w:r>
        <w:r w:rsidR="00CC1119">
          <w:rPr>
            <w:noProof/>
            <w:webHidden/>
          </w:rPr>
          <w:instrText xml:space="preserve"> PAGEREF _Toc453071858 \h </w:instrText>
        </w:r>
        <w:r w:rsidR="00CC1119">
          <w:rPr>
            <w:noProof/>
            <w:webHidden/>
          </w:rPr>
        </w:r>
        <w:r w:rsidR="00CC1119">
          <w:rPr>
            <w:noProof/>
            <w:webHidden/>
          </w:rPr>
          <w:fldChar w:fldCharType="separate"/>
        </w:r>
        <w:r w:rsidR="00D36AA0">
          <w:rPr>
            <w:noProof/>
            <w:webHidden/>
          </w:rPr>
          <w:t>132</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59" w:history="1">
        <w:r w:rsidR="00CC1119" w:rsidRPr="00B21B23">
          <w:rPr>
            <w:rStyle w:val="a3"/>
            <w:noProof/>
          </w:rPr>
          <w:t>7.1.</w:t>
        </w:r>
        <w:r w:rsidR="00CC1119">
          <w:rPr>
            <w:rFonts w:asciiTheme="minorHAnsi" w:eastAsiaTheme="minorEastAsia" w:hAnsiTheme="minorHAnsi" w:cstheme="minorBidi"/>
            <w:noProof/>
            <w:szCs w:val="22"/>
          </w:rPr>
          <w:tab/>
        </w:r>
        <w:r w:rsidR="00CC1119" w:rsidRPr="00B21B23">
          <w:rPr>
            <w:rStyle w:val="a3"/>
            <w:noProof/>
          </w:rPr>
          <w:t>Layout</w:t>
        </w:r>
        <w:r w:rsidR="00CC1119">
          <w:rPr>
            <w:noProof/>
            <w:webHidden/>
          </w:rPr>
          <w:tab/>
        </w:r>
        <w:r w:rsidR="00CC1119">
          <w:rPr>
            <w:noProof/>
            <w:webHidden/>
          </w:rPr>
          <w:fldChar w:fldCharType="begin"/>
        </w:r>
        <w:r w:rsidR="00CC1119">
          <w:rPr>
            <w:noProof/>
            <w:webHidden/>
          </w:rPr>
          <w:instrText xml:space="preserve"> PAGEREF _Toc453071859 \h </w:instrText>
        </w:r>
        <w:r w:rsidR="00CC1119">
          <w:rPr>
            <w:noProof/>
            <w:webHidden/>
          </w:rPr>
        </w:r>
        <w:r w:rsidR="00CC1119">
          <w:rPr>
            <w:noProof/>
            <w:webHidden/>
          </w:rPr>
          <w:fldChar w:fldCharType="separate"/>
        </w:r>
        <w:r w:rsidR="00D36AA0">
          <w:rPr>
            <w:noProof/>
            <w:webHidden/>
          </w:rPr>
          <w:t>132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60" w:history="1">
        <w:r w:rsidR="00CC1119" w:rsidRPr="00B21B23">
          <w:rPr>
            <w:rStyle w:val="a3"/>
            <w:noProof/>
          </w:rPr>
          <w:t>7.1.1.</w:t>
        </w:r>
        <w:r w:rsidR="00CC1119">
          <w:rPr>
            <w:rFonts w:asciiTheme="minorHAnsi" w:eastAsiaTheme="minorEastAsia" w:hAnsiTheme="minorHAnsi" w:cstheme="minorBidi"/>
            <w:noProof/>
            <w:szCs w:val="22"/>
          </w:rPr>
          <w:tab/>
        </w:r>
        <w:r w:rsidR="00CC1119" w:rsidRPr="00B21B23">
          <w:rPr>
            <w:rStyle w:val="a3"/>
            <w:noProof/>
          </w:rPr>
          <w:t>Docking</w:t>
        </w:r>
        <w:r w:rsidR="00CC1119">
          <w:rPr>
            <w:noProof/>
            <w:webHidden/>
          </w:rPr>
          <w:tab/>
        </w:r>
        <w:r w:rsidR="00CC1119">
          <w:rPr>
            <w:noProof/>
            <w:webHidden/>
          </w:rPr>
          <w:fldChar w:fldCharType="begin"/>
        </w:r>
        <w:r w:rsidR="00CC1119">
          <w:rPr>
            <w:noProof/>
            <w:webHidden/>
          </w:rPr>
          <w:instrText xml:space="preserve"> PAGEREF _Toc453071860 \h </w:instrText>
        </w:r>
        <w:r w:rsidR="00CC1119">
          <w:rPr>
            <w:noProof/>
            <w:webHidden/>
          </w:rPr>
        </w:r>
        <w:r w:rsidR="00CC1119">
          <w:rPr>
            <w:noProof/>
            <w:webHidden/>
          </w:rPr>
          <w:fldChar w:fldCharType="separate"/>
        </w:r>
        <w:r w:rsidR="00D36AA0">
          <w:rPr>
            <w:noProof/>
            <w:webHidden/>
          </w:rPr>
          <w:t>132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61" w:history="1">
        <w:r w:rsidR="00CC1119" w:rsidRPr="00B21B23">
          <w:rPr>
            <w:rStyle w:val="a3"/>
            <w:noProof/>
          </w:rPr>
          <w:t>7.1.2.</w:t>
        </w:r>
        <w:r w:rsidR="00CC1119">
          <w:rPr>
            <w:rFonts w:asciiTheme="minorHAnsi" w:eastAsiaTheme="minorEastAsia" w:hAnsiTheme="minorHAnsi" w:cstheme="minorBidi"/>
            <w:noProof/>
            <w:szCs w:val="22"/>
          </w:rPr>
          <w:tab/>
        </w:r>
        <w:r w:rsidR="00CC1119" w:rsidRPr="00B21B23">
          <w:rPr>
            <w:rStyle w:val="a3"/>
            <w:noProof/>
          </w:rPr>
          <w:t>xui.UI.Layout</w:t>
        </w:r>
        <w:r w:rsidR="00CC1119">
          <w:rPr>
            <w:noProof/>
            <w:webHidden/>
          </w:rPr>
          <w:tab/>
        </w:r>
        <w:r w:rsidR="00CC1119">
          <w:rPr>
            <w:noProof/>
            <w:webHidden/>
          </w:rPr>
          <w:fldChar w:fldCharType="begin"/>
        </w:r>
        <w:r w:rsidR="00CC1119">
          <w:rPr>
            <w:noProof/>
            <w:webHidden/>
          </w:rPr>
          <w:instrText xml:space="preserve"> PAGEREF _Toc453071861 \h </w:instrText>
        </w:r>
        <w:r w:rsidR="00CC1119">
          <w:rPr>
            <w:noProof/>
            <w:webHidden/>
          </w:rPr>
        </w:r>
        <w:r w:rsidR="00CC1119">
          <w:rPr>
            <w:noProof/>
            <w:webHidden/>
          </w:rPr>
          <w:fldChar w:fldCharType="separate"/>
        </w:r>
        <w:r w:rsidR="00D36AA0">
          <w:rPr>
            <w:noProof/>
            <w:webHidden/>
          </w:rPr>
          <w:t>132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62" w:history="1">
        <w:r w:rsidR="00CC1119" w:rsidRPr="00B21B23">
          <w:rPr>
            <w:rStyle w:val="a3"/>
            <w:noProof/>
          </w:rPr>
          <w:t>7.1.3.</w:t>
        </w:r>
        <w:r w:rsidR="00CC1119">
          <w:rPr>
            <w:rFonts w:asciiTheme="minorHAnsi" w:eastAsiaTheme="minorEastAsia" w:hAnsiTheme="minorHAnsi" w:cstheme="minorBidi"/>
            <w:noProof/>
            <w:szCs w:val="22"/>
          </w:rPr>
          <w:tab/>
        </w:r>
        <w:r w:rsidR="00CC1119" w:rsidRPr="00B21B23">
          <w:rPr>
            <w:rStyle w:val="a3"/>
            <w:noProof/>
          </w:rPr>
          <w:t>Relative Layout</w:t>
        </w:r>
        <w:r w:rsidR="00CC1119">
          <w:rPr>
            <w:noProof/>
            <w:webHidden/>
          </w:rPr>
          <w:tab/>
        </w:r>
        <w:r w:rsidR="00CC1119">
          <w:rPr>
            <w:noProof/>
            <w:webHidden/>
          </w:rPr>
          <w:fldChar w:fldCharType="begin"/>
        </w:r>
        <w:r w:rsidR="00CC1119">
          <w:rPr>
            <w:noProof/>
            <w:webHidden/>
          </w:rPr>
          <w:instrText xml:space="preserve"> PAGEREF _Toc453071862 \h </w:instrText>
        </w:r>
        <w:r w:rsidR="00CC1119">
          <w:rPr>
            <w:noProof/>
            <w:webHidden/>
          </w:rPr>
        </w:r>
        <w:r w:rsidR="00CC1119">
          <w:rPr>
            <w:noProof/>
            <w:webHidden/>
          </w:rPr>
          <w:fldChar w:fldCharType="separate"/>
        </w:r>
        <w:r w:rsidR="00D36AA0">
          <w:rPr>
            <w:noProof/>
            <w:webHidden/>
          </w:rPr>
          <w:t>133</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63" w:history="1">
        <w:r w:rsidR="00CC1119" w:rsidRPr="00B21B23">
          <w:rPr>
            <w:rStyle w:val="a3"/>
            <w:noProof/>
          </w:rPr>
          <w:t>7.2.</w:t>
        </w:r>
        <w:r w:rsidR="00CC1119">
          <w:rPr>
            <w:rFonts w:asciiTheme="minorHAnsi" w:eastAsiaTheme="minorEastAsia" w:hAnsiTheme="minorHAnsi" w:cstheme="minorBidi"/>
            <w:noProof/>
            <w:szCs w:val="22"/>
          </w:rPr>
          <w:tab/>
        </w:r>
        <w:r w:rsidR="00CC1119" w:rsidRPr="00B21B23">
          <w:rPr>
            <w:rStyle w:val="a3"/>
            <w:noProof/>
          </w:rPr>
          <w:t>UI Control’s Drag&amp;Drop</w:t>
        </w:r>
        <w:r w:rsidR="00CC1119">
          <w:rPr>
            <w:noProof/>
            <w:webHidden/>
          </w:rPr>
          <w:tab/>
        </w:r>
        <w:r w:rsidR="00CC1119">
          <w:rPr>
            <w:noProof/>
            <w:webHidden/>
          </w:rPr>
          <w:fldChar w:fldCharType="begin"/>
        </w:r>
        <w:r w:rsidR="00CC1119">
          <w:rPr>
            <w:noProof/>
            <w:webHidden/>
          </w:rPr>
          <w:instrText xml:space="preserve"> PAGEREF _Toc453071863 \h </w:instrText>
        </w:r>
        <w:r w:rsidR="00CC1119">
          <w:rPr>
            <w:noProof/>
            <w:webHidden/>
          </w:rPr>
        </w:r>
        <w:r w:rsidR="00CC1119">
          <w:rPr>
            <w:noProof/>
            <w:webHidden/>
          </w:rPr>
          <w:fldChar w:fldCharType="separate"/>
        </w:r>
        <w:r w:rsidR="00D36AA0">
          <w:rPr>
            <w:noProof/>
            <w:webHidden/>
          </w:rPr>
          <w:t>135</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64" w:history="1">
        <w:r w:rsidR="00CC1119" w:rsidRPr="00B21B23">
          <w:rPr>
            <w:rStyle w:val="a3"/>
            <w:noProof/>
          </w:rPr>
          <w:t>7.2.1.</w:t>
        </w:r>
        <w:r w:rsidR="00CC1119">
          <w:rPr>
            <w:rFonts w:asciiTheme="minorHAnsi" w:eastAsiaTheme="minorEastAsia" w:hAnsiTheme="minorHAnsi" w:cstheme="minorBidi"/>
            <w:noProof/>
            <w:szCs w:val="22"/>
          </w:rPr>
          <w:tab/>
        </w:r>
        <w:r w:rsidR="00CC1119" w:rsidRPr="00B21B23">
          <w:rPr>
            <w:rStyle w:val="a3"/>
            <w:noProof/>
          </w:rPr>
          <w:t>Drag&amp;Drop control among containers</w:t>
        </w:r>
        <w:r w:rsidR="00CC1119">
          <w:rPr>
            <w:noProof/>
            <w:webHidden/>
          </w:rPr>
          <w:tab/>
        </w:r>
        <w:r w:rsidR="00CC1119">
          <w:rPr>
            <w:noProof/>
            <w:webHidden/>
          </w:rPr>
          <w:fldChar w:fldCharType="begin"/>
        </w:r>
        <w:r w:rsidR="00CC1119">
          <w:rPr>
            <w:noProof/>
            <w:webHidden/>
          </w:rPr>
          <w:instrText xml:space="preserve"> PAGEREF _Toc453071864 \h </w:instrText>
        </w:r>
        <w:r w:rsidR="00CC1119">
          <w:rPr>
            <w:noProof/>
            <w:webHidden/>
          </w:rPr>
        </w:r>
        <w:r w:rsidR="00CC1119">
          <w:rPr>
            <w:noProof/>
            <w:webHidden/>
          </w:rPr>
          <w:fldChar w:fldCharType="separate"/>
        </w:r>
        <w:r w:rsidR="00D36AA0">
          <w:rPr>
            <w:noProof/>
            <w:webHidden/>
          </w:rPr>
          <w:t>135</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65" w:history="1">
        <w:r w:rsidR="00CC1119" w:rsidRPr="00B21B23">
          <w:rPr>
            <w:rStyle w:val="a3"/>
            <w:noProof/>
          </w:rPr>
          <w:t>7.2.2.</w:t>
        </w:r>
        <w:r w:rsidR="00CC1119">
          <w:rPr>
            <w:rFonts w:asciiTheme="minorHAnsi" w:eastAsiaTheme="minorEastAsia" w:hAnsiTheme="minorHAnsi" w:cstheme="minorBidi"/>
            <w:noProof/>
            <w:szCs w:val="22"/>
          </w:rPr>
          <w:tab/>
        </w:r>
        <w:r w:rsidR="00CC1119" w:rsidRPr="00B21B23">
          <w:rPr>
            <w:rStyle w:val="a3"/>
            <w:noProof/>
          </w:rPr>
          <w:t>List sorting 1</w:t>
        </w:r>
        <w:r w:rsidR="00CC1119">
          <w:rPr>
            <w:noProof/>
            <w:webHidden/>
          </w:rPr>
          <w:tab/>
        </w:r>
        <w:r w:rsidR="00CC1119">
          <w:rPr>
            <w:noProof/>
            <w:webHidden/>
          </w:rPr>
          <w:fldChar w:fldCharType="begin"/>
        </w:r>
        <w:r w:rsidR="00CC1119">
          <w:rPr>
            <w:noProof/>
            <w:webHidden/>
          </w:rPr>
          <w:instrText xml:space="preserve"> PAGEREF _Toc453071865 \h </w:instrText>
        </w:r>
        <w:r w:rsidR="00CC1119">
          <w:rPr>
            <w:noProof/>
            <w:webHidden/>
          </w:rPr>
        </w:r>
        <w:r w:rsidR="00CC1119">
          <w:rPr>
            <w:noProof/>
            <w:webHidden/>
          </w:rPr>
          <w:fldChar w:fldCharType="separate"/>
        </w:r>
        <w:r w:rsidR="00D36AA0">
          <w:rPr>
            <w:noProof/>
            <w:webHidden/>
          </w:rPr>
          <w:t>135</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66" w:history="1">
        <w:r w:rsidR="00CC1119" w:rsidRPr="00B21B23">
          <w:rPr>
            <w:rStyle w:val="a3"/>
            <w:noProof/>
          </w:rPr>
          <w:t>7.2.3.</w:t>
        </w:r>
        <w:r w:rsidR="00CC1119">
          <w:rPr>
            <w:rFonts w:asciiTheme="minorHAnsi" w:eastAsiaTheme="minorEastAsia" w:hAnsiTheme="minorHAnsi" w:cstheme="minorBidi"/>
            <w:noProof/>
            <w:szCs w:val="22"/>
          </w:rPr>
          <w:tab/>
        </w:r>
        <w:r w:rsidR="00CC1119" w:rsidRPr="00B21B23">
          <w:rPr>
            <w:rStyle w:val="a3"/>
            <w:noProof/>
          </w:rPr>
          <w:t>List sorting 2</w:t>
        </w:r>
        <w:r w:rsidR="00CC1119">
          <w:rPr>
            <w:noProof/>
            <w:webHidden/>
          </w:rPr>
          <w:tab/>
        </w:r>
        <w:r w:rsidR="00CC1119">
          <w:rPr>
            <w:noProof/>
            <w:webHidden/>
          </w:rPr>
          <w:fldChar w:fldCharType="begin"/>
        </w:r>
        <w:r w:rsidR="00CC1119">
          <w:rPr>
            <w:noProof/>
            <w:webHidden/>
          </w:rPr>
          <w:instrText xml:space="preserve"> PAGEREF _Toc453071866 \h </w:instrText>
        </w:r>
        <w:r w:rsidR="00CC1119">
          <w:rPr>
            <w:noProof/>
            <w:webHidden/>
          </w:rPr>
        </w:r>
        <w:r w:rsidR="00CC1119">
          <w:rPr>
            <w:noProof/>
            <w:webHidden/>
          </w:rPr>
          <w:fldChar w:fldCharType="separate"/>
        </w:r>
        <w:r w:rsidR="00D36AA0">
          <w:rPr>
            <w:noProof/>
            <w:webHidden/>
          </w:rPr>
          <w:t>136</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67" w:history="1">
        <w:r w:rsidR="00CC1119" w:rsidRPr="00B21B23">
          <w:rPr>
            <w:rStyle w:val="a3"/>
            <w:noProof/>
          </w:rPr>
          <w:t>7.3.</w:t>
        </w:r>
        <w:r w:rsidR="00CC1119">
          <w:rPr>
            <w:rFonts w:asciiTheme="minorHAnsi" w:eastAsiaTheme="minorEastAsia" w:hAnsiTheme="minorHAnsi" w:cstheme="minorBidi"/>
            <w:noProof/>
            <w:szCs w:val="22"/>
          </w:rPr>
          <w:tab/>
        </w:r>
        <w:r w:rsidR="00CC1119" w:rsidRPr="00B21B23">
          <w:rPr>
            <w:rStyle w:val="a3"/>
            <w:noProof/>
          </w:rPr>
          <w:t>Form</w:t>
        </w:r>
        <w:r w:rsidR="00CC1119">
          <w:rPr>
            <w:noProof/>
            <w:webHidden/>
          </w:rPr>
          <w:tab/>
        </w:r>
        <w:r w:rsidR="00CC1119">
          <w:rPr>
            <w:noProof/>
            <w:webHidden/>
          </w:rPr>
          <w:fldChar w:fldCharType="begin"/>
        </w:r>
        <w:r w:rsidR="00CC1119">
          <w:rPr>
            <w:noProof/>
            <w:webHidden/>
          </w:rPr>
          <w:instrText xml:space="preserve"> PAGEREF _Toc453071867 \h </w:instrText>
        </w:r>
        <w:r w:rsidR="00CC1119">
          <w:rPr>
            <w:noProof/>
            <w:webHidden/>
          </w:rPr>
        </w:r>
        <w:r w:rsidR="00CC1119">
          <w:rPr>
            <w:noProof/>
            <w:webHidden/>
          </w:rPr>
          <w:fldChar w:fldCharType="separate"/>
        </w:r>
        <w:r w:rsidR="00D36AA0">
          <w:rPr>
            <w:noProof/>
            <w:webHidden/>
          </w:rPr>
          <w:t>137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68" w:history="1">
        <w:r w:rsidR="00CC1119" w:rsidRPr="00B21B23">
          <w:rPr>
            <w:rStyle w:val="a3"/>
            <w:noProof/>
          </w:rPr>
          <w:t>7.3.1.</w:t>
        </w:r>
        <w:r w:rsidR="00CC1119">
          <w:rPr>
            <w:rFonts w:asciiTheme="minorHAnsi" w:eastAsiaTheme="minorEastAsia" w:hAnsiTheme="minorHAnsi" w:cstheme="minorBidi"/>
            <w:noProof/>
            <w:szCs w:val="22"/>
          </w:rPr>
          <w:tab/>
        </w:r>
        <w:r w:rsidR="00CC1119" w:rsidRPr="00B21B23">
          <w:rPr>
            <w:rStyle w:val="a3"/>
            <w:noProof/>
          </w:rPr>
          <w:t>Form 1</w:t>
        </w:r>
        <w:r w:rsidR="00CC1119">
          <w:rPr>
            <w:noProof/>
            <w:webHidden/>
          </w:rPr>
          <w:tab/>
        </w:r>
        <w:r w:rsidR="00CC1119">
          <w:rPr>
            <w:noProof/>
            <w:webHidden/>
          </w:rPr>
          <w:fldChar w:fldCharType="begin"/>
        </w:r>
        <w:r w:rsidR="00CC1119">
          <w:rPr>
            <w:noProof/>
            <w:webHidden/>
          </w:rPr>
          <w:instrText xml:space="preserve"> PAGEREF _Toc453071868 \h </w:instrText>
        </w:r>
        <w:r w:rsidR="00CC1119">
          <w:rPr>
            <w:noProof/>
            <w:webHidden/>
          </w:rPr>
        </w:r>
        <w:r w:rsidR="00CC1119">
          <w:rPr>
            <w:noProof/>
            <w:webHidden/>
          </w:rPr>
          <w:fldChar w:fldCharType="separate"/>
        </w:r>
        <w:r w:rsidR="00D36AA0">
          <w:rPr>
            <w:noProof/>
            <w:webHidden/>
          </w:rPr>
          <w:t>137</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69" w:history="1">
        <w:r w:rsidR="00CC1119" w:rsidRPr="00B21B23">
          <w:rPr>
            <w:rStyle w:val="a3"/>
            <w:noProof/>
          </w:rPr>
          <w:t>7.3.2.</w:t>
        </w:r>
        <w:r w:rsidR="00CC1119">
          <w:rPr>
            <w:rFonts w:asciiTheme="minorHAnsi" w:eastAsiaTheme="minorEastAsia" w:hAnsiTheme="minorHAnsi" w:cstheme="minorBidi"/>
            <w:noProof/>
            <w:szCs w:val="22"/>
          </w:rPr>
          <w:tab/>
        </w:r>
        <w:r w:rsidR="00CC1119" w:rsidRPr="00B21B23">
          <w:rPr>
            <w:rStyle w:val="a3"/>
            <w:noProof/>
          </w:rPr>
          <w:t>DataBinder</w:t>
        </w:r>
        <w:r w:rsidR="00CC1119">
          <w:rPr>
            <w:noProof/>
            <w:webHidden/>
          </w:rPr>
          <w:tab/>
        </w:r>
        <w:r w:rsidR="00CC1119">
          <w:rPr>
            <w:noProof/>
            <w:webHidden/>
          </w:rPr>
          <w:fldChar w:fldCharType="begin"/>
        </w:r>
        <w:r w:rsidR="00CC1119">
          <w:rPr>
            <w:noProof/>
            <w:webHidden/>
          </w:rPr>
          <w:instrText xml:space="preserve"> PAGEREF _Toc453071869 \h </w:instrText>
        </w:r>
        <w:r w:rsidR="00CC1119">
          <w:rPr>
            <w:noProof/>
            <w:webHidden/>
          </w:rPr>
        </w:r>
        <w:r w:rsidR="00CC1119">
          <w:rPr>
            <w:noProof/>
            <w:webHidden/>
          </w:rPr>
          <w:fldChar w:fldCharType="separate"/>
        </w:r>
        <w:r w:rsidR="00D36AA0">
          <w:rPr>
            <w:noProof/>
            <w:webHidden/>
          </w:rPr>
          <w:t>138</w:t>
        </w:r>
        <w:r w:rsidR="00CC1119">
          <w:rPr>
            <w:noProof/>
            <w:webHidden/>
          </w:rPr>
          <w:fldChar w:fldCharType="end"/>
        </w:r>
      </w:hyperlink>
    </w:p>
    <w:p w:rsidR="00CC1119" w:rsidRDefault="00D4504A">
      <w:pPr>
        <w:pStyle w:val="20"/>
        <w:tabs>
          <w:tab w:val="left" w:pos="1260"/>
          <w:tab w:val="right" w:leader="dot" w:pos="8494"/>
        </w:tabs>
        <w:rPr>
          <w:rFonts w:asciiTheme="minorHAnsi" w:eastAsiaTheme="minorEastAsia" w:hAnsiTheme="minorHAnsi" w:cstheme="minorBidi"/>
          <w:noProof/>
          <w:szCs w:val="22"/>
        </w:rPr>
      </w:pPr>
      <w:hyperlink w:anchor="_Toc453071870" w:history="1">
        <w:r w:rsidR="00CC1119" w:rsidRPr="00B21B23">
          <w:rPr>
            <w:rStyle w:val="a3"/>
            <w:noProof/>
          </w:rPr>
          <w:t>7.4.</w:t>
        </w:r>
        <w:r w:rsidR="00CC1119">
          <w:rPr>
            <w:rFonts w:asciiTheme="minorHAnsi" w:eastAsiaTheme="minorEastAsia" w:hAnsiTheme="minorHAnsi" w:cstheme="minorBidi"/>
            <w:noProof/>
            <w:szCs w:val="22"/>
          </w:rPr>
          <w:tab/>
        </w:r>
        <w:r w:rsidR="00CC1119" w:rsidRPr="00B21B23">
          <w:rPr>
            <w:rStyle w:val="a3"/>
            <w:noProof/>
          </w:rPr>
          <w:t>Custom UI Styles</w:t>
        </w:r>
        <w:r w:rsidR="00CC1119">
          <w:rPr>
            <w:noProof/>
            <w:webHidden/>
          </w:rPr>
          <w:tab/>
        </w:r>
        <w:r w:rsidR="00CC1119">
          <w:rPr>
            <w:noProof/>
            <w:webHidden/>
          </w:rPr>
          <w:fldChar w:fldCharType="begin"/>
        </w:r>
        <w:r w:rsidR="00CC1119">
          <w:rPr>
            <w:noProof/>
            <w:webHidden/>
          </w:rPr>
          <w:instrText xml:space="preserve"> PAGEREF _Toc453071870 \h </w:instrText>
        </w:r>
        <w:r w:rsidR="00CC1119">
          <w:rPr>
            <w:noProof/>
            <w:webHidden/>
          </w:rPr>
        </w:r>
        <w:r w:rsidR="00CC1119">
          <w:rPr>
            <w:noProof/>
            <w:webHidden/>
          </w:rPr>
          <w:fldChar w:fldCharType="separate"/>
        </w:r>
        <w:r w:rsidR="00D36AA0">
          <w:rPr>
            <w:noProof/>
            <w:webHidden/>
          </w:rPr>
          <w:t>140</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71" w:history="1">
        <w:r w:rsidR="00CC1119" w:rsidRPr="00B21B23">
          <w:rPr>
            <w:rStyle w:val="a3"/>
            <w:noProof/>
          </w:rPr>
          <w:t>7.4.1.</w:t>
        </w:r>
        <w:r w:rsidR="00CC1119">
          <w:rPr>
            <w:rFonts w:asciiTheme="minorHAnsi" w:eastAsiaTheme="minorEastAsia" w:hAnsiTheme="minorHAnsi" w:cstheme="minorBidi"/>
            <w:noProof/>
            <w:szCs w:val="22"/>
          </w:rPr>
          <w:tab/>
        </w:r>
        <w:r w:rsidR="00CC1119" w:rsidRPr="00B21B23">
          <w:rPr>
            <w:rStyle w:val="a3"/>
            <w:noProof/>
          </w:rPr>
          <w:t>Custom one instance only - 1</w:t>
        </w:r>
        <w:r w:rsidR="00CC1119">
          <w:rPr>
            <w:noProof/>
            <w:webHidden/>
          </w:rPr>
          <w:tab/>
        </w:r>
        <w:r w:rsidR="00CC1119">
          <w:rPr>
            <w:noProof/>
            <w:webHidden/>
          </w:rPr>
          <w:fldChar w:fldCharType="begin"/>
        </w:r>
        <w:r w:rsidR="00CC1119">
          <w:rPr>
            <w:noProof/>
            <w:webHidden/>
          </w:rPr>
          <w:instrText xml:space="preserve"> PAGEREF _Toc453071871 \h </w:instrText>
        </w:r>
        <w:r w:rsidR="00CC1119">
          <w:rPr>
            <w:noProof/>
            <w:webHidden/>
          </w:rPr>
        </w:r>
        <w:r w:rsidR="00CC1119">
          <w:rPr>
            <w:noProof/>
            <w:webHidden/>
          </w:rPr>
          <w:fldChar w:fldCharType="separate"/>
        </w:r>
        <w:r w:rsidR="00D36AA0">
          <w:rPr>
            <w:noProof/>
            <w:webHidden/>
          </w:rPr>
          <w:t>140</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72" w:history="1">
        <w:r w:rsidR="00CC1119" w:rsidRPr="00B21B23">
          <w:rPr>
            <w:rStyle w:val="a3"/>
            <w:noProof/>
          </w:rPr>
          <w:t>7.4.2.</w:t>
        </w:r>
        <w:r w:rsidR="00CC1119">
          <w:rPr>
            <w:rFonts w:asciiTheme="minorHAnsi" w:eastAsiaTheme="minorEastAsia" w:hAnsiTheme="minorHAnsi" w:cstheme="minorBidi"/>
            <w:noProof/>
            <w:szCs w:val="22"/>
          </w:rPr>
          <w:tab/>
        </w:r>
        <w:r w:rsidR="00CC1119" w:rsidRPr="00B21B23">
          <w:rPr>
            <w:rStyle w:val="a3"/>
            <w:noProof/>
          </w:rPr>
          <w:t>Custom one instance only - 2</w:t>
        </w:r>
        <w:r w:rsidR="00CC1119">
          <w:rPr>
            <w:noProof/>
            <w:webHidden/>
          </w:rPr>
          <w:tab/>
        </w:r>
        <w:r w:rsidR="00CC1119">
          <w:rPr>
            <w:noProof/>
            <w:webHidden/>
          </w:rPr>
          <w:fldChar w:fldCharType="begin"/>
        </w:r>
        <w:r w:rsidR="00CC1119">
          <w:rPr>
            <w:noProof/>
            <w:webHidden/>
          </w:rPr>
          <w:instrText xml:space="preserve"> PAGEREF _Toc453071872 \h </w:instrText>
        </w:r>
        <w:r w:rsidR="00CC1119">
          <w:rPr>
            <w:noProof/>
            <w:webHidden/>
          </w:rPr>
        </w:r>
        <w:r w:rsidR="00CC1119">
          <w:rPr>
            <w:noProof/>
            <w:webHidden/>
          </w:rPr>
          <w:fldChar w:fldCharType="separate"/>
        </w:r>
        <w:r w:rsidR="00D36AA0">
          <w:rPr>
            <w:noProof/>
            <w:webHidden/>
          </w:rPr>
          <w:t>140</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73" w:history="1">
        <w:r w:rsidR="00CC1119" w:rsidRPr="00B21B23">
          <w:rPr>
            <w:rStyle w:val="a3"/>
            <w:noProof/>
          </w:rPr>
          <w:t>7.4.3.</w:t>
        </w:r>
        <w:r w:rsidR="00CC1119">
          <w:rPr>
            <w:rFonts w:asciiTheme="minorHAnsi" w:eastAsiaTheme="minorEastAsia" w:hAnsiTheme="minorHAnsi" w:cstheme="minorBidi"/>
            <w:noProof/>
            <w:szCs w:val="22"/>
          </w:rPr>
          <w:tab/>
        </w:r>
        <w:r w:rsidR="00CC1119" w:rsidRPr="00B21B23">
          <w:rPr>
            <w:rStyle w:val="a3"/>
            <w:noProof/>
          </w:rPr>
          <w:t>Custom one instance only - 3</w:t>
        </w:r>
        <w:r w:rsidR="00CC1119">
          <w:rPr>
            <w:noProof/>
            <w:webHidden/>
          </w:rPr>
          <w:tab/>
        </w:r>
        <w:r w:rsidR="00CC1119">
          <w:rPr>
            <w:noProof/>
            <w:webHidden/>
          </w:rPr>
          <w:fldChar w:fldCharType="begin"/>
        </w:r>
        <w:r w:rsidR="00CC1119">
          <w:rPr>
            <w:noProof/>
            <w:webHidden/>
          </w:rPr>
          <w:instrText xml:space="preserve"> PAGEREF _Toc453071873 \h </w:instrText>
        </w:r>
        <w:r w:rsidR="00CC1119">
          <w:rPr>
            <w:noProof/>
            <w:webHidden/>
          </w:rPr>
        </w:r>
        <w:r w:rsidR="00CC1119">
          <w:rPr>
            <w:noProof/>
            <w:webHidden/>
          </w:rPr>
          <w:fldChar w:fldCharType="separate"/>
        </w:r>
        <w:r w:rsidR="00D36AA0">
          <w:rPr>
            <w:noProof/>
            <w:webHidden/>
          </w:rPr>
          <w:t>141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74" w:history="1">
        <w:r w:rsidR="00CC1119" w:rsidRPr="00B21B23">
          <w:rPr>
            <w:rStyle w:val="a3"/>
            <w:noProof/>
          </w:rPr>
          <w:t>7.4.4.</w:t>
        </w:r>
        <w:r w:rsidR="00CC1119">
          <w:rPr>
            <w:rFonts w:asciiTheme="minorHAnsi" w:eastAsiaTheme="minorEastAsia" w:hAnsiTheme="minorHAnsi" w:cstheme="minorBidi"/>
            <w:noProof/>
            <w:szCs w:val="22"/>
          </w:rPr>
          <w:tab/>
        </w:r>
        <w:r w:rsidR="00CC1119" w:rsidRPr="00B21B23">
          <w:rPr>
            <w:rStyle w:val="a3"/>
            <w:noProof/>
          </w:rPr>
          <w:t>Custom one instance only - 4</w:t>
        </w:r>
        <w:r w:rsidR="00CC1119">
          <w:rPr>
            <w:noProof/>
            <w:webHidden/>
          </w:rPr>
          <w:tab/>
        </w:r>
        <w:r w:rsidR="00CC1119">
          <w:rPr>
            <w:noProof/>
            <w:webHidden/>
          </w:rPr>
          <w:fldChar w:fldCharType="begin"/>
        </w:r>
        <w:r w:rsidR="00CC1119">
          <w:rPr>
            <w:noProof/>
            <w:webHidden/>
          </w:rPr>
          <w:instrText xml:space="preserve"> PAGEREF _Toc453071874 \h </w:instrText>
        </w:r>
        <w:r w:rsidR="00CC1119">
          <w:rPr>
            <w:noProof/>
            <w:webHidden/>
          </w:rPr>
        </w:r>
        <w:r w:rsidR="00CC1119">
          <w:rPr>
            <w:noProof/>
            <w:webHidden/>
          </w:rPr>
          <w:fldChar w:fldCharType="separate"/>
        </w:r>
        <w:r w:rsidR="00D36AA0">
          <w:rPr>
            <w:noProof/>
            <w:webHidden/>
          </w:rPr>
          <w:t>141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75" w:history="1">
        <w:r w:rsidR="00CC1119" w:rsidRPr="00B21B23">
          <w:rPr>
            <w:rStyle w:val="a3"/>
            <w:noProof/>
          </w:rPr>
          <w:t>7.4.5.</w:t>
        </w:r>
        <w:r w:rsidR="00CC1119">
          <w:rPr>
            <w:rFonts w:asciiTheme="minorHAnsi" w:eastAsiaTheme="minorEastAsia" w:hAnsiTheme="minorHAnsi" w:cstheme="minorBidi"/>
            <w:noProof/>
            <w:szCs w:val="22"/>
          </w:rPr>
          <w:tab/>
        </w:r>
        <w:r w:rsidR="00CC1119" w:rsidRPr="00B21B23">
          <w:rPr>
            <w:rStyle w:val="a3"/>
            <w:noProof/>
          </w:rPr>
          <w:t>Custom one instance only - 5</w:t>
        </w:r>
        <w:r w:rsidR="00CC1119">
          <w:rPr>
            <w:noProof/>
            <w:webHidden/>
          </w:rPr>
          <w:tab/>
        </w:r>
        <w:r w:rsidR="00CC1119">
          <w:rPr>
            <w:noProof/>
            <w:webHidden/>
          </w:rPr>
          <w:fldChar w:fldCharType="begin"/>
        </w:r>
        <w:r w:rsidR="00CC1119">
          <w:rPr>
            <w:noProof/>
            <w:webHidden/>
          </w:rPr>
          <w:instrText xml:space="preserve"> PAGEREF _Toc453071875 \h </w:instrText>
        </w:r>
        <w:r w:rsidR="00CC1119">
          <w:rPr>
            <w:noProof/>
            <w:webHidden/>
          </w:rPr>
        </w:r>
        <w:r w:rsidR="00CC1119">
          <w:rPr>
            <w:noProof/>
            <w:webHidden/>
          </w:rPr>
          <w:fldChar w:fldCharType="separate"/>
        </w:r>
        <w:r w:rsidR="00D36AA0">
          <w:rPr>
            <w:noProof/>
            <w:webHidden/>
          </w:rPr>
          <w:t>141</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76" w:history="1">
        <w:r w:rsidR="00CC1119" w:rsidRPr="00B21B23">
          <w:rPr>
            <w:rStyle w:val="a3"/>
            <w:noProof/>
          </w:rPr>
          <w:t>7.4.6.</w:t>
        </w:r>
        <w:r w:rsidR="00CC1119">
          <w:rPr>
            <w:rFonts w:asciiTheme="minorHAnsi" w:eastAsiaTheme="minorEastAsia" w:hAnsiTheme="minorHAnsi" w:cstheme="minorBidi"/>
            <w:noProof/>
            <w:szCs w:val="22"/>
          </w:rPr>
          <w:tab/>
        </w:r>
        <w:r w:rsidR="00CC1119" w:rsidRPr="00B21B23">
          <w:rPr>
            <w:rStyle w:val="a3"/>
            <w:noProof/>
          </w:rPr>
          <w:t>Custom one instance only - 6</w:t>
        </w:r>
        <w:r w:rsidR="00CC1119">
          <w:rPr>
            <w:noProof/>
            <w:webHidden/>
          </w:rPr>
          <w:tab/>
        </w:r>
        <w:r w:rsidR="00CC1119">
          <w:rPr>
            <w:noProof/>
            <w:webHidden/>
          </w:rPr>
          <w:fldChar w:fldCharType="begin"/>
        </w:r>
        <w:r w:rsidR="00CC1119">
          <w:rPr>
            <w:noProof/>
            <w:webHidden/>
          </w:rPr>
          <w:instrText xml:space="preserve"> PAGEREF _Toc453071876 \h </w:instrText>
        </w:r>
        <w:r w:rsidR="00CC1119">
          <w:rPr>
            <w:noProof/>
            <w:webHidden/>
          </w:rPr>
        </w:r>
        <w:r w:rsidR="00CC1119">
          <w:rPr>
            <w:noProof/>
            <w:webHidden/>
          </w:rPr>
          <w:fldChar w:fldCharType="separate"/>
        </w:r>
        <w:r w:rsidR="00D36AA0">
          <w:rPr>
            <w:noProof/>
            <w:webHidden/>
          </w:rPr>
          <w:t>142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77" w:history="1">
        <w:r w:rsidR="00CC1119" w:rsidRPr="00B21B23">
          <w:rPr>
            <w:rStyle w:val="a3"/>
            <w:noProof/>
          </w:rPr>
          <w:t>7.4.7.</w:t>
        </w:r>
        <w:r w:rsidR="00CC1119">
          <w:rPr>
            <w:rFonts w:asciiTheme="minorHAnsi" w:eastAsiaTheme="minorEastAsia" w:hAnsiTheme="minorHAnsi" w:cstheme="minorBidi"/>
            <w:noProof/>
            <w:szCs w:val="22"/>
          </w:rPr>
          <w:tab/>
        </w:r>
        <w:r w:rsidR="00CC1119" w:rsidRPr="00B21B23">
          <w:rPr>
            <w:rStyle w:val="a3"/>
            <w:noProof/>
          </w:rPr>
          <w:t>Custom style for an UI Class</w:t>
        </w:r>
        <w:r w:rsidR="00CC1119">
          <w:rPr>
            <w:noProof/>
            <w:webHidden/>
          </w:rPr>
          <w:tab/>
        </w:r>
        <w:r w:rsidR="00CC1119">
          <w:rPr>
            <w:noProof/>
            <w:webHidden/>
          </w:rPr>
          <w:fldChar w:fldCharType="begin"/>
        </w:r>
        <w:r w:rsidR="00CC1119">
          <w:rPr>
            <w:noProof/>
            <w:webHidden/>
          </w:rPr>
          <w:instrText xml:space="preserve"> PAGEREF _Toc453071877 \h </w:instrText>
        </w:r>
        <w:r w:rsidR="00CC1119">
          <w:rPr>
            <w:noProof/>
            <w:webHidden/>
          </w:rPr>
        </w:r>
        <w:r w:rsidR="00CC1119">
          <w:rPr>
            <w:noProof/>
            <w:webHidden/>
          </w:rPr>
          <w:fldChar w:fldCharType="separate"/>
        </w:r>
        <w:r w:rsidR="00D36AA0">
          <w:rPr>
            <w:noProof/>
            <w:webHidden/>
          </w:rPr>
          <w:t>142</w:t>
        </w:r>
        <w:r w:rsidR="00CC1119">
          <w:rPr>
            <w:noProof/>
            <w:webHidden/>
          </w:rPr>
          <w:fldChar w:fldCharType="end"/>
        </w:r>
      </w:hyperlink>
    </w:p>
    <w:p w:rsidR="00CC1119" w:rsidRDefault="00D4504A">
      <w:pPr>
        <w:pStyle w:val="30"/>
        <w:tabs>
          <w:tab w:val="left" w:pos="1680"/>
          <w:tab w:val="right" w:leader="dot" w:pos="8494"/>
        </w:tabs>
        <w:rPr>
          <w:rFonts w:asciiTheme="minorHAnsi" w:eastAsiaTheme="minorEastAsia" w:hAnsiTheme="minorHAnsi" w:cstheme="minorBidi"/>
          <w:noProof/>
          <w:szCs w:val="22"/>
        </w:rPr>
      </w:pPr>
      <w:hyperlink w:anchor="_Toc453071878" w:history="1">
        <w:r w:rsidR="00CC1119" w:rsidRPr="00B21B23">
          <w:rPr>
            <w:rStyle w:val="a3"/>
            <w:noProof/>
          </w:rPr>
          <w:t>7.4.8.</w:t>
        </w:r>
        <w:r w:rsidR="00CC1119">
          <w:rPr>
            <w:rFonts w:asciiTheme="minorHAnsi" w:eastAsiaTheme="minorEastAsia" w:hAnsiTheme="minorHAnsi" w:cstheme="minorBidi"/>
            <w:noProof/>
            <w:szCs w:val="22"/>
          </w:rPr>
          <w:tab/>
        </w:r>
        <w:r w:rsidR="00CC1119" w:rsidRPr="00B21B23">
          <w:rPr>
            <w:rStyle w:val="a3"/>
            <w:noProof/>
          </w:rPr>
          <w:t>Custom style for all UI Class - skin</w:t>
        </w:r>
        <w:r w:rsidR="00CC1119">
          <w:rPr>
            <w:noProof/>
            <w:webHidden/>
          </w:rPr>
          <w:tab/>
        </w:r>
        <w:r w:rsidR="00CC1119">
          <w:rPr>
            <w:noProof/>
            <w:webHidden/>
          </w:rPr>
          <w:fldChar w:fldCharType="begin"/>
        </w:r>
        <w:r w:rsidR="00CC1119">
          <w:rPr>
            <w:noProof/>
            <w:webHidden/>
          </w:rPr>
          <w:instrText xml:space="preserve"> PAGEREF _Toc453071878 \h </w:instrText>
        </w:r>
        <w:r w:rsidR="00CC1119">
          <w:rPr>
            <w:noProof/>
            <w:webHidden/>
          </w:rPr>
        </w:r>
        <w:r w:rsidR="00CC1119">
          <w:rPr>
            <w:noProof/>
            <w:webHidden/>
          </w:rPr>
          <w:fldChar w:fldCharType="separate"/>
        </w:r>
        <w:r w:rsidR="00D36AA0">
          <w:rPr>
            <w:noProof/>
            <w:webHidden/>
          </w:rPr>
          <w:t>143</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879" w:history="1">
        <w:r w:rsidR="00CC1119" w:rsidRPr="00B21B23">
          <w:rPr>
            <w:rStyle w:val="a3"/>
            <w:noProof/>
          </w:rPr>
          <w:t>7.4.8.1.</w:t>
        </w:r>
        <w:r w:rsidR="00CC1119">
          <w:rPr>
            <w:rFonts w:asciiTheme="minorHAnsi" w:eastAsiaTheme="minorEastAsia" w:hAnsiTheme="minorHAnsi" w:cstheme="minorBidi"/>
            <w:noProof/>
            <w:szCs w:val="22"/>
          </w:rPr>
          <w:tab/>
        </w:r>
        <w:r w:rsidR="00CC1119" w:rsidRPr="00B21B23">
          <w:rPr>
            <w:rStyle w:val="a3"/>
            <w:noProof/>
          </w:rPr>
          <w:t>First: Copy</w:t>
        </w:r>
        <w:r w:rsidR="00CC1119">
          <w:rPr>
            <w:noProof/>
            <w:webHidden/>
          </w:rPr>
          <w:tab/>
        </w:r>
        <w:r w:rsidR="00CC1119">
          <w:rPr>
            <w:noProof/>
            <w:webHidden/>
          </w:rPr>
          <w:fldChar w:fldCharType="begin"/>
        </w:r>
        <w:r w:rsidR="00CC1119">
          <w:rPr>
            <w:noProof/>
            <w:webHidden/>
          </w:rPr>
          <w:instrText xml:space="preserve"> PAGEREF _Toc453071879 \h </w:instrText>
        </w:r>
        <w:r w:rsidR="00CC1119">
          <w:rPr>
            <w:noProof/>
            <w:webHidden/>
          </w:rPr>
        </w:r>
        <w:r w:rsidR="00CC1119">
          <w:rPr>
            <w:noProof/>
            <w:webHidden/>
          </w:rPr>
          <w:fldChar w:fldCharType="separate"/>
        </w:r>
        <w:r w:rsidR="00D36AA0">
          <w:rPr>
            <w:noProof/>
            <w:webHidden/>
          </w:rPr>
          <w:t>143</w:t>
        </w:r>
        <w:r w:rsidR="00CC1119">
          <w:rPr>
            <w:noProof/>
            <w:webHidden/>
          </w:rPr>
          <w:fldChar w:fldCharType="end"/>
        </w:r>
      </w:hyperlink>
    </w:p>
    <w:p w:rsidR="00CC1119" w:rsidRDefault="00D4504A">
      <w:pPr>
        <w:pStyle w:val="40"/>
        <w:tabs>
          <w:tab w:val="left" w:pos="2520"/>
          <w:tab w:val="right" w:leader="dot" w:pos="8494"/>
        </w:tabs>
        <w:rPr>
          <w:rFonts w:asciiTheme="minorHAnsi" w:eastAsiaTheme="minorEastAsia" w:hAnsiTheme="minorHAnsi" w:cstheme="minorBidi"/>
          <w:noProof/>
          <w:szCs w:val="22"/>
        </w:rPr>
      </w:pPr>
      <w:hyperlink w:anchor="_Toc453071880" w:history="1">
        <w:r w:rsidR="00CC1119" w:rsidRPr="00B21B23">
          <w:rPr>
            <w:rStyle w:val="a3"/>
            <w:noProof/>
          </w:rPr>
          <w:t>7.4.8.2.</w:t>
        </w:r>
        <w:r w:rsidR="00CC1119">
          <w:rPr>
            <w:rFonts w:asciiTheme="minorHAnsi" w:eastAsiaTheme="minorEastAsia" w:hAnsiTheme="minorHAnsi" w:cstheme="minorBidi"/>
            <w:noProof/>
            <w:szCs w:val="22"/>
          </w:rPr>
          <w:tab/>
        </w:r>
        <w:r w:rsidR="00CC1119" w:rsidRPr="00B21B23">
          <w:rPr>
            <w:rStyle w:val="a3"/>
            <w:noProof/>
          </w:rPr>
          <w:t>Second: Little by little, modify pictures and CSS</w:t>
        </w:r>
        <w:r w:rsidR="00CC1119">
          <w:rPr>
            <w:noProof/>
            <w:webHidden/>
          </w:rPr>
          <w:tab/>
        </w:r>
        <w:r w:rsidR="00CC1119">
          <w:rPr>
            <w:noProof/>
            <w:webHidden/>
          </w:rPr>
          <w:fldChar w:fldCharType="begin"/>
        </w:r>
        <w:r w:rsidR="00CC1119">
          <w:rPr>
            <w:noProof/>
            <w:webHidden/>
          </w:rPr>
          <w:instrText xml:space="preserve"> PAGEREF _Toc453071880 \h </w:instrText>
        </w:r>
        <w:r w:rsidR="00CC1119">
          <w:rPr>
            <w:noProof/>
            <w:webHidden/>
          </w:rPr>
        </w:r>
        <w:r w:rsidR="00CC1119">
          <w:rPr>
            <w:noProof/>
            <w:webHidden/>
          </w:rPr>
          <w:fldChar w:fldCharType="separate"/>
        </w:r>
        <w:r w:rsidR="00D36AA0">
          <w:rPr>
            <w:noProof/>
            <w:webHidden/>
          </w:rPr>
          <w:t>143</w:t>
        </w:r>
        <w:r w:rsidR="00CC1119">
          <w:rPr>
            <w:noProof/>
            <w:webHidden/>
          </w:rPr>
          <w:fldChar w:fldCharType="end"/>
        </w:r>
      </w:hyperlink>
    </w:p>
    <w:p w:rsidR="00CC1119" w:rsidRDefault="00D4504A">
      <w:pPr>
        <w:pStyle w:val="10"/>
        <w:tabs>
          <w:tab w:val="right" w:leader="dot" w:pos="8494"/>
        </w:tabs>
        <w:rPr>
          <w:rFonts w:asciiTheme="minorHAnsi" w:eastAsiaTheme="minorEastAsia" w:hAnsiTheme="minorHAnsi" w:cstheme="minorBidi"/>
          <w:noProof/>
          <w:szCs w:val="22"/>
        </w:rPr>
      </w:pPr>
      <w:hyperlink w:anchor="_Toc453071881" w:history="1">
        <w:r w:rsidR="00CC1119" w:rsidRPr="00B21B23">
          <w:rPr>
            <w:rStyle w:val="a3"/>
            <w:noProof/>
          </w:rPr>
          <w:t>The end</w:t>
        </w:r>
        <w:r w:rsidR="00CC1119">
          <w:rPr>
            <w:noProof/>
            <w:webHidden/>
          </w:rPr>
          <w:tab/>
        </w:r>
        <w:r w:rsidR="00CC1119">
          <w:rPr>
            <w:noProof/>
            <w:webHidden/>
          </w:rPr>
          <w:fldChar w:fldCharType="begin"/>
        </w:r>
        <w:r w:rsidR="00CC1119">
          <w:rPr>
            <w:noProof/>
            <w:webHidden/>
          </w:rPr>
          <w:instrText xml:space="preserve"> PAGEREF _Toc453071881 \h </w:instrText>
        </w:r>
        <w:r w:rsidR="00CC1119">
          <w:rPr>
            <w:noProof/>
            <w:webHidden/>
          </w:rPr>
        </w:r>
        <w:r w:rsidR="00CC1119">
          <w:rPr>
            <w:noProof/>
            <w:webHidden/>
          </w:rPr>
          <w:fldChar w:fldCharType="separate"/>
        </w:r>
        <w:r w:rsidR="00D36AA0">
          <w:rPr>
            <w:noProof/>
            <w:webHidden/>
          </w:rPr>
          <w:t>144</w:t>
        </w:r>
        <w:r w:rsidR="00CC1119">
          <w:rPr>
            <w:noProof/>
            <w:webHidden/>
          </w:rPr>
          <w:fldChar w:fldCharType="end"/>
        </w:r>
      </w:hyperlink>
    </w:p>
    <w:p w:rsidR="00375F9C" w:rsidRDefault="00375F9C" w:rsidP="00375F9C">
      <w:pPr>
        <w:pStyle w:val="1"/>
        <w:jc w:val="center"/>
        <w:sectPr w:rsidR="00375F9C" w:rsidSect="00375F9C">
          <w:headerReference w:type="default" r:id="rId8"/>
          <w:footerReference w:type="default" r:id="rId9"/>
          <w:pgSz w:w="11906" w:h="16838"/>
          <w:pgMar w:top="1440" w:right="1701" w:bottom="1440" w:left="1701" w:header="851" w:footer="992" w:gutter="0"/>
          <w:cols w:space="425"/>
          <w:docGrid w:type="lines" w:linePitch="312"/>
        </w:sectPr>
      </w:pPr>
      <w:r>
        <w:fldChar w:fldCharType="end"/>
      </w:r>
      <w:bookmarkStart w:id="1" w:name="_Toc235676249"/>
    </w:p>
    <w:p w:rsidR="00375F9C" w:rsidRDefault="00375F9C" w:rsidP="00375F9C">
      <w:pPr>
        <w:pStyle w:val="1"/>
      </w:pPr>
      <w:bookmarkStart w:id="2" w:name="_Toc453071658"/>
      <w:r w:rsidRPr="00514351">
        <w:lastRenderedPageBreak/>
        <w:t>Preface</w:t>
      </w:r>
      <w:bookmarkEnd w:id="1"/>
      <w:bookmarkEnd w:id="2"/>
    </w:p>
    <w:p w:rsidR="00AD32F2" w:rsidRDefault="00AD4693" w:rsidP="00AD4693">
      <w:r>
        <w:rPr>
          <w:rFonts w:hint="eastAsia"/>
        </w:rPr>
        <w:t>CrossUI</w:t>
      </w:r>
      <w:r>
        <w:t xml:space="preserve"> is a Cross-Browser JavaScript framework with cutting-edge functionality for rich web application. </w:t>
      </w:r>
    </w:p>
    <w:p w:rsidR="002C72E3" w:rsidRDefault="002C72E3" w:rsidP="00AD4693"/>
    <w:p w:rsidR="00AD32F2" w:rsidRPr="00AD32F2" w:rsidRDefault="00AD4693" w:rsidP="00AD4693">
      <w:r>
        <w:rPr>
          <w:rFonts w:hint="eastAsia"/>
        </w:rPr>
        <w:t>CrossUI RAD</w:t>
      </w:r>
      <w:r w:rsidR="00AD32F2">
        <w:rPr>
          <w:rFonts w:hint="eastAsia"/>
        </w:rPr>
        <w:t xml:space="preserve"> T</w:t>
      </w:r>
      <w:r>
        <w:t>ools enables developers to rapid</w:t>
      </w:r>
      <w:r>
        <w:rPr>
          <w:rFonts w:hint="eastAsia"/>
        </w:rPr>
        <w:t>ly</w:t>
      </w:r>
      <w:r>
        <w:t xml:space="preserve"> de</w:t>
      </w:r>
      <w:r>
        <w:rPr>
          <w:rFonts w:hint="eastAsia"/>
        </w:rPr>
        <w:t>velop</w:t>
      </w:r>
      <w:r>
        <w:t xml:space="preserve"> and package the exactly</w:t>
      </w:r>
      <w:r>
        <w:rPr>
          <w:rFonts w:hint="eastAsia"/>
        </w:rPr>
        <w:t xml:space="preserve"> </w:t>
      </w:r>
      <w:r>
        <w:t xml:space="preserve">same code </w:t>
      </w:r>
      <w:r>
        <w:rPr>
          <w:rFonts w:hint="eastAsia"/>
        </w:rPr>
        <w:t xml:space="preserve">and UI </w:t>
      </w:r>
      <w:r>
        <w:t xml:space="preserve">into Web Apps, Native Desktop Apps for Windows, OS X, Linux and UNIX on 32-bit and 64-bit architectures as well as Mobile Apps for iPhone, iPad, Windows Phone, webOS, BlackBerry, and Android devices. </w:t>
      </w:r>
      <w:r w:rsidR="004D6FBC">
        <w:t>With this powerful RAD Tool</w:t>
      </w:r>
      <w:r w:rsidR="00AD32F2" w:rsidRPr="00AD32F2">
        <w:t>, developers can build cross-platform applications just like what they do in VB or Delphi.</w:t>
      </w:r>
    </w:p>
    <w:p w:rsidR="00AD32F2" w:rsidRDefault="00AD32F2" w:rsidP="00AD4693"/>
    <w:p w:rsidR="00AD32F2" w:rsidRPr="00AD32F2" w:rsidRDefault="00AD4693" w:rsidP="00AD4693">
      <w:pPr>
        <w:rPr>
          <w:b/>
        </w:rPr>
      </w:pPr>
      <w:r w:rsidRPr="00AD32F2">
        <w:rPr>
          <w:b/>
        </w:rPr>
        <w:t xml:space="preserve">Develop Once, Deploy Anywhere! </w:t>
      </w:r>
    </w:p>
    <w:p w:rsidR="00AD32F2" w:rsidRDefault="00AD32F2" w:rsidP="00AD4693"/>
    <w:p w:rsidR="00AD4693" w:rsidRPr="00AD32F2" w:rsidRDefault="00AD4693" w:rsidP="00AD32F2">
      <w:pPr>
        <w:rPr>
          <w:b/>
        </w:rPr>
      </w:pPr>
      <w:r w:rsidRPr="00AD32F2">
        <w:rPr>
          <w:b/>
        </w:rPr>
        <w:t xml:space="preserve">Features &amp; </w:t>
      </w:r>
      <w:r w:rsidR="004D6FBC">
        <w:rPr>
          <w:b/>
        </w:rPr>
        <w:t>Resources</w:t>
      </w:r>
      <w:r w:rsidR="004D6FBC" w:rsidRPr="00AD32F2">
        <w:rPr>
          <w:b/>
        </w:rPr>
        <w:t>:</w:t>
      </w:r>
    </w:p>
    <w:p w:rsidR="00AD4693" w:rsidRDefault="00AD4693" w:rsidP="00AD4693">
      <w:pPr>
        <w:ind w:firstLine="420"/>
      </w:pPr>
    </w:p>
    <w:p w:rsidR="00AD4693" w:rsidRDefault="00AD4693" w:rsidP="00E45D25">
      <w:pPr>
        <w:numPr>
          <w:ilvl w:val="0"/>
          <w:numId w:val="28"/>
        </w:numPr>
      </w:pPr>
      <w:r>
        <w:t>Rich client-side API, works with any backend or static HTML pages.</w:t>
      </w:r>
    </w:p>
    <w:p w:rsidR="00AD4693" w:rsidRDefault="00AD4693" w:rsidP="00E45D25">
      <w:pPr>
        <w:numPr>
          <w:ilvl w:val="0"/>
          <w:numId w:val="28"/>
        </w:numPr>
      </w:pPr>
      <w:r>
        <w:t>Web services (JSON/XML/SOAP) can be directly bound.</w:t>
      </w:r>
    </w:p>
    <w:p w:rsidR="00AD4693" w:rsidRDefault="00AD4693" w:rsidP="00E45D25">
      <w:pPr>
        <w:numPr>
          <w:ilvl w:val="0"/>
          <w:numId w:val="28"/>
        </w:numPr>
      </w:pPr>
      <w:r>
        <w:t>More than 40 common components, including Tabs, Dialog, TreeGrid, TimeLine and many other web GUI components.</w:t>
      </w:r>
    </w:p>
    <w:p w:rsidR="00AD4693" w:rsidRDefault="00AD4693" w:rsidP="00E45D25">
      <w:pPr>
        <w:numPr>
          <w:ilvl w:val="0"/>
          <w:numId w:val="28"/>
        </w:numPr>
      </w:pPr>
      <w:r>
        <w:t>Wide cross-browser compatibility, IE6+, firefox1.5+, opera9+, safari3+ and Google Chrome.</w:t>
      </w:r>
    </w:p>
    <w:p w:rsidR="00AD4693" w:rsidRDefault="00AD4693" w:rsidP="00E45D25">
      <w:pPr>
        <w:numPr>
          <w:ilvl w:val="0"/>
          <w:numId w:val="28"/>
        </w:numPr>
      </w:pPr>
      <w:r>
        <w:t>Full API Documentation with tons of samples.</w:t>
      </w:r>
    </w:p>
    <w:p w:rsidR="00AD4693" w:rsidRDefault="00AD4693" w:rsidP="00E45D25">
      <w:pPr>
        <w:numPr>
          <w:ilvl w:val="0"/>
          <w:numId w:val="28"/>
        </w:numPr>
      </w:pPr>
      <w:r>
        <w:t>Ever Increasing Code Snippets.</w:t>
      </w:r>
    </w:p>
    <w:p w:rsidR="00AD4693" w:rsidRDefault="00AD4693" w:rsidP="00E45D25">
      <w:pPr>
        <w:numPr>
          <w:ilvl w:val="0"/>
          <w:numId w:val="28"/>
        </w:numPr>
      </w:pPr>
      <w:r>
        <w:t>PHP/C #/JAVA Back-end service codes are available.</w:t>
      </w:r>
    </w:p>
    <w:p w:rsidR="00AD4693" w:rsidRDefault="00AD4693" w:rsidP="00E45D25">
      <w:pPr>
        <w:numPr>
          <w:ilvl w:val="0"/>
          <w:numId w:val="28"/>
        </w:numPr>
      </w:pPr>
      <w:r>
        <w:rPr>
          <w:rFonts w:hint="eastAsia"/>
        </w:rPr>
        <w:t xml:space="preserve">CrossUI is </w:t>
      </w:r>
      <w:r>
        <w:t xml:space="preserve">Open Source under LGPL3 license; </w:t>
      </w:r>
    </w:p>
    <w:p w:rsidR="00AD4693" w:rsidRDefault="00AD4693" w:rsidP="00E45D25">
      <w:pPr>
        <w:numPr>
          <w:ilvl w:val="0"/>
          <w:numId w:val="28"/>
        </w:numPr>
      </w:pPr>
      <w:r>
        <w:t>CrossUI RAD</w:t>
      </w:r>
      <w:r>
        <w:rPr>
          <w:rFonts w:hint="eastAsia"/>
        </w:rPr>
        <w:t xml:space="preserve"> (commercial license)</w:t>
      </w:r>
      <w:r>
        <w:t xml:space="preserve"> can reduce development time significantly.   </w:t>
      </w:r>
    </w:p>
    <w:p w:rsidR="00AD4693" w:rsidRPr="00AD32F2" w:rsidRDefault="00AD4693" w:rsidP="00AD4693"/>
    <w:p w:rsidR="002C72E3" w:rsidRPr="002C72E3" w:rsidRDefault="00AF77F7" w:rsidP="00F30264">
      <w:pPr>
        <w:rPr>
          <w:b/>
        </w:rPr>
      </w:pPr>
      <w:r w:rsidRPr="00AF77F7">
        <w:rPr>
          <w:b/>
        </w:rPr>
        <w:t xml:space="preserve">This guide focuses on CrossUI Framework itself, and contains some info </w:t>
      </w:r>
      <w:r>
        <w:rPr>
          <w:rFonts w:hint="eastAsia"/>
          <w:b/>
        </w:rPr>
        <w:t>about</w:t>
      </w:r>
      <w:r w:rsidRPr="00AF77F7">
        <w:rPr>
          <w:b/>
        </w:rPr>
        <w:t xml:space="preserve"> CrossUI RAD </w:t>
      </w:r>
      <w:r w:rsidR="004D6FBC" w:rsidRPr="00AF77F7">
        <w:rPr>
          <w:b/>
        </w:rPr>
        <w:t xml:space="preserve">Tools. </w:t>
      </w:r>
      <w:r w:rsidR="00F30264" w:rsidRPr="00F30264">
        <w:rPr>
          <w:b/>
        </w:rPr>
        <w:t>In this guide book, all the examples will be demoed in browsers. But those examples are cross-</w:t>
      </w:r>
      <w:r w:rsidR="004D6FBC" w:rsidRPr="00F30264">
        <w:rPr>
          <w:b/>
        </w:rPr>
        <w:t>platform;</w:t>
      </w:r>
      <w:r w:rsidR="00F30264" w:rsidRPr="00F30264">
        <w:rPr>
          <w:b/>
        </w:rPr>
        <w:t xml:space="preserve"> you can package them with CrossUI RAD Tools, and deploy them anywhere.</w:t>
      </w:r>
    </w:p>
    <w:p w:rsidR="002C72E3" w:rsidRDefault="002C72E3" w:rsidP="00AD4693"/>
    <w:p w:rsidR="00AD4693" w:rsidRDefault="00AD4693" w:rsidP="00AD4693">
      <w:r>
        <w:t xml:space="preserve">If you have any good suggestions, you can </w:t>
      </w:r>
      <w:r>
        <w:rPr>
          <w:rFonts w:hint="eastAsia"/>
        </w:rPr>
        <w:t xml:space="preserve">contact me at </w:t>
      </w:r>
      <w:proofErr w:type="gramStart"/>
      <w:r w:rsidR="00AD32F2">
        <w:rPr>
          <w:rFonts w:hint="eastAsia"/>
        </w:rPr>
        <w:t>linb</w:t>
      </w:r>
      <w:r>
        <w:rPr>
          <w:rFonts w:hint="eastAsia"/>
        </w:rPr>
        <w:t>[</w:t>
      </w:r>
      <w:proofErr w:type="gramEnd"/>
      <w:r>
        <w:rPr>
          <w:rFonts w:hint="eastAsia"/>
        </w:rPr>
        <w:t>at]</w:t>
      </w:r>
      <w:r w:rsidR="00AD32F2">
        <w:rPr>
          <w:rFonts w:hint="eastAsia"/>
        </w:rPr>
        <w:t>crossui.com</w:t>
      </w:r>
      <w:r>
        <w:t>.</w:t>
      </w:r>
    </w:p>
    <w:p w:rsidR="002C72E3" w:rsidRDefault="002C72E3" w:rsidP="002C72E3"/>
    <w:p w:rsidR="002C72E3" w:rsidRDefault="002C72E3" w:rsidP="002C72E3">
      <w:r>
        <w:t xml:space="preserve">Go to </w:t>
      </w:r>
      <w:hyperlink r:id="rId10" w:history="1">
        <w:r w:rsidRPr="00CF291A">
          <w:rPr>
            <w:rStyle w:val="a3"/>
          </w:rPr>
          <w:t>http://www.</w:t>
        </w:r>
        <w:r w:rsidRPr="00CF291A">
          <w:rPr>
            <w:rStyle w:val="a3"/>
            <w:rFonts w:hint="eastAsia"/>
          </w:rPr>
          <w:t>crossui.com/Forum</w:t>
        </w:r>
      </w:hyperlink>
      <w:r>
        <w:rPr>
          <w:rFonts w:hint="eastAsia"/>
        </w:rPr>
        <w:t xml:space="preserve"> </w:t>
      </w:r>
      <w:r>
        <w:t xml:space="preserve">for the </w:t>
      </w:r>
      <w:r>
        <w:rPr>
          <w:rFonts w:hint="eastAsia"/>
        </w:rPr>
        <w:t>more</w:t>
      </w:r>
      <w:r>
        <w:t xml:space="preserve"> information.</w:t>
      </w:r>
    </w:p>
    <w:p w:rsidR="002C72E3" w:rsidRDefault="002C72E3" w:rsidP="00AD4693">
      <w:pPr>
        <w:sectPr w:rsidR="002C72E3">
          <w:pgSz w:w="11906" w:h="16838"/>
          <w:pgMar w:top="1440" w:right="1701" w:bottom="1440" w:left="1701" w:header="851" w:footer="992" w:gutter="0"/>
          <w:cols w:space="720"/>
          <w:docGrid w:type="lines" w:linePitch="312"/>
        </w:sectPr>
      </w:pPr>
    </w:p>
    <w:p w:rsidR="00375F9C" w:rsidRDefault="00375F9C" w:rsidP="00E45D25">
      <w:pPr>
        <w:pStyle w:val="1"/>
        <w:numPr>
          <w:ilvl w:val="0"/>
          <w:numId w:val="17"/>
        </w:numPr>
      </w:pPr>
      <w:bookmarkStart w:id="3" w:name="_Toc453071659"/>
      <w:r w:rsidRPr="004E4346">
        <w:lastRenderedPageBreak/>
        <w:t>Preparation</w:t>
      </w:r>
      <w:bookmarkEnd w:id="3"/>
    </w:p>
    <w:p w:rsidR="00375F9C" w:rsidRPr="00A36845" w:rsidRDefault="00375F9C" w:rsidP="00375F9C">
      <w:r w:rsidRPr="00EA4548">
        <w:t>First</w:t>
      </w:r>
      <w:r>
        <w:rPr>
          <w:rFonts w:hint="eastAsia"/>
        </w:rPr>
        <w:t xml:space="preserve"> of all</w:t>
      </w:r>
      <w:r w:rsidRPr="00EA4548">
        <w:t xml:space="preserve">, note that all instances of this tutorial are based on </w:t>
      </w:r>
      <w:r w:rsidR="002D40F2">
        <w:rPr>
          <w:rFonts w:hint="eastAsia"/>
        </w:rPr>
        <w:t xml:space="preserve">CrossUI </w:t>
      </w:r>
      <w:r w:rsidRPr="00EA4548">
        <w:t xml:space="preserve">version </w:t>
      </w:r>
      <w:r w:rsidR="002D40F2">
        <w:rPr>
          <w:rFonts w:hint="eastAsia"/>
        </w:rPr>
        <w:t>1</w:t>
      </w:r>
      <w:r w:rsidR="0004302F">
        <w:rPr>
          <w:rFonts w:hint="eastAsia"/>
        </w:rPr>
        <w:t>.0</w:t>
      </w:r>
      <w:r w:rsidRPr="00EA4548">
        <w:t xml:space="preserve">. Therefore, our first task is to download the </w:t>
      </w:r>
      <w:r w:rsidR="002D40F2">
        <w:rPr>
          <w:rFonts w:hint="eastAsia"/>
        </w:rPr>
        <w:t>1</w:t>
      </w:r>
      <w:r w:rsidR="0004302F">
        <w:rPr>
          <w:rFonts w:hint="eastAsia"/>
        </w:rPr>
        <w:t>.0</w:t>
      </w:r>
      <w:r w:rsidRPr="00EA4548">
        <w:t xml:space="preserve"> release package, and</w:t>
      </w:r>
      <w:r w:rsidRPr="00CD64A5">
        <w:rPr>
          <w:color w:val="000000"/>
        </w:rPr>
        <w:t xml:space="preserve"> </w:t>
      </w:r>
      <w:r w:rsidRPr="00CD64A5">
        <w:rPr>
          <w:rFonts w:hint="eastAsia"/>
          <w:color w:val="000000"/>
        </w:rPr>
        <w:t xml:space="preserve">to </w:t>
      </w:r>
      <w:r w:rsidRPr="00CD64A5">
        <w:rPr>
          <w:color w:val="000000"/>
        </w:rPr>
        <w:t>establish</w:t>
      </w:r>
      <w:r w:rsidRPr="00CD64A5">
        <w:rPr>
          <w:rFonts w:hint="eastAsia"/>
          <w:color w:val="000000"/>
        </w:rPr>
        <w:t xml:space="preserve"> </w:t>
      </w:r>
      <w:r w:rsidRPr="00CD64A5">
        <w:rPr>
          <w:color w:val="000000"/>
        </w:rPr>
        <w:t>the local environment.</w:t>
      </w:r>
    </w:p>
    <w:p w:rsidR="00375F9C" w:rsidRDefault="00375F9C" w:rsidP="00E45D25">
      <w:pPr>
        <w:pStyle w:val="2"/>
        <w:numPr>
          <w:ilvl w:val="1"/>
          <w:numId w:val="17"/>
        </w:numPr>
      </w:pPr>
      <w:bookmarkStart w:id="4" w:name="_Toc235676252"/>
      <w:bookmarkStart w:id="5" w:name="_Toc453071660"/>
      <w:r>
        <w:rPr>
          <w:rFonts w:hint="eastAsia"/>
        </w:rPr>
        <w:t>Download the package</w:t>
      </w:r>
      <w:bookmarkEnd w:id="4"/>
      <w:bookmarkEnd w:id="5"/>
      <w:r>
        <w:rPr>
          <w:rFonts w:hint="eastAsia"/>
        </w:rPr>
        <w:t xml:space="preserve"> </w:t>
      </w:r>
    </w:p>
    <w:p w:rsidR="00D6406F" w:rsidRDefault="00335963" w:rsidP="00375F9C">
      <w:r>
        <w:rPr>
          <w:rFonts w:hint="eastAsia"/>
        </w:rPr>
        <w:t>CrossUI framework zip p</w:t>
      </w:r>
      <w:r w:rsidR="00375F9C">
        <w:rPr>
          <w:rFonts w:hint="eastAsia"/>
        </w:rPr>
        <w:t>ackage can be downloaded from</w:t>
      </w:r>
      <w:r>
        <w:rPr>
          <w:rFonts w:hint="eastAsia"/>
        </w:rPr>
        <w:t xml:space="preserve"> </w:t>
      </w:r>
    </w:p>
    <w:p w:rsidR="00D6406F" w:rsidRDefault="00D4504A" w:rsidP="00D6406F">
      <w:pPr>
        <w:ind w:firstLine="420"/>
      </w:pPr>
      <w:hyperlink r:id="rId11" w:history="1">
        <w:r w:rsidR="00335963" w:rsidRPr="00CF291A">
          <w:rPr>
            <w:rStyle w:val="a3"/>
          </w:rPr>
          <w:t>http://www.crossui.com/download.html</w:t>
        </w:r>
      </w:hyperlink>
      <w:r w:rsidR="00335963">
        <w:rPr>
          <w:rFonts w:hint="eastAsia"/>
        </w:rPr>
        <w:t xml:space="preserve"> or</w:t>
      </w:r>
      <w:r w:rsidR="00375F9C">
        <w:rPr>
          <w:rFonts w:hint="eastAsia"/>
        </w:rPr>
        <w:t xml:space="preserve"> </w:t>
      </w:r>
    </w:p>
    <w:p w:rsidR="00D6406F" w:rsidRDefault="00D4504A" w:rsidP="00D6406F">
      <w:pPr>
        <w:ind w:firstLine="420"/>
      </w:pPr>
      <w:hyperlink r:id="rId12" w:history="1">
        <w:r w:rsidR="00265C52" w:rsidRPr="00A63A85">
          <w:rPr>
            <w:rStyle w:val="a3"/>
          </w:rPr>
          <w:t>https://github.com/linb/crossui</w:t>
        </w:r>
      </w:hyperlink>
      <w:r w:rsidR="00265C52">
        <w:rPr>
          <w:rFonts w:hint="eastAsia"/>
        </w:rPr>
        <w:t xml:space="preserve"> .</w:t>
      </w:r>
    </w:p>
    <w:p w:rsidR="00D6406F" w:rsidRDefault="00D6406F" w:rsidP="00D6406F"/>
    <w:p w:rsidR="00335963" w:rsidRDefault="00375F9C" w:rsidP="00D6406F">
      <w:r w:rsidRPr="0002219D">
        <w:rPr>
          <w:rFonts w:hint="eastAsia"/>
        </w:rPr>
        <w:t>It</w:t>
      </w:r>
      <w:r>
        <w:t>’</w:t>
      </w:r>
      <w:r w:rsidRPr="0002219D">
        <w:rPr>
          <w:rFonts w:hint="eastAsia"/>
        </w:rPr>
        <w:t xml:space="preserve">s </w:t>
      </w:r>
      <w:r w:rsidRPr="0002219D">
        <w:t>the latest stable version, but not the latest code.</w:t>
      </w:r>
      <w:r w:rsidRPr="0002219D">
        <w:rPr>
          <w:rFonts w:hint="eastAsia"/>
        </w:rPr>
        <w:t xml:space="preserve"> </w:t>
      </w:r>
      <w:r w:rsidRPr="0002219D">
        <w:t xml:space="preserve">I suggest you get </w:t>
      </w:r>
      <w:r w:rsidRPr="0002219D">
        <w:rPr>
          <w:rFonts w:hint="eastAsia"/>
        </w:rPr>
        <w:t>the latest code</w:t>
      </w:r>
      <w:r w:rsidRPr="0002219D">
        <w:t xml:space="preserve"> </w:t>
      </w:r>
      <w:r w:rsidRPr="0002219D">
        <w:rPr>
          <w:rFonts w:hint="eastAsia"/>
        </w:rPr>
        <w:t>from</w:t>
      </w:r>
      <w:r w:rsidR="00347426">
        <w:t xml:space="preserve"> </w:t>
      </w:r>
      <w:r w:rsidR="00335963">
        <w:rPr>
          <w:rFonts w:hint="eastAsia"/>
        </w:rPr>
        <w:t xml:space="preserve">our </w:t>
      </w:r>
      <w:r w:rsidR="00347426">
        <w:t>S</w:t>
      </w:r>
      <w:r w:rsidRPr="0002219D">
        <w:t>V</w:t>
      </w:r>
      <w:r w:rsidR="00347426">
        <w:rPr>
          <w:rFonts w:hint="eastAsia"/>
        </w:rPr>
        <w:t>N</w:t>
      </w:r>
      <w:r w:rsidRPr="0002219D">
        <w:t>.</w:t>
      </w:r>
      <w:r w:rsidRPr="0002219D">
        <w:rPr>
          <w:rFonts w:hint="eastAsia"/>
        </w:rPr>
        <w:t xml:space="preserve"> </w:t>
      </w:r>
    </w:p>
    <w:p w:rsidR="00335963" w:rsidRDefault="00335963" w:rsidP="00375F9C"/>
    <w:p w:rsidR="00375F9C" w:rsidRPr="0002219D" w:rsidRDefault="00375F9C" w:rsidP="00375F9C">
      <w:r w:rsidRPr="0002219D">
        <w:t>For th</w:t>
      </w:r>
      <w:r w:rsidR="00347426">
        <w:t>ose who are not familiar with S</w:t>
      </w:r>
      <w:r w:rsidRPr="0002219D">
        <w:t>V</w:t>
      </w:r>
      <w:r w:rsidR="00347426">
        <w:rPr>
          <w:rFonts w:hint="eastAsia"/>
        </w:rPr>
        <w:t>N</w:t>
      </w:r>
      <w:r w:rsidRPr="0002219D">
        <w:t>, should</w:t>
      </w:r>
      <w:r w:rsidR="00347426">
        <w:t xml:space="preserve"> learn how to use S</w:t>
      </w:r>
      <w:r w:rsidRPr="0002219D">
        <w:t>V</w:t>
      </w:r>
      <w:r w:rsidR="00347426">
        <w:rPr>
          <w:rFonts w:hint="eastAsia"/>
        </w:rPr>
        <w:t>N</w:t>
      </w:r>
      <w:r w:rsidRPr="0002219D">
        <w:t xml:space="preserve"> first. After all, a lo</w:t>
      </w:r>
      <w:r w:rsidR="00347426">
        <w:t>t of open-source projects use S</w:t>
      </w:r>
      <w:r w:rsidRPr="0002219D">
        <w:t>V</w:t>
      </w:r>
      <w:r w:rsidR="00347426">
        <w:rPr>
          <w:rFonts w:hint="eastAsia"/>
        </w:rPr>
        <w:t>N</w:t>
      </w:r>
      <w:r w:rsidR="0004302F">
        <w:t xml:space="preserve"> to manage code. </w:t>
      </w:r>
      <w:r w:rsidR="00347426">
        <w:t>S</w:t>
      </w:r>
      <w:r w:rsidRPr="0002219D">
        <w:t>V</w:t>
      </w:r>
      <w:r w:rsidR="00347426">
        <w:rPr>
          <w:rFonts w:hint="eastAsia"/>
        </w:rPr>
        <w:t>N</w:t>
      </w:r>
      <w:r w:rsidRPr="0002219D">
        <w:t xml:space="preserve"> requires a client program to connect to what is called a "repository" where the files</w:t>
      </w:r>
      <w:r w:rsidR="00347426">
        <w:t xml:space="preserve"> are stored. On commonly used S</w:t>
      </w:r>
      <w:r w:rsidRPr="0002219D">
        <w:t>V</w:t>
      </w:r>
      <w:r w:rsidR="00347426">
        <w:rPr>
          <w:rFonts w:hint="eastAsia"/>
        </w:rPr>
        <w:t>N</w:t>
      </w:r>
      <w:r w:rsidR="00347426">
        <w:t xml:space="preserve"> client is called TortoiseS</w:t>
      </w:r>
      <w:r w:rsidRPr="0002219D">
        <w:t>V</w:t>
      </w:r>
      <w:r w:rsidR="00347426">
        <w:rPr>
          <w:rFonts w:hint="eastAsia"/>
        </w:rPr>
        <w:t>N</w:t>
      </w:r>
      <w:r w:rsidRPr="0002219D">
        <w:t>, which is freely available. Oth</w:t>
      </w:r>
      <w:r w:rsidR="00347426">
        <w:t>er clients exist, but TortoiseS</w:t>
      </w:r>
      <w:r w:rsidRPr="0002219D">
        <w:t>V</w:t>
      </w:r>
      <w:r w:rsidR="00347426">
        <w:rPr>
          <w:rFonts w:hint="eastAsia"/>
        </w:rPr>
        <w:t>N</w:t>
      </w:r>
      <w:r w:rsidRPr="0002219D">
        <w:t xml:space="preserve"> is recommended due to its simplicity of use.</w:t>
      </w:r>
      <w:r w:rsidRPr="0002219D">
        <w:rPr>
          <w:rFonts w:hint="eastAsia"/>
        </w:rPr>
        <w:t xml:space="preserve"> </w:t>
      </w:r>
    </w:p>
    <w:p w:rsidR="00375F9C" w:rsidRPr="0002219D" w:rsidRDefault="00375F9C" w:rsidP="00375F9C">
      <w:pPr>
        <w:ind w:firstLine="420"/>
      </w:pPr>
    </w:p>
    <w:p w:rsidR="00375F9C" w:rsidRPr="0002219D" w:rsidRDefault="00335963" w:rsidP="00375F9C">
      <w:pPr>
        <w:rPr>
          <w:b/>
        </w:rPr>
      </w:pPr>
      <w:r>
        <w:rPr>
          <w:rFonts w:hint="eastAsia"/>
          <w:b/>
        </w:rPr>
        <w:t>V</w:t>
      </w:r>
      <w:r w:rsidRPr="0002219D">
        <w:rPr>
          <w:rFonts w:hint="eastAsia"/>
          <w:b/>
        </w:rPr>
        <w:t xml:space="preserve">ersion </w:t>
      </w:r>
      <w:r w:rsidR="0004302F">
        <w:rPr>
          <w:rFonts w:hint="eastAsia"/>
          <w:b/>
        </w:rPr>
        <w:t>1.</w:t>
      </w:r>
      <w:r w:rsidR="00265C52">
        <w:rPr>
          <w:rFonts w:hint="eastAsia"/>
          <w:b/>
        </w:rPr>
        <w:t>4</w:t>
      </w:r>
      <w:r w:rsidR="00375F9C" w:rsidRPr="0002219D">
        <w:rPr>
          <w:rFonts w:hint="eastAsia"/>
          <w:b/>
        </w:rPr>
        <w:t xml:space="preserve"> </w:t>
      </w:r>
      <w:r w:rsidR="00375F9C" w:rsidRPr="0002219D">
        <w:rPr>
          <w:b/>
        </w:rPr>
        <w:t>repository</w:t>
      </w:r>
      <w:r w:rsidR="00375F9C" w:rsidRPr="0002219D">
        <w:rPr>
          <w:rFonts w:hint="eastAsia"/>
          <w:b/>
        </w:rPr>
        <w:t xml:space="preserve"> URL: </w:t>
      </w:r>
      <w:hyperlink r:id="rId13" w:history="1">
        <w:r w:rsidR="00265C52" w:rsidRPr="00A63A85">
          <w:rPr>
            <w:rStyle w:val="a3"/>
          </w:rPr>
          <w:t>https://github.com/linb/CrossUI/tree/master/xui1.4</w:t>
        </w:r>
      </w:hyperlink>
      <w:r w:rsidR="00265C52">
        <w:rPr>
          <w:rFonts w:hint="eastAsia"/>
        </w:rPr>
        <w:t xml:space="preserve"> </w:t>
      </w:r>
      <w:r w:rsidR="00375F9C" w:rsidRPr="0002219D">
        <w:rPr>
          <w:rFonts w:hint="eastAsia"/>
          <w:b/>
        </w:rPr>
        <w:t>.</w:t>
      </w:r>
    </w:p>
    <w:p w:rsidR="00375F9C" w:rsidRDefault="00375F9C" w:rsidP="00E45D25">
      <w:pPr>
        <w:pStyle w:val="2"/>
        <w:numPr>
          <w:ilvl w:val="1"/>
          <w:numId w:val="17"/>
        </w:numPr>
      </w:pPr>
      <w:bookmarkStart w:id="6" w:name="_Toc235676253"/>
      <w:bookmarkStart w:id="7" w:name="_Toc453071661"/>
      <w:r>
        <w:rPr>
          <w:rFonts w:hint="eastAsia"/>
        </w:rPr>
        <w:t>The package folder</w:t>
      </w:r>
      <w:bookmarkEnd w:id="6"/>
      <w:bookmarkEnd w:id="7"/>
      <w:r>
        <w:rPr>
          <w:rFonts w:hint="eastAsia"/>
        </w:rPr>
        <w:t xml:space="preserve"> </w:t>
      </w:r>
    </w:p>
    <w:p w:rsidR="00375F9C" w:rsidRPr="00E038B6" w:rsidRDefault="00375F9C" w:rsidP="00375F9C">
      <w:pPr>
        <w:rPr>
          <w:rStyle w:val="mediumtext"/>
          <w:color w:val="000000"/>
          <w:shd w:val="clear" w:color="auto" w:fill="FFFFFF"/>
        </w:rPr>
      </w:pPr>
      <w:r>
        <w:rPr>
          <w:rFonts w:hint="eastAsia"/>
        </w:rPr>
        <w:t xml:space="preserve">If you downloaded package from </w:t>
      </w:r>
      <w:r w:rsidR="00FB05F9">
        <w:t>Google</w:t>
      </w:r>
      <w:r>
        <w:rPr>
          <w:rFonts w:hint="eastAsia"/>
        </w:rPr>
        <w:t xml:space="preserve"> group, </w:t>
      </w:r>
      <w:r>
        <w:rPr>
          <w:rStyle w:val="mediumtext"/>
          <w:color w:val="000000"/>
          <w:shd w:val="clear" w:color="auto" w:fill="FFFFFF"/>
        </w:rPr>
        <w:t xml:space="preserve">extract </w:t>
      </w:r>
      <w:r>
        <w:rPr>
          <w:rStyle w:val="mediumtext"/>
          <w:rFonts w:hint="eastAsia"/>
          <w:color w:val="000000"/>
          <w:shd w:val="clear" w:color="auto" w:fill="FFFFFF"/>
        </w:rPr>
        <w:t>the</w:t>
      </w:r>
      <w:r>
        <w:rPr>
          <w:rStyle w:val="mediumtext"/>
          <w:color w:val="000000"/>
          <w:shd w:val="clear" w:color="auto" w:fill="FFFFFF"/>
        </w:rPr>
        <w:t xml:space="preserve"> package to a </w:t>
      </w:r>
      <w:r>
        <w:rPr>
          <w:rStyle w:val="mediumtext"/>
          <w:rFonts w:hint="eastAsia"/>
          <w:color w:val="000000"/>
          <w:shd w:val="clear" w:color="auto" w:fill="FFFFFF"/>
        </w:rPr>
        <w:t xml:space="preserve">local </w:t>
      </w:r>
      <w:r>
        <w:rPr>
          <w:rStyle w:val="mediumtext"/>
          <w:color w:val="000000"/>
          <w:shd w:val="clear" w:color="auto" w:fill="FFFFFF"/>
        </w:rPr>
        <w:t>folder</w:t>
      </w:r>
      <w:r>
        <w:rPr>
          <w:rStyle w:val="mediumtext"/>
          <w:rFonts w:hint="eastAsia"/>
          <w:color w:val="000000"/>
          <w:shd w:val="clear" w:color="auto" w:fill="FFFFFF"/>
        </w:rPr>
        <w:t xml:space="preserve">. </w:t>
      </w:r>
      <w:r>
        <w:rPr>
          <w:rStyle w:val="mediumtext"/>
          <w:color w:val="000000"/>
          <w:shd w:val="clear" w:color="auto" w:fill="FFFFFF"/>
        </w:rPr>
        <w:t xml:space="preserve">If you fetch the code from </w:t>
      </w:r>
      <w:r>
        <w:rPr>
          <w:rStyle w:val="mediumtext"/>
          <w:rFonts w:hint="eastAsia"/>
          <w:color w:val="000000"/>
          <w:shd w:val="clear" w:color="auto" w:fill="FFFFFF"/>
        </w:rPr>
        <w:t>SVN,</w:t>
      </w:r>
      <w:r w:rsidRPr="00E038B6">
        <w:rPr>
          <w:rStyle w:val="mediumtext"/>
          <w:color w:val="000000"/>
          <w:shd w:val="clear" w:color="auto" w:fill="FFFFFF"/>
        </w:rPr>
        <w:t xml:space="preserve"> do</w:t>
      </w:r>
      <w:r>
        <w:rPr>
          <w:rStyle w:val="mediumtext"/>
          <w:rFonts w:hint="eastAsia"/>
          <w:color w:val="000000"/>
          <w:shd w:val="clear" w:color="auto" w:fill="FFFFFF"/>
        </w:rPr>
        <w:t>es</w:t>
      </w:r>
      <w:r w:rsidRPr="00E038B6">
        <w:rPr>
          <w:rStyle w:val="mediumtext"/>
          <w:color w:val="000000"/>
          <w:shd w:val="clear" w:color="auto" w:fill="FFFFFF"/>
        </w:rPr>
        <w:t xml:space="preserve"> not </w:t>
      </w:r>
      <w:r>
        <w:rPr>
          <w:rStyle w:val="mediumtext"/>
          <w:rFonts w:hint="eastAsia"/>
          <w:color w:val="000000"/>
          <w:shd w:val="clear" w:color="auto" w:fill="FFFFFF"/>
        </w:rPr>
        <w:t xml:space="preserve">need to </w:t>
      </w:r>
      <w:r w:rsidRPr="00E038B6">
        <w:rPr>
          <w:rStyle w:val="mediumtext"/>
          <w:color w:val="000000"/>
          <w:shd w:val="clear" w:color="auto" w:fill="FFFFFF"/>
        </w:rPr>
        <w:t>extract</w:t>
      </w:r>
      <w:r>
        <w:rPr>
          <w:rStyle w:val="mediumtext"/>
          <w:rFonts w:hint="eastAsia"/>
          <w:color w:val="000000"/>
          <w:shd w:val="clear" w:color="auto" w:fill="FFFFFF"/>
        </w:rPr>
        <w:t>.</w:t>
      </w:r>
    </w:p>
    <w:p w:rsidR="00375F9C" w:rsidRDefault="00E5545B" w:rsidP="00E5545B">
      <w:pPr>
        <w:ind w:firstLine="420"/>
        <w:jc w:val="center"/>
      </w:pPr>
      <w:r>
        <w:rPr>
          <w:noProof/>
        </w:rPr>
        <w:drawing>
          <wp:inline distT="0" distB="0" distL="0" distR="0" wp14:anchorId="5B0D2F63" wp14:editId="23DFC042">
            <wp:extent cx="3485236" cy="27813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85741" cy="2781703"/>
                    </a:xfrm>
                    <a:prstGeom prst="rect">
                      <a:avLst/>
                    </a:prstGeom>
                    <a:ln>
                      <a:noFill/>
                    </a:ln>
                    <a:extLst>
                      <a:ext uri="{53640926-AAD7-44D8-BBD7-CCE9431645EC}">
                        <a14:shadowObscured xmlns:a14="http://schemas.microsoft.com/office/drawing/2010/main"/>
                      </a:ext>
                    </a:extLst>
                  </pic:spPr>
                </pic:pic>
              </a:graphicData>
            </a:graphic>
          </wp:inline>
        </w:drawing>
      </w:r>
    </w:p>
    <w:p w:rsidR="00375F9C" w:rsidRPr="00E038B6" w:rsidRDefault="00375F9C" w:rsidP="00375F9C">
      <w:pPr>
        <w:ind w:firstLine="420"/>
        <w:jc w:val="center"/>
        <w:rPr>
          <w:i/>
        </w:rPr>
      </w:pPr>
      <w:r w:rsidRPr="00E038B6">
        <w:rPr>
          <w:i/>
        </w:rPr>
        <w:lastRenderedPageBreak/>
        <w:t>The contents of the package folder</w:t>
      </w:r>
    </w:p>
    <w:p w:rsidR="00375F9C" w:rsidRDefault="00375F9C" w:rsidP="00375F9C">
      <w:pPr>
        <w:ind w:firstLine="420"/>
        <w:rPr>
          <w:b/>
        </w:rPr>
      </w:pPr>
    </w:p>
    <w:p w:rsidR="00375F9C" w:rsidRDefault="00375F9C" w:rsidP="00375F9C">
      <w:r w:rsidRPr="002A1035">
        <w:t xml:space="preserve">By default, most of the examples in the package can be run in local disk directly, but </w:t>
      </w:r>
      <w:r>
        <w:rPr>
          <w:rFonts w:hint="eastAsia"/>
        </w:rPr>
        <w:t>a</w:t>
      </w:r>
      <w:r w:rsidRPr="002A1035">
        <w:t xml:space="preserve"> small number of examples need php background environment, or </w:t>
      </w:r>
      <w:r w:rsidR="00FB05F9" w:rsidRPr="002A1035">
        <w:t>MySQL</w:t>
      </w:r>
      <w:r w:rsidRPr="002A1035">
        <w:t xml:space="preserve"> database. In this case, you need to prepare Apache server (version 2 and above), php (version 5 and above) and </w:t>
      </w:r>
      <w:r w:rsidR="00FB05F9" w:rsidRPr="002A1035">
        <w:t>MySQL</w:t>
      </w:r>
      <w:r w:rsidRPr="002A1035">
        <w:t xml:space="preserve"> (version 5 and above). </w:t>
      </w:r>
      <w:r w:rsidR="00E5545B">
        <w:rPr>
          <w:rFonts w:hint="eastAsia"/>
        </w:rPr>
        <w:t>And</w:t>
      </w:r>
      <w:r w:rsidRPr="002A1035">
        <w:t>, copy the package to apache web directory.</w:t>
      </w:r>
    </w:p>
    <w:p w:rsidR="00375F9C" w:rsidRDefault="00375F9C" w:rsidP="00E45D25">
      <w:pPr>
        <w:pStyle w:val="2"/>
        <w:numPr>
          <w:ilvl w:val="1"/>
          <w:numId w:val="17"/>
        </w:numPr>
      </w:pPr>
      <w:bookmarkStart w:id="8" w:name="_Toc453071662"/>
      <w:r>
        <w:rPr>
          <w:rFonts w:hint="eastAsia"/>
        </w:rPr>
        <w:t xml:space="preserve">Glance </w:t>
      </w:r>
      <w:r w:rsidRPr="002A1035">
        <w:t>at examples and API</w:t>
      </w:r>
      <w:bookmarkEnd w:id="8"/>
    </w:p>
    <w:p w:rsidR="00375F9C" w:rsidRPr="0083665C" w:rsidRDefault="00375F9C" w:rsidP="00375F9C">
      <w:r w:rsidRPr="0083665C">
        <w:t xml:space="preserve">If your </w:t>
      </w:r>
      <w:r w:rsidR="004D6FBC" w:rsidRPr="0083665C">
        <w:t>Apache</w:t>
      </w:r>
      <w:r w:rsidRPr="0083665C">
        <w:t>/php environment works well, after you copied the package folder to Apache</w:t>
      </w:r>
      <w:r>
        <w:t>’</w:t>
      </w:r>
      <w:r w:rsidRPr="0083665C">
        <w:t>s web directory (this tutorial assumes that your root directory is http://localhost/</w:t>
      </w:r>
      <w:r w:rsidR="007E23B3">
        <w:t>CrossUI</w:t>
      </w:r>
      <w:r w:rsidRPr="0083665C">
        <w:t>/), you should be able to open the page with your browser: http://localhost/</w:t>
      </w:r>
      <w:r w:rsidR="007E23B3">
        <w:t>CrossUI</w:t>
      </w:r>
      <w:r w:rsidRPr="0083665C">
        <w:t>/.</w:t>
      </w:r>
    </w:p>
    <w:p w:rsidR="00375F9C" w:rsidRDefault="00E5545B" w:rsidP="00375F9C">
      <w:r>
        <w:rPr>
          <w:noProof/>
        </w:rPr>
        <w:drawing>
          <wp:inline distT="0" distB="0" distL="0" distR="0" wp14:anchorId="59DF6EE7" wp14:editId="6BAE8655">
            <wp:extent cx="5400675" cy="2447423"/>
            <wp:effectExtent l="0" t="0" r="0" b="0"/>
            <wp:docPr id="1134" name="图片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401125" cy="2447627"/>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375F9C">
      <w:pPr>
        <w:ind w:left="420" w:firstLine="420"/>
        <w:jc w:val="center"/>
        <w:rPr>
          <w:i/>
        </w:rPr>
      </w:pPr>
    </w:p>
    <w:p w:rsidR="00375F9C" w:rsidRDefault="00375F9C" w:rsidP="00375F9C">
      <w:r w:rsidRPr="002C60C9">
        <w:t>You can browse http://localhost/</w:t>
      </w:r>
      <w:r w:rsidR="007E23B3">
        <w:t>CrossUI</w:t>
      </w:r>
      <w:r w:rsidRPr="002C60C9">
        <w:t>/Examples/ for examples, and http://localhost/</w:t>
      </w:r>
      <w:r w:rsidR="007E23B3">
        <w:t>CrossUI</w:t>
      </w:r>
      <w:r w:rsidRPr="002C60C9">
        <w:t>/API/ for API</w:t>
      </w:r>
      <w:r w:rsidR="0097681A">
        <w:rPr>
          <w:rFonts w:hint="eastAsia"/>
        </w:rPr>
        <w:t xml:space="preserve"> Documentation</w:t>
      </w:r>
      <w:r w:rsidRPr="002C60C9">
        <w:t>.</w:t>
      </w:r>
    </w:p>
    <w:p w:rsidR="0097681A" w:rsidRPr="002C60C9" w:rsidRDefault="0097681A" w:rsidP="00375F9C"/>
    <w:p w:rsidR="00375F9C" w:rsidRDefault="0097681A" w:rsidP="00375F9C">
      <w:pPr>
        <w:rPr>
          <w:i/>
        </w:rPr>
      </w:pPr>
      <w:r>
        <w:rPr>
          <w:rFonts w:hint="eastAsia"/>
          <w:noProof/>
        </w:rPr>
        <mc:AlternateContent>
          <mc:Choice Requires="wps">
            <w:drawing>
              <wp:anchor distT="0" distB="0" distL="114300" distR="114300" simplePos="0" relativeHeight="251510272" behindDoc="0" locked="0" layoutInCell="1" allowOverlap="1" wp14:anchorId="216452BB" wp14:editId="20C6A055">
                <wp:simplePos x="0" y="0"/>
                <wp:positionH relativeFrom="column">
                  <wp:posOffset>619125</wp:posOffset>
                </wp:positionH>
                <wp:positionV relativeFrom="line">
                  <wp:posOffset>1141095</wp:posOffset>
                </wp:positionV>
                <wp:extent cx="965200" cy="198120"/>
                <wp:effectExtent l="0" t="228600" r="215900" b="11430"/>
                <wp:wrapNone/>
                <wp:docPr id="1132"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65200" cy="198120"/>
                        </a:xfrm>
                        <a:prstGeom prst="wedgeRoundRectCallout">
                          <a:avLst>
                            <a:gd name="adj1" fmla="val -64741"/>
                            <a:gd name="adj2" fmla="val -1519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88" o:spid="_x0000_s1026" type="#_x0000_t62" style="position:absolute;left:0;text-align:left;margin-left:48.75pt;margin-top:89.85pt;width:76pt;height:15.6pt;flip:x;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" adj="-3184,-22016" fillcolor="#ff9">
                <v:textbox inset="0,0,0,0">
                  <w:txbxContent>
                    <w:p w:rsidR="0023747D" w:rsidRPr="00D434DE" w:rsidRDefault="0023747D" w:rsidP="00375F9C">
                      <w:pPr>
                        <w:jc w:val="center"/>
                        <w:rPr>
                          <w:sz w:val="18"/>
                          <w:szCs w:val="18"/>
                        </w:rPr>
                      </w:pPr>
                      <w:r>
                        <w:rPr>
                          <w:rFonts w:hint="eastAsia"/>
                          <w:sz w:val="18"/>
                          <w:szCs w:val="18"/>
                        </w:rPr>
                        <w:t>API description</w:t>
                      </w:r>
                    </w:p>
                  </w:txbxContent>
                </v:textbox>
                <w10:wrap anchory="line"/>
              </v:shape>
            </w:pict>
          </mc:Fallback>
        </mc:AlternateContent>
      </w:r>
      <w:r>
        <w:rPr>
          <w:rFonts w:hint="eastAsia"/>
          <w:noProof/>
        </w:rPr>
        <mc:AlternateContent>
          <mc:Choice Requires="wps">
            <w:drawing>
              <wp:anchor distT="0" distB="0" distL="114300" distR="114300" simplePos="0" relativeHeight="251512320" behindDoc="0" locked="0" layoutInCell="1" allowOverlap="1" wp14:anchorId="7F01B2E5" wp14:editId="7F38E91C">
                <wp:simplePos x="0" y="0"/>
                <wp:positionH relativeFrom="column">
                  <wp:posOffset>2143125</wp:posOffset>
                </wp:positionH>
                <wp:positionV relativeFrom="line">
                  <wp:posOffset>794385</wp:posOffset>
                </wp:positionV>
                <wp:extent cx="1028700" cy="198120"/>
                <wp:effectExtent l="0" t="228600" r="152400" b="11430"/>
                <wp:wrapNone/>
                <wp:docPr id="1131"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58583"/>
                            <a:gd name="adj2" fmla="val -1506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search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0" o:spid="_x0000_s1027" type="#_x0000_t62" style="position:absolute;left:0;text-align:left;margin-left:168.75pt;margin-top:62.55pt;width:81pt;height:15.6pt;flip:x;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" adj="-1854,-21739" fillcolor="#ff9">
                <v:textbox inset="0,0,0,0">
                  <w:txbxContent>
                    <w:p w:rsidR="0023747D" w:rsidRPr="00D434DE" w:rsidRDefault="0023747D" w:rsidP="00375F9C">
                      <w:pPr>
                        <w:jc w:val="center"/>
                        <w:rPr>
                          <w:sz w:val="18"/>
                          <w:szCs w:val="18"/>
                        </w:rPr>
                      </w:pPr>
                      <w:r>
                        <w:rPr>
                          <w:rFonts w:hint="eastAsia"/>
                          <w:sz w:val="18"/>
                          <w:szCs w:val="18"/>
                        </w:rPr>
                        <w:t>API search window</w:t>
                      </w:r>
                    </w:p>
                  </w:txbxContent>
                </v:textbox>
                <w10:wrap anchory="line"/>
              </v:shape>
            </w:pict>
          </mc:Fallback>
        </mc:AlternateContent>
      </w:r>
      <w:r>
        <w:rPr>
          <w:noProof/>
        </w:rPr>
        <w:drawing>
          <wp:inline distT="0" distB="0" distL="0" distR="0" wp14:anchorId="4553C2FE" wp14:editId="396C72CD">
            <wp:extent cx="5332203" cy="2457450"/>
            <wp:effectExtent l="0" t="0" r="1905" b="0"/>
            <wp:docPr id="1135" name="图片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332203" cy="2457450"/>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375F9C">
      <w:pPr>
        <w:ind w:left="420" w:firstLine="420"/>
        <w:jc w:val="center"/>
        <w:rPr>
          <w:i/>
        </w:rPr>
      </w:pPr>
    </w:p>
    <w:p w:rsidR="00375F9C" w:rsidRPr="00CE74E7" w:rsidRDefault="00375F9C" w:rsidP="00375F9C">
      <w:pPr>
        <w:rPr>
          <w:b/>
        </w:rPr>
      </w:pPr>
      <w:r w:rsidRPr="00CE74E7">
        <w:rPr>
          <w:rFonts w:hint="eastAsia"/>
          <w:b/>
        </w:rPr>
        <w:t>A</w:t>
      </w:r>
      <w:r w:rsidRPr="00CE74E7">
        <w:rPr>
          <w:b/>
        </w:rPr>
        <w:t xml:space="preserve"> simple glance at API</w:t>
      </w:r>
      <w:r w:rsidRPr="00CE74E7">
        <w:rPr>
          <w:rFonts w:hint="eastAsia"/>
          <w:b/>
        </w:rPr>
        <w:t xml:space="preserve"> is strongly </w:t>
      </w:r>
      <w:r w:rsidRPr="00CE74E7">
        <w:rPr>
          <w:b/>
        </w:rPr>
        <w:t>recommended</w:t>
      </w:r>
      <w:r w:rsidRPr="00CE74E7">
        <w:rPr>
          <w:rFonts w:hint="eastAsia"/>
          <w:b/>
        </w:rPr>
        <w:t>.</w:t>
      </w:r>
      <w:r w:rsidRPr="00CE74E7">
        <w:rPr>
          <w:b/>
        </w:rPr>
        <w:t xml:space="preserve"> </w:t>
      </w:r>
      <w:r w:rsidRPr="00CE74E7">
        <w:rPr>
          <w:rFonts w:hint="eastAsia"/>
          <w:b/>
        </w:rPr>
        <w:t>L</w:t>
      </w:r>
      <w:r w:rsidRPr="00CE74E7">
        <w:rPr>
          <w:b/>
        </w:rPr>
        <w:t>earn about how to search</w:t>
      </w:r>
      <w:r w:rsidRPr="00CE74E7">
        <w:rPr>
          <w:rFonts w:hint="eastAsia"/>
          <w:b/>
        </w:rPr>
        <w:t xml:space="preserve"> a specific API</w:t>
      </w:r>
      <w:r w:rsidRPr="00CE74E7">
        <w:rPr>
          <w:b/>
        </w:rPr>
        <w:t xml:space="preserve">, </w:t>
      </w:r>
      <w:r w:rsidRPr="00CE74E7">
        <w:rPr>
          <w:rFonts w:hint="eastAsia"/>
          <w:b/>
        </w:rPr>
        <w:lastRenderedPageBreak/>
        <w:t xml:space="preserve">and </w:t>
      </w:r>
      <w:r w:rsidRPr="00CE74E7">
        <w:rPr>
          <w:b/>
        </w:rPr>
        <w:t xml:space="preserve">how to run the inner </w:t>
      </w:r>
      <w:r w:rsidR="00CC6D5B">
        <w:rPr>
          <w:rStyle w:val="ac"/>
          <w:rFonts w:hint="eastAsia"/>
        </w:rPr>
        <w:t>c</w:t>
      </w:r>
      <w:r w:rsidR="00CC6D5B">
        <w:rPr>
          <w:rStyle w:val="ac"/>
        </w:rPr>
        <w:t>ode snippet</w:t>
      </w:r>
      <w:r w:rsidRPr="00CE74E7">
        <w:rPr>
          <w:b/>
        </w:rPr>
        <w:t>.</w:t>
      </w:r>
    </w:p>
    <w:p w:rsidR="00375F9C" w:rsidRDefault="00375F9C" w:rsidP="00E45D25">
      <w:pPr>
        <w:pStyle w:val="1"/>
        <w:numPr>
          <w:ilvl w:val="0"/>
          <w:numId w:val="17"/>
        </w:numPr>
      </w:pPr>
      <w:bookmarkStart w:id="9" w:name="_Toc235676255"/>
      <w:bookmarkStart w:id="10" w:name="_Toc453071663"/>
      <w:r>
        <w:rPr>
          <w:rFonts w:hint="eastAsia"/>
        </w:rPr>
        <w:t>Hello World</w:t>
      </w:r>
      <w:bookmarkEnd w:id="9"/>
      <w:bookmarkEnd w:id="10"/>
    </w:p>
    <w:p w:rsidR="00375F9C" w:rsidRDefault="00375F9C" w:rsidP="00E45D25">
      <w:pPr>
        <w:pStyle w:val="2"/>
        <w:numPr>
          <w:ilvl w:val="1"/>
          <w:numId w:val="17"/>
        </w:numPr>
      </w:pPr>
      <w:bookmarkStart w:id="11" w:name="_Toc453071664"/>
      <w:r>
        <w:rPr>
          <w:rFonts w:hint="eastAsia"/>
        </w:rPr>
        <w:t>The first application</w:t>
      </w:r>
      <w:bookmarkEnd w:id="11"/>
    </w:p>
    <w:p w:rsidR="00375F9C" w:rsidRDefault="00375F9C" w:rsidP="00375F9C">
      <w:r w:rsidRPr="00EA4548">
        <w:t xml:space="preserve">As </w:t>
      </w:r>
      <w:r>
        <w:t>many would expect or not expect</w:t>
      </w:r>
      <w:r>
        <w:rPr>
          <w:rFonts w:hint="eastAsia"/>
        </w:rPr>
        <w:t xml:space="preserve">, </w:t>
      </w:r>
      <w:r w:rsidRPr="00EA4548">
        <w:t>the first example is "Hello World".</w:t>
      </w:r>
    </w:p>
    <w:p w:rsidR="00375F9C" w:rsidRPr="00CE74E7" w:rsidRDefault="00375F9C" w:rsidP="00375F9C">
      <w:pPr>
        <w:rPr>
          <w:b/>
        </w:rPr>
      </w:pPr>
    </w:p>
    <w:p w:rsidR="00375F9C" w:rsidRDefault="00375F9C" w:rsidP="00375F9C">
      <w:r>
        <w:rPr>
          <w:rFonts w:hint="eastAsia"/>
        </w:rPr>
        <w:t>Now, create a new folder</w:t>
      </w:r>
      <w:r>
        <w:t xml:space="preserve"> “</w:t>
      </w:r>
      <w:r>
        <w:rPr>
          <w:rFonts w:hint="eastAsia"/>
        </w:rPr>
        <w:t>mycases</w:t>
      </w:r>
      <w:r>
        <w:t>”</w:t>
      </w:r>
      <w:r>
        <w:rPr>
          <w:rFonts w:hint="eastAsia"/>
        </w:rPr>
        <w:t xml:space="preserve"> in the package folder (again, </w:t>
      </w:r>
      <w:r w:rsidRPr="0083665C">
        <w:t>this tutorial assumes that your root directory is http://localhost/</w:t>
      </w:r>
      <w:r w:rsidR="007E23B3">
        <w:t>CrossUI</w:t>
      </w:r>
      <w:r w:rsidRPr="0083665C">
        <w:t>/</w:t>
      </w:r>
      <w:r>
        <w:rPr>
          <w:rFonts w:hint="eastAsia"/>
        </w:rPr>
        <w:t>), add a sub folder</w:t>
      </w:r>
      <w:r>
        <w:t xml:space="preserve"> “</w:t>
      </w:r>
      <w:r w:rsidRPr="006A57EC">
        <w:t>chapter</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r>
        <w:rPr>
          <w:rFonts w:hint="eastAsia"/>
        </w:rPr>
        <w:t xml:space="preserve"> in it, </w:t>
      </w:r>
      <w:r>
        <w:t>and</w:t>
      </w:r>
      <w:r>
        <w:rPr>
          <w:rFonts w:hint="eastAsia"/>
        </w:rPr>
        <w:t xml:space="preserve"> create a file named </w:t>
      </w:r>
      <w:r>
        <w:t>“</w:t>
      </w:r>
      <w:r>
        <w:rPr>
          <w:rFonts w:hint="eastAsia"/>
        </w:rPr>
        <w:t>helloworld.html</w:t>
      </w:r>
      <w:r>
        <w:t>”</w:t>
      </w:r>
      <w:r>
        <w:rPr>
          <w:rFonts w:hint="eastAsia"/>
        </w:rPr>
        <w:t xml:space="preserve"> in </w:t>
      </w:r>
      <w:r>
        <w:t>“</w:t>
      </w:r>
      <w:r w:rsidRPr="006A57EC">
        <w:t>chapter</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r>
        <w:rPr>
          <w:rFonts w:hint="eastAsia"/>
        </w:rPr>
        <w:t xml:space="preserve">. </w:t>
      </w:r>
      <w:r w:rsidRPr="000A29ED">
        <w:t>Enter the following code</w:t>
      </w:r>
      <w:r>
        <w:rPr>
          <w:rFonts w:hint="eastAsia"/>
        </w:rPr>
        <w:t>:</w:t>
      </w:r>
    </w:p>
    <w:p w:rsidR="00375F9C" w:rsidRDefault="005C781A" w:rsidP="00375F9C">
      <w:r>
        <w:rPr>
          <w:noProof/>
        </w:rPr>
        <mc:AlternateContent>
          <mc:Choice Requires="wpc">
            <w:drawing>
              <wp:inline distT="0" distB="0" distL="0" distR="0" wp14:anchorId="107CE4DD" wp14:editId="2264A337">
                <wp:extent cx="5943600" cy="2773680"/>
                <wp:effectExtent l="0" t="0" r="19050" b="7620"/>
                <wp:docPr id="1130" name="画布 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6" name="Text Box 98"/>
                        <wps:cNvSpPr txBox="1">
                          <a:spLocks noChangeArrowheads="1"/>
                        </wps:cNvSpPr>
                        <wps:spPr bwMode="auto">
                          <a:xfrm>
                            <a:off x="0" y="48853"/>
                            <a:ext cx="5943600" cy="267524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F05F9" w:rsidRDefault="0023747D" w:rsidP="00375F9C">
                              <w:pPr>
                                <w:spacing w:line="240" w:lineRule="exact"/>
                                <w:jc w:val="left"/>
                                <w:rPr>
                                  <w:sz w:val="18"/>
                                  <w:szCs w:val="18"/>
                                </w:rPr>
                              </w:pPr>
                              <w:proofErr w:type="gramStart"/>
                              <w:r w:rsidRPr="00FF05F9">
                                <w:rPr>
                                  <w:sz w:val="18"/>
                                  <w:szCs w:val="18"/>
                                </w:rPr>
                                <w:t>&lt;!DOCTYPE</w:t>
                              </w:r>
                              <w:proofErr w:type="gramEnd"/>
                              <w:r w:rsidRPr="00FF05F9">
                                <w:rPr>
                                  <w:sz w:val="18"/>
                                  <w:szCs w:val="18"/>
                                </w:rPr>
                                <w:t xml:space="preserve"> html&gt;</w:t>
                              </w:r>
                            </w:p>
                            <w:p w:rsidR="0023747D" w:rsidRPr="00FF05F9" w:rsidRDefault="0023747D" w:rsidP="00D6406F">
                              <w:pPr>
                                <w:spacing w:line="240" w:lineRule="exact"/>
                                <w:jc w:val="left"/>
                                <w:rPr>
                                  <w:sz w:val="18"/>
                                  <w:szCs w:val="18"/>
                                </w:rPr>
                              </w:pPr>
                              <w:r>
                                <w:rPr>
                                  <w:color w:val="840084"/>
                                  <w:sz w:val="18"/>
                                  <w:szCs w:val="18"/>
                                </w:rPr>
                                <w:t>&lt;</w:t>
                              </w:r>
                              <w:proofErr w:type="gramStart"/>
                              <w:r>
                                <w:rPr>
                                  <w:color w:val="840084"/>
                                  <w:sz w:val="18"/>
                                  <w:szCs w:val="18"/>
                                </w:rPr>
                                <w:t>h</w:t>
                              </w:r>
                              <w:r>
                                <w:rPr>
                                  <w:rFonts w:hint="eastAsia"/>
                                  <w:color w:val="840084"/>
                                  <w:sz w:val="18"/>
                                  <w:szCs w:val="18"/>
                                </w:rPr>
                                <w:t>tml</w:t>
                              </w:r>
                              <w:proofErr w:type="gramEnd"/>
                              <w:r w:rsidRPr="00FF05F9">
                                <w:rPr>
                                  <w:color w:val="840084"/>
                                  <w:sz w:val="18"/>
                                  <w:szCs w:val="18"/>
                                </w:rPr>
                                <w:t>&gt;</w:t>
                              </w:r>
                            </w:p>
                            <w:p w:rsidR="0023747D" w:rsidRPr="00FF05F9" w:rsidRDefault="0023747D" w:rsidP="00D6406F">
                              <w:pPr>
                                <w:spacing w:line="240" w:lineRule="exact"/>
                                <w:jc w:val="left"/>
                                <w:rPr>
                                  <w:sz w:val="18"/>
                                  <w:szCs w:val="18"/>
                                </w:rPr>
                              </w:pPr>
                              <w:r w:rsidRPr="00FF05F9">
                                <w:rPr>
                                  <w:color w:val="840084"/>
                                  <w:sz w:val="18"/>
                                  <w:szCs w:val="18"/>
                                </w:rPr>
                                <w:t>&lt;</w:t>
                              </w:r>
                              <w:proofErr w:type="gramStart"/>
                              <w:r w:rsidRPr="00FF05F9">
                                <w:rPr>
                                  <w:color w:val="840084"/>
                                  <w:sz w:val="18"/>
                                  <w:szCs w:val="18"/>
                                </w:rPr>
                                <w:t>head</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"content-type"</w:t>
                              </w:r>
                              <w:r w:rsidRPr="00FF05F9">
                                <w:rPr>
                                  <w:color w:val="840084"/>
                                  <w:sz w:val="18"/>
                                  <w:szCs w:val="18"/>
                                </w:rPr>
                                <w:t xml:space="preserve"> </w:t>
                              </w:r>
                              <w:r w:rsidRPr="00FF05F9">
                                <w:rPr>
                                  <w:color w:val="FF0000"/>
                                  <w:sz w:val="18"/>
                                  <w:szCs w:val="18"/>
                                </w:rPr>
                                <w:t>content=</w:t>
                              </w:r>
                              <w:r w:rsidRPr="00FF05F9">
                                <w:rPr>
                                  <w:color w:val="0000FF"/>
                                  <w:sz w:val="18"/>
                                  <w:szCs w:val="18"/>
                                </w:rPr>
                                <w:t>"text/html; charset=utf-8"</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"Content-Style-Type"</w:t>
                              </w:r>
                              <w:r w:rsidRPr="00FF05F9">
                                <w:rPr>
                                  <w:color w:val="840084"/>
                                  <w:sz w:val="18"/>
                                  <w:szCs w:val="18"/>
                                </w:rPr>
                                <w:t xml:space="preserve"> </w:t>
                              </w:r>
                              <w:r w:rsidRPr="00FF05F9">
                                <w:rPr>
                                  <w:color w:val="FF0000"/>
                                  <w:sz w:val="18"/>
                                  <w:szCs w:val="18"/>
                                </w:rPr>
                                <w:t>content=</w:t>
                              </w:r>
                              <w:r w:rsidRPr="00FF05F9">
                                <w:rPr>
                                  <w:color w:val="0000FF"/>
                                  <w:sz w:val="18"/>
                                  <w:szCs w:val="18"/>
                                </w:rPr>
                                <w:t>"text/css"</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"imagetoolbar"</w:t>
                              </w:r>
                              <w:r w:rsidRPr="00FF05F9">
                                <w:rPr>
                                  <w:color w:val="840084"/>
                                  <w:sz w:val="18"/>
                                  <w:szCs w:val="18"/>
                                </w:rPr>
                                <w:t xml:space="preserve"> </w:t>
                              </w:r>
                              <w:r w:rsidRPr="00FF05F9">
                                <w:rPr>
                                  <w:color w:val="FF0000"/>
                                  <w:sz w:val="18"/>
                                  <w:szCs w:val="18"/>
                                </w:rPr>
                                <w:t>content=</w:t>
                              </w:r>
                              <w:r w:rsidRPr="00FF05F9">
                                <w:rPr>
                                  <w:color w:val="0000FF"/>
                                  <w:sz w:val="18"/>
                                  <w:szCs w:val="18"/>
                                </w:rPr>
                                <w:t>"no"</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 xml:space="preserve"> </w:t>
                              </w:r>
                              <w:r w:rsidRPr="00FF05F9">
                                <w:rPr>
                                  <w:color w:val="FF0000"/>
                                  <w:sz w:val="18"/>
                                  <w:szCs w:val="18"/>
                                </w:rPr>
                                <w:t>src=</w:t>
                              </w:r>
                              <w:r w:rsidRPr="00FF05F9">
                                <w:rPr>
                                  <w:color w:val="0000FF"/>
                                  <w:sz w:val="18"/>
                                  <w:szCs w:val="18"/>
                                </w:rPr>
                                <w:t>"</w:t>
                              </w:r>
                              <w:proofErr w:type="gramStart"/>
                              <w:r w:rsidRPr="00FF05F9">
                                <w:rPr>
                                  <w:color w:val="0000FF"/>
                                  <w:sz w:val="18"/>
                                  <w:szCs w:val="18"/>
                                </w:rPr>
                                <w:t>..</w:t>
                              </w:r>
                              <w:proofErr w:type="gramEnd"/>
                              <w:r w:rsidRPr="00FF05F9">
                                <w:rPr>
                                  <w:color w:val="0000FF"/>
                                  <w:sz w:val="18"/>
                                  <w:szCs w:val="18"/>
                                </w:rPr>
                                <w:t>/../runtime/</w:t>
                              </w:r>
                              <w:r>
                                <w:rPr>
                                  <w:rFonts w:hint="eastAsia"/>
                                  <w:color w:val="0000FF"/>
                                  <w:sz w:val="18"/>
                                  <w:szCs w:val="18"/>
                                </w:rPr>
                                <w:t>xui</w:t>
                              </w:r>
                              <w:r w:rsidRPr="00FF05F9">
                                <w:rPr>
                                  <w:color w:val="0000FF"/>
                                  <w:sz w:val="18"/>
                                  <w:szCs w:val="18"/>
                                </w:rPr>
                                <w:t>/js/</w:t>
                              </w:r>
                              <w:r>
                                <w:rPr>
                                  <w:rFonts w:hint="eastAsia"/>
                                  <w:color w:val="0000FF"/>
                                  <w:sz w:val="18"/>
                                  <w:szCs w:val="18"/>
                                </w:rPr>
                                <w:t>xui</w:t>
                              </w:r>
                              <w:r w:rsidRPr="00FF05F9">
                                <w:rPr>
                                  <w:color w:val="0000FF"/>
                                  <w:sz w:val="18"/>
                                  <w:szCs w:val="18"/>
                                </w:rPr>
                                <w:t>-all.js"</w:t>
                              </w:r>
                              <w:r w:rsidRPr="00FF05F9">
                                <w:rPr>
                                  <w:color w:val="840084"/>
                                  <w:sz w:val="18"/>
                                  <w:szCs w:val="18"/>
                                </w:rPr>
                                <w:t>&gt;&lt;/script&gt;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title&gt;</w:t>
                              </w:r>
                              <w:proofErr w:type="gramEnd"/>
                              <w:r>
                                <w:rPr>
                                  <w:sz w:val="18"/>
                                  <w:szCs w:val="18"/>
                                </w:rPr>
                                <w:t>CrossUI</w:t>
                              </w:r>
                              <w:r w:rsidRPr="00FF05F9">
                                <w:rPr>
                                  <w:sz w:val="18"/>
                                  <w:szCs w:val="18"/>
                                </w:rPr>
                                <w:t xml:space="preserve"> Case</w:t>
                              </w:r>
                              <w:r w:rsidRPr="00FF05F9">
                                <w:rPr>
                                  <w:color w:val="840084"/>
                                  <w:sz w:val="18"/>
                                  <w:szCs w:val="18"/>
                                </w:rPr>
                                <w:t>&lt;/title&gt;</w:t>
                              </w:r>
                            </w:p>
                            <w:p w:rsidR="0023747D" w:rsidRPr="00FF05F9" w:rsidRDefault="0023747D" w:rsidP="00375F9C">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body</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proofErr w:type="gramStart"/>
                              <w:r>
                                <w:rPr>
                                  <w:rFonts w:hint="eastAsia"/>
                                  <w:sz w:val="18"/>
                                  <w:szCs w:val="18"/>
                                </w:rPr>
                                <w:t>xui</w:t>
                              </w:r>
                              <w:r w:rsidRPr="00FF05F9">
                                <w:rPr>
                                  <w:sz w:val="18"/>
                                  <w:szCs w:val="18"/>
                                </w:rPr>
                                <w:t>.main(</w:t>
                              </w:r>
                              <w:proofErr w:type="gramEnd"/>
                              <w:r w:rsidRPr="00FF05F9">
                                <w:rPr>
                                  <w:color w:val="0000FF"/>
                                  <w:sz w:val="18"/>
                                  <w:szCs w:val="18"/>
                                </w:rPr>
                                <w:t>function</w:t>
                              </w:r>
                              <w:r w:rsidRPr="00FF05F9">
                                <w:rPr>
                                  <w:sz w:val="18"/>
                                  <w:szCs w:val="18"/>
                                </w:rPr>
                                <w:t>(){</w:t>
                              </w:r>
                            </w:p>
                            <w:p w:rsidR="0023747D" w:rsidRPr="00FF05F9" w:rsidRDefault="0023747D" w:rsidP="00375F9C">
                              <w:pPr>
                                <w:spacing w:line="240" w:lineRule="exact"/>
                                <w:jc w:val="left"/>
                                <w:rPr>
                                  <w:sz w:val="18"/>
                                  <w:szCs w:val="18"/>
                                </w:rPr>
                              </w:pPr>
                              <w:r>
                                <w:rPr>
                                  <w:sz w:val="18"/>
                                  <w:szCs w:val="18"/>
                                </w:rPr>
                                <w:t xml:space="preserve">                </w:t>
                              </w:r>
                              <w:proofErr w:type="gramStart"/>
                              <w:r>
                                <w:rPr>
                                  <w:rFonts w:hint="eastAsia"/>
                                  <w:sz w:val="18"/>
                                  <w:szCs w:val="18"/>
                                </w:rPr>
                                <w:t>xui</w:t>
                              </w:r>
                              <w:r w:rsidRPr="00FF05F9">
                                <w:rPr>
                                  <w:sz w:val="18"/>
                                  <w:szCs w:val="18"/>
                                </w:rPr>
                                <w:t>.alert(</w:t>
                              </w:r>
                              <w:proofErr w:type="gramEnd"/>
                              <w:r w:rsidRPr="00FF05F9">
                                <w:rPr>
                                  <w:color w:val="FF00FF"/>
                                  <w:sz w:val="18"/>
                                  <w:szCs w:val="18"/>
                                </w:rPr>
                                <w:t>"Hi"</w:t>
                              </w:r>
                              <w:r w:rsidRPr="00FF05F9">
                                <w:rPr>
                                  <w:sz w:val="18"/>
                                  <w:szCs w:val="18"/>
                                </w:rPr>
                                <w:t xml:space="preserve">, </w:t>
                              </w:r>
                              <w:r w:rsidRPr="00FF05F9">
                                <w:rPr>
                                  <w:color w:val="FF00FF"/>
                                  <w:sz w:val="18"/>
                                  <w:szCs w:val="18"/>
                                </w:rPr>
                                <w:t>"Hello World"</w:t>
                              </w:r>
                              <w:r w:rsidRPr="00FF05F9">
                                <w:rPr>
                                  <w:sz w:val="18"/>
                                  <w:szCs w:val="18"/>
                                </w:rPr>
                                <w:t>);</w:t>
                              </w:r>
                            </w:p>
                            <w:p w:rsidR="0023747D" w:rsidRPr="00FF05F9" w:rsidRDefault="0023747D" w:rsidP="00375F9C">
                              <w:pPr>
                                <w:spacing w:line="240" w:lineRule="exact"/>
                                <w:jc w:val="left"/>
                                <w:rPr>
                                  <w:sz w:val="18"/>
                                  <w:szCs w:val="18"/>
                                </w:rPr>
                              </w:pPr>
                              <w:r w:rsidRPr="00FF05F9">
                                <w:rPr>
                                  <w:sz w:val="18"/>
                                  <w:szCs w:val="18"/>
                                </w:rPr>
                                <w:t xml:space="preserve">            });</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&lt;/script&gt;</w:t>
                              </w:r>
                            </w:p>
                            <w:p w:rsidR="0023747D" w:rsidRPr="00FF05F9" w:rsidRDefault="0023747D" w:rsidP="00375F9C">
                              <w:pPr>
                                <w:spacing w:line="240" w:lineRule="exact"/>
                                <w:jc w:val="left"/>
                                <w:rPr>
                                  <w:sz w:val="18"/>
                                  <w:szCs w:val="18"/>
                                </w:rPr>
                              </w:pP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color w:val="840084"/>
                                  <w:sz w:val="18"/>
                                  <w:szCs w:val="18"/>
                                </w:rPr>
                                <w:t>&lt;/html&gt;</w:t>
                              </w:r>
                            </w:p>
                          </w:txbxContent>
                        </wps:txbx>
                        <wps:bodyPr rot="0" vert="horz" wrap="square" lIns="54000" tIns="46800" rIns="54000" bIns="45720" anchor="t" anchorCtr="0" upright="1">
                          <a:noAutofit/>
                        </wps:bodyPr>
                      </wps:wsp>
                      <wps:wsp>
                        <wps:cNvPr id="1127" name="AutoShape 99"/>
                        <wps:cNvSpPr>
                          <a:spLocks noChangeArrowheads="1"/>
                        </wps:cNvSpPr>
                        <wps:spPr bwMode="auto">
                          <a:xfrm flipH="1">
                            <a:off x="1124036" y="296764"/>
                            <a:ext cx="800014" cy="198328"/>
                          </a:xfrm>
                          <a:prstGeom prst="wedgeRoundRectCallout">
                            <a:avLst>
                              <a:gd name="adj1" fmla="val 56888"/>
                              <a:gd name="adj2" fmla="val -1122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A29ED" w:rsidRDefault="0023747D" w:rsidP="00375F9C">
                              <w:pPr>
                                <w:jc w:val="center"/>
                                <w:rPr>
                                  <w:sz w:val="18"/>
                                  <w:szCs w:val="18"/>
                                </w:rPr>
                              </w:pPr>
                              <w:proofErr w:type="gramStart"/>
                              <w:r w:rsidRPr="000A29ED">
                                <w:rPr>
                                  <w:sz w:val="18"/>
                                  <w:szCs w:val="18"/>
                                </w:rPr>
                                <w:t>recommended</w:t>
                              </w:r>
                              <w:proofErr w:type="gramEnd"/>
                            </w:p>
                          </w:txbxContent>
                        </wps:txbx>
                        <wps:bodyPr rot="0" vert="horz" wrap="square" lIns="0" tIns="0" rIns="0" bIns="0" anchor="t" anchorCtr="0" upright="1">
                          <a:noAutofit/>
                        </wps:bodyPr>
                      </wps:wsp>
                      <wps:wsp>
                        <wps:cNvPr id="1128" name="AutoShape 100"/>
                        <wps:cNvSpPr>
                          <a:spLocks noChangeArrowheads="1"/>
                        </wps:cNvSpPr>
                        <wps:spPr bwMode="auto">
                          <a:xfrm flipH="1">
                            <a:off x="3314686" y="1386840"/>
                            <a:ext cx="964856" cy="198328"/>
                          </a:xfrm>
                          <a:prstGeom prst="wedgeRoundRectCallout">
                            <a:avLst>
                              <a:gd name="adj1" fmla="val 46181"/>
                              <a:gd name="adj2" fmla="val -1798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I</w:t>
                              </w:r>
                              <w:r>
                                <w:rPr>
                                  <w:rFonts w:hint="eastAsia"/>
                                  <w:sz w:val="18"/>
                                  <w:szCs w:val="18"/>
                                </w:rPr>
                                <w:t>nclude lib file</w:t>
                              </w:r>
                            </w:p>
                          </w:txbxContent>
                        </wps:txbx>
                        <wps:bodyPr rot="0" vert="horz" wrap="square" lIns="0" tIns="0" rIns="0" bIns="0" anchor="t" anchorCtr="0" upright="1">
                          <a:noAutofit/>
                        </wps:bodyPr>
                      </wps:wsp>
                      <wps:wsp>
                        <wps:cNvPr id="1129" name="AutoShape 101"/>
                        <wps:cNvSpPr>
                          <a:spLocks noChangeArrowheads="1"/>
                        </wps:cNvSpPr>
                        <wps:spPr bwMode="auto">
                          <a:xfrm flipH="1">
                            <a:off x="2057314" y="1486004"/>
                            <a:ext cx="964856" cy="198328"/>
                          </a:xfrm>
                          <a:prstGeom prst="wedgeRoundRectCallout">
                            <a:avLst>
                              <a:gd name="adj1" fmla="val 84560"/>
                              <a:gd name="adj2" fmla="val 13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proofErr w:type="gramStart"/>
                              <w:r>
                                <w:rPr>
                                  <w:rFonts w:hint="eastAsia"/>
                                  <w:sz w:val="18"/>
                                  <w:szCs w:val="18"/>
                                </w:rPr>
                                <w:t>main</w:t>
                              </w:r>
                              <w:proofErr w:type="gramEnd"/>
                              <w:r>
                                <w:rPr>
                                  <w:rFonts w:hint="eastAsia"/>
                                  <w:sz w:val="18"/>
                                  <w:szCs w:val="18"/>
                                </w:rPr>
                                <w:t xml:space="preserve"> function</w:t>
                              </w:r>
                            </w:p>
                          </w:txbxContent>
                        </wps:txbx>
                        <wps:bodyPr rot="0" vert="horz" wrap="square" lIns="0" tIns="0" rIns="0" bIns="0" anchor="t" anchorCtr="0" upright="1">
                          <a:noAutofit/>
                        </wps:bodyPr>
                      </wps:wsp>
                    </wpc:wpc>
                  </a:graphicData>
                </a:graphic>
              </wp:inline>
            </w:drawing>
          </mc:Choice>
          <mc:Fallback>
            <w:pict>
              <v:group id="画布 96" o:spid="_x0000_s1028" editas="canvas" style="width:468pt;height:218.4pt;mso-position-horizontal-relative:char;mso-position-vertical-relative:line" coordsize="59436,2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9436;height:27736;visibility:visible;mso-wrap-style:square">
                  <v:fill o:detectmouseclick="t"/>
                  <v:path o:connecttype="none"/>
                </v:shape>
                <v:shapetype id="_x0000_t202" coordsize="21600,21600" o:spt="202" path="m,l,21600r21600,l21600,xe">
                  <v:stroke joinstyle="miter"/>
                  <v:path gradientshapeok="t" o:connecttype="rect"/>
                </v:shapetype>
                <v:shape id="Text Box 98" o:spid="_x0000_s1030" type="#_x0000_t202" style="position:absolute;top:488;width:59436;height:2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GLsUA&#10;AADdAAAADwAAAGRycy9kb3ducmV2LnhtbERPTWvCQBC9C/6HZYTezMYUbIluRKQtRelBW5HcJtkx&#10;Cc3OhuxW4793C4Xe5vE+Z7kaTCsu1LvGsoJZFIMgLq1uuFLw9fk6fQbhPLLG1jIpuJGDVTYeLTHV&#10;9sp7uhx8JUIIuxQV1N53qZSurMmgi2xHHLiz7Q36APtK6h6vIdy0MonjuTTYcGiosaNNTeX34cco&#10;SIqX45teH582/HhuP7anfFfkuVIPk2G9AOFp8P/iP/e7DvNnyRx+vwkn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YYuxQAAAN0AAAAPAAAAAAAAAAAAAAAAAJgCAABkcnMv&#10;ZG93bnJldi54bWxQSwUGAAAAAAQABAD1AAAAigMAAAAA&#10;" strokeweight="1pt">
                  <v:textbox inset="1.5mm,1.3mm,1.5mm">
                    <w:txbxContent>
                      <w:p w:rsidR="0023747D" w:rsidRPr="00FF05F9" w:rsidRDefault="0023747D" w:rsidP="00375F9C">
                        <w:pPr>
                          <w:spacing w:line="240" w:lineRule="exact"/>
                          <w:jc w:val="left"/>
                          <w:rPr>
                            <w:sz w:val="18"/>
                            <w:szCs w:val="18"/>
                          </w:rPr>
                        </w:pPr>
                        <w:proofErr w:type="gramStart"/>
                        <w:r w:rsidRPr="00FF05F9">
                          <w:rPr>
                            <w:sz w:val="18"/>
                            <w:szCs w:val="18"/>
                          </w:rPr>
                          <w:t>&lt;!DOCTYPE</w:t>
                        </w:r>
                        <w:proofErr w:type="gramEnd"/>
                        <w:r w:rsidRPr="00FF05F9">
                          <w:rPr>
                            <w:sz w:val="18"/>
                            <w:szCs w:val="18"/>
                          </w:rPr>
                          <w:t xml:space="preserve"> html&gt;</w:t>
                        </w:r>
                      </w:p>
                      <w:p w:rsidR="0023747D" w:rsidRPr="00FF05F9" w:rsidRDefault="0023747D" w:rsidP="00D6406F">
                        <w:pPr>
                          <w:spacing w:line="240" w:lineRule="exact"/>
                          <w:jc w:val="left"/>
                          <w:rPr>
                            <w:sz w:val="18"/>
                            <w:szCs w:val="18"/>
                          </w:rPr>
                        </w:pPr>
                        <w:r>
                          <w:rPr>
                            <w:color w:val="840084"/>
                            <w:sz w:val="18"/>
                            <w:szCs w:val="18"/>
                          </w:rPr>
                          <w:t>&lt;</w:t>
                        </w:r>
                        <w:proofErr w:type="gramStart"/>
                        <w:r>
                          <w:rPr>
                            <w:color w:val="840084"/>
                            <w:sz w:val="18"/>
                            <w:szCs w:val="18"/>
                          </w:rPr>
                          <w:t>h</w:t>
                        </w:r>
                        <w:r>
                          <w:rPr>
                            <w:rFonts w:hint="eastAsia"/>
                            <w:color w:val="840084"/>
                            <w:sz w:val="18"/>
                            <w:szCs w:val="18"/>
                          </w:rPr>
                          <w:t>tml</w:t>
                        </w:r>
                        <w:proofErr w:type="gramEnd"/>
                        <w:r w:rsidRPr="00FF05F9">
                          <w:rPr>
                            <w:color w:val="840084"/>
                            <w:sz w:val="18"/>
                            <w:szCs w:val="18"/>
                          </w:rPr>
                          <w:t>&gt;</w:t>
                        </w:r>
                      </w:p>
                      <w:p w:rsidR="0023747D" w:rsidRPr="00FF05F9" w:rsidRDefault="0023747D" w:rsidP="00D6406F">
                        <w:pPr>
                          <w:spacing w:line="240" w:lineRule="exact"/>
                          <w:jc w:val="left"/>
                          <w:rPr>
                            <w:sz w:val="18"/>
                            <w:szCs w:val="18"/>
                          </w:rPr>
                        </w:pPr>
                        <w:r w:rsidRPr="00FF05F9">
                          <w:rPr>
                            <w:color w:val="840084"/>
                            <w:sz w:val="18"/>
                            <w:szCs w:val="18"/>
                          </w:rPr>
                          <w:t>&lt;</w:t>
                        </w:r>
                        <w:proofErr w:type="gramStart"/>
                        <w:r w:rsidRPr="00FF05F9">
                          <w:rPr>
                            <w:color w:val="840084"/>
                            <w:sz w:val="18"/>
                            <w:szCs w:val="18"/>
                          </w:rPr>
                          <w:t>head</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"content-type"</w:t>
                        </w:r>
                        <w:r w:rsidRPr="00FF05F9">
                          <w:rPr>
                            <w:color w:val="840084"/>
                            <w:sz w:val="18"/>
                            <w:szCs w:val="18"/>
                          </w:rPr>
                          <w:t xml:space="preserve"> </w:t>
                        </w:r>
                        <w:r w:rsidRPr="00FF05F9">
                          <w:rPr>
                            <w:color w:val="FF0000"/>
                            <w:sz w:val="18"/>
                            <w:szCs w:val="18"/>
                          </w:rPr>
                          <w:t>content=</w:t>
                        </w:r>
                        <w:r w:rsidRPr="00FF05F9">
                          <w:rPr>
                            <w:color w:val="0000FF"/>
                            <w:sz w:val="18"/>
                            <w:szCs w:val="18"/>
                          </w:rPr>
                          <w:t>"text/html; charset=utf-8"</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"Content-Style-Type"</w:t>
                        </w:r>
                        <w:r w:rsidRPr="00FF05F9">
                          <w:rPr>
                            <w:color w:val="840084"/>
                            <w:sz w:val="18"/>
                            <w:szCs w:val="18"/>
                          </w:rPr>
                          <w:t xml:space="preserve"> </w:t>
                        </w:r>
                        <w:r w:rsidRPr="00FF05F9">
                          <w:rPr>
                            <w:color w:val="FF0000"/>
                            <w:sz w:val="18"/>
                            <w:szCs w:val="18"/>
                          </w:rPr>
                          <w:t>content=</w:t>
                        </w:r>
                        <w:r w:rsidRPr="00FF05F9">
                          <w:rPr>
                            <w:color w:val="0000FF"/>
                            <w:sz w:val="18"/>
                            <w:szCs w:val="18"/>
                          </w:rPr>
                          <w:t>"text/css"</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"imagetoolbar"</w:t>
                        </w:r>
                        <w:r w:rsidRPr="00FF05F9">
                          <w:rPr>
                            <w:color w:val="840084"/>
                            <w:sz w:val="18"/>
                            <w:szCs w:val="18"/>
                          </w:rPr>
                          <w:t xml:space="preserve"> </w:t>
                        </w:r>
                        <w:r w:rsidRPr="00FF05F9">
                          <w:rPr>
                            <w:color w:val="FF0000"/>
                            <w:sz w:val="18"/>
                            <w:szCs w:val="18"/>
                          </w:rPr>
                          <w:t>content=</w:t>
                        </w:r>
                        <w:r w:rsidRPr="00FF05F9">
                          <w:rPr>
                            <w:color w:val="0000FF"/>
                            <w:sz w:val="18"/>
                            <w:szCs w:val="18"/>
                          </w:rPr>
                          <w:t>"no"</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 xml:space="preserve"> </w:t>
                        </w:r>
                        <w:r w:rsidRPr="00FF05F9">
                          <w:rPr>
                            <w:color w:val="FF0000"/>
                            <w:sz w:val="18"/>
                            <w:szCs w:val="18"/>
                          </w:rPr>
                          <w:t>src=</w:t>
                        </w:r>
                        <w:r w:rsidRPr="00FF05F9">
                          <w:rPr>
                            <w:color w:val="0000FF"/>
                            <w:sz w:val="18"/>
                            <w:szCs w:val="18"/>
                          </w:rPr>
                          <w:t>"</w:t>
                        </w:r>
                        <w:proofErr w:type="gramStart"/>
                        <w:r w:rsidRPr="00FF05F9">
                          <w:rPr>
                            <w:color w:val="0000FF"/>
                            <w:sz w:val="18"/>
                            <w:szCs w:val="18"/>
                          </w:rPr>
                          <w:t>..</w:t>
                        </w:r>
                        <w:proofErr w:type="gramEnd"/>
                        <w:r w:rsidRPr="00FF05F9">
                          <w:rPr>
                            <w:color w:val="0000FF"/>
                            <w:sz w:val="18"/>
                            <w:szCs w:val="18"/>
                          </w:rPr>
                          <w:t>/../runtime/</w:t>
                        </w:r>
                        <w:r>
                          <w:rPr>
                            <w:rFonts w:hint="eastAsia"/>
                            <w:color w:val="0000FF"/>
                            <w:sz w:val="18"/>
                            <w:szCs w:val="18"/>
                          </w:rPr>
                          <w:t>xui</w:t>
                        </w:r>
                        <w:r w:rsidRPr="00FF05F9">
                          <w:rPr>
                            <w:color w:val="0000FF"/>
                            <w:sz w:val="18"/>
                            <w:szCs w:val="18"/>
                          </w:rPr>
                          <w:t>/js/</w:t>
                        </w:r>
                        <w:r>
                          <w:rPr>
                            <w:rFonts w:hint="eastAsia"/>
                            <w:color w:val="0000FF"/>
                            <w:sz w:val="18"/>
                            <w:szCs w:val="18"/>
                          </w:rPr>
                          <w:t>xui</w:t>
                        </w:r>
                        <w:r w:rsidRPr="00FF05F9">
                          <w:rPr>
                            <w:color w:val="0000FF"/>
                            <w:sz w:val="18"/>
                            <w:szCs w:val="18"/>
                          </w:rPr>
                          <w:t>-all.js"</w:t>
                        </w:r>
                        <w:r w:rsidRPr="00FF05F9">
                          <w:rPr>
                            <w:color w:val="840084"/>
                            <w:sz w:val="18"/>
                            <w:szCs w:val="18"/>
                          </w:rPr>
                          <w:t>&gt;&lt;/script&gt;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title&gt;</w:t>
                        </w:r>
                        <w:proofErr w:type="gramEnd"/>
                        <w:r>
                          <w:rPr>
                            <w:sz w:val="18"/>
                            <w:szCs w:val="18"/>
                          </w:rPr>
                          <w:t>CrossUI</w:t>
                        </w:r>
                        <w:r w:rsidRPr="00FF05F9">
                          <w:rPr>
                            <w:sz w:val="18"/>
                            <w:szCs w:val="18"/>
                          </w:rPr>
                          <w:t xml:space="preserve"> Case</w:t>
                        </w:r>
                        <w:r w:rsidRPr="00FF05F9">
                          <w:rPr>
                            <w:color w:val="840084"/>
                            <w:sz w:val="18"/>
                            <w:szCs w:val="18"/>
                          </w:rPr>
                          <w:t>&lt;/title&gt;</w:t>
                        </w:r>
                      </w:p>
                      <w:p w:rsidR="0023747D" w:rsidRPr="00FF05F9" w:rsidRDefault="0023747D" w:rsidP="00375F9C">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body</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proofErr w:type="gramStart"/>
                        <w:r>
                          <w:rPr>
                            <w:rFonts w:hint="eastAsia"/>
                            <w:sz w:val="18"/>
                            <w:szCs w:val="18"/>
                          </w:rPr>
                          <w:t>xui</w:t>
                        </w:r>
                        <w:r w:rsidRPr="00FF05F9">
                          <w:rPr>
                            <w:sz w:val="18"/>
                            <w:szCs w:val="18"/>
                          </w:rPr>
                          <w:t>.main(</w:t>
                        </w:r>
                        <w:proofErr w:type="gramEnd"/>
                        <w:r w:rsidRPr="00FF05F9">
                          <w:rPr>
                            <w:color w:val="0000FF"/>
                            <w:sz w:val="18"/>
                            <w:szCs w:val="18"/>
                          </w:rPr>
                          <w:t>function</w:t>
                        </w:r>
                        <w:r w:rsidRPr="00FF05F9">
                          <w:rPr>
                            <w:sz w:val="18"/>
                            <w:szCs w:val="18"/>
                          </w:rPr>
                          <w:t>(){</w:t>
                        </w:r>
                      </w:p>
                      <w:p w:rsidR="0023747D" w:rsidRPr="00FF05F9" w:rsidRDefault="0023747D" w:rsidP="00375F9C">
                        <w:pPr>
                          <w:spacing w:line="240" w:lineRule="exact"/>
                          <w:jc w:val="left"/>
                          <w:rPr>
                            <w:sz w:val="18"/>
                            <w:szCs w:val="18"/>
                          </w:rPr>
                        </w:pPr>
                        <w:r>
                          <w:rPr>
                            <w:sz w:val="18"/>
                            <w:szCs w:val="18"/>
                          </w:rPr>
                          <w:t xml:space="preserve">                </w:t>
                        </w:r>
                        <w:proofErr w:type="gramStart"/>
                        <w:r>
                          <w:rPr>
                            <w:rFonts w:hint="eastAsia"/>
                            <w:sz w:val="18"/>
                            <w:szCs w:val="18"/>
                          </w:rPr>
                          <w:t>xui</w:t>
                        </w:r>
                        <w:r w:rsidRPr="00FF05F9">
                          <w:rPr>
                            <w:sz w:val="18"/>
                            <w:szCs w:val="18"/>
                          </w:rPr>
                          <w:t>.alert(</w:t>
                        </w:r>
                        <w:proofErr w:type="gramEnd"/>
                        <w:r w:rsidRPr="00FF05F9">
                          <w:rPr>
                            <w:color w:val="FF00FF"/>
                            <w:sz w:val="18"/>
                            <w:szCs w:val="18"/>
                          </w:rPr>
                          <w:t>"Hi"</w:t>
                        </w:r>
                        <w:r w:rsidRPr="00FF05F9">
                          <w:rPr>
                            <w:sz w:val="18"/>
                            <w:szCs w:val="18"/>
                          </w:rPr>
                          <w:t xml:space="preserve">, </w:t>
                        </w:r>
                        <w:r w:rsidRPr="00FF05F9">
                          <w:rPr>
                            <w:color w:val="FF00FF"/>
                            <w:sz w:val="18"/>
                            <w:szCs w:val="18"/>
                          </w:rPr>
                          <w:t>"Hello World"</w:t>
                        </w:r>
                        <w:r w:rsidRPr="00FF05F9">
                          <w:rPr>
                            <w:sz w:val="18"/>
                            <w:szCs w:val="18"/>
                          </w:rPr>
                          <w:t>);</w:t>
                        </w:r>
                      </w:p>
                      <w:p w:rsidR="0023747D" w:rsidRPr="00FF05F9" w:rsidRDefault="0023747D" w:rsidP="00375F9C">
                        <w:pPr>
                          <w:spacing w:line="240" w:lineRule="exact"/>
                          <w:jc w:val="left"/>
                          <w:rPr>
                            <w:sz w:val="18"/>
                            <w:szCs w:val="18"/>
                          </w:rPr>
                        </w:pPr>
                        <w:r w:rsidRPr="00FF05F9">
                          <w:rPr>
                            <w:sz w:val="18"/>
                            <w:szCs w:val="18"/>
                          </w:rPr>
                          <w:t xml:space="preserve">            });</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&lt;/script&gt;</w:t>
                        </w:r>
                      </w:p>
                      <w:p w:rsidR="0023747D" w:rsidRPr="00FF05F9" w:rsidRDefault="0023747D" w:rsidP="00375F9C">
                        <w:pPr>
                          <w:spacing w:line="240" w:lineRule="exact"/>
                          <w:jc w:val="left"/>
                          <w:rPr>
                            <w:sz w:val="18"/>
                            <w:szCs w:val="18"/>
                          </w:rPr>
                        </w:pP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color w:val="840084"/>
                            <w:sz w:val="18"/>
                            <w:szCs w:val="18"/>
                          </w:rPr>
                          <w:t>&lt;/html&gt;</w:t>
                        </w:r>
                      </w:p>
                    </w:txbxContent>
                  </v:textbox>
                </v:shape>
                <v:shape id="AutoShape 99" o:spid="_x0000_s1031" type="#_x0000_t62" style="position:absolute;left:11240;top:2967;width:8000;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aOsYA&#10;AADdAAAADwAAAGRycy9kb3ducmV2LnhtbERPTWvCQBC9F/wPywhepG60rU1TVxGhYD2UNpbS45Cd&#10;JsHsbMyucfvv3YLQ2zze5yxWwTSip87VlhVMJwkI4sLqmksFn/uX2xSE88gaG8uk4JccrJaDmwVm&#10;2p75g/rclyKGsMtQQeV9m0npiooMuoltiSP3YzuDPsKulLrDcww3jZwlyVwarDk2VNjSpqLikJ+M&#10;gte8OT6FsZ/fhT7dPXyl32/v+3ulRsOwfgbhKfh/8dW91XH+dPYIf9/EE+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vaOsYAAADdAAAADwAAAAAAAAAAAAAAAACYAgAAZHJz&#10;L2Rvd25yZXYueG1sUEsFBgAAAAAEAAQA9QAAAIsDAAAAAA==&#10;" adj="23088,-13444" fillcolor="#ff9">
                  <v:textbox inset="0,0,0,0">
                    <w:txbxContent>
                      <w:p w:rsidR="0023747D" w:rsidRPr="000A29ED" w:rsidRDefault="0023747D" w:rsidP="00375F9C">
                        <w:pPr>
                          <w:jc w:val="center"/>
                          <w:rPr>
                            <w:sz w:val="18"/>
                            <w:szCs w:val="18"/>
                          </w:rPr>
                        </w:pPr>
                        <w:proofErr w:type="gramStart"/>
                        <w:r w:rsidRPr="000A29ED">
                          <w:rPr>
                            <w:sz w:val="18"/>
                            <w:szCs w:val="18"/>
                          </w:rPr>
                          <w:t>recommended</w:t>
                        </w:r>
                        <w:proofErr w:type="gramEnd"/>
                      </w:p>
                    </w:txbxContent>
                  </v:textbox>
                </v:shape>
                <v:shape id="AutoShape 100" o:spid="_x0000_s1032" type="#_x0000_t62" style="position:absolute;left:33146;top:13868;width:9649;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qn8cA&#10;AADdAAAADwAAAGRycy9kb3ducmV2LnhtbESPQWvCQBCF74X+h2UKvRTdxEMJ0VVEaLGXQrVQvQ3Z&#10;MRvNzobsVqO/vnMoeJvhvXnvm9li8K06Ux+bwAbycQaKuAq24drA9/ZtVICKCdliG5gMXCnCYv74&#10;MMPShgt/0XmTaiUhHEs04FLqSq1j5chjHIeOWLRD6D0mWfta2x4vEu5bPcmyV+2xYWlw2NHKUXXa&#10;/HoDL4Uvdvlncjf+OB7WP9f96f22N+b5aVhOQSUa0t38f722gp9PBFe+kRH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Iap/HAAAA3QAAAA8AAAAAAAAAAAAAAAAAmAIAAGRy&#10;cy9kb3ducmV2LnhtbFBLBQYAAAAABAAEAPUAAACMAwAAAAA=&#10;" adj="20775,-28039" fillcolor="#ff9">
                  <v:textbox inset="0,0,0,0">
                    <w:txbxContent>
                      <w:p w:rsidR="0023747D" w:rsidRPr="00D434DE" w:rsidRDefault="0023747D" w:rsidP="00375F9C">
                        <w:pPr>
                          <w:jc w:val="center"/>
                          <w:rPr>
                            <w:sz w:val="18"/>
                            <w:szCs w:val="18"/>
                          </w:rPr>
                        </w:pPr>
                        <w:r>
                          <w:rPr>
                            <w:sz w:val="18"/>
                            <w:szCs w:val="18"/>
                          </w:rPr>
                          <w:t>I</w:t>
                        </w:r>
                        <w:r>
                          <w:rPr>
                            <w:rFonts w:hint="eastAsia"/>
                            <w:sz w:val="18"/>
                            <w:szCs w:val="18"/>
                          </w:rPr>
                          <w:t>nclude lib file</w:t>
                        </w:r>
                      </w:p>
                    </w:txbxContent>
                  </v:textbox>
                </v:shape>
                <v:shape id="AutoShape 101" o:spid="_x0000_s1033" type="#_x0000_t62" style="position:absolute;left:20573;top:14860;width:9648;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ZmMUA&#10;AADdAAAADwAAAGRycy9kb3ducmV2LnhtbERPS2vCQBC+C/0PyxS8NZsIrWmaVWyLYAWFxl68DdnJ&#10;A7OzIbtq/PfdQsHbfHzPyZej6cSFBtdaVpBEMQji0uqWawU/h/VTCsJ5ZI2dZVJwIwfLxcMkx0zb&#10;K3/TpfC1CCHsMlTQeN9nUrqyIYMusj1x4Co7GPQBDrXUA15DuOnkLI5fpMGWQ0ODPX00VJ6Ks1FQ&#10;J8djupqnz7v37rT9/DoUabW/KTV9HFdvIDyN/i7+d290mJ/MXuHvm3CC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pmYxQAAAN0AAAAPAAAAAAAAAAAAAAAAAJgCAABkcnMv&#10;ZG93bnJldi54bWxQSwUGAAAAAAQABAD1AAAAigMAAAAA&#10;" adj="29065,39115" fillcolor="#ff9">
                  <v:textbox inset="0,0,0,0">
                    <w:txbxContent>
                      <w:p w:rsidR="0023747D" w:rsidRPr="00D434DE" w:rsidRDefault="0023747D" w:rsidP="00375F9C">
                        <w:pPr>
                          <w:jc w:val="center"/>
                          <w:rPr>
                            <w:sz w:val="18"/>
                            <w:szCs w:val="18"/>
                          </w:rPr>
                        </w:pPr>
                        <w:proofErr w:type="gramStart"/>
                        <w:r>
                          <w:rPr>
                            <w:rFonts w:hint="eastAsia"/>
                            <w:sz w:val="18"/>
                            <w:szCs w:val="18"/>
                          </w:rPr>
                          <w:t>main</w:t>
                        </w:r>
                        <w:proofErr w:type="gramEnd"/>
                        <w:r>
                          <w:rPr>
                            <w:rFonts w:hint="eastAsia"/>
                            <w:sz w:val="18"/>
                            <w:szCs w:val="18"/>
                          </w:rPr>
                          <w:t xml:space="preserve"> function</w:t>
                        </w: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chapter1/helloworld.html</w:t>
      </w:r>
      <w:proofErr w:type="gramEnd"/>
    </w:p>
    <w:p w:rsidR="00375F9C" w:rsidRDefault="00375F9C" w:rsidP="00375F9C"/>
    <w:p w:rsidR="00D6406F" w:rsidRPr="00F4333E" w:rsidRDefault="00375F9C" w:rsidP="00375F9C">
      <w:pPr>
        <w:rPr>
          <w:b/>
          <w:i/>
        </w:rPr>
      </w:pPr>
      <w:r w:rsidRPr="00F4333E">
        <w:rPr>
          <w:rFonts w:hint="eastAsia"/>
          <w:b/>
          <w:i/>
        </w:rPr>
        <w:t xml:space="preserve">You can find </w:t>
      </w:r>
      <w:r w:rsidR="00D6406F" w:rsidRPr="00F4333E">
        <w:rPr>
          <w:rFonts w:hint="eastAsia"/>
          <w:b/>
          <w:i/>
        </w:rPr>
        <w:t xml:space="preserve">all </w:t>
      </w:r>
      <w:r w:rsidRPr="00F4333E">
        <w:rPr>
          <w:rFonts w:hint="eastAsia"/>
          <w:b/>
          <w:i/>
        </w:rPr>
        <w:t xml:space="preserve">the </w:t>
      </w:r>
      <w:r w:rsidRPr="00F4333E">
        <w:rPr>
          <w:b/>
          <w:i/>
        </w:rPr>
        <w:t>source</w:t>
      </w:r>
      <w:r w:rsidRPr="00F4333E">
        <w:rPr>
          <w:rFonts w:hint="eastAsia"/>
          <w:b/>
          <w:i/>
        </w:rPr>
        <w:t xml:space="preserve"> code for each example in this tutorial</w:t>
      </w:r>
      <w:r w:rsidR="00D6406F" w:rsidRPr="00F4333E">
        <w:rPr>
          <w:rFonts w:hint="eastAsia"/>
          <w:b/>
          <w:i/>
        </w:rPr>
        <w:t xml:space="preserve"> in the zip package</w:t>
      </w:r>
      <w:r w:rsidRPr="00F4333E">
        <w:rPr>
          <w:rFonts w:hint="eastAsia"/>
          <w:b/>
          <w:i/>
        </w:rPr>
        <w:t xml:space="preserve">. </w:t>
      </w:r>
      <w:r w:rsidR="00D6406F" w:rsidRPr="00F4333E">
        <w:rPr>
          <w:rFonts w:hint="eastAsia"/>
          <w:b/>
          <w:i/>
        </w:rPr>
        <w:t>The</w:t>
      </w:r>
      <w:r w:rsidR="00D6406F" w:rsidRPr="00F4333E">
        <w:rPr>
          <w:b/>
          <w:i/>
        </w:rPr>
        <w:t xml:space="preserve"> CrossUI Cookbook </w:t>
      </w:r>
      <w:r w:rsidR="00D6406F" w:rsidRPr="00F4333E">
        <w:rPr>
          <w:rFonts w:hint="eastAsia"/>
          <w:b/>
          <w:i/>
        </w:rPr>
        <w:t xml:space="preserve">Zip </w:t>
      </w:r>
      <w:r w:rsidR="00D6406F" w:rsidRPr="00F4333E">
        <w:rPr>
          <w:b/>
          <w:i/>
        </w:rPr>
        <w:t>Package with examples</w:t>
      </w:r>
      <w:r w:rsidR="00D6406F" w:rsidRPr="00F4333E">
        <w:rPr>
          <w:rFonts w:hint="eastAsia"/>
          <w:b/>
          <w:i/>
        </w:rPr>
        <w:t xml:space="preserve"> </w:t>
      </w:r>
      <w:r w:rsidR="00D6406F" w:rsidRPr="00F4333E">
        <w:rPr>
          <w:b/>
          <w:i/>
        </w:rPr>
        <w:t>can be downloaded from</w:t>
      </w:r>
    </w:p>
    <w:p w:rsidR="00375F9C" w:rsidRPr="00F4333E" w:rsidRDefault="00D6406F" w:rsidP="00136364">
      <w:pPr>
        <w:ind w:firstLine="420"/>
        <w:rPr>
          <w:b/>
          <w:i/>
        </w:rPr>
      </w:pPr>
      <w:r w:rsidRPr="00F4333E">
        <w:rPr>
          <w:b/>
          <w:i/>
        </w:rPr>
        <w:t xml:space="preserve"> </w:t>
      </w:r>
      <w:hyperlink r:id="rId17" w:history="1">
        <w:r w:rsidRPr="00F4333E">
          <w:rPr>
            <w:rStyle w:val="a3"/>
            <w:b/>
            <w:i/>
          </w:rPr>
          <w:t>http://www.crossui.com/download.html</w:t>
        </w:r>
      </w:hyperlink>
      <w:r w:rsidRPr="00F4333E">
        <w:rPr>
          <w:rFonts w:hint="eastAsia"/>
          <w:b/>
          <w:i/>
        </w:rPr>
        <w:t xml:space="preserve"> .</w:t>
      </w:r>
    </w:p>
    <w:p w:rsidR="00375F9C" w:rsidRPr="000A29ED" w:rsidRDefault="00375F9C" w:rsidP="00375F9C">
      <w:pPr>
        <w:rPr>
          <w:b/>
        </w:rPr>
      </w:pPr>
    </w:p>
    <w:p w:rsidR="00375F9C" w:rsidRDefault="00375F9C" w:rsidP="00375F9C">
      <w:r w:rsidRPr="009334F9">
        <w:t xml:space="preserve">You can double-click </w:t>
      </w:r>
      <w:r>
        <w:rPr>
          <w:rFonts w:hint="eastAsia"/>
        </w:rPr>
        <w:t xml:space="preserve">the </w:t>
      </w:r>
      <w:r w:rsidRPr="009334F9">
        <w:t>helloworld.htm1</w:t>
      </w:r>
      <w:r>
        <w:rPr>
          <w:rFonts w:hint="eastAsia"/>
        </w:rPr>
        <w:t xml:space="preserve"> to </w:t>
      </w:r>
      <w:r>
        <w:t>open</w:t>
      </w:r>
      <w:r>
        <w:rPr>
          <w:rFonts w:hint="eastAsia"/>
        </w:rPr>
        <w:t xml:space="preserve"> the file.</w:t>
      </w:r>
    </w:p>
    <w:p w:rsidR="008820A9" w:rsidRDefault="008820A9" w:rsidP="00375F9C"/>
    <w:p w:rsidR="00375F9C" w:rsidRPr="009334F9" w:rsidRDefault="00375F9C" w:rsidP="00375F9C">
      <w:r>
        <w:t>O</w:t>
      </w:r>
      <w:r>
        <w:rPr>
          <w:rFonts w:hint="eastAsia"/>
        </w:rPr>
        <w:t xml:space="preserve">r open </w:t>
      </w:r>
      <w:r>
        <w:t>URL</w:t>
      </w:r>
      <w:r>
        <w:rPr>
          <w:rFonts w:hint="eastAsia"/>
        </w:rPr>
        <w:t xml:space="preserve"> </w:t>
      </w:r>
      <w:hyperlink r:id="rId18" w:history="1">
        <w:r w:rsidRPr="000560EA">
          <w:rPr>
            <w:rStyle w:val="a3"/>
          </w:rPr>
          <w:t>http://localhost/</w:t>
        </w:r>
        <w:r w:rsidR="007E23B3">
          <w:rPr>
            <w:rStyle w:val="a3"/>
          </w:rPr>
          <w:t>CrossUI</w:t>
        </w:r>
        <w:r w:rsidRPr="000560EA">
          <w:rPr>
            <w:rStyle w:val="a3"/>
          </w:rPr>
          <w:t>/</w:t>
        </w:r>
        <w:r w:rsidR="00FB05F9">
          <w:rPr>
            <w:rStyle w:val="a3"/>
            <w:rFonts w:hint="eastAsia"/>
          </w:rPr>
          <w:t>chapter</w:t>
        </w:r>
        <w:r w:rsidRPr="000560EA">
          <w:rPr>
            <w:rStyle w:val="a3"/>
          </w:rPr>
          <w:t>1/helloworld.html</w:t>
        </w:r>
      </w:hyperlink>
      <w:r w:rsidRPr="009334F9">
        <w:t xml:space="preserve"> in </w:t>
      </w:r>
      <w:r>
        <w:rPr>
          <w:rFonts w:hint="eastAsia"/>
        </w:rPr>
        <w:t>your</w:t>
      </w:r>
      <w:r w:rsidRPr="009334F9">
        <w:t xml:space="preserve"> browser (</w:t>
      </w:r>
      <w:r w:rsidR="004D6FBC" w:rsidRPr="009334F9">
        <w:t>Firefox</w:t>
      </w:r>
      <w:r>
        <w:rPr>
          <w:rFonts w:hint="eastAsia"/>
        </w:rPr>
        <w:t xml:space="preserve"> or chrome is </w:t>
      </w:r>
      <w:r w:rsidRPr="009334F9">
        <w:t>recommended</w:t>
      </w:r>
      <w:r>
        <w:rPr>
          <w:rFonts w:hint="eastAsia"/>
        </w:rPr>
        <w:t xml:space="preserve"> here</w:t>
      </w:r>
      <w:r>
        <w:t>)</w:t>
      </w:r>
      <w:r>
        <w:rPr>
          <w:rFonts w:hint="eastAsia"/>
        </w:rPr>
        <w:t>. And</w:t>
      </w:r>
      <w:r w:rsidRPr="009334F9">
        <w:t xml:space="preserve"> you can see the following </w:t>
      </w:r>
      <w:r>
        <w:rPr>
          <w:rFonts w:hint="eastAsia"/>
        </w:rPr>
        <w:t>result:</w:t>
      </w:r>
    </w:p>
    <w:p w:rsidR="00375F9C" w:rsidRDefault="00083A2E" w:rsidP="00083A2E">
      <w:pPr>
        <w:jc w:val="center"/>
      </w:pPr>
      <w:r>
        <w:rPr>
          <w:noProof/>
        </w:rPr>
        <w:lastRenderedPageBreak/>
        <w:drawing>
          <wp:inline distT="0" distB="0" distL="0" distR="0" wp14:anchorId="09D63FEA" wp14:editId="7B5E99B2">
            <wp:extent cx="1876191" cy="1209524"/>
            <wp:effectExtent l="0" t="0" r="0" b="0"/>
            <wp:docPr id="1176" name="图片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76191" cy="1209524"/>
                    </a:xfrm>
                    <a:prstGeom prst="rect">
                      <a:avLst/>
                    </a:prstGeom>
                  </pic:spPr>
                </pic:pic>
              </a:graphicData>
            </a:graphic>
          </wp:inline>
        </w:drawing>
      </w:r>
    </w:p>
    <w:p w:rsidR="00375F9C" w:rsidRPr="009334F9" w:rsidRDefault="00375F9C" w:rsidP="00375F9C"/>
    <w:p w:rsidR="00375F9C" w:rsidRPr="009334F9" w:rsidRDefault="00375F9C" w:rsidP="00375F9C">
      <w:r w:rsidRPr="00514570">
        <w:t xml:space="preserve">File </w:t>
      </w:r>
      <w:r>
        <w:t>“</w:t>
      </w:r>
      <w:r w:rsidR="007976DB">
        <w:rPr>
          <w:rFonts w:hint="eastAsia"/>
        </w:rPr>
        <w:t>xui</w:t>
      </w:r>
      <w:r w:rsidRPr="00514570">
        <w:t>-all.js</w:t>
      </w:r>
      <w:r>
        <w:t>”</w:t>
      </w:r>
      <w:r w:rsidRPr="00514570">
        <w:t xml:space="preserve"> contains all </w:t>
      </w:r>
      <w:r w:rsidR="007976DB">
        <w:rPr>
          <w:rFonts w:hint="eastAsia"/>
        </w:rPr>
        <w:t xml:space="preserve">standard controls </w:t>
      </w:r>
      <w:r>
        <w:rPr>
          <w:rFonts w:hint="eastAsia"/>
        </w:rPr>
        <w:t>(</w:t>
      </w:r>
      <w:r w:rsidRPr="009334F9">
        <w:t xml:space="preserve">Button, Input, CombInput, Tabs, TreeBar, and TreeGrid </w:t>
      </w:r>
      <w:r>
        <w:rPr>
          <w:rFonts w:hint="eastAsia"/>
        </w:rPr>
        <w:t>etc.)</w:t>
      </w:r>
      <w:r>
        <w:t xml:space="preserve">. </w:t>
      </w:r>
      <w:r w:rsidR="007976DB">
        <w:rPr>
          <w:rFonts w:hint="eastAsia"/>
        </w:rPr>
        <w:t xml:space="preserve"> </w:t>
      </w:r>
      <w:r>
        <w:t xml:space="preserve">This file </w:t>
      </w:r>
      <w:r>
        <w:rPr>
          <w:rFonts w:hint="eastAsia"/>
        </w:rPr>
        <w:t xml:space="preserve">can be found in </w:t>
      </w:r>
      <w:r>
        <w:t>“</w:t>
      </w:r>
      <w:r>
        <w:rPr>
          <w:rFonts w:hint="eastAsia"/>
        </w:rPr>
        <w:t>runtime/js</w:t>
      </w:r>
      <w:r>
        <w:t>”</w:t>
      </w:r>
      <w:r>
        <w:rPr>
          <w:rFonts w:hint="eastAsia"/>
        </w:rPr>
        <w:t xml:space="preserve"> folder.</w:t>
      </w:r>
    </w:p>
    <w:p w:rsidR="00375F9C" w:rsidRDefault="0044782D" w:rsidP="00083A2E">
      <w:pPr>
        <w:jc w:val="center"/>
      </w:pPr>
      <w:r>
        <w:rPr>
          <w:noProof/>
        </w:rPr>
        <w:drawing>
          <wp:inline distT="0" distB="0" distL="0" distR="0" wp14:anchorId="773B2983" wp14:editId="33B47D5A">
            <wp:extent cx="2533650" cy="1628775"/>
            <wp:effectExtent l="0" t="0" r="0" b="9525"/>
            <wp:docPr id="113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1628775"/>
                    </a:xfrm>
                    <a:prstGeom prst="rect">
                      <a:avLst/>
                    </a:prstGeom>
                    <a:noFill/>
                    <a:ln>
                      <a:noFill/>
                    </a:ln>
                  </pic:spPr>
                </pic:pic>
              </a:graphicData>
            </a:graphic>
          </wp:inline>
        </w:drawing>
      </w:r>
    </w:p>
    <w:p w:rsidR="00375F9C" w:rsidRDefault="00375F9C" w:rsidP="00E45D25">
      <w:pPr>
        <w:pStyle w:val="2"/>
        <w:numPr>
          <w:ilvl w:val="1"/>
          <w:numId w:val="17"/>
        </w:numPr>
      </w:pPr>
      <w:bookmarkStart w:id="12" w:name="_Toc235676256"/>
      <w:bookmarkStart w:id="13" w:name="_Toc453071665"/>
      <w:r>
        <w:rPr>
          <w:rFonts w:hint="eastAsia"/>
        </w:rPr>
        <w:t>Render onto a html node</w:t>
      </w:r>
      <w:bookmarkEnd w:id="12"/>
      <w:bookmarkEnd w:id="13"/>
    </w:p>
    <w:p w:rsidR="00375F9C" w:rsidRPr="000F5DF9" w:rsidRDefault="00375F9C" w:rsidP="00375F9C">
      <w:r>
        <w:t>“</w:t>
      </w:r>
      <w:r w:rsidR="00A8013F">
        <w:rPr>
          <w:rFonts w:hint="eastAsia"/>
        </w:rPr>
        <w:t>Just r</w:t>
      </w:r>
      <w:r w:rsidR="00A8013F">
        <w:t xml:space="preserve">eplace </w:t>
      </w:r>
      <w:r w:rsidR="00A8013F">
        <w:rPr>
          <w:rFonts w:hint="eastAsia"/>
        </w:rPr>
        <w:t>DIVs</w:t>
      </w:r>
      <w:r w:rsidR="00A8013F">
        <w:t xml:space="preserve"> </w:t>
      </w:r>
      <w:r w:rsidRPr="001F480D">
        <w:t xml:space="preserve">with </w:t>
      </w:r>
      <w:r w:rsidR="00A8013F">
        <w:rPr>
          <w:rFonts w:hint="eastAsia"/>
        </w:rPr>
        <w:t xml:space="preserve">your </w:t>
      </w:r>
      <w:r w:rsidRPr="001F480D">
        <w:t>control</w:t>
      </w:r>
      <w:r w:rsidR="00A8013F">
        <w:rPr>
          <w:rFonts w:hint="eastAsia"/>
        </w:rPr>
        <w:t>s</w:t>
      </w:r>
      <w:r w:rsidRPr="001F480D">
        <w:t>.</w:t>
      </w:r>
      <w:r>
        <w:t>”</w:t>
      </w:r>
      <w:r>
        <w:rPr>
          <w:rFonts w:hint="eastAsia"/>
        </w:rPr>
        <w:t xml:space="preserve"> A project manager said. </w:t>
      </w:r>
      <w:r w:rsidRPr="000F5DF9">
        <w:t>"Our web page engineer is responsible to design an html file including a DIV with a unique ID, and JavaScript engineer is responsible to build an advanced UI control, and replace that DIV</w:t>
      </w:r>
      <w:r>
        <w:rPr>
          <w:rFonts w:hint="eastAsia"/>
        </w:rPr>
        <w:t>.</w:t>
      </w:r>
      <w:r>
        <w:t>"</w:t>
      </w:r>
    </w:p>
    <w:p w:rsidR="00375F9C" w:rsidRDefault="00375F9C" w:rsidP="00375F9C">
      <w:pPr>
        <w:ind w:firstLine="420"/>
      </w:pPr>
    </w:p>
    <w:p w:rsidR="00375F9C" w:rsidRPr="006A57EC" w:rsidRDefault="00375F9C" w:rsidP="00375F9C">
      <w:r w:rsidRPr="000F5DF9">
        <w:t>The following example in file</w:t>
      </w:r>
      <w:r>
        <w:rPr>
          <w:rFonts w:hint="eastAsia"/>
        </w:rPr>
        <w:t xml:space="preserve"> </w:t>
      </w:r>
      <w:r w:rsidRPr="006A57EC">
        <w:t>chapter</w:t>
      </w:r>
      <w:r>
        <w:rPr>
          <w:rFonts w:hint="eastAsia"/>
        </w:rPr>
        <w:t>1/</w:t>
      </w:r>
      <w:r w:rsidRPr="006A57EC">
        <w:t>renderonto.html</w:t>
      </w:r>
      <w:r>
        <w:rPr>
          <w:rFonts w:hint="eastAsia"/>
        </w:rPr>
        <w:t>:</w:t>
      </w:r>
    </w:p>
    <w:p w:rsidR="00375F9C" w:rsidRDefault="005C781A" w:rsidP="00375F9C">
      <w:r>
        <w:rPr>
          <w:noProof/>
        </w:rPr>
        <w:lastRenderedPageBreak/>
        <mc:AlternateContent>
          <mc:Choice Requires="wpc">
            <w:drawing>
              <wp:inline distT="0" distB="0" distL="0" distR="0" wp14:anchorId="2E39BBCA" wp14:editId="77E602E8">
                <wp:extent cx="5943600" cy="4754880"/>
                <wp:effectExtent l="9525" t="0" r="9525" b="7620"/>
                <wp:docPr id="1125"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8" name="Text Box 104"/>
                        <wps:cNvSpPr txBox="1">
                          <a:spLocks noChangeArrowheads="1"/>
                        </wps:cNvSpPr>
                        <wps:spPr bwMode="auto">
                          <a:xfrm>
                            <a:off x="0" y="48854"/>
                            <a:ext cx="5943600" cy="4706026"/>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6E0B" w:rsidRDefault="0023747D" w:rsidP="00375F9C">
                              <w:pPr>
                                <w:spacing w:line="240" w:lineRule="exact"/>
                                <w:rPr>
                                  <w:sz w:val="18"/>
                                  <w:szCs w:val="18"/>
                                </w:rPr>
                              </w:pPr>
                              <w:proofErr w:type="gramStart"/>
                              <w:r>
                                <w:rPr>
                                  <w:sz w:val="18"/>
                                  <w:szCs w:val="18"/>
                                </w:rPr>
                                <w:t>&lt;!DOCTYPE</w:t>
                              </w:r>
                              <w:proofErr w:type="gramEnd"/>
                              <w:r>
                                <w:rPr>
                                  <w:sz w:val="18"/>
                                  <w:szCs w:val="18"/>
                                </w:rPr>
                                <w:t xml:space="preserve"> html</w:t>
                              </w:r>
                              <w:r w:rsidRPr="00E96E0B">
                                <w:rPr>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html</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head</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"content-type"</w:t>
                              </w:r>
                              <w:r w:rsidRPr="00E96E0B">
                                <w:rPr>
                                  <w:color w:val="840084"/>
                                  <w:sz w:val="18"/>
                                  <w:szCs w:val="18"/>
                                </w:rPr>
                                <w:t xml:space="preserve"> </w:t>
                              </w:r>
                              <w:r w:rsidRPr="00E96E0B">
                                <w:rPr>
                                  <w:color w:val="FF0000"/>
                                  <w:sz w:val="18"/>
                                  <w:szCs w:val="18"/>
                                </w:rPr>
                                <w:t>content=</w:t>
                              </w:r>
                              <w:r w:rsidRPr="00E96E0B">
                                <w:rPr>
                                  <w:color w:val="0000FF"/>
                                  <w:sz w:val="18"/>
                                  <w:szCs w:val="18"/>
                                </w:rPr>
                                <w:t>"text/html; charset=utf-8"</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"Content-Style-Type"</w:t>
                              </w:r>
                              <w:r w:rsidRPr="00E96E0B">
                                <w:rPr>
                                  <w:color w:val="840084"/>
                                  <w:sz w:val="18"/>
                                  <w:szCs w:val="18"/>
                                </w:rPr>
                                <w:t xml:space="preserve"> </w:t>
                              </w:r>
                              <w:r w:rsidRPr="00E96E0B">
                                <w:rPr>
                                  <w:color w:val="FF0000"/>
                                  <w:sz w:val="18"/>
                                  <w:szCs w:val="18"/>
                                </w:rPr>
                                <w:t>content=</w:t>
                              </w:r>
                              <w:r w:rsidRPr="00E96E0B">
                                <w:rPr>
                                  <w:color w:val="0000FF"/>
                                  <w:sz w:val="18"/>
                                  <w:szCs w:val="18"/>
                                </w:rPr>
                                <w:t>"text/css"</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"imagetoolbar"</w:t>
                              </w:r>
                              <w:r w:rsidRPr="00E96E0B">
                                <w:rPr>
                                  <w:color w:val="840084"/>
                                  <w:sz w:val="18"/>
                                  <w:szCs w:val="18"/>
                                </w:rPr>
                                <w:t xml:space="preserve"> </w:t>
                              </w:r>
                              <w:r w:rsidRPr="00E96E0B">
                                <w:rPr>
                                  <w:color w:val="FF0000"/>
                                  <w:sz w:val="18"/>
                                  <w:szCs w:val="18"/>
                                </w:rPr>
                                <w:t>content=</w:t>
                              </w:r>
                              <w:r w:rsidRPr="00E96E0B">
                                <w:rPr>
                                  <w:color w:val="0000FF"/>
                                  <w:sz w:val="18"/>
                                  <w:szCs w:val="18"/>
                                </w:rPr>
                                <w:t>"no"</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 xml:space="preserve"> </w:t>
                              </w:r>
                              <w:r w:rsidRPr="00E96E0B">
                                <w:rPr>
                                  <w:color w:val="FF0000"/>
                                  <w:sz w:val="18"/>
                                  <w:szCs w:val="18"/>
                                </w:rPr>
                                <w:t>src=</w:t>
                              </w:r>
                              <w:r w:rsidRPr="00E96E0B">
                                <w:rPr>
                                  <w:color w:val="0000FF"/>
                                  <w:sz w:val="18"/>
                                  <w:szCs w:val="18"/>
                                </w:rPr>
                                <w:t>"</w:t>
                              </w:r>
                              <w:proofErr w:type="gramStart"/>
                              <w:r w:rsidRPr="00E96E0B">
                                <w:rPr>
                                  <w:color w:val="0000FF"/>
                                  <w:sz w:val="18"/>
                                  <w:szCs w:val="18"/>
                                </w:rPr>
                                <w:t>..</w:t>
                              </w:r>
                              <w:proofErr w:type="gramEnd"/>
                              <w:r w:rsidRPr="00E96E0B">
                                <w:rPr>
                                  <w:color w:val="0000FF"/>
                                  <w:sz w:val="18"/>
                                  <w:szCs w:val="18"/>
                                </w:rPr>
                                <w:t>/../runtime/</w:t>
                              </w:r>
                              <w:r>
                                <w:rPr>
                                  <w:rFonts w:hint="eastAsia"/>
                                  <w:color w:val="0000FF"/>
                                  <w:sz w:val="18"/>
                                  <w:szCs w:val="18"/>
                                </w:rPr>
                                <w:t>xui</w:t>
                              </w:r>
                              <w:r w:rsidRPr="00E96E0B">
                                <w:rPr>
                                  <w:color w:val="0000FF"/>
                                  <w:sz w:val="18"/>
                                  <w:szCs w:val="18"/>
                                </w:rPr>
                                <w:t>/js/</w:t>
                              </w:r>
                              <w:r>
                                <w:rPr>
                                  <w:color w:val="0000FF"/>
                                  <w:sz w:val="18"/>
                                  <w:szCs w:val="18"/>
                                </w:rPr>
                                <w:t>xui</w:t>
                              </w:r>
                              <w:r w:rsidRPr="00E96E0B">
                                <w:rPr>
                                  <w:color w:val="0000FF"/>
                                  <w:sz w:val="18"/>
                                  <w:szCs w:val="18"/>
                                </w:rPr>
                                <w:t>-debug.js"</w:t>
                              </w:r>
                              <w:r w:rsidRPr="00E96E0B">
                                <w:rPr>
                                  <w:color w:val="840084"/>
                                  <w:sz w:val="18"/>
                                  <w:szCs w:val="18"/>
                                </w:rPr>
                                <w:t>&gt;&lt;/script&gt;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title&gt;</w:t>
                              </w:r>
                              <w:proofErr w:type="gramEnd"/>
                              <w:r>
                                <w:rPr>
                                  <w:sz w:val="18"/>
                                  <w:szCs w:val="18"/>
                                </w:rPr>
                                <w:t>CrossUI</w:t>
                              </w:r>
                              <w:r w:rsidRPr="00E96E0B">
                                <w:rPr>
                                  <w:sz w:val="18"/>
                                  <w:szCs w:val="18"/>
                                </w:rPr>
                                <w:t xml:space="preserve"> Case</w:t>
                              </w:r>
                              <w:r w:rsidRPr="00E96E0B">
                                <w:rPr>
                                  <w:color w:val="840084"/>
                                  <w:sz w:val="18"/>
                                  <w:szCs w:val="18"/>
                                </w:rPr>
                                <w:t>&lt;/title&gt;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body</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&lt;div </w:t>
                              </w:r>
                              <w:r w:rsidRPr="00E96E0B">
                                <w:rPr>
                                  <w:color w:val="FF0000"/>
                                  <w:sz w:val="18"/>
                                  <w:szCs w:val="18"/>
                                </w:rPr>
                                <w:t>id=</w:t>
                              </w:r>
                              <w:r w:rsidRPr="00E96E0B">
                                <w:rPr>
                                  <w:color w:val="0000FF"/>
                                  <w:sz w:val="18"/>
                                  <w:szCs w:val="18"/>
                                </w:rPr>
                                <w:t>"grid"</w:t>
                              </w:r>
                              <w:r w:rsidRPr="00E96E0B">
                                <w:rPr>
                                  <w:color w:val="840084"/>
                                  <w:sz w:val="18"/>
                                  <w:szCs w:val="18"/>
                                </w:rPr>
                                <w:t xml:space="preserve"> </w:t>
                              </w:r>
                              <w:r w:rsidRPr="00E96E0B">
                                <w:rPr>
                                  <w:color w:val="FF0000"/>
                                  <w:sz w:val="18"/>
                                  <w:szCs w:val="18"/>
                                </w:rPr>
                                <w:t>style=</w:t>
                              </w:r>
                              <w:r w:rsidRPr="00E96E0B">
                                <w:rPr>
                                  <w:color w:val="0000FF"/>
                                  <w:sz w:val="18"/>
                                  <w:szCs w:val="18"/>
                                </w:rPr>
                                <w:t>"position:absolute;left:100px;top:100px;width:300px;height:200px;"</w:t>
                              </w:r>
                              <w:r w:rsidRPr="00E96E0B">
                                <w:rPr>
                                  <w:color w:val="840084"/>
                                  <w:sz w:val="18"/>
                                  <w:szCs w:val="18"/>
                                </w:rPr>
                                <w:t>&gt;&lt;/div&gt;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proofErr w:type="gramStart"/>
                              <w:r>
                                <w:rPr>
                                  <w:sz w:val="18"/>
                                  <w:szCs w:val="18"/>
                                </w:rPr>
                                <w:t>xui</w:t>
                              </w:r>
                              <w:r w:rsidRPr="00E96E0B">
                                <w:rPr>
                                  <w:sz w:val="18"/>
                                  <w:szCs w:val="18"/>
                                </w:rPr>
                                <w:t>.main(</w:t>
                              </w:r>
                              <w:proofErr w:type="gramEnd"/>
                              <w:r w:rsidRPr="00E96E0B">
                                <w:rPr>
                                  <w:color w:val="0000FF"/>
                                  <w:sz w:val="18"/>
                                  <w:szCs w:val="18"/>
                                </w:rPr>
                                <w:t>function</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color w:val="0000FF"/>
                                  <w:sz w:val="18"/>
                                  <w:szCs w:val="18"/>
                                </w:rPr>
                                <w:t>var</w:t>
                              </w:r>
                              <w:proofErr w:type="gramEnd"/>
                              <w:r w:rsidRPr="00E96E0B">
                                <w:rPr>
                                  <w:sz w:val="18"/>
                                  <w:szCs w:val="18"/>
                                </w:rPr>
                                <w:t xml:space="preserve"> grid = </w:t>
                              </w:r>
                              <w:r w:rsidRPr="00E96E0B">
                                <w:rPr>
                                  <w:color w:val="0000FF"/>
                                  <w:sz w:val="18"/>
                                  <w:szCs w:val="18"/>
                                </w:rPr>
                                <w:t>new</w:t>
                              </w:r>
                              <w:r w:rsidRPr="00E96E0B">
                                <w:rPr>
                                  <w:sz w:val="18"/>
                                  <w:szCs w:val="18"/>
                                </w:rPr>
                                <w:t xml:space="preserve"> </w:t>
                              </w:r>
                              <w:r>
                                <w:rPr>
                                  <w:sz w:val="18"/>
                                  <w:szCs w:val="18"/>
                                </w:rPr>
                                <w:t>xui</w:t>
                              </w:r>
                              <w:r w:rsidRPr="00E96E0B">
                                <w:rPr>
                                  <w:sz w:val="18"/>
                                  <w:szCs w:val="18"/>
                                </w:rPr>
                                <w:t>.UI.TreeGrid();</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grid.setGridHandlerCaption(</w:t>
                              </w:r>
                              <w:proofErr w:type="gramEnd"/>
                              <w:r w:rsidRPr="00E96E0B">
                                <w:rPr>
                                  <w:color w:val="FF00FF"/>
                                  <w:sz w:val="18"/>
                                  <w:szCs w:val="18"/>
                                </w:rPr>
                                <w:t>'grid'</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setRowNumbered(</w:t>
                              </w:r>
                              <w:proofErr w:type="gramEnd"/>
                              <w:r w:rsidRPr="00E96E0B">
                                <w:rPr>
                                  <w:color w:val="0000FF"/>
                                  <w:sz w:val="18"/>
                                  <w:szCs w:val="18"/>
                                </w:rPr>
                                <w:t>true</w:t>
                              </w:r>
                              <w:r w:rsidRPr="00E96E0B">
                                <w:rPr>
                                  <w:sz w:val="18"/>
                                  <w:szCs w:val="18"/>
                                </w:rPr>
                                <w:t>)</w:t>
                              </w:r>
                            </w:p>
                            <w:p w:rsidR="0023747D" w:rsidRPr="00E96E0B" w:rsidRDefault="0023747D" w:rsidP="00375F9C">
                              <w:pPr>
                                <w:spacing w:line="240" w:lineRule="exact"/>
                                <w:rPr>
                                  <w:sz w:val="18"/>
                                  <w:szCs w:val="18"/>
                                  <w:lang w:val="it-IT"/>
                                </w:rPr>
                              </w:pPr>
                              <w:r w:rsidRPr="00E96E0B">
                                <w:rPr>
                                  <w:sz w:val="18"/>
                                  <w:szCs w:val="18"/>
                                </w:rPr>
                                <w:t xml:space="preserve">                    </w:t>
                              </w:r>
                              <w:r w:rsidRPr="00E96E0B">
                                <w:rPr>
                                  <w:sz w:val="18"/>
                                  <w:szCs w:val="18"/>
                                  <w:lang w:val="it-IT"/>
                                </w:rPr>
                                <w:t>.setHeader([</w:t>
                              </w:r>
                              <w:r w:rsidRPr="00E96E0B">
                                <w:rPr>
                                  <w:color w:val="FF00FF"/>
                                  <w:sz w:val="18"/>
                                  <w:szCs w:val="18"/>
                                  <w:lang w:val="it-IT"/>
                                </w:rPr>
                                <w:t>'col 1'</w:t>
                              </w:r>
                              <w:r w:rsidRPr="00E96E0B">
                                <w:rPr>
                                  <w:sz w:val="18"/>
                                  <w:szCs w:val="18"/>
                                  <w:lang w:val="it-IT"/>
                                </w:rPr>
                                <w:t>,</w:t>
                              </w:r>
                              <w:r w:rsidRPr="00E96E0B">
                                <w:rPr>
                                  <w:color w:val="FF00FF"/>
                                  <w:sz w:val="18"/>
                                  <w:szCs w:val="18"/>
                                  <w:lang w:val="it-IT"/>
                                </w:rPr>
                                <w:t>'col 2'</w:t>
                              </w:r>
                              <w:r w:rsidRPr="00E96E0B">
                                <w:rPr>
                                  <w:sz w:val="18"/>
                                  <w:szCs w:val="18"/>
                                  <w:lang w:val="it-IT"/>
                                </w:rPr>
                                <w:t>,</w:t>
                              </w:r>
                              <w:r w:rsidRPr="00E96E0B">
                                <w:rPr>
                                  <w:color w:val="FF00FF"/>
                                  <w:sz w:val="18"/>
                                  <w:szCs w:val="18"/>
                                  <w:lang w:val="it-IT"/>
                                </w:rPr>
                                <w:t>'col 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.setRows([</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'a1'</w:t>
                              </w:r>
                              <w:r w:rsidRPr="00E96E0B">
                                <w:rPr>
                                  <w:sz w:val="18"/>
                                  <w:szCs w:val="18"/>
                                  <w:lang w:val="it-IT"/>
                                </w:rPr>
                                <w:t>,</w:t>
                              </w:r>
                              <w:r w:rsidRPr="00E96E0B">
                                <w:rPr>
                                  <w:color w:val="FF00FF"/>
                                  <w:sz w:val="18"/>
                                  <w:szCs w:val="18"/>
                                  <w:lang w:val="it-IT"/>
                                </w:rPr>
                                <w:t>'a2'</w:t>
                              </w:r>
                              <w:r w:rsidRPr="00E96E0B">
                                <w:rPr>
                                  <w:sz w:val="18"/>
                                  <w:szCs w:val="18"/>
                                  <w:lang w:val="it-IT"/>
                                </w:rPr>
                                <w:t>,</w:t>
                              </w:r>
                              <w:r w:rsidRPr="00E96E0B">
                                <w:rPr>
                                  <w:color w:val="FF00FF"/>
                                  <w:sz w:val="18"/>
                                  <w:szCs w:val="18"/>
                                  <w:lang w:val="it-IT"/>
                                </w:rPr>
                                <w:t>'a3'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'b1'</w:t>
                              </w:r>
                              <w:r w:rsidRPr="00E96E0B">
                                <w:rPr>
                                  <w:sz w:val="18"/>
                                  <w:szCs w:val="18"/>
                                  <w:lang w:val="it-IT"/>
                                </w:rPr>
                                <w:t>,</w:t>
                              </w:r>
                              <w:r w:rsidRPr="00E96E0B">
                                <w:rPr>
                                  <w:color w:val="FF00FF"/>
                                  <w:sz w:val="18"/>
                                  <w:szCs w:val="18"/>
                                  <w:lang w:val="it-IT"/>
                                </w:rPr>
                                <w:t>'b2'</w:t>
                              </w:r>
                              <w:r w:rsidRPr="00E96E0B">
                                <w:rPr>
                                  <w:sz w:val="18"/>
                                  <w:szCs w:val="18"/>
                                  <w:lang w:val="it-IT"/>
                                </w:rPr>
                                <w:t>,</w:t>
                              </w:r>
                              <w:r w:rsidRPr="00E96E0B">
                                <w:rPr>
                                  <w:color w:val="FF00FF"/>
                                  <w:sz w:val="18"/>
                                  <w:szCs w:val="18"/>
                                  <w:lang w:val="it-IT"/>
                                </w:rPr>
                                <w:t>'b3'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'c1'</w:t>
                              </w:r>
                              <w:r w:rsidRPr="00E96E0B">
                                <w:rPr>
                                  <w:sz w:val="18"/>
                                  <w:szCs w:val="18"/>
                                  <w:lang w:val="it-IT"/>
                                </w:rPr>
                                <w:t>,</w:t>
                              </w:r>
                              <w:r w:rsidRPr="00E96E0B">
                                <w:rPr>
                                  <w:color w:val="FF00FF"/>
                                  <w:sz w:val="18"/>
                                  <w:szCs w:val="18"/>
                                  <w:lang w:val="it-IT"/>
                                </w:rPr>
                                <w:t>'c2'</w:t>
                              </w:r>
                              <w:r w:rsidRPr="00E96E0B">
                                <w:rPr>
                                  <w:sz w:val="18"/>
                                  <w:szCs w:val="18"/>
                                  <w:lang w:val="it-IT"/>
                                </w:rPr>
                                <w:t>,</w:t>
                              </w:r>
                              <w:r w:rsidRPr="00E96E0B">
                                <w:rPr>
                                  <w:color w:val="FF00FF"/>
                                  <w:sz w:val="18"/>
                                  <w:szCs w:val="18"/>
                                  <w:lang w:val="it-IT"/>
                                </w:rPr>
                                <w:t>'c3'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'd1'</w:t>
                              </w:r>
                              <w:r w:rsidRPr="00E96E0B">
                                <w:rPr>
                                  <w:sz w:val="18"/>
                                  <w:szCs w:val="18"/>
                                  <w:lang w:val="it-IT"/>
                                </w:rPr>
                                <w:t>,</w:t>
                              </w:r>
                              <w:r w:rsidRPr="00E96E0B">
                                <w:rPr>
                                  <w:color w:val="FF00FF"/>
                                  <w:sz w:val="18"/>
                                  <w:szCs w:val="18"/>
                                  <w:lang w:val="it-IT"/>
                                </w:rPr>
                                <w:t>'d2'</w:t>
                              </w:r>
                              <w:r w:rsidRPr="00E96E0B">
                                <w:rPr>
                                  <w:sz w:val="18"/>
                                  <w:szCs w:val="18"/>
                                  <w:lang w:val="it-IT"/>
                                </w:rPr>
                                <w:t>,</w:t>
                              </w:r>
                              <w:r w:rsidRPr="00E96E0B">
                                <w:rPr>
                                  <w:color w:val="FF00FF"/>
                                  <w:sz w:val="18"/>
                                  <w:szCs w:val="18"/>
                                  <w:lang w:val="it-IT"/>
                                </w:rPr>
                                <w:t>'d3'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'e1'</w:t>
                              </w:r>
                              <w:r w:rsidRPr="00E96E0B">
                                <w:rPr>
                                  <w:sz w:val="18"/>
                                  <w:szCs w:val="18"/>
                                  <w:lang w:val="it-IT"/>
                                </w:rPr>
                                <w:t>,</w:t>
                              </w:r>
                              <w:r w:rsidRPr="00E96E0B">
                                <w:rPr>
                                  <w:color w:val="FF00FF"/>
                                  <w:sz w:val="18"/>
                                  <w:szCs w:val="18"/>
                                  <w:lang w:val="it-IT"/>
                                </w:rPr>
                                <w:t>'e2'</w:t>
                              </w:r>
                              <w:r w:rsidRPr="00E96E0B">
                                <w:rPr>
                                  <w:sz w:val="18"/>
                                  <w:szCs w:val="18"/>
                                  <w:lang w:val="it-IT"/>
                                </w:rPr>
                                <w:t>,</w:t>
                              </w:r>
                              <w:r w:rsidRPr="00E96E0B">
                                <w:rPr>
                                  <w:color w:val="FF00FF"/>
                                  <w:sz w:val="18"/>
                                  <w:szCs w:val="18"/>
                                  <w:lang w:val="it-IT"/>
                                </w:rPr>
                                <w:t>'e3'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'f1'</w:t>
                              </w:r>
                              <w:r w:rsidRPr="00E96E0B">
                                <w:rPr>
                                  <w:sz w:val="18"/>
                                  <w:szCs w:val="18"/>
                                  <w:lang w:val="it-IT"/>
                                </w:rPr>
                                <w:t>,</w:t>
                              </w:r>
                              <w:r w:rsidRPr="00E96E0B">
                                <w:rPr>
                                  <w:color w:val="FF00FF"/>
                                  <w:sz w:val="18"/>
                                  <w:szCs w:val="18"/>
                                  <w:lang w:val="it-IT"/>
                                </w:rPr>
                                <w:t>'f2'</w:t>
                              </w:r>
                              <w:r w:rsidRPr="00E96E0B">
                                <w:rPr>
                                  <w:sz w:val="18"/>
                                  <w:szCs w:val="18"/>
                                  <w:lang w:val="it-IT"/>
                                </w:rPr>
                                <w:t>,</w:t>
                              </w:r>
                              <w:r w:rsidRPr="00E96E0B">
                                <w:rPr>
                                  <w:color w:val="FF00FF"/>
                                  <w:sz w:val="18"/>
                                  <w:szCs w:val="18"/>
                                  <w:lang w:val="it-IT"/>
                                </w:rPr>
                                <w:t>'f3'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p>
                            <w:p w:rsidR="0023747D" w:rsidRPr="00E96E0B" w:rsidRDefault="0023747D" w:rsidP="00375F9C">
                              <w:pPr>
                                <w:spacing w:line="240" w:lineRule="exact"/>
                                <w:rPr>
                                  <w:sz w:val="18"/>
                                  <w:szCs w:val="18"/>
                                  <w:lang w:val="it-IT"/>
                                </w:rPr>
                              </w:pPr>
                              <w:r w:rsidRPr="00E96E0B">
                                <w:rPr>
                                  <w:sz w:val="18"/>
                                  <w:szCs w:val="18"/>
                                  <w:lang w:val="it-IT"/>
                                </w:rPr>
                                <w:t xml:space="preserve">                grid.renderOnto(</w:t>
                              </w:r>
                              <w:r w:rsidRPr="00E96E0B">
                                <w:rPr>
                                  <w:color w:val="FF00FF"/>
                                  <w:sz w:val="18"/>
                                  <w:szCs w:val="18"/>
                                  <w:lang w:val="it-IT"/>
                                </w:rPr>
                                <w:t>'grid'</w:t>
                              </w:r>
                              <w:r w:rsidRPr="00E96E0B">
                                <w:rPr>
                                  <w:sz w:val="18"/>
                                  <w:szCs w:val="18"/>
                                  <w:lang w:val="it-IT"/>
                                </w:rPr>
                                <w:t>);</w:t>
                              </w:r>
                            </w:p>
                            <w:p w:rsidR="0023747D" w:rsidRPr="00E96E0B" w:rsidRDefault="0023747D" w:rsidP="00375F9C">
                              <w:pPr>
                                <w:spacing w:line="240" w:lineRule="exact"/>
                                <w:rPr>
                                  <w:sz w:val="18"/>
                                  <w:szCs w:val="18"/>
                                </w:rPr>
                              </w:pPr>
                              <w:r w:rsidRPr="00E96E0B">
                                <w:rPr>
                                  <w:sz w:val="18"/>
                                  <w:szCs w:val="18"/>
                                  <w:lang w:val="it-IT"/>
                                </w:rPr>
                                <w:t xml:space="preserve">            </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&lt;/script&gt;</w:t>
                              </w:r>
                            </w:p>
                            <w:p w:rsidR="0023747D" w:rsidRPr="00E96E0B" w:rsidRDefault="0023747D" w:rsidP="00375F9C">
                              <w:pPr>
                                <w:spacing w:line="240" w:lineRule="exact"/>
                                <w:rPr>
                                  <w:sz w:val="18"/>
                                  <w:szCs w:val="18"/>
                                </w:rPr>
                              </w:pPr>
                              <w:r w:rsidRPr="00E96E0B">
                                <w:rPr>
                                  <w:color w:val="840084"/>
                                  <w:sz w:val="18"/>
                                  <w:szCs w:val="18"/>
                                </w:rPr>
                                <w:t>&lt;/body&gt;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pPr>
                            </w:p>
                          </w:txbxContent>
                        </wps:txbx>
                        <wps:bodyPr rot="0" vert="horz" wrap="square" lIns="54000" tIns="46800" rIns="54000" bIns="45720" anchor="t" anchorCtr="0" upright="1">
                          <a:noAutofit/>
                        </wps:bodyPr>
                      </wps:wsp>
                      <wps:wsp>
                        <wps:cNvPr id="1119" name="AutoShape 108"/>
                        <wps:cNvSpPr>
                          <a:spLocks noChangeArrowheads="1"/>
                        </wps:cNvSpPr>
                        <wps:spPr bwMode="auto">
                          <a:xfrm flipH="1">
                            <a:off x="1371543" y="4358944"/>
                            <a:ext cx="1485713" cy="196874"/>
                          </a:xfrm>
                          <a:prstGeom prst="wedgeRoundRectCallout">
                            <a:avLst>
                              <a:gd name="adj1" fmla="val 37778"/>
                              <a:gd name="adj2" fmla="val -197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Render onto that DIV</w:t>
                              </w:r>
                            </w:p>
                          </w:txbxContent>
                        </wps:txbx>
                        <wps:bodyPr rot="0" vert="horz" wrap="square" lIns="0" tIns="0" rIns="0" bIns="0" anchor="t" anchorCtr="0" upright="1">
                          <a:noAutofit/>
                        </wps:bodyPr>
                      </wps:wsp>
                      <wps:wsp>
                        <wps:cNvPr id="1120" name="AutoShape 109"/>
                        <wps:cNvSpPr>
                          <a:spLocks noChangeArrowheads="1"/>
                        </wps:cNvSpPr>
                        <wps:spPr bwMode="auto">
                          <a:xfrm flipH="1">
                            <a:off x="2514744" y="3368010"/>
                            <a:ext cx="964856" cy="199062"/>
                          </a:xfrm>
                          <a:prstGeom prst="wedgeRoundRectCallout">
                            <a:avLst>
                              <a:gd name="adj1" fmla="val 87366"/>
                              <a:gd name="adj2" fmla="val -24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rows</w:t>
                              </w:r>
                            </w:p>
                          </w:txbxContent>
                        </wps:txbx>
                        <wps:bodyPr rot="0" vert="horz" wrap="square" lIns="0" tIns="0" rIns="0" bIns="0" anchor="t" anchorCtr="0" upright="1">
                          <a:noAutofit/>
                        </wps:bodyPr>
                      </wps:wsp>
                      <wps:wsp>
                        <wps:cNvPr id="1121" name="AutoShape 110"/>
                        <wps:cNvSpPr>
                          <a:spLocks noChangeArrowheads="1"/>
                        </wps:cNvSpPr>
                        <wps:spPr bwMode="auto">
                          <a:xfrm flipH="1">
                            <a:off x="2628914" y="2872907"/>
                            <a:ext cx="914113" cy="197604"/>
                          </a:xfrm>
                          <a:prstGeom prst="wedgeRoundRectCallout">
                            <a:avLst>
                              <a:gd name="adj1" fmla="val 44653"/>
                              <a:gd name="adj2" fmla="val -1291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columns</w:t>
                              </w:r>
                            </w:p>
                          </w:txbxContent>
                        </wps:txbx>
                        <wps:bodyPr rot="0" vert="horz" wrap="square" lIns="0" tIns="0" rIns="0" bIns="0" anchor="t" anchorCtr="0" upright="1">
                          <a:noAutofit/>
                        </wps:bodyPr>
                      </wps:wsp>
                      <wps:wsp>
                        <wps:cNvPr id="1122" name="AutoShape 111"/>
                        <wps:cNvSpPr>
                          <a:spLocks noChangeArrowheads="1"/>
                        </wps:cNvSpPr>
                        <wps:spPr bwMode="auto">
                          <a:xfrm flipH="1">
                            <a:off x="2972173" y="2476242"/>
                            <a:ext cx="1256626" cy="198333"/>
                          </a:xfrm>
                          <a:prstGeom prst="wedgeRoundRectCallout">
                            <a:avLst>
                              <a:gd name="adj1" fmla="val 85472"/>
                              <a:gd name="adj2" fmla="val -375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S</w:t>
                              </w:r>
                              <w:r>
                                <w:rPr>
                                  <w:rFonts w:hint="eastAsia"/>
                                  <w:sz w:val="18"/>
                                  <w:szCs w:val="18"/>
                                </w:rPr>
                                <w:t>how line number</w:t>
                              </w:r>
                            </w:p>
                          </w:txbxContent>
                        </wps:txbx>
                        <wps:bodyPr rot="0" vert="horz" wrap="square" lIns="0" tIns="0" rIns="0" bIns="0" anchor="t" anchorCtr="0" upright="1">
                          <a:noAutofit/>
                        </wps:bodyPr>
                      </wps:wsp>
                      <wps:wsp>
                        <wps:cNvPr id="1123" name="AutoShape 112"/>
                        <wps:cNvSpPr>
                          <a:spLocks noChangeArrowheads="1"/>
                        </wps:cNvSpPr>
                        <wps:spPr bwMode="auto">
                          <a:xfrm flipH="1">
                            <a:off x="2972173" y="2179472"/>
                            <a:ext cx="1371543" cy="198333"/>
                          </a:xfrm>
                          <a:prstGeom prst="wedgeRoundRectCallout">
                            <a:avLst>
                              <a:gd name="adj1" fmla="val 81542"/>
                              <a:gd name="adj2" fmla="val 132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grid caption</w:t>
                              </w:r>
                            </w:p>
                          </w:txbxContent>
                        </wps:txbx>
                        <wps:bodyPr rot="0" vert="horz" wrap="square" lIns="0" tIns="0" rIns="0" bIns="0" anchor="t" anchorCtr="0" upright="1">
                          <a:noAutofit/>
                        </wps:bodyPr>
                      </wps:wsp>
                      <wps:wsp>
                        <wps:cNvPr id="1124" name="AutoShape 113"/>
                        <wps:cNvSpPr>
                          <a:spLocks noChangeArrowheads="1"/>
                        </wps:cNvSpPr>
                        <wps:spPr bwMode="auto">
                          <a:xfrm flipH="1">
                            <a:off x="3200515" y="1386870"/>
                            <a:ext cx="1485713" cy="198333"/>
                          </a:xfrm>
                          <a:prstGeom prst="wedgeRoundRectCallout">
                            <a:avLst>
                              <a:gd name="adj1" fmla="val 39829"/>
                              <a:gd name="adj2" fmla="val 836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T</w:t>
                              </w:r>
                              <w:r>
                                <w:rPr>
                                  <w:rFonts w:hint="eastAsia"/>
                                  <w:sz w:val="18"/>
                                  <w:szCs w:val="18"/>
                                </w:rPr>
                                <w:t xml:space="preserve">he DIV with id </w:t>
                              </w:r>
                              <w:r>
                                <w:rPr>
                                  <w:sz w:val="18"/>
                                  <w:szCs w:val="18"/>
                                </w:rPr>
                                <w:t>“</w:t>
                              </w:r>
                              <w:r>
                                <w:rPr>
                                  <w:rFonts w:hint="eastAsia"/>
                                  <w:sz w:val="18"/>
                                  <w:szCs w:val="18"/>
                                </w:rPr>
                                <w:t>grid</w:t>
                              </w:r>
                              <w:r>
                                <w:rPr>
                                  <w:sz w:val="18"/>
                                  <w:szCs w:val="18"/>
                                </w:rPr>
                                <w:t>”</w:t>
                              </w:r>
                            </w:p>
                          </w:txbxContent>
                        </wps:txbx>
                        <wps:bodyPr rot="0" vert="horz" wrap="square" lIns="0" tIns="0" rIns="0" bIns="0" anchor="t" anchorCtr="0" upright="1">
                          <a:noAutofit/>
                        </wps:bodyPr>
                      </wps:wsp>
                    </wpc:wpc>
                  </a:graphicData>
                </a:graphic>
              </wp:inline>
            </w:drawing>
          </mc:Choice>
          <mc:Fallback>
            <w:pict>
              <v:group id="画布 102" o:spid="_x0000_s1034" editas="canvas" style="width:468pt;height:374.4pt;mso-position-horizontal-relative:char;mso-position-vertical-relative:line" coordsize="59436,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">
                <v:shape id="_x0000_s1035" type="#_x0000_t75" style="position:absolute;width:59436;height:47548;visibility:visible;mso-wrap-style:square">
                  <v:fill o:detectmouseclick="t"/>
                  <v:path o:connecttype="none"/>
                </v:shape>
                <v:shape id="Text Box 104" o:spid="_x0000_s1036" type="#_x0000_t202" style="position:absolute;top:488;width:59436;height:47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Z9esgA&#10;AADdAAAADwAAAGRycy9kb3ducmV2LnhtbESPQWvCQBCF74X+h2UEb3UTC7ZEVxFpiyg9aCsltzE7&#10;JqHZ2ZBdNf5751DobYb35r1vZoveNepCXag9G0hHCSjiwtuaSwPfX+9Pr6BCRLbYeCYDNwqwmD8+&#10;zDCz/so7uuxjqSSEQ4YGqhjbTOtQVOQwjHxLLNrJdw6jrF2pbYdXCXeNHifJRDusWRoqbGlVUfG7&#10;PzsD4+Pb4cMuDy8rfj41n5uffHvMc2OGg345BRWpj//mv+u1Ffw0FVz5Rkb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xn16yAAAAN0AAAAPAAAAAAAAAAAAAAAAAJgCAABk&#10;cnMvZG93bnJldi54bWxQSwUGAAAAAAQABAD1AAAAjQMAAAAA&#10;" strokeweight="1pt">
                  <v:textbox inset="1.5mm,1.3mm,1.5mm">
                    <w:txbxContent>
                      <w:p w:rsidR="0023747D" w:rsidRPr="00E96E0B" w:rsidRDefault="0023747D" w:rsidP="00375F9C">
                        <w:pPr>
                          <w:spacing w:line="240" w:lineRule="exact"/>
                          <w:rPr>
                            <w:sz w:val="18"/>
                            <w:szCs w:val="18"/>
                          </w:rPr>
                        </w:pPr>
                        <w:proofErr w:type="gramStart"/>
                        <w:r>
                          <w:rPr>
                            <w:sz w:val="18"/>
                            <w:szCs w:val="18"/>
                          </w:rPr>
                          <w:t>&lt;!DOCTYPE</w:t>
                        </w:r>
                        <w:proofErr w:type="gramEnd"/>
                        <w:r>
                          <w:rPr>
                            <w:sz w:val="18"/>
                            <w:szCs w:val="18"/>
                          </w:rPr>
                          <w:t xml:space="preserve"> html</w:t>
                        </w:r>
                        <w:r w:rsidRPr="00E96E0B">
                          <w:rPr>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html</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head</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"content-type"</w:t>
                        </w:r>
                        <w:r w:rsidRPr="00E96E0B">
                          <w:rPr>
                            <w:color w:val="840084"/>
                            <w:sz w:val="18"/>
                            <w:szCs w:val="18"/>
                          </w:rPr>
                          <w:t xml:space="preserve"> </w:t>
                        </w:r>
                        <w:r w:rsidRPr="00E96E0B">
                          <w:rPr>
                            <w:color w:val="FF0000"/>
                            <w:sz w:val="18"/>
                            <w:szCs w:val="18"/>
                          </w:rPr>
                          <w:t>content=</w:t>
                        </w:r>
                        <w:r w:rsidRPr="00E96E0B">
                          <w:rPr>
                            <w:color w:val="0000FF"/>
                            <w:sz w:val="18"/>
                            <w:szCs w:val="18"/>
                          </w:rPr>
                          <w:t>"text/html; charset=utf-8"</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"Content-Style-Type"</w:t>
                        </w:r>
                        <w:r w:rsidRPr="00E96E0B">
                          <w:rPr>
                            <w:color w:val="840084"/>
                            <w:sz w:val="18"/>
                            <w:szCs w:val="18"/>
                          </w:rPr>
                          <w:t xml:space="preserve"> </w:t>
                        </w:r>
                        <w:r w:rsidRPr="00E96E0B">
                          <w:rPr>
                            <w:color w:val="FF0000"/>
                            <w:sz w:val="18"/>
                            <w:szCs w:val="18"/>
                          </w:rPr>
                          <w:t>content=</w:t>
                        </w:r>
                        <w:r w:rsidRPr="00E96E0B">
                          <w:rPr>
                            <w:color w:val="0000FF"/>
                            <w:sz w:val="18"/>
                            <w:szCs w:val="18"/>
                          </w:rPr>
                          <w:t>"text/css"</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"imagetoolbar"</w:t>
                        </w:r>
                        <w:r w:rsidRPr="00E96E0B">
                          <w:rPr>
                            <w:color w:val="840084"/>
                            <w:sz w:val="18"/>
                            <w:szCs w:val="18"/>
                          </w:rPr>
                          <w:t xml:space="preserve"> </w:t>
                        </w:r>
                        <w:r w:rsidRPr="00E96E0B">
                          <w:rPr>
                            <w:color w:val="FF0000"/>
                            <w:sz w:val="18"/>
                            <w:szCs w:val="18"/>
                          </w:rPr>
                          <w:t>content=</w:t>
                        </w:r>
                        <w:r w:rsidRPr="00E96E0B">
                          <w:rPr>
                            <w:color w:val="0000FF"/>
                            <w:sz w:val="18"/>
                            <w:szCs w:val="18"/>
                          </w:rPr>
                          <w:t>"no"</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 xml:space="preserve"> </w:t>
                        </w:r>
                        <w:r w:rsidRPr="00E96E0B">
                          <w:rPr>
                            <w:color w:val="FF0000"/>
                            <w:sz w:val="18"/>
                            <w:szCs w:val="18"/>
                          </w:rPr>
                          <w:t>src=</w:t>
                        </w:r>
                        <w:r w:rsidRPr="00E96E0B">
                          <w:rPr>
                            <w:color w:val="0000FF"/>
                            <w:sz w:val="18"/>
                            <w:szCs w:val="18"/>
                          </w:rPr>
                          <w:t>"</w:t>
                        </w:r>
                        <w:proofErr w:type="gramStart"/>
                        <w:r w:rsidRPr="00E96E0B">
                          <w:rPr>
                            <w:color w:val="0000FF"/>
                            <w:sz w:val="18"/>
                            <w:szCs w:val="18"/>
                          </w:rPr>
                          <w:t>..</w:t>
                        </w:r>
                        <w:proofErr w:type="gramEnd"/>
                        <w:r w:rsidRPr="00E96E0B">
                          <w:rPr>
                            <w:color w:val="0000FF"/>
                            <w:sz w:val="18"/>
                            <w:szCs w:val="18"/>
                          </w:rPr>
                          <w:t>/../runtime/</w:t>
                        </w:r>
                        <w:r>
                          <w:rPr>
                            <w:rFonts w:hint="eastAsia"/>
                            <w:color w:val="0000FF"/>
                            <w:sz w:val="18"/>
                            <w:szCs w:val="18"/>
                          </w:rPr>
                          <w:t>xui</w:t>
                        </w:r>
                        <w:r w:rsidRPr="00E96E0B">
                          <w:rPr>
                            <w:color w:val="0000FF"/>
                            <w:sz w:val="18"/>
                            <w:szCs w:val="18"/>
                          </w:rPr>
                          <w:t>/js/</w:t>
                        </w:r>
                        <w:r>
                          <w:rPr>
                            <w:color w:val="0000FF"/>
                            <w:sz w:val="18"/>
                            <w:szCs w:val="18"/>
                          </w:rPr>
                          <w:t>xui</w:t>
                        </w:r>
                        <w:r w:rsidRPr="00E96E0B">
                          <w:rPr>
                            <w:color w:val="0000FF"/>
                            <w:sz w:val="18"/>
                            <w:szCs w:val="18"/>
                          </w:rPr>
                          <w:t>-debug.js"</w:t>
                        </w:r>
                        <w:r w:rsidRPr="00E96E0B">
                          <w:rPr>
                            <w:color w:val="840084"/>
                            <w:sz w:val="18"/>
                            <w:szCs w:val="18"/>
                          </w:rPr>
                          <w:t>&gt;&lt;/script&gt;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title&gt;</w:t>
                        </w:r>
                        <w:proofErr w:type="gramEnd"/>
                        <w:r>
                          <w:rPr>
                            <w:sz w:val="18"/>
                            <w:szCs w:val="18"/>
                          </w:rPr>
                          <w:t>CrossUI</w:t>
                        </w:r>
                        <w:r w:rsidRPr="00E96E0B">
                          <w:rPr>
                            <w:sz w:val="18"/>
                            <w:szCs w:val="18"/>
                          </w:rPr>
                          <w:t xml:space="preserve"> Case</w:t>
                        </w:r>
                        <w:r w:rsidRPr="00E96E0B">
                          <w:rPr>
                            <w:color w:val="840084"/>
                            <w:sz w:val="18"/>
                            <w:szCs w:val="18"/>
                          </w:rPr>
                          <w:t>&lt;/title&gt;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body</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&lt;div </w:t>
                        </w:r>
                        <w:r w:rsidRPr="00E96E0B">
                          <w:rPr>
                            <w:color w:val="FF0000"/>
                            <w:sz w:val="18"/>
                            <w:szCs w:val="18"/>
                          </w:rPr>
                          <w:t>id=</w:t>
                        </w:r>
                        <w:r w:rsidRPr="00E96E0B">
                          <w:rPr>
                            <w:color w:val="0000FF"/>
                            <w:sz w:val="18"/>
                            <w:szCs w:val="18"/>
                          </w:rPr>
                          <w:t>"grid"</w:t>
                        </w:r>
                        <w:r w:rsidRPr="00E96E0B">
                          <w:rPr>
                            <w:color w:val="840084"/>
                            <w:sz w:val="18"/>
                            <w:szCs w:val="18"/>
                          </w:rPr>
                          <w:t xml:space="preserve"> </w:t>
                        </w:r>
                        <w:r w:rsidRPr="00E96E0B">
                          <w:rPr>
                            <w:color w:val="FF0000"/>
                            <w:sz w:val="18"/>
                            <w:szCs w:val="18"/>
                          </w:rPr>
                          <w:t>style=</w:t>
                        </w:r>
                        <w:r w:rsidRPr="00E96E0B">
                          <w:rPr>
                            <w:color w:val="0000FF"/>
                            <w:sz w:val="18"/>
                            <w:szCs w:val="18"/>
                          </w:rPr>
                          <w:t>"position:absolute;left:100px;top:100px;width:300px;height:200px;"</w:t>
                        </w:r>
                        <w:r w:rsidRPr="00E96E0B">
                          <w:rPr>
                            <w:color w:val="840084"/>
                            <w:sz w:val="18"/>
                            <w:szCs w:val="18"/>
                          </w:rPr>
                          <w:t>&gt;&lt;/div&gt;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proofErr w:type="gramStart"/>
                        <w:r>
                          <w:rPr>
                            <w:sz w:val="18"/>
                            <w:szCs w:val="18"/>
                          </w:rPr>
                          <w:t>xui</w:t>
                        </w:r>
                        <w:r w:rsidRPr="00E96E0B">
                          <w:rPr>
                            <w:sz w:val="18"/>
                            <w:szCs w:val="18"/>
                          </w:rPr>
                          <w:t>.main(</w:t>
                        </w:r>
                        <w:proofErr w:type="gramEnd"/>
                        <w:r w:rsidRPr="00E96E0B">
                          <w:rPr>
                            <w:color w:val="0000FF"/>
                            <w:sz w:val="18"/>
                            <w:szCs w:val="18"/>
                          </w:rPr>
                          <w:t>function</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color w:val="0000FF"/>
                            <w:sz w:val="18"/>
                            <w:szCs w:val="18"/>
                          </w:rPr>
                          <w:t>var</w:t>
                        </w:r>
                        <w:proofErr w:type="gramEnd"/>
                        <w:r w:rsidRPr="00E96E0B">
                          <w:rPr>
                            <w:sz w:val="18"/>
                            <w:szCs w:val="18"/>
                          </w:rPr>
                          <w:t xml:space="preserve"> grid = </w:t>
                        </w:r>
                        <w:r w:rsidRPr="00E96E0B">
                          <w:rPr>
                            <w:color w:val="0000FF"/>
                            <w:sz w:val="18"/>
                            <w:szCs w:val="18"/>
                          </w:rPr>
                          <w:t>new</w:t>
                        </w:r>
                        <w:r w:rsidRPr="00E96E0B">
                          <w:rPr>
                            <w:sz w:val="18"/>
                            <w:szCs w:val="18"/>
                          </w:rPr>
                          <w:t xml:space="preserve"> </w:t>
                        </w:r>
                        <w:r>
                          <w:rPr>
                            <w:sz w:val="18"/>
                            <w:szCs w:val="18"/>
                          </w:rPr>
                          <w:t>xui</w:t>
                        </w:r>
                        <w:r w:rsidRPr="00E96E0B">
                          <w:rPr>
                            <w:sz w:val="18"/>
                            <w:szCs w:val="18"/>
                          </w:rPr>
                          <w:t>.UI.TreeGrid();</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grid.setGridHandlerCaption(</w:t>
                        </w:r>
                        <w:proofErr w:type="gramEnd"/>
                        <w:r w:rsidRPr="00E96E0B">
                          <w:rPr>
                            <w:color w:val="FF00FF"/>
                            <w:sz w:val="18"/>
                            <w:szCs w:val="18"/>
                          </w:rPr>
                          <w:t>'grid'</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setRowNumbered(</w:t>
                        </w:r>
                        <w:proofErr w:type="gramEnd"/>
                        <w:r w:rsidRPr="00E96E0B">
                          <w:rPr>
                            <w:color w:val="0000FF"/>
                            <w:sz w:val="18"/>
                            <w:szCs w:val="18"/>
                          </w:rPr>
                          <w:t>true</w:t>
                        </w:r>
                        <w:r w:rsidRPr="00E96E0B">
                          <w:rPr>
                            <w:sz w:val="18"/>
                            <w:szCs w:val="18"/>
                          </w:rPr>
                          <w:t>)</w:t>
                        </w:r>
                      </w:p>
                      <w:p w:rsidR="0023747D" w:rsidRPr="00E96E0B" w:rsidRDefault="0023747D" w:rsidP="00375F9C">
                        <w:pPr>
                          <w:spacing w:line="240" w:lineRule="exact"/>
                          <w:rPr>
                            <w:sz w:val="18"/>
                            <w:szCs w:val="18"/>
                            <w:lang w:val="it-IT"/>
                          </w:rPr>
                        </w:pPr>
                        <w:r w:rsidRPr="00E96E0B">
                          <w:rPr>
                            <w:sz w:val="18"/>
                            <w:szCs w:val="18"/>
                          </w:rPr>
                          <w:t xml:space="preserve">                    </w:t>
                        </w:r>
                        <w:r w:rsidRPr="00E96E0B">
                          <w:rPr>
                            <w:sz w:val="18"/>
                            <w:szCs w:val="18"/>
                            <w:lang w:val="it-IT"/>
                          </w:rPr>
                          <w:t>.setHeader([</w:t>
                        </w:r>
                        <w:r w:rsidRPr="00E96E0B">
                          <w:rPr>
                            <w:color w:val="FF00FF"/>
                            <w:sz w:val="18"/>
                            <w:szCs w:val="18"/>
                            <w:lang w:val="it-IT"/>
                          </w:rPr>
                          <w:t>'col 1'</w:t>
                        </w:r>
                        <w:r w:rsidRPr="00E96E0B">
                          <w:rPr>
                            <w:sz w:val="18"/>
                            <w:szCs w:val="18"/>
                            <w:lang w:val="it-IT"/>
                          </w:rPr>
                          <w:t>,</w:t>
                        </w:r>
                        <w:r w:rsidRPr="00E96E0B">
                          <w:rPr>
                            <w:color w:val="FF00FF"/>
                            <w:sz w:val="18"/>
                            <w:szCs w:val="18"/>
                            <w:lang w:val="it-IT"/>
                          </w:rPr>
                          <w:t>'col 2'</w:t>
                        </w:r>
                        <w:r w:rsidRPr="00E96E0B">
                          <w:rPr>
                            <w:sz w:val="18"/>
                            <w:szCs w:val="18"/>
                            <w:lang w:val="it-IT"/>
                          </w:rPr>
                          <w:t>,</w:t>
                        </w:r>
                        <w:r w:rsidRPr="00E96E0B">
                          <w:rPr>
                            <w:color w:val="FF00FF"/>
                            <w:sz w:val="18"/>
                            <w:szCs w:val="18"/>
                            <w:lang w:val="it-IT"/>
                          </w:rPr>
                          <w:t>'col 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.setRows([</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'a1'</w:t>
                        </w:r>
                        <w:r w:rsidRPr="00E96E0B">
                          <w:rPr>
                            <w:sz w:val="18"/>
                            <w:szCs w:val="18"/>
                            <w:lang w:val="it-IT"/>
                          </w:rPr>
                          <w:t>,</w:t>
                        </w:r>
                        <w:r w:rsidRPr="00E96E0B">
                          <w:rPr>
                            <w:color w:val="FF00FF"/>
                            <w:sz w:val="18"/>
                            <w:szCs w:val="18"/>
                            <w:lang w:val="it-IT"/>
                          </w:rPr>
                          <w:t>'a2'</w:t>
                        </w:r>
                        <w:r w:rsidRPr="00E96E0B">
                          <w:rPr>
                            <w:sz w:val="18"/>
                            <w:szCs w:val="18"/>
                            <w:lang w:val="it-IT"/>
                          </w:rPr>
                          <w:t>,</w:t>
                        </w:r>
                        <w:r w:rsidRPr="00E96E0B">
                          <w:rPr>
                            <w:color w:val="FF00FF"/>
                            <w:sz w:val="18"/>
                            <w:szCs w:val="18"/>
                            <w:lang w:val="it-IT"/>
                          </w:rPr>
                          <w:t>'a3'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'b1'</w:t>
                        </w:r>
                        <w:r w:rsidRPr="00E96E0B">
                          <w:rPr>
                            <w:sz w:val="18"/>
                            <w:szCs w:val="18"/>
                            <w:lang w:val="it-IT"/>
                          </w:rPr>
                          <w:t>,</w:t>
                        </w:r>
                        <w:r w:rsidRPr="00E96E0B">
                          <w:rPr>
                            <w:color w:val="FF00FF"/>
                            <w:sz w:val="18"/>
                            <w:szCs w:val="18"/>
                            <w:lang w:val="it-IT"/>
                          </w:rPr>
                          <w:t>'b2'</w:t>
                        </w:r>
                        <w:r w:rsidRPr="00E96E0B">
                          <w:rPr>
                            <w:sz w:val="18"/>
                            <w:szCs w:val="18"/>
                            <w:lang w:val="it-IT"/>
                          </w:rPr>
                          <w:t>,</w:t>
                        </w:r>
                        <w:r w:rsidRPr="00E96E0B">
                          <w:rPr>
                            <w:color w:val="FF00FF"/>
                            <w:sz w:val="18"/>
                            <w:szCs w:val="18"/>
                            <w:lang w:val="it-IT"/>
                          </w:rPr>
                          <w:t>'b3'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'c1'</w:t>
                        </w:r>
                        <w:r w:rsidRPr="00E96E0B">
                          <w:rPr>
                            <w:sz w:val="18"/>
                            <w:szCs w:val="18"/>
                            <w:lang w:val="it-IT"/>
                          </w:rPr>
                          <w:t>,</w:t>
                        </w:r>
                        <w:r w:rsidRPr="00E96E0B">
                          <w:rPr>
                            <w:color w:val="FF00FF"/>
                            <w:sz w:val="18"/>
                            <w:szCs w:val="18"/>
                            <w:lang w:val="it-IT"/>
                          </w:rPr>
                          <w:t>'c2'</w:t>
                        </w:r>
                        <w:r w:rsidRPr="00E96E0B">
                          <w:rPr>
                            <w:sz w:val="18"/>
                            <w:szCs w:val="18"/>
                            <w:lang w:val="it-IT"/>
                          </w:rPr>
                          <w:t>,</w:t>
                        </w:r>
                        <w:r w:rsidRPr="00E96E0B">
                          <w:rPr>
                            <w:color w:val="FF00FF"/>
                            <w:sz w:val="18"/>
                            <w:szCs w:val="18"/>
                            <w:lang w:val="it-IT"/>
                          </w:rPr>
                          <w:t>'c3'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'd1'</w:t>
                        </w:r>
                        <w:r w:rsidRPr="00E96E0B">
                          <w:rPr>
                            <w:sz w:val="18"/>
                            <w:szCs w:val="18"/>
                            <w:lang w:val="it-IT"/>
                          </w:rPr>
                          <w:t>,</w:t>
                        </w:r>
                        <w:r w:rsidRPr="00E96E0B">
                          <w:rPr>
                            <w:color w:val="FF00FF"/>
                            <w:sz w:val="18"/>
                            <w:szCs w:val="18"/>
                            <w:lang w:val="it-IT"/>
                          </w:rPr>
                          <w:t>'d2'</w:t>
                        </w:r>
                        <w:r w:rsidRPr="00E96E0B">
                          <w:rPr>
                            <w:sz w:val="18"/>
                            <w:szCs w:val="18"/>
                            <w:lang w:val="it-IT"/>
                          </w:rPr>
                          <w:t>,</w:t>
                        </w:r>
                        <w:r w:rsidRPr="00E96E0B">
                          <w:rPr>
                            <w:color w:val="FF00FF"/>
                            <w:sz w:val="18"/>
                            <w:szCs w:val="18"/>
                            <w:lang w:val="it-IT"/>
                          </w:rPr>
                          <w:t>'d3'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'e1'</w:t>
                        </w:r>
                        <w:r w:rsidRPr="00E96E0B">
                          <w:rPr>
                            <w:sz w:val="18"/>
                            <w:szCs w:val="18"/>
                            <w:lang w:val="it-IT"/>
                          </w:rPr>
                          <w:t>,</w:t>
                        </w:r>
                        <w:r w:rsidRPr="00E96E0B">
                          <w:rPr>
                            <w:color w:val="FF00FF"/>
                            <w:sz w:val="18"/>
                            <w:szCs w:val="18"/>
                            <w:lang w:val="it-IT"/>
                          </w:rPr>
                          <w:t>'e2'</w:t>
                        </w:r>
                        <w:r w:rsidRPr="00E96E0B">
                          <w:rPr>
                            <w:sz w:val="18"/>
                            <w:szCs w:val="18"/>
                            <w:lang w:val="it-IT"/>
                          </w:rPr>
                          <w:t>,</w:t>
                        </w:r>
                        <w:r w:rsidRPr="00E96E0B">
                          <w:rPr>
                            <w:color w:val="FF00FF"/>
                            <w:sz w:val="18"/>
                            <w:szCs w:val="18"/>
                            <w:lang w:val="it-IT"/>
                          </w:rPr>
                          <w:t>'e3'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'f1'</w:t>
                        </w:r>
                        <w:r w:rsidRPr="00E96E0B">
                          <w:rPr>
                            <w:sz w:val="18"/>
                            <w:szCs w:val="18"/>
                            <w:lang w:val="it-IT"/>
                          </w:rPr>
                          <w:t>,</w:t>
                        </w:r>
                        <w:r w:rsidRPr="00E96E0B">
                          <w:rPr>
                            <w:color w:val="FF00FF"/>
                            <w:sz w:val="18"/>
                            <w:szCs w:val="18"/>
                            <w:lang w:val="it-IT"/>
                          </w:rPr>
                          <w:t>'f2'</w:t>
                        </w:r>
                        <w:r w:rsidRPr="00E96E0B">
                          <w:rPr>
                            <w:sz w:val="18"/>
                            <w:szCs w:val="18"/>
                            <w:lang w:val="it-IT"/>
                          </w:rPr>
                          <w:t>,</w:t>
                        </w:r>
                        <w:r w:rsidRPr="00E96E0B">
                          <w:rPr>
                            <w:color w:val="FF00FF"/>
                            <w:sz w:val="18"/>
                            <w:szCs w:val="18"/>
                            <w:lang w:val="it-IT"/>
                          </w:rPr>
                          <w:t>'f3'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p>
                      <w:p w:rsidR="0023747D" w:rsidRPr="00E96E0B" w:rsidRDefault="0023747D" w:rsidP="00375F9C">
                        <w:pPr>
                          <w:spacing w:line="240" w:lineRule="exact"/>
                          <w:rPr>
                            <w:sz w:val="18"/>
                            <w:szCs w:val="18"/>
                            <w:lang w:val="it-IT"/>
                          </w:rPr>
                        </w:pPr>
                        <w:r w:rsidRPr="00E96E0B">
                          <w:rPr>
                            <w:sz w:val="18"/>
                            <w:szCs w:val="18"/>
                            <w:lang w:val="it-IT"/>
                          </w:rPr>
                          <w:t xml:space="preserve">                grid.renderOnto(</w:t>
                        </w:r>
                        <w:r w:rsidRPr="00E96E0B">
                          <w:rPr>
                            <w:color w:val="FF00FF"/>
                            <w:sz w:val="18"/>
                            <w:szCs w:val="18"/>
                            <w:lang w:val="it-IT"/>
                          </w:rPr>
                          <w:t>'grid'</w:t>
                        </w:r>
                        <w:r w:rsidRPr="00E96E0B">
                          <w:rPr>
                            <w:sz w:val="18"/>
                            <w:szCs w:val="18"/>
                            <w:lang w:val="it-IT"/>
                          </w:rPr>
                          <w:t>);</w:t>
                        </w:r>
                      </w:p>
                      <w:p w:rsidR="0023747D" w:rsidRPr="00E96E0B" w:rsidRDefault="0023747D" w:rsidP="00375F9C">
                        <w:pPr>
                          <w:spacing w:line="240" w:lineRule="exact"/>
                          <w:rPr>
                            <w:sz w:val="18"/>
                            <w:szCs w:val="18"/>
                          </w:rPr>
                        </w:pPr>
                        <w:r w:rsidRPr="00E96E0B">
                          <w:rPr>
                            <w:sz w:val="18"/>
                            <w:szCs w:val="18"/>
                            <w:lang w:val="it-IT"/>
                          </w:rPr>
                          <w:t xml:space="preserve">            </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&lt;/script&gt;</w:t>
                        </w:r>
                      </w:p>
                      <w:p w:rsidR="0023747D" w:rsidRPr="00E96E0B" w:rsidRDefault="0023747D" w:rsidP="00375F9C">
                        <w:pPr>
                          <w:spacing w:line="240" w:lineRule="exact"/>
                          <w:rPr>
                            <w:sz w:val="18"/>
                            <w:szCs w:val="18"/>
                          </w:rPr>
                        </w:pPr>
                        <w:r w:rsidRPr="00E96E0B">
                          <w:rPr>
                            <w:color w:val="840084"/>
                            <w:sz w:val="18"/>
                            <w:szCs w:val="18"/>
                          </w:rPr>
                          <w:t>&lt;/body&gt;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pPr>
                      </w:p>
                    </w:txbxContent>
                  </v:textbox>
                </v:shape>
                <v:shape id="AutoShape 108" o:spid="_x0000_s1037" type="#_x0000_t62" style="position:absolute;left:13715;top:43589;width:14857;height:196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TucQA&#10;AADdAAAADwAAAGRycy9kb3ducmV2LnhtbERPS2vCQBC+C/0Pywi9iG6S0qKpq1SlYLEXH/Q8ZMds&#10;MDsbsmtM/71bKHibj+8582Vva9FR6yvHCtJJAoK4cLriUsHp+DmegvABWWPtmBT8kofl4mkwx1y7&#10;G++pO4RSxBD2OSowITS5lL4wZNFPXEMcubNrLYYI21LqFm8x3NYyS5I3abHi2GCwobWh4nK4WgW0&#10;q/TLdfO1e826n29zHtlVusmUeh72H+8gAvXhIf53b3Wcn6Yz+Ps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E7nEAAAA3QAAAA8AAAAAAAAAAAAAAAAAmAIAAGRycy9k&#10;b3ducmV2LnhtbFBLBQYAAAAABAAEAPUAAACJAwAAAAA=&#10;" adj="18960,-31810" fillcolor="#ff9">
                  <v:textbox inset="0,0,0,0">
                    <w:txbxContent>
                      <w:p w:rsidR="0023747D" w:rsidRPr="00D434DE" w:rsidRDefault="0023747D" w:rsidP="00375F9C">
                        <w:pPr>
                          <w:jc w:val="center"/>
                          <w:rPr>
                            <w:sz w:val="18"/>
                            <w:szCs w:val="18"/>
                          </w:rPr>
                        </w:pPr>
                        <w:r>
                          <w:rPr>
                            <w:rFonts w:hint="eastAsia"/>
                            <w:sz w:val="18"/>
                            <w:szCs w:val="18"/>
                          </w:rPr>
                          <w:t>Render onto that DIV</w:t>
                        </w:r>
                      </w:p>
                    </w:txbxContent>
                  </v:textbox>
                </v:shape>
                <v:shape id="AutoShape 109" o:spid="_x0000_s1038" type="#_x0000_t62" style="position:absolute;left:25147;top:33680;width:9649;height:19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7vKcUA&#10;AADdAAAADwAAAGRycy9kb3ducmV2LnhtbESPQWvCQBCF70L/wzJCb7rRQ5DUVUQQpAWh1ou3aXaa&#10;pGZnQ3aM6b/vHAq9zfDevPfNejuG1gzUpyayg8U8A0NcRt9w5eDycZitwCRB9thGJgc/lGC7eZqs&#10;sfDxwe80nKUyGsKpQAe1SFdYm8qaAqZ57IhV+4p9QNG1r6zv8aHhobXLLMttwIa1ocaO9jWVt/M9&#10;OHjLr/L9SfnpOIRb+7rii5zumXPP03H3AkZolH/z3/XRK/5iqfz6jY5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u8pxQAAAN0AAAAPAAAAAAAAAAAAAAAAAJgCAABkcnMv&#10;ZG93bnJldi54bWxQSwUGAAAAAAQABAD1AAAAigMAAAAA&#10;" adj="29671,5520" fillcolor="#ff9">
                  <v:textbox inset="0,0,0,0">
                    <w:txbxContent>
                      <w:p w:rsidR="0023747D" w:rsidRPr="00D434DE" w:rsidRDefault="0023747D" w:rsidP="00375F9C">
                        <w:pPr>
                          <w:jc w:val="center"/>
                          <w:rPr>
                            <w:sz w:val="18"/>
                            <w:szCs w:val="18"/>
                          </w:rPr>
                        </w:pPr>
                        <w:r>
                          <w:rPr>
                            <w:rFonts w:hint="eastAsia"/>
                            <w:sz w:val="18"/>
                            <w:szCs w:val="18"/>
                          </w:rPr>
                          <w:t>Sets rows</w:t>
                        </w:r>
                      </w:p>
                    </w:txbxContent>
                  </v:textbox>
                </v:shape>
                <v:shape id="AutoShape 110" o:spid="_x0000_s1039" type="#_x0000_t62" style="position:absolute;left:26289;top:28729;width:9141;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H8IA&#10;AADdAAAADwAAAGRycy9kb3ducmV2LnhtbERPzYrCMBC+C75DGGEvomk9yFKNooUugofFnwcYm7Gt&#10;bSaliVrffiMIe5uP73eW69404kGdqywriKcRCOLc6ooLBedTNvkG4TyyxsYyKXiRg/VqOFhiou2T&#10;D/Q4+kKEEHYJKii9bxMpXV6SQTe1LXHgrrYz6APsCqk7fIZw08hZFM2lwYpDQ4ktpSXl9fFuFNTR&#10;/lL02/qWcYbx7uc3HW9OqVJfo36zAOGp9//ij3unw/x4FsP7m3C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xUfwgAAAN0AAAAPAAAAAAAAAAAAAAAAAJgCAABkcnMvZG93&#10;bnJldi54bWxQSwUGAAAAAAQABAD1AAAAhwMAAAAA&#10;" adj="20445,-17101" fillcolor="#ff9">
                  <v:textbox inset="0,0,0,0">
                    <w:txbxContent>
                      <w:p w:rsidR="0023747D" w:rsidRPr="00D434DE" w:rsidRDefault="0023747D" w:rsidP="00375F9C">
                        <w:pPr>
                          <w:jc w:val="center"/>
                          <w:rPr>
                            <w:sz w:val="18"/>
                            <w:szCs w:val="18"/>
                          </w:rPr>
                        </w:pPr>
                        <w:r>
                          <w:rPr>
                            <w:rFonts w:hint="eastAsia"/>
                            <w:sz w:val="18"/>
                            <w:szCs w:val="18"/>
                          </w:rPr>
                          <w:t>Sets columns</w:t>
                        </w:r>
                      </w:p>
                    </w:txbxContent>
                  </v:textbox>
                </v:shape>
                <v:shape id="AutoShape 111" o:spid="_x0000_s1040" type="#_x0000_t62" style="position:absolute;left:29721;top:24762;width:1256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gqsEA&#10;AADdAAAADwAAAGRycy9kb3ducmV2LnhtbERPTWvCQBC9C/6HZQQvopsErCV1FREKXnpIqtDjkB2T&#10;0OxsyE41/vuuUOhtHu9ztvvRdepGQ2g9G0hXCSjiytuWawPnz/flK6ggyBY7z2TgQQH2u+lki7n1&#10;dy7oVkqtYgiHHA00In2udagachhWvieO3NUPDiXCodZ2wHsMd53OkuRFO2w5NjTY07Gh6rv8cQa6&#10;9abwH6Nkti3S00KIL18lGzOfjYc3UEKj/Iv/3Ccb56dZBs9v4gl6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mIKrBAAAA3QAAAA8AAAAAAAAAAAAAAAAAmAIAAGRycy9kb3du&#10;cmV2LnhtbFBLBQYAAAAABAAEAPUAAACGAwAAAAA=&#10;" adj="29262,2699" fillcolor="#ff9">
                  <v:textbox inset="0,0,0,0">
                    <w:txbxContent>
                      <w:p w:rsidR="0023747D" w:rsidRPr="00D434DE" w:rsidRDefault="0023747D" w:rsidP="00375F9C">
                        <w:pPr>
                          <w:jc w:val="center"/>
                          <w:rPr>
                            <w:sz w:val="18"/>
                            <w:szCs w:val="18"/>
                          </w:rPr>
                        </w:pPr>
                        <w:r>
                          <w:rPr>
                            <w:sz w:val="18"/>
                            <w:szCs w:val="18"/>
                          </w:rPr>
                          <w:t>S</w:t>
                        </w:r>
                        <w:r>
                          <w:rPr>
                            <w:rFonts w:hint="eastAsia"/>
                            <w:sz w:val="18"/>
                            <w:szCs w:val="18"/>
                          </w:rPr>
                          <w:t>how line number</w:t>
                        </w:r>
                      </w:p>
                    </w:txbxContent>
                  </v:textbox>
                </v:shape>
                <v:shape id="AutoShape 112" o:spid="_x0000_s1041" type="#_x0000_t62" style="position:absolute;left:29721;top:21794;width:13716;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ea8MA&#10;AADdAAAADwAAAGRycy9kb3ducmV2LnhtbERPS2vCQBC+F/wPywje6kbbBo2uEgqF9OiL0tuQHZNg&#10;djbsbk38964g9DYf33PW28G04krON5YVzKYJCOLS6oYrBcfD1+sChA/IGlvLpOBGHrab0csaM217&#10;3tF1HyoRQ9hnqKAOocuk9GVNBv3UdsSRO1tnMEToKqkd9jHctHKeJKk02HBsqLGjz5rKy/7PKCi+&#10;81NayNtu0bz/FPngfvtu+aHUZDzkKxCBhvAvfroLHefP5m/w+Cae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vea8MAAADdAAAADwAAAAAAAAAAAAAAAACYAgAAZHJzL2Rv&#10;d25yZXYueG1sUEsFBgAAAAAEAAQA9QAAAIgDAAAAAA==&#10;" adj="28413,13663" fillcolor="#ff9">
                  <v:textbox inset="0,0,0,0">
                    <w:txbxContent>
                      <w:p w:rsidR="0023747D" w:rsidRPr="00D434DE" w:rsidRDefault="0023747D" w:rsidP="00375F9C">
                        <w:pPr>
                          <w:jc w:val="center"/>
                          <w:rPr>
                            <w:sz w:val="18"/>
                            <w:szCs w:val="18"/>
                          </w:rPr>
                        </w:pPr>
                        <w:r>
                          <w:rPr>
                            <w:rFonts w:hint="eastAsia"/>
                            <w:sz w:val="18"/>
                            <w:szCs w:val="18"/>
                          </w:rPr>
                          <w:t>Sets grid caption</w:t>
                        </w:r>
                      </w:p>
                    </w:txbxContent>
                  </v:textbox>
                </v:shape>
                <v:shape id="AutoShape 113" o:spid="_x0000_s1042" type="#_x0000_t62" style="position:absolute;left:32005;top:13868;width:14857;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FMcQA&#10;AADdAAAADwAAAGRycy9kb3ducmV2LnhtbERP32vCMBB+F/Y/hBv4pqlF5tYZiwiCiEx0bs+35ta0&#10;NpfSRO3+ezMY7O0+vp83z3vbiCt1vnKsYDJOQBAXTldcKji9r0fPIHxA1tg4JgU/5CFfPAzmmGl3&#10;4wNdj6EUMYR9hgpMCG0mpS8MWfRj1xJH7tt1FkOEXSl1h7cYbhuZJsmTtFhxbDDY0spQcT5erIK3&#10;tDzMrKyTen+aXT6/dh9m+7JWavjYL19BBOrDv/jPvdFx/iSdwu8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FRTHEAAAA3QAAAA8AAAAAAAAAAAAAAAAAmAIAAGRycy9k&#10;b3ducmV2LnhtbFBLBQYAAAAABAAEAPUAAACJAwAAAAA=&#10;" adj="19403,28869" fillcolor="#ff9">
                  <v:textbox inset="0,0,0,0">
                    <w:txbxContent>
                      <w:p w:rsidR="0023747D" w:rsidRPr="00D434DE" w:rsidRDefault="0023747D" w:rsidP="00375F9C">
                        <w:pPr>
                          <w:jc w:val="center"/>
                          <w:rPr>
                            <w:sz w:val="18"/>
                            <w:szCs w:val="18"/>
                          </w:rPr>
                        </w:pPr>
                        <w:r>
                          <w:rPr>
                            <w:sz w:val="18"/>
                            <w:szCs w:val="18"/>
                          </w:rPr>
                          <w:t>T</w:t>
                        </w:r>
                        <w:r>
                          <w:rPr>
                            <w:rFonts w:hint="eastAsia"/>
                            <w:sz w:val="18"/>
                            <w:szCs w:val="18"/>
                          </w:rPr>
                          <w:t xml:space="preserve">he DIV with id </w:t>
                        </w:r>
                        <w:r>
                          <w:rPr>
                            <w:sz w:val="18"/>
                            <w:szCs w:val="18"/>
                          </w:rPr>
                          <w:t>“</w:t>
                        </w:r>
                        <w:r>
                          <w:rPr>
                            <w:rFonts w:hint="eastAsia"/>
                            <w:sz w:val="18"/>
                            <w:szCs w:val="18"/>
                          </w:rPr>
                          <w:t>grid</w:t>
                        </w:r>
                        <w:r>
                          <w:rPr>
                            <w:sz w:val="18"/>
                            <w:szCs w:val="18"/>
                          </w:rPr>
                          <w:t>”</w:t>
                        </w: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w:t>
      </w:r>
      <w:r w:rsidRPr="008A7D00">
        <w:rPr>
          <w:b/>
          <w:color w:val="0000FF"/>
        </w:rPr>
        <w:t>renderonto</w:t>
      </w:r>
      <w:r w:rsidRPr="008A7D00">
        <w:rPr>
          <w:rFonts w:hint="eastAsia"/>
          <w:b/>
          <w:color w:val="0000FF"/>
        </w:rPr>
        <w:t>.html</w:t>
      </w:r>
      <w:proofErr w:type="gramEnd"/>
      <w:r w:rsidRPr="008A7D00">
        <w:rPr>
          <w:rFonts w:hint="eastAsia"/>
          <w:b/>
          <w:color w:val="0000FF"/>
        </w:rPr>
        <w:t xml:space="preserve"> </w:t>
      </w:r>
    </w:p>
    <w:p w:rsidR="00375F9C" w:rsidRDefault="00375F9C" w:rsidP="00375F9C"/>
    <w:p w:rsidR="00375F9C" w:rsidRDefault="00375F9C" w:rsidP="00375F9C">
      <w:pPr>
        <w:ind w:firstLine="420"/>
      </w:pPr>
      <w:r>
        <w:rPr>
          <w:rFonts w:hint="eastAsia"/>
        </w:rPr>
        <w:t>The result is:</w:t>
      </w:r>
    </w:p>
    <w:p w:rsidR="00375F9C" w:rsidRDefault="005C781A" w:rsidP="00083A2E">
      <w:pPr>
        <w:ind w:firstLine="420"/>
        <w:jc w:val="center"/>
      </w:pPr>
      <w:r>
        <w:rPr>
          <w:rFonts w:hint="eastAsia"/>
          <w:noProof/>
        </w:rPr>
        <w:drawing>
          <wp:inline distT="0" distB="0" distL="0" distR="0" wp14:anchorId="4E0A65E8" wp14:editId="7FF45735">
            <wp:extent cx="2847975" cy="1428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975" cy="1428750"/>
                    </a:xfrm>
                    <a:prstGeom prst="rect">
                      <a:avLst/>
                    </a:prstGeom>
                    <a:noFill/>
                    <a:ln>
                      <a:noFill/>
                    </a:ln>
                  </pic:spPr>
                </pic:pic>
              </a:graphicData>
            </a:graphic>
          </wp:inline>
        </w:drawing>
      </w:r>
    </w:p>
    <w:p w:rsidR="00375F9C" w:rsidRPr="00084DC4" w:rsidRDefault="00375F9C" w:rsidP="00BA208E">
      <w:r w:rsidRPr="000F5DF9">
        <w:rPr>
          <w:b/>
        </w:rPr>
        <w:t>There are two ways to get the same result</w:t>
      </w:r>
      <w:r>
        <w:rPr>
          <w:b/>
        </w:rPr>
        <w:t>;</w:t>
      </w:r>
      <w:r>
        <w:rPr>
          <w:rFonts w:hint="eastAsia"/>
          <w:b/>
        </w:rPr>
        <w:t xml:space="preserve"> </w:t>
      </w:r>
      <w:r w:rsidRPr="00084DC4">
        <w:rPr>
          <w:rFonts w:hint="eastAsia"/>
        </w:rPr>
        <w:t>codes were in r</w:t>
      </w:r>
      <w:r w:rsidRPr="00084DC4">
        <w:t>enderonto</w:t>
      </w:r>
      <w:r w:rsidRPr="00084DC4">
        <w:rPr>
          <w:rFonts w:hint="eastAsia"/>
        </w:rPr>
        <w:t>2</w:t>
      </w:r>
      <w:r w:rsidRPr="00084DC4">
        <w:t>.html</w:t>
      </w:r>
      <w:r w:rsidRPr="00084DC4">
        <w:rPr>
          <w:rFonts w:hint="eastAsia"/>
        </w:rPr>
        <w:t xml:space="preserve"> and r</w:t>
      </w:r>
      <w:r w:rsidRPr="00084DC4">
        <w:t>enderonto</w:t>
      </w:r>
      <w:r w:rsidRPr="00084DC4">
        <w:rPr>
          <w:rFonts w:hint="eastAsia"/>
        </w:rPr>
        <w:t>3</w:t>
      </w:r>
      <w:r w:rsidRPr="00084DC4">
        <w:t>.html</w:t>
      </w:r>
      <w:r w:rsidRPr="00084DC4">
        <w:rPr>
          <w:rFonts w:hint="eastAsia"/>
        </w:rPr>
        <w:t>.</w:t>
      </w:r>
    </w:p>
    <w:p w:rsidR="00375F9C" w:rsidRDefault="00375F9C" w:rsidP="00375F9C"/>
    <w:p w:rsidR="00375F9C" w:rsidRDefault="00375F9C" w:rsidP="00375F9C">
      <w:proofErr w:type="gramStart"/>
      <w:r>
        <w:rPr>
          <w:rFonts w:hint="eastAsia"/>
        </w:rPr>
        <w:t>r</w:t>
      </w:r>
      <w:r w:rsidRPr="006A57EC">
        <w:t>enderonto</w:t>
      </w:r>
      <w:r>
        <w:rPr>
          <w:rFonts w:hint="eastAsia"/>
        </w:rPr>
        <w:t>2</w:t>
      </w:r>
      <w:r w:rsidRPr="006A57EC">
        <w:t>.html</w:t>
      </w:r>
      <w:r>
        <w:rPr>
          <w:rFonts w:hint="eastAsia"/>
        </w:rPr>
        <w:t xml:space="preserve"> :</w:t>
      </w:r>
      <w:proofErr w:type="gramEnd"/>
    </w:p>
    <w:p w:rsidR="00375F9C" w:rsidRDefault="005C781A" w:rsidP="00375F9C">
      <w:r>
        <w:rPr>
          <w:noProof/>
        </w:rPr>
        <w:lastRenderedPageBreak/>
        <mc:AlternateContent>
          <mc:Choice Requires="wpc">
            <w:drawing>
              <wp:inline distT="0" distB="0" distL="0" distR="0" wp14:anchorId="5BC29BF7" wp14:editId="53E63B68">
                <wp:extent cx="5372100" cy="1584960"/>
                <wp:effectExtent l="9525" t="0" r="9525" b="0"/>
                <wp:docPr id="1117" name="画布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5" name="Text Box 123"/>
                        <wps:cNvSpPr txBox="1">
                          <a:spLocks noChangeArrowheads="1"/>
                        </wps:cNvSpPr>
                        <wps:spPr bwMode="auto">
                          <a:xfrm>
                            <a:off x="0" y="48847"/>
                            <a:ext cx="5372100" cy="14770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color w:val="0000FF"/>
                                  <w:sz w:val="18"/>
                                  <w:szCs w:val="18"/>
                                </w:rPr>
                                <w:t>new</w:t>
                              </w:r>
                              <w:proofErr w:type="gramEnd"/>
                              <w:r w:rsidRPr="000E23E9">
                                <w:rPr>
                                  <w:sz w:val="18"/>
                                  <w:szCs w:val="18"/>
                                </w:rPr>
                                <w:t xml:space="preserve"> </w:t>
                              </w:r>
                              <w:r>
                                <w:rPr>
                                  <w:sz w:val="18"/>
                                  <w:szCs w:val="18"/>
                                </w:rPr>
                                <w:t>xui</w:t>
                              </w:r>
                              <w:r w:rsidRPr="000E23E9">
                                <w:rPr>
                                  <w:sz w:val="18"/>
                                  <w:szCs w:val="18"/>
                                </w:rPr>
                                <w:t>.UI.TreeGrid({</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w:t>
                              </w:r>
                            </w:p>
                          </w:txbxContent>
                        </wps:txbx>
                        <wps:bodyPr rot="0" vert="horz" wrap="square" lIns="54000" tIns="46800" rIns="54000" bIns="45720" anchor="t" anchorCtr="0" upright="1">
                          <a:spAutoFit/>
                        </wps:bodyPr>
                      </wps:wsp>
                      <wps:wsp>
                        <wps:cNvPr id="1116" name="AutoShape 124"/>
                        <wps:cNvSpPr>
                          <a:spLocks noChangeArrowheads="1"/>
                        </wps:cNvSpPr>
                        <wps:spPr bwMode="auto">
                          <a:xfrm flipH="1">
                            <a:off x="2057352" y="198302"/>
                            <a:ext cx="1599914" cy="198302"/>
                          </a:xfrm>
                          <a:prstGeom prst="wedgeRoundRectCallout">
                            <a:avLst>
                              <a:gd name="adj1" fmla="val 75315"/>
                              <a:gd name="adj2" fmla="val 33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01143" w:rsidRDefault="0023747D" w:rsidP="00375F9C">
                              <w:pPr>
                                <w:jc w:val="center"/>
                                <w:rPr>
                                  <w:sz w:val="18"/>
                                  <w:szCs w:val="18"/>
                                </w:rPr>
                              </w:pPr>
                              <w:r>
                                <w:rPr>
                                  <w:rFonts w:hint="eastAsia"/>
                                  <w:sz w:val="18"/>
                                  <w:szCs w:val="18"/>
                                </w:rPr>
                                <w:t xml:space="preserve">Gives properties </w:t>
                              </w:r>
                              <w:r>
                                <w:rPr>
                                  <w:sz w:val="18"/>
                                  <w:szCs w:val="18"/>
                                </w:rPr>
                                <w:t>direct</w:t>
                              </w:r>
                              <w:r>
                                <w:rPr>
                                  <w:rFonts w:hint="eastAsia"/>
                                  <w:sz w:val="18"/>
                                  <w:szCs w:val="18"/>
                                </w:rPr>
                                <w:t>ly</w:t>
                              </w:r>
                            </w:p>
                            <w:p w:rsidR="0023747D" w:rsidRPr="000E23E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1" o:spid="_x0000_s1043" editas="canvas" style="width:423pt;height:124.8pt;mso-position-horizontal-relative:char;mso-position-vertical-relative:line" coordsize="53721,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">
                <v:shape id="_x0000_s1044" type="#_x0000_t75" style="position:absolute;width:53721;height:15849;visibility:visible;mso-wrap-style:square">
                  <v:fill o:detectmouseclick="t"/>
                  <v:path o:connecttype="none"/>
                </v:shape>
                <v:shape id="Text Box 123" o:spid="_x0000_s1045" type="#_x0000_t202" style="position:absolute;top:488;width:53721;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gTzMIA&#10;AADdAAAADwAAAGRycy9kb3ducmV2LnhtbERP32vCMBB+H+x/CCf4NtMKiqtGkYnUl4Fz2/vRnE2x&#10;uZQk1vrfm4Gwt/v4ft5qM9hW9ORD41hBPslAEFdON1wr+Pnevy1AhIissXVMCu4UYLN+fVlhod2N&#10;v6g/xVqkEA4FKjAxdoWUoTJkMUxcR5y4s/MWY4K+ltrjLYXbVk6zbC4tNpwaDHb0Yai6nK5WQXXZ&#10;Dbuy+TW+v9rFUb+X9895qdR4NGyXICIN8V/8dB90mp/nM/j7Jp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BPMwgAAAN0AAAAPAAAAAAAAAAAAAAAAAJgCAABkcnMvZG93&#10;bnJldi54bWxQSwUGAAAAAAQABAD1AAAAhwMAAAAA&#10;" strokeweight="1pt">
                  <v:textbox style="mso-fit-shape-to-text:t" inset="1.5mm,1.3mm,1.5mm">
                    <w:txbxContent>
                      <w:p w:rsidR="0023747D" w:rsidRPr="000E23E9" w:rsidRDefault="0023747D" w:rsidP="00375F9C">
                        <w:pPr>
                          <w:spacing w:line="240" w:lineRule="exact"/>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color w:val="0000FF"/>
                            <w:sz w:val="18"/>
                            <w:szCs w:val="18"/>
                          </w:rPr>
                          <w:t>new</w:t>
                        </w:r>
                        <w:proofErr w:type="gramEnd"/>
                        <w:r w:rsidRPr="000E23E9">
                          <w:rPr>
                            <w:sz w:val="18"/>
                            <w:szCs w:val="18"/>
                          </w:rPr>
                          <w:t xml:space="preserve"> </w:t>
                        </w:r>
                        <w:r>
                          <w:rPr>
                            <w:sz w:val="18"/>
                            <w:szCs w:val="18"/>
                          </w:rPr>
                          <w:t>xui</w:t>
                        </w:r>
                        <w:r w:rsidRPr="000E23E9">
                          <w:rPr>
                            <w:sz w:val="18"/>
                            <w:szCs w:val="18"/>
                          </w:rPr>
                          <w:t>.UI.TreeGrid({</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w:t>
                        </w:r>
                      </w:p>
                    </w:txbxContent>
                  </v:textbox>
                </v:shape>
                <v:shape id="AutoShape 124" o:spid="_x0000_s1046" type="#_x0000_t62" style="position:absolute;left:20573;top:1983;width:15999;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bFMMA&#10;AADdAAAADwAAAGRycy9kb3ducmV2LnhtbERPPU/DMBDdkfgP1iGxEccdUgh1K4SoyMDStOyHfU0i&#10;4nOITZr+e1ypEts9vc9bbWbXi4nG0HnWoLIcBLHxtuNGw2G/fXgEESKyxd4zaThTgM369maFpfUn&#10;3tFUx0akEA4lamhjHEopg2nJYcj8QJy4ox8dxgTHRtoRTync9XKR54V02HFqaHGg15bMd/3rNBhW&#10;x6/z+8d28VQvVWE+q+nnrdL6/m5+eQYRaY7/4qu7smm+UgVcvk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bFMMAAADdAAAADwAAAAAAAAAAAAAAAACYAgAAZHJzL2Rv&#10;d25yZXYueG1sUEsFBgAAAAAEAAQA9QAAAIgDAAAAAA==&#10;" adj="27068,18080" fillcolor="#ff9">
                  <v:textbox inset="0,0,0,0">
                    <w:txbxContent>
                      <w:p w:rsidR="0023747D" w:rsidRPr="00201143" w:rsidRDefault="0023747D" w:rsidP="00375F9C">
                        <w:pPr>
                          <w:jc w:val="center"/>
                          <w:rPr>
                            <w:sz w:val="18"/>
                            <w:szCs w:val="18"/>
                          </w:rPr>
                        </w:pPr>
                        <w:r>
                          <w:rPr>
                            <w:rFonts w:hint="eastAsia"/>
                            <w:sz w:val="18"/>
                            <w:szCs w:val="18"/>
                          </w:rPr>
                          <w:t xml:space="preserve">Gives properties </w:t>
                        </w:r>
                        <w:r>
                          <w:rPr>
                            <w:sz w:val="18"/>
                            <w:szCs w:val="18"/>
                          </w:rPr>
                          <w:t>direct</w:t>
                        </w:r>
                        <w:r>
                          <w:rPr>
                            <w:rFonts w:hint="eastAsia"/>
                            <w:sz w:val="18"/>
                            <w:szCs w:val="18"/>
                          </w:rPr>
                          <w:t>ly</w:t>
                        </w:r>
                      </w:p>
                      <w:p w:rsidR="0023747D" w:rsidRPr="000E23E9" w:rsidRDefault="0023747D" w:rsidP="00375F9C">
                        <w:pPr>
                          <w:rPr>
                            <w:szCs w:val="18"/>
                          </w:rPr>
                        </w:pP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w:t>
      </w:r>
      <w:r w:rsidRPr="008A7D00">
        <w:rPr>
          <w:b/>
          <w:color w:val="0000FF"/>
        </w:rPr>
        <w:t>renderonto</w:t>
      </w:r>
      <w:r>
        <w:rPr>
          <w:rFonts w:hint="eastAsia"/>
          <w:b/>
          <w:color w:val="0000FF"/>
        </w:rPr>
        <w:t>2</w:t>
      </w:r>
      <w:r w:rsidRPr="008A7D00">
        <w:rPr>
          <w:rFonts w:hint="eastAsia"/>
          <w:b/>
          <w:color w:val="0000FF"/>
        </w:rPr>
        <w:t>.html</w:t>
      </w:r>
      <w:proofErr w:type="gramEnd"/>
    </w:p>
    <w:p w:rsidR="00375F9C" w:rsidRPr="00084DC4" w:rsidRDefault="00375F9C" w:rsidP="00375F9C"/>
    <w:p w:rsidR="00375F9C" w:rsidRDefault="00375F9C" w:rsidP="00375F9C">
      <w:proofErr w:type="gramStart"/>
      <w:r>
        <w:rPr>
          <w:rFonts w:hint="eastAsia"/>
        </w:rPr>
        <w:t>r</w:t>
      </w:r>
      <w:r w:rsidRPr="006A57EC">
        <w:t>enderonto</w:t>
      </w:r>
      <w:r>
        <w:rPr>
          <w:rFonts w:hint="eastAsia"/>
        </w:rPr>
        <w:t>3</w:t>
      </w:r>
      <w:r>
        <w:t>.htm</w:t>
      </w:r>
      <w:r>
        <w:rPr>
          <w:rFonts w:hint="eastAsia"/>
        </w:rPr>
        <w:t>l :</w:t>
      </w:r>
      <w:proofErr w:type="gramEnd"/>
    </w:p>
    <w:p w:rsidR="00375F9C" w:rsidRDefault="005C781A" w:rsidP="00375F9C">
      <w:r>
        <w:rPr>
          <w:noProof/>
        </w:rPr>
        <mc:AlternateContent>
          <mc:Choice Requires="wpc">
            <w:drawing>
              <wp:inline distT="0" distB="0" distL="0" distR="0" wp14:anchorId="4281D51B" wp14:editId="09D93BDD">
                <wp:extent cx="5372100" cy="1584960"/>
                <wp:effectExtent l="9525" t="0" r="9525" b="0"/>
                <wp:docPr id="1114" name="画布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2" name="Text Box 127"/>
                        <wps:cNvSpPr txBox="1">
                          <a:spLocks noChangeArrowheads="1"/>
                        </wps:cNvSpPr>
                        <wps:spPr bwMode="auto">
                          <a:xfrm>
                            <a:off x="0" y="48847"/>
                            <a:ext cx="5372100" cy="14770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ind w:firstLine="420"/>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Pr>
                                  <w:sz w:val="18"/>
                                  <w:szCs w:val="18"/>
                                </w:rPr>
                                <w:t>xui</w:t>
                              </w:r>
                              <w:r w:rsidRPr="000E23E9">
                                <w:rPr>
                                  <w:sz w:val="18"/>
                                  <w:szCs w:val="18"/>
                                </w:rPr>
                                <w:t>.create(</w:t>
                              </w:r>
                              <w:proofErr w:type="gramEnd"/>
                              <w:r w:rsidRPr="000E23E9">
                                <w:rPr>
                                  <w:color w:val="FF00FF"/>
                                  <w:sz w:val="18"/>
                                  <w:szCs w:val="18"/>
                                </w:rPr>
                                <w:t>'TreeGrid'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w:t>
                              </w:r>
                            </w:p>
                          </w:txbxContent>
                        </wps:txbx>
                        <wps:bodyPr rot="0" vert="horz" wrap="square" lIns="54000" tIns="46800" rIns="54000" bIns="45720" anchor="t" anchorCtr="0" upright="1">
                          <a:spAutoFit/>
                        </wps:bodyPr>
                      </wps:wsp>
                      <wps:wsp>
                        <wps:cNvPr id="1113" name="AutoShape 128"/>
                        <wps:cNvSpPr>
                          <a:spLocks noChangeArrowheads="1"/>
                        </wps:cNvSpPr>
                        <wps:spPr bwMode="auto">
                          <a:xfrm flipH="1">
                            <a:off x="2171525" y="495027"/>
                            <a:ext cx="1372314" cy="198302"/>
                          </a:xfrm>
                          <a:prstGeom prst="wedgeRoundRectCallout">
                            <a:avLst>
                              <a:gd name="adj1" fmla="val 87667"/>
                              <a:gd name="adj2" fmla="val -116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 w:val="18"/>
                                  <w:szCs w:val="18"/>
                                </w:rPr>
                              </w:pPr>
                              <w:r>
                                <w:rPr>
                                  <w:sz w:val="18"/>
                                  <w:szCs w:val="18"/>
                                </w:rPr>
                                <w:t>U</w:t>
                              </w:r>
                              <w:r>
                                <w:rPr>
                                  <w:rFonts w:hint="eastAsia"/>
                                  <w:sz w:val="18"/>
                                  <w:szCs w:val="18"/>
                                </w:rPr>
                                <w:t>sing xui.create</w:t>
                              </w:r>
                            </w:p>
                          </w:txbxContent>
                        </wps:txbx>
                        <wps:bodyPr rot="0" vert="horz" wrap="square" lIns="0" tIns="0" rIns="0" bIns="0" anchor="t" anchorCtr="0" upright="1">
                          <a:noAutofit/>
                        </wps:bodyPr>
                      </wps:wsp>
                    </wpc:wpc>
                  </a:graphicData>
                </a:graphic>
              </wp:inline>
            </w:drawing>
          </mc:Choice>
          <mc:Fallback>
            <w:pict>
              <v:group id="画布 125" o:spid="_x0000_s1047" editas="canvas" style="width:423pt;height:124.8pt;mso-position-horizontal-relative:char;mso-position-vertical-relative:line" coordsize="53721,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">
                <v:shape id="_x0000_s1048" type="#_x0000_t75" style="position:absolute;width:53721;height:15849;visibility:visible;mso-wrap-style:square">
                  <v:fill o:detectmouseclick="t"/>
                  <v:path o:connecttype="none"/>
                </v:shape>
                <v:shape id="Text Box 127" o:spid="_x0000_s1049" type="#_x0000_t202" style="position:absolute;top:488;width:53721;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LuMEA&#10;AADdAAAADwAAAGRycy9kb3ducmV2LnhtbERPS4vCMBC+C/6HMAt707QeRKtRlhXpXoT1dR+a2abY&#10;TEoSa/33ZmFhb/PxPWe9HWwrevKhcawgn2YgiCunG64VXM77yQJEiMgaW8ek4EkBtpvxaI2Fdg8+&#10;Un+KtUghHApUYGLsCilDZchimLqOOHE/zluMCfpaao+PFG5bOcuyubTYcGow2NGnoep2ulsF1W03&#10;7Mrmanx/t4tvvSyfh3mp1Pvb8LECEWmI/+I/95dO8/N8Br/fpB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xi7jBAAAA3QAAAA8AAAAAAAAAAAAAAAAAmAIAAGRycy9kb3du&#10;cmV2LnhtbFBLBQYAAAAABAAEAPUAAACGAwAAAAA=&#10;" strokeweight="1pt">
                  <v:textbox style="mso-fit-shape-to-text:t" inset="1.5mm,1.3mm,1.5mm">
                    <w:txbxContent>
                      <w:p w:rsidR="0023747D" w:rsidRPr="000E23E9" w:rsidRDefault="0023747D" w:rsidP="00375F9C">
                        <w:pPr>
                          <w:spacing w:line="240" w:lineRule="exact"/>
                          <w:ind w:firstLine="420"/>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Pr>
                            <w:sz w:val="18"/>
                            <w:szCs w:val="18"/>
                          </w:rPr>
                          <w:t>xui</w:t>
                        </w:r>
                        <w:r w:rsidRPr="000E23E9">
                          <w:rPr>
                            <w:sz w:val="18"/>
                            <w:szCs w:val="18"/>
                          </w:rPr>
                          <w:t>.create(</w:t>
                        </w:r>
                        <w:proofErr w:type="gramEnd"/>
                        <w:r w:rsidRPr="000E23E9">
                          <w:rPr>
                            <w:color w:val="FF00FF"/>
                            <w:sz w:val="18"/>
                            <w:szCs w:val="18"/>
                          </w:rPr>
                          <w:t>'TreeGrid'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w:t>
                        </w:r>
                      </w:p>
                    </w:txbxContent>
                  </v:textbox>
                </v:shape>
                <v:shape id="AutoShape 128" o:spid="_x0000_s1050" type="#_x0000_t62" style="position:absolute;left:21715;top:4950;width:13723;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KgMQA&#10;AADdAAAADwAAAGRycy9kb3ducmV2LnhtbERPS2sCMRC+F/ofwhR6q9m10MrWKEUR7UGKD6zehs10&#10;s7iZLEnU9d+bQsHbfHzPGY4724gz+VA7VpD3MhDEpdM1Vwq2m9nLAESIyBobx6TgSgHGo8eHIRba&#10;XXhF53WsRArhUKACE2NbSBlKQxZDz7XEift13mJM0FdSe7ykcNvIfpa9SYs1pwaDLU0Mlcf1ySrY&#10;+fmyuu6/GQ/tj/naTabver5R6vmp+/wAEamLd/G/e6HT/Dx/hb9v0glyd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IioDEAAAA3QAAAA8AAAAAAAAAAAAAAAAAmAIAAGRycy9k&#10;b3ducmV2LnhtbFBLBQYAAAAABAAEAPUAAACJAwAAAAA=&#10;" adj="29736,-14400" fillcolor="#ff9">
                  <v:textbox inset="0,0,0,0">
                    <w:txbxContent>
                      <w:p w:rsidR="0023747D" w:rsidRPr="000E23E9" w:rsidRDefault="0023747D" w:rsidP="00375F9C">
                        <w:pPr>
                          <w:jc w:val="center"/>
                          <w:rPr>
                            <w:sz w:val="18"/>
                            <w:szCs w:val="18"/>
                          </w:rPr>
                        </w:pPr>
                        <w:r>
                          <w:rPr>
                            <w:sz w:val="18"/>
                            <w:szCs w:val="18"/>
                          </w:rPr>
                          <w:t>U</w:t>
                        </w:r>
                        <w:r>
                          <w:rPr>
                            <w:rFonts w:hint="eastAsia"/>
                            <w:sz w:val="18"/>
                            <w:szCs w:val="18"/>
                          </w:rPr>
                          <w:t>sing xui.create</w:t>
                        </w: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w:t>
      </w:r>
      <w:r w:rsidRPr="008A7D00">
        <w:rPr>
          <w:b/>
          <w:color w:val="0000FF"/>
        </w:rPr>
        <w:t>renderonto</w:t>
      </w:r>
      <w:r>
        <w:rPr>
          <w:rFonts w:hint="eastAsia"/>
          <w:b/>
          <w:color w:val="0000FF"/>
        </w:rPr>
        <w:t>3</w:t>
      </w:r>
      <w:r w:rsidRPr="008A7D00">
        <w:rPr>
          <w:rFonts w:hint="eastAsia"/>
          <w:b/>
          <w:color w:val="0000FF"/>
        </w:rPr>
        <w:t>.html</w:t>
      </w:r>
      <w:proofErr w:type="gramEnd"/>
    </w:p>
    <w:p w:rsidR="00375F9C" w:rsidRPr="00084DC4" w:rsidRDefault="00375F9C" w:rsidP="00375F9C">
      <w:r w:rsidRPr="00084DC4">
        <w:t>These three approaches generated the same result</w:t>
      </w:r>
      <w:r>
        <w:rPr>
          <w:rFonts w:hint="eastAsia"/>
        </w:rPr>
        <w:t>.</w:t>
      </w:r>
      <w:r w:rsidRPr="00084DC4">
        <w:t xml:space="preserve"> </w:t>
      </w:r>
      <w:r>
        <w:rPr>
          <w:rFonts w:hint="eastAsia"/>
        </w:rPr>
        <w:t>Y</w:t>
      </w:r>
      <w:r w:rsidRPr="00084DC4">
        <w:t>ou can use any of those in your project according to your habits. But the first approach (using new and setXX) is recommended.</w:t>
      </w:r>
    </w:p>
    <w:p w:rsidR="00375F9C" w:rsidRDefault="00375F9C" w:rsidP="00E45D25">
      <w:pPr>
        <w:pStyle w:val="2"/>
        <w:numPr>
          <w:ilvl w:val="1"/>
          <w:numId w:val="17"/>
        </w:numPr>
      </w:pPr>
      <w:bookmarkStart w:id="14" w:name="_Toc235676257"/>
      <w:bookmarkStart w:id="15" w:name="_Toc453071666"/>
      <w:r>
        <w:rPr>
          <w:rFonts w:hint="eastAsia"/>
        </w:rPr>
        <w:t xml:space="preserve">Do it in </w:t>
      </w:r>
      <w:bookmarkEnd w:id="14"/>
      <w:r w:rsidR="00E63EF7">
        <w:rPr>
          <w:rFonts w:hint="eastAsia"/>
        </w:rPr>
        <w:t>CrossUI RAD Tools</w:t>
      </w:r>
      <w:bookmarkEnd w:id="15"/>
    </w:p>
    <w:p w:rsidR="00E63EF7" w:rsidRDefault="00E63EF7" w:rsidP="00375F9C">
      <w:r w:rsidRPr="00E63EF7">
        <w:t>CrossUI RAD can reduce</w:t>
      </w:r>
      <w:r>
        <w:t xml:space="preserve"> development time significantly</w:t>
      </w:r>
      <w:r>
        <w:rPr>
          <w:rFonts w:hint="eastAsia"/>
        </w:rPr>
        <w:t>, especially</w:t>
      </w:r>
      <w:r w:rsidRPr="009B5701">
        <w:t xml:space="preserve"> on UI layout.</w:t>
      </w:r>
      <w:r>
        <w:rPr>
          <w:rFonts w:hint="eastAsia"/>
        </w:rPr>
        <w:t xml:space="preserve"> </w:t>
      </w:r>
    </w:p>
    <w:p w:rsidR="00E63EF7" w:rsidRDefault="00E63EF7" w:rsidP="00375F9C"/>
    <w:p w:rsidR="00E63EF7" w:rsidRDefault="00375F9C" w:rsidP="00375F9C">
      <w:r w:rsidRPr="00CA1E89">
        <w:t xml:space="preserve">There are two types of designer in </w:t>
      </w:r>
      <w:r w:rsidR="007E23B3">
        <w:t>CrossUI</w:t>
      </w:r>
      <w:r w:rsidR="00E63EF7">
        <w:t xml:space="preserve">: </w:t>
      </w:r>
      <w:r w:rsidR="00E63EF7">
        <w:rPr>
          <w:rFonts w:hint="eastAsia"/>
        </w:rPr>
        <w:t xml:space="preserve">online version and desktop version. Desktop version </w:t>
      </w:r>
      <w:r w:rsidRPr="00CA1E89">
        <w:t xml:space="preserve">is integrated with </w:t>
      </w:r>
      <w:r w:rsidR="00E63EF7">
        <w:rPr>
          <w:rFonts w:hint="eastAsia"/>
        </w:rPr>
        <w:t xml:space="preserve">many advanced features: </w:t>
      </w:r>
      <w:r w:rsidRPr="00CA1E89">
        <w:t>document management</w:t>
      </w:r>
      <w:r w:rsidR="00E63EF7">
        <w:rPr>
          <w:rFonts w:hint="eastAsia"/>
        </w:rPr>
        <w:t xml:space="preserve">, package, deployment, and so on. </w:t>
      </w:r>
    </w:p>
    <w:p w:rsidR="00E63EF7" w:rsidRDefault="00E63EF7" w:rsidP="00375F9C"/>
    <w:p w:rsidR="00E63EF7" w:rsidRDefault="00E63EF7" w:rsidP="00375F9C">
      <w:r>
        <w:rPr>
          <w:rFonts w:hint="eastAsia"/>
        </w:rPr>
        <w:t xml:space="preserve">In order to do </w:t>
      </w:r>
      <w:r>
        <w:rPr>
          <w:rStyle w:val="hps"/>
          <w:lang w:val="en"/>
        </w:rPr>
        <w:t>the following exercises</w:t>
      </w:r>
      <w:r>
        <w:rPr>
          <w:rStyle w:val="hps"/>
          <w:rFonts w:hint="eastAsia"/>
          <w:lang w:val="en"/>
        </w:rPr>
        <w:t>,</w:t>
      </w:r>
      <w:r>
        <w:rPr>
          <w:rFonts w:hint="eastAsia"/>
        </w:rPr>
        <w:t xml:space="preserve"> you need to download CrossUI RAD Tools desktop version from </w:t>
      </w:r>
      <w:hyperlink r:id="rId22" w:history="1">
        <w:r w:rsidRPr="00CF291A">
          <w:rPr>
            <w:rStyle w:val="a3"/>
            <w:rFonts w:hint="eastAsia"/>
          </w:rPr>
          <w:t>http://www.crossui.com/download.html</w:t>
        </w:r>
      </w:hyperlink>
      <w:r>
        <w:rPr>
          <w:rFonts w:hint="eastAsia"/>
        </w:rPr>
        <w:t>.</w:t>
      </w:r>
    </w:p>
    <w:p w:rsidR="00E63EF7" w:rsidRDefault="00E63EF7" w:rsidP="00375F9C"/>
    <w:p w:rsidR="00E63EF7" w:rsidRDefault="00E63EF7" w:rsidP="00375F9C">
      <w:r>
        <w:rPr>
          <w:rFonts w:hint="eastAsia"/>
        </w:rPr>
        <w:t>If you don</w:t>
      </w:r>
      <w:r>
        <w:t>’</w:t>
      </w:r>
      <w:r>
        <w:rPr>
          <w:rFonts w:hint="eastAsia"/>
        </w:rPr>
        <w:t xml:space="preserve">t want to </w:t>
      </w:r>
      <w:r>
        <w:t>download</w:t>
      </w:r>
      <w:r>
        <w:rPr>
          <w:rFonts w:hint="eastAsia"/>
        </w:rPr>
        <w:t xml:space="preserve"> that, you can go to </w:t>
      </w:r>
      <w:hyperlink r:id="rId23" w:history="1">
        <w:r w:rsidRPr="00CF291A">
          <w:rPr>
            <w:rStyle w:val="a3"/>
            <w:rFonts w:hint="eastAsia"/>
          </w:rPr>
          <w:t>http://www.crossui.com/RAD/Builder.html</w:t>
        </w:r>
      </w:hyperlink>
      <w:r>
        <w:rPr>
          <w:rFonts w:hint="eastAsia"/>
        </w:rPr>
        <w:t xml:space="preserve">, and do </w:t>
      </w:r>
      <w:r>
        <w:rPr>
          <w:rStyle w:val="hps"/>
          <w:lang w:val="en"/>
        </w:rPr>
        <w:t>the following exercises</w:t>
      </w:r>
      <w:r>
        <w:rPr>
          <w:rStyle w:val="hps"/>
          <w:rFonts w:hint="eastAsia"/>
          <w:lang w:val="en"/>
        </w:rPr>
        <w:t xml:space="preserve"> </w:t>
      </w:r>
      <w:r>
        <w:rPr>
          <w:rStyle w:val="hps"/>
          <w:lang w:val="en"/>
        </w:rPr>
        <w:t>online</w:t>
      </w:r>
      <w:r>
        <w:rPr>
          <w:rFonts w:hint="eastAsia"/>
        </w:rPr>
        <w:t>.</w:t>
      </w:r>
    </w:p>
    <w:p w:rsidR="00E63EF7" w:rsidRDefault="00375F9C" w:rsidP="00375F9C">
      <w:r w:rsidRPr="00CD2B9F">
        <w:rPr>
          <w:rFonts w:hint="eastAsia"/>
        </w:rPr>
        <w:t xml:space="preserve"> </w:t>
      </w:r>
      <w:r w:rsidRPr="00D304DC">
        <w:rPr>
          <w:rFonts w:hint="eastAsia"/>
        </w:rPr>
        <w:t xml:space="preserve"> </w:t>
      </w:r>
    </w:p>
    <w:p w:rsidR="002F1497" w:rsidRDefault="002F1497" w:rsidP="00375F9C">
      <w:r>
        <w:rPr>
          <w:rFonts w:hint="eastAsia"/>
        </w:rPr>
        <w:t>RAD Tools desktop:</w:t>
      </w:r>
    </w:p>
    <w:p w:rsidR="002F1497" w:rsidRDefault="002F1497" w:rsidP="00375F9C"/>
    <w:p w:rsidR="002F1497" w:rsidRDefault="002F1497" w:rsidP="00375F9C">
      <w:r>
        <w:rPr>
          <w:rFonts w:hint="eastAsia"/>
          <w:noProof/>
        </w:rPr>
        <w:lastRenderedPageBreak/>
        <mc:AlternateContent>
          <mc:Choice Requires="wps">
            <w:drawing>
              <wp:anchor distT="0" distB="0" distL="114300" distR="114300" simplePos="0" relativeHeight="251659264" behindDoc="0" locked="0" layoutInCell="1" allowOverlap="1" wp14:anchorId="6DDA3299" wp14:editId="66D402F4">
                <wp:simplePos x="0" y="0"/>
                <wp:positionH relativeFrom="column">
                  <wp:posOffset>43815</wp:posOffset>
                </wp:positionH>
                <wp:positionV relativeFrom="line">
                  <wp:posOffset>1400175</wp:posOffset>
                </wp:positionV>
                <wp:extent cx="857250" cy="209550"/>
                <wp:effectExtent l="0" t="114300" r="95250" b="19050"/>
                <wp:wrapNone/>
                <wp:docPr id="110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57250" cy="209550"/>
                        </a:xfrm>
                        <a:prstGeom prst="wedgeRoundRectCallout">
                          <a:avLst>
                            <a:gd name="adj1" fmla="val -53643"/>
                            <a:gd name="adj2" fmla="val -906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D2B9F" w:rsidRDefault="0023747D" w:rsidP="00E63EF7">
                            <w:pPr>
                              <w:rPr>
                                <w:szCs w:val="18"/>
                              </w:rPr>
                            </w:pPr>
                            <w:r>
                              <w:rPr>
                                <w:rStyle w:val="shorttext"/>
                              </w:rPr>
                              <w:t xml:space="preserve">Controls </w:t>
                            </w:r>
                            <w:r>
                              <w:rPr>
                                <w:rStyle w:val="shorttext"/>
                                <w:rFonts w:hint="eastAsia"/>
                              </w:rPr>
                              <w:t>box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51" type="#_x0000_t62" style="position:absolute;left:0;text-align:left;margin-left:3.45pt;margin-top:110.25pt;width:67.5pt;height:1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" adj="-787,-8776" fillcolor="#ff9">
                <v:textbox inset="0,0,0,0">
                  <w:txbxContent>
                    <w:p w:rsidR="0023747D" w:rsidRPr="00CD2B9F" w:rsidRDefault="0023747D" w:rsidP="00E63EF7">
                      <w:pPr>
                        <w:rPr>
                          <w:szCs w:val="18"/>
                        </w:rPr>
                      </w:pPr>
                      <w:r>
                        <w:rPr>
                          <w:rStyle w:val="shorttext"/>
                        </w:rPr>
                        <w:t xml:space="preserve">Controls </w:t>
                      </w:r>
                      <w:r>
                        <w:rPr>
                          <w:rStyle w:val="shorttext"/>
                          <w:rFonts w:hint="eastAsia"/>
                        </w:rPr>
                        <w:t>box</w:t>
                      </w:r>
                    </w:p>
                  </w:txbxContent>
                </v:textbox>
                <w10:wrap anchory="line"/>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6E822FB7" wp14:editId="136D80F6">
                <wp:simplePos x="0" y="0"/>
                <wp:positionH relativeFrom="column">
                  <wp:posOffset>1028700</wp:posOffset>
                </wp:positionH>
                <wp:positionV relativeFrom="line">
                  <wp:posOffset>2032000</wp:posOffset>
                </wp:positionV>
                <wp:extent cx="800100" cy="198120"/>
                <wp:effectExtent l="0" t="285750" r="209550" b="11430"/>
                <wp:wrapNone/>
                <wp:docPr id="110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68019"/>
                            <a:gd name="adj2" fmla="val -18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Canvas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52" type="#_x0000_t62" style="position:absolute;left:0;text-align:left;margin-left:81pt;margin-top:160pt;width:63pt;height:15.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" adj="-3892,-28247" fillcolor="#ff9">
                <v:textbox inset="0,0,0,0">
                  <w:txbxContent>
                    <w:p w:rsidR="0023747D" w:rsidRPr="00D434DE" w:rsidRDefault="0023747D" w:rsidP="00E63EF7">
                      <w:pPr>
                        <w:jc w:val="center"/>
                        <w:rPr>
                          <w:sz w:val="18"/>
                          <w:szCs w:val="18"/>
                        </w:rPr>
                      </w:pPr>
                      <w:r>
                        <w:rPr>
                          <w:rFonts w:hint="eastAsia"/>
                          <w:sz w:val="18"/>
                          <w:szCs w:val="18"/>
                        </w:rPr>
                        <w:t>Canvas</w:t>
                      </w:r>
                    </w:p>
                  </w:txbxContent>
                </v:textbox>
                <w10:wrap anchory="line"/>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6AF90C0C" wp14:editId="6F50086A">
                <wp:simplePos x="0" y="0"/>
                <wp:positionH relativeFrom="column">
                  <wp:posOffset>462280</wp:posOffset>
                </wp:positionH>
                <wp:positionV relativeFrom="line">
                  <wp:posOffset>781050</wp:posOffset>
                </wp:positionV>
                <wp:extent cx="752475" cy="198120"/>
                <wp:effectExtent l="0" t="152400" r="28575" b="11430"/>
                <wp:wrapNone/>
                <wp:docPr id="1105"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52475" cy="198120"/>
                        </a:xfrm>
                        <a:prstGeom prst="wedgeRoundRectCallout">
                          <a:avLst>
                            <a:gd name="adj1" fmla="val 5480"/>
                            <a:gd name="adj2" fmla="val -12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 xml:space="preserve">Debug it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53" type="#_x0000_t62" style="position:absolute;left:0;text-align:left;margin-left:36.4pt;margin-top:61.5pt;width:59.25pt;height:15.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" adj="11984,-15508" fillcolor="#ff9">
                <v:textbox inset="0,0,0,0">
                  <w:txbxContent>
                    <w:p w:rsidR="0023747D" w:rsidRPr="00D434DE" w:rsidRDefault="0023747D" w:rsidP="00E63EF7">
                      <w:pPr>
                        <w:jc w:val="center"/>
                        <w:rPr>
                          <w:sz w:val="18"/>
                          <w:szCs w:val="18"/>
                        </w:rPr>
                      </w:pPr>
                      <w:r>
                        <w:rPr>
                          <w:rFonts w:hint="eastAsia"/>
                          <w:sz w:val="18"/>
                          <w:szCs w:val="18"/>
                        </w:rPr>
                        <w:t xml:space="preserve">Debug it </w:t>
                      </w:r>
                    </w:p>
                  </w:txbxContent>
                </v:textbox>
                <w10:wrap anchory="lin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C5FC576" wp14:editId="312742EB">
                <wp:simplePos x="0" y="0"/>
                <wp:positionH relativeFrom="column">
                  <wp:posOffset>2482215</wp:posOffset>
                </wp:positionH>
                <wp:positionV relativeFrom="line">
                  <wp:posOffset>751205</wp:posOffset>
                </wp:positionV>
                <wp:extent cx="800100" cy="198120"/>
                <wp:effectExtent l="152400" t="0" r="19050" b="68580"/>
                <wp:wrapNone/>
                <wp:docPr id="1104"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64124"/>
                            <a:gd name="adj2" fmla="val 608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D2B9F" w:rsidRDefault="0023747D" w:rsidP="00E63EF7">
                            <w:pPr>
                              <w:rPr>
                                <w:sz w:val="18"/>
                                <w:szCs w:val="18"/>
                              </w:rPr>
                            </w:pPr>
                            <w:r w:rsidRPr="00CD2B9F">
                              <w:rPr>
                                <w:sz w:val="18"/>
                                <w:szCs w:val="18"/>
                              </w:rPr>
                              <w:t>Switch view</w:t>
                            </w:r>
                            <w:r>
                              <w:rPr>
                                <w:rFonts w:hint="eastAsia"/>
                                <w:sz w:val="18"/>
                                <w:szCs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54" type="#_x0000_t62" style="position:absolute;left:0;text-align:left;margin-left:195.45pt;margin-top:59.15pt;width:63pt;height:15.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" adj="24651,23953" fillcolor="#ff9">
                <v:textbox inset="0,0,0,0">
                  <w:txbxContent>
                    <w:p w:rsidR="0023747D" w:rsidRPr="00CD2B9F" w:rsidRDefault="0023747D" w:rsidP="00E63EF7">
                      <w:pPr>
                        <w:rPr>
                          <w:sz w:val="18"/>
                          <w:szCs w:val="18"/>
                        </w:rPr>
                      </w:pPr>
                      <w:r w:rsidRPr="00CD2B9F">
                        <w:rPr>
                          <w:sz w:val="18"/>
                          <w:szCs w:val="18"/>
                        </w:rPr>
                        <w:t>Switch view</w:t>
                      </w:r>
                      <w:r>
                        <w:rPr>
                          <w:rFonts w:hint="eastAsia"/>
                          <w:sz w:val="18"/>
                          <w:szCs w:val="18"/>
                        </w:rPr>
                        <w:t>s</w:t>
                      </w:r>
                    </w:p>
                  </w:txbxContent>
                </v:textbox>
                <w10:wrap anchory="line"/>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A3EFF5F" wp14:editId="6DD7BCB8">
                <wp:simplePos x="0" y="0"/>
                <wp:positionH relativeFrom="column">
                  <wp:posOffset>2253615</wp:posOffset>
                </wp:positionH>
                <wp:positionV relativeFrom="line">
                  <wp:posOffset>1798955</wp:posOffset>
                </wp:positionV>
                <wp:extent cx="1257300" cy="190500"/>
                <wp:effectExtent l="0" t="247650" r="171450" b="19050"/>
                <wp:wrapNone/>
                <wp:docPr id="110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0500"/>
                        </a:xfrm>
                        <a:prstGeom prst="wedgeRoundRectCallout">
                          <a:avLst>
                            <a:gd name="adj1" fmla="val -58085"/>
                            <a:gd name="adj2" fmla="val -162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Properties and events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55" type="#_x0000_t62" style="position:absolute;left:0;text-align:left;margin-left:177.45pt;margin-top:141.65pt;width:99pt;height: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" adj="-1746,-24222" fillcolor="#ff9">
                <v:textbox inset="0,0,0,0">
                  <w:txbxContent>
                    <w:p w:rsidR="0023747D" w:rsidRPr="00D434DE" w:rsidRDefault="0023747D" w:rsidP="00E63EF7">
                      <w:pPr>
                        <w:jc w:val="center"/>
                        <w:rPr>
                          <w:sz w:val="18"/>
                          <w:szCs w:val="18"/>
                        </w:rPr>
                      </w:pPr>
                      <w:r>
                        <w:rPr>
                          <w:rFonts w:hint="eastAsia"/>
                          <w:sz w:val="18"/>
                          <w:szCs w:val="18"/>
                        </w:rPr>
                        <w:t>Properties and events</w:t>
                      </w:r>
                    </w:p>
                  </w:txbxContent>
                </v:textbox>
                <w10:wrap anchory="line"/>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086FDD8D" wp14:editId="469323B1">
                <wp:simplePos x="0" y="0"/>
                <wp:positionH relativeFrom="column">
                  <wp:posOffset>2825115</wp:posOffset>
                </wp:positionH>
                <wp:positionV relativeFrom="line">
                  <wp:posOffset>2522220</wp:posOffset>
                </wp:positionV>
                <wp:extent cx="1028700" cy="264160"/>
                <wp:effectExtent l="0" t="209550" r="19050" b="21590"/>
                <wp:wrapNone/>
                <wp:docPr id="1110"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64160"/>
                        </a:xfrm>
                        <a:prstGeom prst="wedgeRoundRectCallout">
                          <a:avLst>
                            <a:gd name="adj1" fmla="val -38584"/>
                            <a:gd name="adj2" fmla="val -1192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Dblclick for 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1" o:spid="_x0000_s1056" type="#_x0000_t62" style="position:absolute;left:0;text-align:left;margin-left:222.45pt;margin-top:198.6pt;width:81pt;height:20.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" adj="2466,-14954" fillcolor="#ff9">
                <v:textbox inset="0,0,0,0">
                  <w:txbxContent>
                    <w:p w:rsidR="0023747D" w:rsidRPr="00D434DE" w:rsidRDefault="0023747D" w:rsidP="00E63EF7">
                      <w:pPr>
                        <w:jc w:val="center"/>
                        <w:rPr>
                          <w:sz w:val="18"/>
                          <w:szCs w:val="18"/>
                        </w:rPr>
                      </w:pPr>
                      <w:r>
                        <w:rPr>
                          <w:rFonts w:hint="eastAsia"/>
                          <w:sz w:val="18"/>
                          <w:szCs w:val="18"/>
                        </w:rPr>
                        <w:t>Dblclick for API</w:t>
                      </w:r>
                    </w:p>
                  </w:txbxContent>
                </v:textbox>
                <w10:wrap anchory="line"/>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15CD235B" wp14:editId="79D21CAB">
                <wp:simplePos x="0" y="0"/>
                <wp:positionH relativeFrom="column">
                  <wp:posOffset>4662805</wp:posOffset>
                </wp:positionH>
                <wp:positionV relativeFrom="line">
                  <wp:posOffset>934085</wp:posOffset>
                </wp:positionV>
                <wp:extent cx="733425" cy="161925"/>
                <wp:effectExtent l="0" t="0" r="28575" b="352425"/>
                <wp:wrapNone/>
                <wp:docPr id="1111"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33425" cy="161925"/>
                        </a:xfrm>
                        <a:prstGeom prst="wedgeRoundRectCallout">
                          <a:avLst>
                            <a:gd name="adj1" fmla="val -38584"/>
                            <a:gd name="adj2" fmla="val 2181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Controls tree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57" type="#_x0000_t62" style="position:absolute;left:0;text-align:left;margin-left:367.15pt;margin-top:73.55pt;width:57.75pt;height:12.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" adj="2466,57919" fillcolor="#ff9">
                <v:textbox inset="0,0,0,0">
                  <w:txbxContent>
                    <w:p w:rsidR="0023747D" w:rsidRPr="00D434DE" w:rsidRDefault="0023747D" w:rsidP="00E63EF7">
                      <w:pPr>
                        <w:jc w:val="center"/>
                        <w:rPr>
                          <w:sz w:val="18"/>
                          <w:szCs w:val="18"/>
                        </w:rPr>
                      </w:pPr>
                      <w:r>
                        <w:rPr>
                          <w:rFonts w:hint="eastAsia"/>
                          <w:sz w:val="18"/>
                          <w:szCs w:val="18"/>
                        </w:rPr>
                        <w:t>Controls tree</w:t>
                      </w:r>
                    </w:p>
                  </w:txbxContent>
                </v:textbox>
                <w10:wrap anchory="line"/>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0CA2B852" wp14:editId="5985E05A">
                <wp:simplePos x="0" y="0"/>
                <wp:positionH relativeFrom="column">
                  <wp:posOffset>4577715</wp:posOffset>
                </wp:positionH>
                <wp:positionV relativeFrom="line">
                  <wp:posOffset>2332355</wp:posOffset>
                </wp:positionV>
                <wp:extent cx="685800" cy="198120"/>
                <wp:effectExtent l="133350" t="552450" r="19050" b="11430"/>
                <wp:wrapNone/>
                <wp:docPr id="110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63889"/>
                            <a:gd name="adj2" fmla="val -3131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Alias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58" type="#_x0000_t62" style="position:absolute;left:0;text-align:left;margin-left:360.45pt;margin-top:183.65pt;width:54pt;height:15.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" adj="24600,-56839" fillcolor="#ff9">
                <v:textbox inset="0,0,0,0">
                  <w:txbxContent>
                    <w:p w:rsidR="0023747D" w:rsidRPr="00D434DE" w:rsidRDefault="0023747D" w:rsidP="00E63EF7">
                      <w:pPr>
                        <w:jc w:val="center"/>
                        <w:rPr>
                          <w:sz w:val="18"/>
                          <w:szCs w:val="18"/>
                        </w:rPr>
                      </w:pPr>
                      <w:r>
                        <w:rPr>
                          <w:rFonts w:hint="eastAsia"/>
                          <w:sz w:val="18"/>
                          <w:szCs w:val="18"/>
                        </w:rPr>
                        <w:t>Alias</w:t>
                      </w:r>
                    </w:p>
                  </w:txbxContent>
                </v:textbox>
                <w10:wrap anchory="line"/>
              </v:shape>
            </w:pict>
          </mc:Fallback>
        </mc:AlternateContent>
      </w:r>
      <w:r>
        <w:rPr>
          <w:noProof/>
        </w:rPr>
        <w:drawing>
          <wp:inline distT="0" distB="0" distL="0" distR="0" wp14:anchorId="7FFCD03B" wp14:editId="20CD6B16">
            <wp:extent cx="5400040" cy="3853779"/>
            <wp:effectExtent l="0" t="0" r="0" b="0"/>
            <wp:docPr id="1139" name="图片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853779"/>
                    </a:xfrm>
                    <a:prstGeom prst="rect">
                      <a:avLst/>
                    </a:prstGeom>
                  </pic:spPr>
                </pic:pic>
              </a:graphicData>
            </a:graphic>
          </wp:inline>
        </w:drawing>
      </w:r>
    </w:p>
    <w:p w:rsidR="002F1497" w:rsidRDefault="002F1497" w:rsidP="00375F9C"/>
    <w:p w:rsidR="00E63EF7" w:rsidRDefault="00E63EF7" w:rsidP="00375F9C">
      <w:r>
        <w:rPr>
          <w:rFonts w:hint="eastAsia"/>
        </w:rPr>
        <w:t>RAD Tools online:</w:t>
      </w:r>
    </w:p>
    <w:p w:rsidR="00375F9C" w:rsidRDefault="002F1497" w:rsidP="00083A2E">
      <w:pPr>
        <w:jc w:val="center"/>
      </w:pPr>
      <w:r>
        <w:rPr>
          <w:rFonts w:hint="eastAsia"/>
          <w:noProof/>
        </w:rPr>
        <mc:AlternateContent>
          <mc:Choice Requires="wps">
            <w:drawing>
              <wp:anchor distT="0" distB="0" distL="114300" distR="114300" simplePos="0" relativeHeight="251668480" behindDoc="0" locked="0" layoutInCell="1" allowOverlap="1" wp14:anchorId="0391E404" wp14:editId="0EE529B3">
                <wp:simplePos x="0" y="0"/>
                <wp:positionH relativeFrom="column">
                  <wp:posOffset>3348989</wp:posOffset>
                </wp:positionH>
                <wp:positionV relativeFrom="line">
                  <wp:posOffset>525780</wp:posOffset>
                </wp:positionV>
                <wp:extent cx="1314450" cy="198120"/>
                <wp:effectExtent l="0" t="152400" r="19050" b="11430"/>
                <wp:wrapNone/>
                <wp:docPr id="114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14450" cy="198120"/>
                        </a:xfrm>
                        <a:prstGeom prst="wedgeRoundRectCallout">
                          <a:avLst>
                            <a:gd name="adj1" fmla="val 5480"/>
                            <a:gd name="adj2" fmla="val -12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2F1497">
                            <w:pPr>
                              <w:jc w:val="center"/>
                              <w:rPr>
                                <w:sz w:val="18"/>
                                <w:szCs w:val="18"/>
                              </w:rPr>
                            </w:pPr>
                            <w:r>
                              <w:rPr>
                                <w:rFonts w:hint="eastAsia"/>
                                <w:sz w:val="18"/>
                                <w:szCs w:val="18"/>
                              </w:rPr>
                              <w:t>Debug it in browser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62" style="position:absolute;left:0;text-align:left;margin-left:263.7pt;margin-top:41.4pt;width:103.5pt;height:15.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" adj="11984,-15508" fillcolor="#ff9">
                <v:textbox inset="0,0,0,0">
                  <w:txbxContent>
                    <w:p w:rsidR="0023747D" w:rsidRPr="00D434DE" w:rsidRDefault="0023747D" w:rsidP="002F1497">
                      <w:pPr>
                        <w:jc w:val="center"/>
                        <w:rPr>
                          <w:sz w:val="18"/>
                          <w:szCs w:val="18"/>
                        </w:rPr>
                      </w:pPr>
                      <w:r>
                        <w:rPr>
                          <w:rFonts w:hint="eastAsia"/>
                          <w:sz w:val="18"/>
                          <w:szCs w:val="18"/>
                        </w:rPr>
                        <w:t>Debug it in browser</w:t>
                      </w:r>
                    </w:p>
                  </w:txbxContent>
                </v:textbox>
                <w10:wrap anchory="line"/>
              </v:shape>
            </w:pict>
          </mc:Fallback>
        </mc:AlternateContent>
      </w:r>
      <w:r w:rsidR="00E63EF7">
        <w:rPr>
          <w:noProof/>
        </w:rPr>
        <w:drawing>
          <wp:inline distT="0" distB="0" distL="0" distR="0" wp14:anchorId="087D6D01" wp14:editId="4ECB82F3">
            <wp:extent cx="5400675" cy="2990850"/>
            <wp:effectExtent l="0" t="0" r="9525" b="0"/>
            <wp:docPr id="1137" name="图片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400040" cy="2990498"/>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Default="00375F9C" w:rsidP="00375F9C"/>
    <w:p w:rsidR="00375F9C" w:rsidRDefault="00375F9C" w:rsidP="00375F9C">
      <w:r>
        <w:rPr>
          <w:rFonts w:hint="eastAsia"/>
        </w:rPr>
        <w:t xml:space="preserve">Now, we are </w:t>
      </w:r>
      <w:r>
        <w:t>trying</w:t>
      </w:r>
      <w:r>
        <w:rPr>
          <w:rFonts w:hint="eastAsia"/>
        </w:rPr>
        <w:t xml:space="preserve"> to create the previous section</w:t>
      </w:r>
      <w:r>
        <w:t>’</w:t>
      </w:r>
      <w:r>
        <w:rPr>
          <w:rFonts w:hint="eastAsia"/>
        </w:rPr>
        <w:t xml:space="preserve">s grid example in </w:t>
      </w:r>
      <w:r w:rsidR="00AF5AE5">
        <w:rPr>
          <w:rFonts w:hint="eastAsia"/>
        </w:rPr>
        <w:t xml:space="preserve">RAD Tools </w:t>
      </w:r>
      <w:r>
        <w:rPr>
          <w:rFonts w:hint="eastAsia"/>
        </w:rPr>
        <w:t>Designer.</w:t>
      </w:r>
    </w:p>
    <w:p w:rsidR="00375F9C" w:rsidRPr="00AF5AE5" w:rsidRDefault="00375F9C" w:rsidP="00375F9C"/>
    <w:p w:rsidR="00375F9C" w:rsidRPr="00BF6EEB" w:rsidRDefault="00375F9C" w:rsidP="00375F9C">
      <w:pPr>
        <w:numPr>
          <w:ilvl w:val="1"/>
          <w:numId w:val="1"/>
        </w:numPr>
      </w:pPr>
      <w:r>
        <w:rPr>
          <w:rFonts w:hint="eastAsia"/>
        </w:rPr>
        <w:t xml:space="preserve">Open the navigators group in </w:t>
      </w:r>
      <w:r>
        <w:t>“</w:t>
      </w:r>
      <w:r>
        <w:rPr>
          <w:rFonts w:hint="eastAsia"/>
        </w:rPr>
        <w:t>Tools Box</w:t>
      </w:r>
      <w:r>
        <w:t>”</w:t>
      </w:r>
      <w:r>
        <w:rPr>
          <w:rFonts w:hint="eastAsia"/>
        </w:rPr>
        <w:t xml:space="preserve">, and drag the </w:t>
      </w:r>
      <w:r>
        <w:t>“</w:t>
      </w:r>
      <w:r>
        <w:rPr>
          <w:rFonts w:hint="eastAsia"/>
        </w:rPr>
        <w:t>TreeGrid</w:t>
      </w:r>
      <w:r>
        <w:t>”</w:t>
      </w:r>
      <w:r>
        <w:rPr>
          <w:rFonts w:hint="eastAsia"/>
        </w:rPr>
        <w:t xml:space="preserve"> </w:t>
      </w:r>
      <w:r>
        <w:t>control</w:t>
      </w:r>
      <w:r>
        <w:rPr>
          <w:rFonts w:hint="eastAsia"/>
        </w:rPr>
        <w:t xml:space="preserve"> to the Canvas area.</w:t>
      </w:r>
    </w:p>
    <w:p w:rsidR="00375F9C" w:rsidRDefault="00AF5AE5" w:rsidP="00375F9C">
      <w:pPr>
        <w:jc w:val="center"/>
      </w:pPr>
      <w:r>
        <w:rPr>
          <w:rFonts w:hint="eastAsia"/>
          <w:noProof/>
        </w:rPr>
        <w:lastRenderedPageBreak/>
        <mc:AlternateContent>
          <mc:Choice Requires="wps">
            <w:drawing>
              <wp:anchor distT="0" distB="0" distL="114300" distR="114300" simplePos="0" relativeHeight="251492864" behindDoc="0" locked="0" layoutInCell="1" allowOverlap="1" wp14:anchorId="706B77F8" wp14:editId="65E6612C">
                <wp:simplePos x="0" y="0"/>
                <wp:positionH relativeFrom="column">
                  <wp:posOffset>586740</wp:posOffset>
                </wp:positionH>
                <wp:positionV relativeFrom="line">
                  <wp:posOffset>638175</wp:posOffset>
                </wp:positionV>
                <wp:extent cx="1533525" cy="198120"/>
                <wp:effectExtent l="0" t="0" r="28575" b="335280"/>
                <wp:wrapNone/>
                <wp:docPr id="110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33525" cy="198120"/>
                        </a:xfrm>
                        <a:prstGeom prst="wedgeRoundRectCallout">
                          <a:avLst>
                            <a:gd name="adj1" fmla="val 47995"/>
                            <a:gd name="adj2" fmla="val 2051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Expand the Navigators group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60" type="#_x0000_t62" style="position:absolute;left:0;text-align:left;margin-left:46.2pt;margin-top:50.25pt;width:120.75pt;height:15.6pt;flip:x;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" adj="21167,55107" fillcolor="#ff9">
                <v:textbox inset="0,0,0,0">
                  <w:txbxContent>
                    <w:p w:rsidR="0023747D" w:rsidRPr="00D434DE" w:rsidRDefault="0023747D" w:rsidP="00375F9C">
                      <w:pPr>
                        <w:jc w:val="center"/>
                        <w:rPr>
                          <w:sz w:val="18"/>
                          <w:szCs w:val="18"/>
                        </w:rPr>
                      </w:pPr>
                      <w:r>
                        <w:rPr>
                          <w:rFonts w:hint="eastAsia"/>
                          <w:sz w:val="18"/>
                          <w:szCs w:val="18"/>
                        </w:rPr>
                        <w:t>Expand the Navigators group</w:t>
                      </w:r>
                    </w:p>
                  </w:txbxContent>
                </v:textbox>
                <w10:wrap anchory="line"/>
              </v:shape>
            </w:pict>
          </mc:Fallback>
        </mc:AlternateContent>
      </w:r>
      <w:r>
        <w:rPr>
          <w:rFonts w:hint="eastAsia"/>
          <w:noProof/>
        </w:rPr>
        <mc:AlternateContent>
          <mc:Choice Requires="wps">
            <w:drawing>
              <wp:anchor distT="0" distB="0" distL="114300" distR="114300" simplePos="0" relativeHeight="251496960" behindDoc="0" locked="0" layoutInCell="1" allowOverlap="1" wp14:anchorId="522ACD65" wp14:editId="4F16718F">
                <wp:simplePos x="0" y="0"/>
                <wp:positionH relativeFrom="column">
                  <wp:posOffset>1253490</wp:posOffset>
                </wp:positionH>
                <wp:positionV relativeFrom="line">
                  <wp:posOffset>1485900</wp:posOffset>
                </wp:positionV>
                <wp:extent cx="1819275" cy="1645920"/>
                <wp:effectExtent l="0" t="38100" r="47625" b="30480"/>
                <wp:wrapNone/>
                <wp:docPr id="110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1645920"/>
                        </a:xfrm>
                        <a:prstGeom prst="line">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left:0;text-align:left;flip:y;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98.7pt,117pt" to="241.95pt,2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" strokeweight="1pt">
                <v:stroke dashstyle="dash" endarrow="block"/>
                <w10:wrap anchory="line"/>
              </v:line>
            </w:pict>
          </mc:Fallback>
        </mc:AlternateContent>
      </w:r>
      <w:r w:rsidR="005C781A">
        <w:rPr>
          <w:rFonts w:hint="eastAsia"/>
          <w:noProof/>
        </w:rPr>
        <mc:AlternateContent>
          <mc:Choice Requires="wps">
            <w:drawing>
              <wp:anchor distT="0" distB="0" distL="114300" distR="114300" simplePos="0" relativeHeight="251493888" behindDoc="0" locked="0" layoutInCell="1" allowOverlap="1" wp14:anchorId="2B0F5AEF" wp14:editId="07205074">
                <wp:simplePos x="0" y="0"/>
                <wp:positionH relativeFrom="column">
                  <wp:posOffset>228600</wp:posOffset>
                </wp:positionH>
                <wp:positionV relativeFrom="line">
                  <wp:posOffset>2558415</wp:posOffset>
                </wp:positionV>
                <wp:extent cx="1028700" cy="396240"/>
                <wp:effectExtent l="0" t="0" r="19050" b="232410"/>
                <wp:wrapNone/>
                <wp:docPr id="1103"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396240"/>
                        </a:xfrm>
                        <a:prstGeom prst="wedgeRoundRectCallout">
                          <a:avLst>
                            <a:gd name="adj1" fmla="val -15560"/>
                            <a:gd name="adj2" fmla="val 98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Drag a TreeGrid to canvas from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61" type="#_x0000_t62" style="position:absolute;left:0;text-align:left;margin-left:18pt;margin-top:201.45pt;width:81pt;height:31.2pt;flip:x;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" adj="7439,32157" fillcolor="#ff9">
                <v:textbox inset="0,0,0,0">
                  <w:txbxContent>
                    <w:p w:rsidR="0023747D" w:rsidRPr="00D434DE" w:rsidRDefault="0023747D" w:rsidP="00375F9C">
                      <w:pPr>
                        <w:jc w:val="center"/>
                        <w:rPr>
                          <w:sz w:val="18"/>
                          <w:szCs w:val="18"/>
                        </w:rPr>
                      </w:pPr>
                      <w:r>
                        <w:rPr>
                          <w:rFonts w:hint="eastAsia"/>
                          <w:sz w:val="18"/>
                          <w:szCs w:val="18"/>
                        </w:rPr>
                        <w:t>Drag a TreeGrid to canvas from here</w:t>
                      </w:r>
                    </w:p>
                  </w:txbxContent>
                </v:textbox>
                <w10:wrap anchory="line"/>
              </v:shape>
            </w:pict>
          </mc:Fallback>
        </mc:AlternateContent>
      </w:r>
      <w:r>
        <w:rPr>
          <w:noProof/>
        </w:rPr>
        <w:drawing>
          <wp:inline distT="0" distB="0" distL="0" distR="0" wp14:anchorId="7DBB2C82" wp14:editId="10A7642D">
            <wp:extent cx="4533900" cy="3219450"/>
            <wp:effectExtent l="0" t="0" r="0" b="0"/>
            <wp:docPr id="1141" name="图片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3219450"/>
                    </a:xfrm>
                    <a:prstGeom prst="rect">
                      <a:avLst/>
                    </a:prstGeom>
                    <a:noFill/>
                    <a:ln>
                      <a:noFill/>
                    </a:ln>
                  </pic:spPr>
                </pic:pic>
              </a:graphicData>
            </a:graphic>
          </wp:inline>
        </w:drawing>
      </w:r>
    </w:p>
    <w:p w:rsidR="00375F9C" w:rsidRDefault="00375F9C" w:rsidP="00375F9C">
      <w:pPr>
        <w:numPr>
          <w:ilvl w:val="1"/>
          <w:numId w:val="1"/>
        </w:numPr>
      </w:pPr>
      <w:r>
        <w:rPr>
          <w:rFonts w:hint="eastAsia"/>
        </w:rPr>
        <w:t xml:space="preserve">Click to select the </w:t>
      </w:r>
      <w:r>
        <w:t>“</w:t>
      </w:r>
      <w:r>
        <w:rPr>
          <w:rFonts w:hint="eastAsia"/>
        </w:rPr>
        <w:t>treegrid</w:t>
      </w:r>
      <w:r>
        <w:t>”</w:t>
      </w:r>
      <w:r w:rsidR="00AF5AE5">
        <w:rPr>
          <w:rFonts w:hint="eastAsia"/>
        </w:rPr>
        <w:t xml:space="preserve"> (It</w:t>
      </w:r>
      <w:r w:rsidR="00AF5AE5">
        <w:t>’</w:t>
      </w:r>
      <w:r w:rsidR="00AF5AE5">
        <w:rPr>
          <w:rFonts w:hint="eastAsia"/>
        </w:rPr>
        <w:t>s selected by default)</w:t>
      </w:r>
    </w:p>
    <w:p w:rsidR="00375F9C" w:rsidRDefault="00AF5AE5" w:rsidP="00AF5AE5">
      <w:pPr>
        <w:jc w:val="right"/>
        <w:rPr>
          <w:noProof/>
        </w:rPr>
      </w:pPr>
      <w:r>
        <w:rPr>
          <w:noProof/>
        </w:rPr>
        <w:drawing>
          <wp:inline distT="0" distB="0" distL="0" distR="0" wp14:anchorId="00BAC9E0" wp14:editId="18DF3A58">
            <wp:extent cx="4829175" cy="2562208"/>
            <wp:effectExtent l="0" t="0" r="0" b="0"/>
            <wp:docPr id="1142" name="图片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829206" cy="2562224"/>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Default="00375F9C" w:rsidP="00375F9C">
      <w:pPr>
        <w:numPr>
          <w:ilvl w:val="1"/>
          <w:numId w:val="1"/>
        </w:numPr>
      </w:pPr>
      <w:r>
        <w:rPr>
          <w:rFonts w:hint="eastAsia"/>
        </w:rPr>
        <w:t>Sets this gri</w:t>
      </w:r>
      <w:r>
        <w:t>d’</w:t>
      </w:r>
      <w:r>
        <w:rPr>
          <w:rFonts w:hint="eastAsia"/>
        </w:rPr>
        <w:t>s properties according to the following picture.</w:t>
      </w:r>
    </w:p>
    <w:p w:rsidR="00375F9C" w:rsidRDefault="00375F9C" w:rsidP="00E45D25">
      <w:pPr>
        <w:numPr>
          <w:ilvl w:val="0"/>
          <w:numId w:val="13"/>
        </w:numPr>
      </w:pPr>
      <w:r>
        <w:rPr>
          <w:rFonts w:hint="eastAsia"/>
        </w:rPr>
        <w:t xml:space="preserve">Sets dock to </w:t>
      </w:r>
      <w:r>
        <w:t>‘</w:t>
      </w:r>
      <w:r>
        <w:rPr>
          <w:rFonts w:hint="eastAsia"/>
        </w:rPr>
        <w:t>none</w:t>
      </w:r>
      <w:r>
        <w:t>’</w:t>
      </w:r>
      <w:r>
        <w:rPr>
          <w:rFonts w:hint="eastAsia"/>
        </w:rPr>
        <w:t>;</w:t>
      </w:r>
    </w:p>
    <w:p w:rsidR="00375F9C" w:rsidRDefault="00375F9C" w:rsidP="00E45D25">
      <w:pPr>
        <w:numPr>
          <w:ilvl w:val="0"/>
          <w:numId w:val="13"/>
        </w:numPr>
      </w:pPr>
      <w:r>
        <w:rPr>
          <w:rFonts w:hint="eastAsia"/>
        </w:rPr>
        <w:t>Sets rowNumbered to false;</w:t>
      </w:r>
    </w:p>
    <w:p w:rsidR="00375F9C" w:rsidRDefault="00375F9C" w:rsidP="00E45D25">
      <w:pPr>
        <w:numPr>
          <w:ilvl w:val="0"/>
          <w:numId w:val="13"/>
        </w:numPr>
      </w:pPr>
      <w:r>
        <w:rPr>
          <w:rFonts w:hint="eastAsia"/>
        </w:rPr>
        <w:t xml:space="preserve">Sets gridHandlerCapion to </w:t>
      </w:r>
      <w:r>
        <w:t>‘</w:t>
      </w:r>
      <w:r w:rsidR="00D9208C">
        <w:rPr>
          <w:rFonts w:hint="eastAsia"/>
        </w:rPr>
        <w:t>g</w:t>
      </w:r>
      <w:r>
        <w:rPr>
          <w:rFonts w:hint="eastAsia"/>
        </w:rPr>
        <w:t>r</w:t>
      </w:r>
      <w:r w:rsidR="00D9208C">
        <w:rPr>
          <w:rFonts w:hint="eastAsia"/>
        </w:rPr>
        <w:t>i</w:t>
      </w:r>
      <w:r>
        <w:rPr>
          <w:rFonts w:hint="eastAsia"/>
        </w:rPr>
        <w:t>d</w:t>
      </w:r>
      <w:r>
        <w:t>’</w:t>
      </w:r>
      <w:r>
        <w:rPr>
          <w:rFonts w:hint="eastAsia"/>
        </w:rPr>
        <w:t xml:space="preserve">. </w:t>
      </w:r>
    </w:p>
    <w:p w:rsidR="00375F9C" w:rsidRPr="00BF6EEB" w:rsidRDefault="005C781A" w:rsidP="00375F9C">
      <w:r>
        <w:rPr>
          <w:rFonts w:hint="eastAsia"/>
          <w:noProof/>
        </w:rPr>
        <w:lastRenderedPageBreak/>
        <mc:AlternateContent>
          <mc:Choice Requires="wps">
            <w:drawing>
              <wp:anchor distT="0" distB="0" distL="114300" distR="114300" simplePos="0" relativeHeight="251502080" behindDoc="0" locked="0" layoutInCell="1" allowOverlap="1" wp14:anchorId="46CDFCA4" wp14:editId="6761E72C">
                <wp:simplePos x="0" y="0"/>
                <wp:positionH relativeFrom="column">
                  <wp:posOffset>3657600</wp:posOffset>
                </wp:positionH>
                <wp:positionV relativeFrom="line">
                  <wp:posOffset>2377440</wp:posOffset>
                </wp:positionV>
                <wp:extent cx="1371600" cy="198120"/>
                <wp:effectExtent l="9525" t="5715" r="9525" b="253365"/>
                <wp:wrapNone/>
                <wp:docPr id="1100"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9167"/>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15CA7" w:rsidRDefault="0023747D" w:rsidP="00375F9C">
                            <w:pPr>
                              <w:rPr>
                                <w:szCs w:val="18"/>
                              </w:rPr>
                            </w:pPr>
                            <w:proofErr w:type="gramStart"/>
                            <w:r>
                              <w:rPr>
                                <w:rFonts w:hint="eastAsia"/>
                                <w:szCs w:val="18"/>
                              </w:rPr>
                              <w:t>gridHandlerCaption</w:t>
                            </w:r>
                            <w:proofErr w:type="gramEnd"/>
                          </w:p>
                          <w:p w:rsidR="0023747D" w:rsidRPr="00415CA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62" type="#_x0000_t62" style="position:absolute;left:0;text-align:left;margin-left:4in;margin-top:187.2pt;width:108pt;height:15.6pt;flip:x;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" adj="12780,47699" fillcolor="#ff9">
                <v:textbox inset="0,0,0,0">
                  <w:txbxContent>
                    <w:p w:rsidR="0023747D" w:rsidRPr="00415CA7" w:rsidRDefault="0023747D" w:rsidP="00375F9C">
                      <w:pPr>
                        <w:rPr>
                          <w:szCs w:val="18"/>
                        </w:rPr>
                      </w:pPr>
                      <w:proofErr w:type="gramStart"/>
                      <w:r>
                        <w:rPr>
                          <w:rFonts w:hint="eastAsia"/>
                          <w:szCs w:val="18"/>
                        </w:rPr>
                        <w:t>gridHandlerCaption</w:t>
                      </w:r>
                      <w:proofErr w:type="gramEnd"/>
                    </w:p>
                    <w:p w:rsidR="0023747D" w:rsidRPr="00415CA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1056" behindDoc="0" locked="0" layoutInCell="1" allowOverlap="1" wp14:anchorId="31EE5F13" wp14:editId="20C21872">
                <wp:simplePos x="0" y="0"/>
                <wp:positionH relativeFrom="column">
                  <wp:posOffset>1257300</wp:posOffset>
                </wp:positionH>
                <wp:positionV relativeFrom="line">
                  <wp:posOffset>2773680</wp:posOffset>
                </wp:positionV>
                <wp:extent cx="1943100" cy="198120"/>
                <wp:effectExtent l="9525" t="11430" r="9525" b="419100"/>
                <wp:wrapNone/>
                <wp:docPr id="1099"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198120"/>
                        </a:xfrm>
                        <a:prstGeom prst="wedgeRoundRectCallout">
                          <a:avLst>
                            <a:gd name="adj1" fmla="val -9218"/>
                            <a:gd name="adj2" fmla="val 250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to setting rowNumbered</w:t>
                            </w:r>
                          </w:p>
                          <w:p w:rsidR="0023747D" w:rsidRPr="00415CA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0" o:spid="_x0000_s1063" type="#_x0000_t62" style="position:absolute;left:0;text-align:left;margin-left:99pt;margin-top:218.4pt;width:153pt;height:15.6pt;flip:x;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" adj="8809,64869" fillcolor="#ff9">
                <v:textbox inset="0,0,0,0">
                  <w:txbxContent>
                    <w:p w:rsidR="0023747D" w:rsidRPr="00D434DE" w:rsidRDefault="0023747D" w:rsidP="00375F9C">
                      <w:pPr>
                        <w:jc w:val="center"/>
                        <w:rPr>
                          <w:sz w:val="18"/>
                          <w:szCs w:val="18"/>
                        </w:rPr>
                      </w:pPr>
                      <w:r>
                        <w:rPr>
                          <w:rFonts w:hint="eastAsia"/>
                          <w:sz w:val="18"/>
                          <w:szCs w:val="18"/>
                        </w:rPr>
                        <w:t>Click to setting rowNumbered</w:t>
                      </w:r>
                    </w:p>
                    <w:p w:rsidR="0023747D" w:rsidRPr="00415CA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0032" behindDoc="0" locked="0" layoutInCell="1" allowOverlap="1" wp14:anchorId="51309E43" wp14:editId="513449CE">
                <wp:simplePos x="0" y="0"/>
                <wp:positionH relativeFrom="column">
                  <wp:posOffset>-342900</wp:posOffset>
                </wp:positionH>
                <wp:positionV relativeFrom="line">
                  <wp:posOffset>3169920</wp:posOffset>
                </wp:positionV>
                <wp:extent cx="1714500" cy="198120"/>
                <wp:effectExtent l="9525" t="7620" r="9525" b="308610"/>
                <wp:wrapNone/>
                <wp:docPr id="1098"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8222"/>
                            <a:gd name="adj2" fmla="val 1955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to setting dock prop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64" type="#_x0000_t62" style="position:absolute;left:0;text-align:left;margin-left:-27pt;margin-top:249.6pt;width:135pt;height:15.6pt;flip:x;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" adj="9024,53030" fillcolor="#ff9">
                <v:textbox inset="0,0,0,0">
                  <w:txbxContent>
                    <w:p w:rsidR="0023747D" w:rsidRPr="00D434DE" w:rsidRDefault="0023747D" w:rsidP="00375F9C">
                      <w:pPr>
                        <w:jc w:val="center"/>
                        <w:rPr>
                          <w:sz w:val="18"/>
                          <w:szCs w:val="18"/>
                        </w:rPr>
                      </w:pPr>
                      <w:r>
                        <w:rPr>
                          <w:rFonts w:hint="eastAsia"/>
                          <w:sz w:val="18"/>
                          <w:szCs w:val="18"/>
                        </w:rPr>
                        <w:t>Click to setting dock prop</w:t>
                      </w:r>
                    </w:p>
                  </w:txbxContent>
                </v:textbox>
                <w10:wrap anchory="line"/>
              </v:shape>
            </w:pict>
          </mc:Fallback>
        </mc:AlternateContent>
      </w:r>
      <w:r>
        <w:rPr>
          <w:rFonts w:hint="eastAsia"/>
          <w:noProof/>
        </w:rPr>
        <w:drawing>
          <wp:inline distT="0" distB="0" distL="0" distR="0" wp14:anchorId="5E003907" wp14:editId="4998AF8A">
            <wp:extent cx="5400675" cy="3771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771900"/>
                    </a:xfrm>
                    <a:prstGeom prst="rect">
                      <a:avLst/>
                    </a:prstGeom>
                    <a:noFill/>
                    <a:ln>
                      <a:noFill/>
                    </a:ln>
                  </pic:spPr>
                </pic:pic>
              </a:graphicData>
            </a:graphic>
          </wp:inline>
        </w:drawing>
      </w:r>
    </w:p>
    <w:p w:rsidR="00375F9C" w:rsidRDefault="00375F9C" w:rsidP="00375F9C">
      <w:pPr>
        <w:numPr>
          <w:ilvl w:val="1"/>
          <w:numId w:val="1"/>
        </w:numPr>
      </w:pPr>
      <w:r>
        <w:rPr>
          <w:rFonts w:hint="eastAsia"/>
        </w:rPr>
        <w:t>Sets header and rows</w:t>
      </w:r>
    </w:p>
    <w:p w:rsidR="00375F9C" w:rsidRDefault="005C781A" w:rsidP="00375F9C">
      <w:r>
        <w:rPr>
          <w:rFonts w:hint="eastAsia"/>
          <w:noProof/>
        </w:rPr>
        <mc:AlternateContent>
          <mc:Choice Requires="wps">
            <w:drawing>
              <wp:anchor distT="0" distB="0" distL="114300" distR="114300" simplePos="0" relativeHeight="251614720" behindDoc="0" locked="0" layoutInCell="1" allowOverlap="1" wp14:anchorId="01930D7D" wp14:editId="01792B69">
                <wp:simplePos x="0" y="0"/>
                <wp:positionH relativeFrom="column">
                  <wp:posOffset>4114800</wp:posOffset>
                </wp:positionH>
                <wp:positionV relativeFrom="line">
                  <wp:posOffset>1684020</wp:posOffset>
                </wp:positionV>
                <wp:extent cx="1371600" cy="396240"/>
                <wp:effectExtent l="9525" t="579120" r="9525" b="5715"/>
                <wp:wrapNone/>
                <wp:docPr id="109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396240"/>
                        </a:xfrm>
                        <a:prstGeom prst="wedgeRoundRectCallout">
                          <a:avLst>
                            <a:gd name="adj1" fmla="val -38657"/>
                            <a:gd name="adj2" fmla="val -189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here to pop the header setting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65" type="#_x0000_t62" style="position:absolute;left:0;text-align:left;margin-left:324pt;margin-top:132.6pt;width:108pt;height:31.2pt;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" adj="2450,-30047" fillcolor="#ff9">
                <v:textbox inset="0,0,0,0">
                  <w:txbxContent>
                    <w:p w:rsidR="0023747D" w:rsidRPr="00D434DE" w:rsidRDefault="0023747D" w:rsidP="00375F9C">
                      <w:pPr>
                        <w:jc w:val="center"/>
                        <w:rPr>
                          <w:sz w:val="18"/>
                          <w:szCs w:val="18"/>
                        </w:rPr>
                      </w:pPr>
                      <w:r>
                        <w:rPr>
                          <w:rFonts w:hint="eastAsia"/>
                          <w:sz w:val="18"/>
                          <w:szCs w:val="18"/>
                        </w:rPr>
                        <w:t>Click here to pop the header setting window</w:t>
                      </w:r>
                    </w:p>
                  </w:txbxContent>
                </v:textbox>
                <w10:wrap anchory="line"/>
              </v:shape>
            </w:pict>
          </mc:Fallback>
        </mc:AlternateContent>
      </w:r>
      <w:r>
        <w:rPr>
          <w:rFonts w:hint="eastAsia"/>
          <w:noProof/>
        </w:rPr>
        <mc:AlternateContent>
          <mc:Choice Requires="wps">
            <w:drawing>
              <wp:anchor distT="0" distB="0" distL="114300" distR="114300" simplePos="0" relativeHeight="251504128" behindDoc="0" locked="0" layoutInCell="1" allowOverlap="1" wp14:anchorId="20831B10" wp14:editId="60B1F177">
                <wp:simplePos x="0" y="0"/>
                <wp:positionH relativeFrom="column">
                  <wp:posOffset>3771900</wp:posOffset>
                </wp:positionH>
                <wp:positionV relativeFrom="line">
                  <wp:posOffset>1188720</wp:posOffset>
                </wp:positionV>
                <wp:extent cx="1485900" cy="1089660"/>
                <wp:effectExtent l="9525" t="7620" r="9525" b="7620"/>
                <wp:wrapNone/>
                <wp:docPr id="109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108966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3" o:spid="_x0000_s1026" style="position:absolute;left:0;text-align:left;flip:x;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93.6pt" to="414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">
                <v:stroke dashstyle="dash"/>
                <w10:wrap anchory="line"/>
              </v:line>
            </w:pict>
          </mc:Fallback>
        </mc:AlternateContent>
      </w:r>
      <w:r>
        <w:rPr>
          <w:rFonts w:hint="eastAsia"/>
          <w:noProof/>
        </w:rPr>
        <mc:AlternateContent>
          <mc:Choice Requires="wps">
            <w:drawing>
              <wp:anchor distT="0" distB="0" distL="114300" distR="114300" simplePos="0" relativeHeight="251503104" behindDoc="0" locked="0" layoutInCell="1" allowOverlap="1" wp14:anchorId="258939B6" wp14:editId="1C77C453">
                <wp:simplePos x="0" y="0"/>
                <wp:positionH relativeFrom="column">
                  <wp:posOffset>3771900</wp:posOffset>
                </wp:positionH>
                <wp:positionV relativeFrom="line">
                  <wp:posOffset>99060</wp:posOffset>
                </wp:positionV>
                <wp:extent cx="1485900" cy="891540"/>
                <wp:effectExtent l="9525" t="13335" r="9525" b="9525"/>
                <wp:wrapNone/>
                <wp:docPr id="109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900" cy="89154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left:0;text-align:left;flip:x y;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">
                <v:stroke dashstyle="dash"/>
                <w10:wrap anchory="line"/>
              </v:line>
            </w:pict>
          </mc:Fallback>
        </mc:AlternateContent>
      </w:r>
      <w:r>
        <w:rPr>
          <w:rFonts w:hint="eastAsia"/>
          <w:noProof/>
        </w:rPr>
        <w:drawing>
          <wp:inline distT="0" distB="0" distL="0" distR="0" wp14:anchorId="39B36963" wp14:editId="32DECE83">
            <wp:extent cx="5391150" cy="2286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rsidR="00375F9C" w:rsidRDefault="00375F9C" w:rsidP="00375F9C">
      <w:pPr>
        <w:jc w:val="center"/>
      </w:pPr>
      <w:r>
        <w:t>S</w:t>
      </w:r>
      <w:r>
        <w:rPr>
          <w:rFonts w:hint="eastAsia"/>
        </w:rPr>
        <w:t>ets header data</w:t>
      </w:r>
    </w:p>
    <w:p w:rsidR="00375F9C" w:rsidRDefault="005C781A" w:rsidP="00375F9C">
      <w:pPr>
        <w:jc w:val="center"/>
      </w:pPr>
      <w:r>
        <w:rPr>
          <w:rFonts w:hint="eastAsia"/>
          <w:noProof/>
        </w:rPr>
        <w:lastRenderedPageBreak/>
        <mc:AlternateContent>
          <mc:Choice Requires="wps">
            <w:drawing>
              <wp:anchor distT="0" distB="0" distL="114300" distR="114300" simplePos="0" relativeHeight="251615744" behindDoc="0" locked="0" layoutInCell="1" allowOverlap="1" wp14:anchorId="28A53F5F" wp14:editId="667CF9CC">
                <wp:simplePos x="0" y="0"/>
                <wp:positionH relativeFrom="column">
                  <wp:posOffset>4000500</wp:posOffset>
                </wp:positionH>
                <wp:positionV relativeFrom="line">
                  <wp:posOffset>1783080</wp:posOffset>
                </wp:positionV>
                <wp:extent cx="1257300" cy="396240"/>
                <wp:effectExtent l="9525" t="525780" r="28575" b="11430"/>
                <wp:wrapNone/>
                <wp:docPr id="109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396240"/>
                        </a:xfrm>
                        <a:prstGeom prst="wedgeRoundRectCallout">
                          <a:avLst>
                            <a:gd name="adj1" fmla="val -50509"/>
                            <a:gd name="adj2" fmla="val -174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here to pop the row setting window</w:t>
                            </w:r>
                          </w:p>
                          <w:p w:rsidR="0023747D" w:rsidRPr="00EB0F84"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66" type="#_x0000_t62" style="position:absolute;left:0;text-align:left;margin-left:315pt;margin-top:140.4pt;width:99pt;height:31.2pt;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" adj="-110,-26897" fillcolor="#ff9">
                <v:textbox inset="0,0,0,0">
                  <w:txbxContent>
                    <w:p w:rsidR="0023747D" w:rsidRPr="00D434DE" w:rsidRDefault="0023747D" w:rsidP="00375F9C">
                      <w:pPr>
                        <w:jc w:val="center"/>
                        <w:rPr>
                          <w:sz w:val="18"/>
                          <w:szCs w:val="18"/>
                        </w:rPr>
                      </w:pPr>
                      <w:r>
                        <w:rPr>
                          <w:rFonts w:hint="eastAsia"/>
                          <w:sz w:val="18"/>
                          <w:szCs w:val="18"/>
                        </w:rPr>
                        <w:t>Click here to pop the row setting window</w:t>
                      </w:r>
                    </w:p>
                    <w:p w:rsidR="0023747D" w:rsidRPr="00EB0F84"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5152" behindDoc="0" locked="0" layoutInCell="1" allowOverlap="1" wp14:anchorId="63880297" wp14:editId="73D841E1">
                <wp:simplePos x="0" y="0"/>
                <wp:positionH relativeFrom="column">
                  <wp:posOffset>3771900</wp:posOffset>
                </wp:positionH>
                <wp:positionV relativeFrom="line">
                  <wp:posOffset>99060</wp:posOffset>
                </wp:positionV>
                <wp:extent cx="1485900" cy="1089660"/>
                <wp:effectExtent l="9525" t="13335" r="9525" b="11430"/>
                <wp:wrapNone/>
                <wp:docPr id="1093"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900" cy="108966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4" o:spid="_x0000_s1026" style="position:absolute;left:0;text-align:left;flip:x y;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7.8pt" to="414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">
                <v:stroke dashstyle="dash"/>
                <w10:wrap anchory="line"/>
              </v:line>
            </w:pict>
          </mc:Fallback>
        </mc:AlternateContent>
      </w:r>
      <w:r>
        <w:rPr>
          <w:rFonts w:hint="eastAsia"/>
          <w:noProof/>
        </w:rPr>
        <mc:AlternateContent>
          <mc:Choice Requires="wps">
            <w:drawing>
              <wp:anchor distT="0" distB="0" distL="114300" distR="114300" simplePos="0" relativeHeight="251506176" behindDoc="0" locked="0" layoutInCell="1" allowOverlap="1" wp14:anchorId="4A644B93" wp14:editId="04B42364">
                <wp:simplePos x="0" y="0"/>
                <wp:positionH relativeFrom="column">
                  <wp:posOffset>3771900</wp:posOffset>
                </wp:positionH>
                <wp:positionV relativeFrom="line">
                  <wp:posOffset>1287780</wp:posOffset>
                </wp:positionV>
                <wp:extent cx="1485900" cy="990600"/>
                <wp:effectExtent l="9525" t="11430" r="9525" b="7620"/>
                <wp:wrapNone/>
                <wp:docPr id="10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9906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left:0;text-align:left;flip:x;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101.4pt" to="414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">
                <v:stroke dashstyle="dash"/>
                <w10:wrap anchory="line"/>
              </v:line>
            </w:pict>
          </mc:Fallback>
        </mc:AlternateContent>
      </w:r>
      <w:r>
        <w:rPr>
          <w:rFonts w:hint="eastAsia"/>
          <w:noProof/>
        </w:rPr>
        <w:drawing>
          <wp:inline distT="0" distB="0" distL="0" distR="0" wp14:anchorId="0DBE76C4" wp14:editId="5EDF02F6">
            <wp:extent cx="5400675" cy="2266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375F9C" w:rsidRDefault="00375F9C" w:rsidP="00375F9C">
      <w:pPr>
        <w:jc w:val="center"/>
      </w:pPr>
      <w:r>
        <w:rPr>
          <w:rFonts w:hint="eastAsia"/>
        </w:rPr>
        <w:t>Sets rows data</w:t>
      </w:r>
    </w:p>
    <w:p w:rsidR="00375F9C" w:rsidRDefault="00375F9C" w:rsidP="00375F9C">
      <w:pPr>
        <w:numPr>
          <w:ilvl w:val="1"/>
          <w:numId w:val="1"/>
        </w:numPr>
      </w:pPr>
      <w:r>
        <w:rPr>
          <w:rFonts w:hint="eastAsia"/>
        </w:rPr>
        <w:t>Click to select the grid, adjust it</w:t>
      </w:r>
      <w:r>
        <w:t>s position and size</w:t>
      </w:r>
      <w:r>
        <w:rPr>
          <w:rFonts w:hint="eastAsia"/>
        </w:rPr>
        <w:t xml:space="preserve"> </w:t>
      </w:r>
    </w:p>
    <w:p w:rsidR="00375F9C" w:rsidRDefault="005C781A" w:rsidP="00375F9C">
      <w:pPr>
        <w:jc w:val="center"/>
      </w:pPr>
      <w:r>
        <w:rPr>
          <w:rFonts w:hint="eastAsia"/>
          <w:noProof/>
        </w:rPr>
        <w:drawing>
          <wp:inline distT="0" distB="0" distL="0" distR="0" wp14:anchorId="2C817554" wp14:editId="7D7EE8CF">
            <wp:extent cx="4248150" cy="2971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2971800"/>
                    </a:xfrm>
                    <a:prstGeom prst="rect">
                      <a:avLst/>
                    </a:prstGeom>
                    <a:noFill/>
                    <a:ln>
                      <a:noFill/>
                    </a:ln>
                  </pic:spPr>
                </pic:pic>
              </a:graphicData>
            </a:graphic>
          </wp:inline>
        </w:drawing>
      </w:r>
    </w:p>
    <w:p w:rsidR="00375F9C" w:rsidRDefault="00375F9C" w:rsidP="00375F9C">
      <w:pPr>
        <w:numPr>
          <w:ilvl w:val="1"/>
          <w:numId w:val="1"/>
        </w:numPr>
      </w:pPr>
      <w:r>
        <w:rPr>
          <w:rFonts w:hint="eastAsia"/>
        </w:rPr>
        <w:t xml:space="preserve">Now, switch to </w:t>
      </w:r>
      <w:r>
        <w:t>“</w:t>
      </w:r>
      <w:r>
        <w:rPr>
          <w:rFonts w:hint="eastAsia"/>
        </w:rPr>
        <w:t>Code</w:t>
      </w:r>
      <w:r>
        <w:t>”</w:t>
      </w:r>
      <w:r>
        <w:rPr>
          <w:rFonts w:hint="eastAsia"/>
        </w:rPr>
        <w:t xml:space="preserve"> view </w:t>
      </w:r>
    </w:p>
    <w:p w:rsidR="00375F9C" w:rsidRDefault="00AF5AE5" w:rsidP="00375F9C">
      <w:pPr>
        <w:ind w:left="420" w:firstLine="360"/>
        <w:jc w:val="center"/>
      </w:pPr>
      <w:r>
        <w:rPr>
          <w:noProof/>
        </w:rPr>
        <w:drawing>
          <wp:inline distT="0" distB="0" distL="0" distR="0" wp14:anchorId="08B6507A" wp14:editId="553A14C9">
            <wp:extent cx="2114550" cy="638175"/>
            <wp:effectExtent l="0" t="0" r="0" b="9525"/>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638175"/>
                    </a:xfrm>
                    <a:prstGeom prst="rect">
                      <a:avLst/>
                    </a:prstGeom>
                    <a:noFill/>
                    <a:ln>
                      <a:noFill/>
                    </a:ln>
                  </pic:spPr>
                </pic:pic>
              </a:graphicData>
            </a:graphic>
          </wp:inline>
        </w:drawing>
      </w:r>
    </w:p>
    <w:p w:rsidR="00375F9C" w:rsidRDefault="00375F9C" w:rsidP="00375F9C">
      <w:r w:rsidRPr="007F4164">
        <w:rPr>
          <w:rFonts w:hint="eastAsia"/>
        </w:rPr>
        <w:t xml:space="preserve"> </w:t>
      </w:r>
      <w:r w:rsidR="005C781A">
        <w:rPr>
          <w:rFonts w:hint="eastAsia"/>
          <w:noProof/>
        </w:rPr>
        <w:lastRenderedPageBreak/>
        <mc:AlternateContent>
          <mc:Choice Requires="wps">
            <w:drawing>
              <wp:anchor distT="0" distB="0" distL="114300" distR="114300" simplePos="0" relativeHeight="251616768" behindDoc="0" locked="0" layoutInCell="1" allowOverlap="1" wp14:anchorId="303C5343" wp14:editId="15530EEE">
                <wp:simplePos x="0" y="0"/>
                <wp:positionH relativeFrom="column">
                  <wp:posOffset>3444240</wp:posOffset>
                </wp:positionH>
                <wp:positionV relativeFrom="line">
                  <wp:posOffset>866775</wp:posOffset>
                </wp:positionV>
                <wp:extent cx="1828800" cy="198120"/>
                <wp:effectExtent l="0" t="152400" r="19050" b="11430"/>
                <wp:wrapNone/>
                <wp:docPr id="1091"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198120"/>
                        </a:xfrm>
                        <a:prstGeom prst="wedgeRoundRectCallout">
                          <a:avLst>
                            <a:gd name="adj1" fmla="val 40799"/>
                            <a:gd name="adj2" fmla="val -119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375F9C">
                            <w:pPr>
                              <w:rPr>
                                <w:sz w:val="18"/>
                                <w:szCs w:val="18"/>
                              </w:rPr>
                            </w:pPr>
                            <w:r w:rsidRPr="007F4164">
                              <w:rPr>
                                <w:rFonts w:hint="eastAsia"/>
                                <w:sz w:val="18"/>
                                <w:szCs w:val="18"/>
                              </w:rPr>
                              <w:t xml:space="preserve">Code created by </w:t>
                            </w:r>
                            <w:r>
                              <w:rPr>
                                <w:rFonts w:hint="eastAsia"/>
                                <w:sz w:val="18"/>
                                <w:szCs w:val="18"/>
                              </w:rPr>
                              <w:t>CrossUI RAD Tools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6" o:spid="_x0000_s1067" type="#_x0000_t62" style="position:absolute;left:0;text-align:left;margin-left:271.2pt;margin-top:68.25pt;width:2in;height:15.6pt;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" adj="19613,-15093" fillcolor="#ff9">
                <v:textbox inset="0,0,0,0">
                  <w:txbxContent>
                    <w:p w:rsidR="0023747D" w:rsidRPr="007F4164" w:rsidRDefault="0023747D" w:rsidP="00375F9C">
                      <w:pPr>
                        <w:rPr>
                          <w:sz w:val="18"/>
                          <w:szCs w:val="18"/>
                        </w:rPr>
                      </w:pPr>
                      <w:r w:rsidRPr="007F4164">
                        <w:rPr>
                          <w:rFonts w:hint="eastAsia"/>
                          <w:sz w:val="18"/>
                          <w:szCs w:val="18"/>
                        </w:rPr>
                        <w:t xml:space="preserve">Code created by </w:t>
                      </w:r>
                      <w:r>
                        <w:rPr>
                          <w:rFonts w:hint="eastAsia"/>
                          <w:sz w:val="18"/>
                          <w:szCs w:val="18"/>
                        </w:rPr>
                        <w:t>CrossUI RAD Tools</w:t>
                      </w:r>
                    </w:p>
                  </w:txbxContent>
                </v:textbox>
                <w10:wrap anchory="line"/>
              </v:shape>
            </w:pict>
          </mc:Fallback>
        </mc:AlternateContent>
      </w:r>
      <w:r w:rsidR="00AF5AE5">
        <w:rPr>
          <w:rFonts w:hint="eastAsia"/>
          <w:noProof/>
        </w:rPr>
        <w:drawing>
          <wp:inline distT="0" distB="0" distL="0" distR="0" wp14:anchorId="2E706EEB" wp14:editId="2A5BF887">
            <wp:extent cx="5400675" cy="2743200"/>
            <wp:effectExtent l="0" t="0" r="9525" b="0"/>
            <wp:docPr id="1144" name="图片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AF5AE5" w:rsidRDefault="00AF5AE5" w:rsidP="00375F9C"/>
    <w:p w:rsidR="00375F9C" w:rsidRDefault="00375F9C" w:rsidP="00375F9C">
      <w:r>
        <w:rPr>
          <w:rFonts w:hint="eastAsia"/>
        </w:rPr>
        <w:t xml:space="preserve">Above code is serialized by </w:t>
      </w:r>
      <w:r w:rsidR="00AF5AE5">
        <w:rPr>
          <w:rFonts w:hint="eastAsia"/>
        </w:rPr>
        <w:t>CrossUI RAD</w:t>
      </w:r>
      <w:r>
        <w:rPr>
          <w:rFonts w:hint="eastAsia"/>
        </w:rPr>
        <w:t>. Header</w:t>
      </w:r>
      <w:r w:rsidR="00AF5AE5">
        <w:rPr>
          <w:rFonts w:hint="eastAsia"/>
        </w:rPr>
        <w:t xml:space="preserve"> data</w:t>
      </w:r>
      <w:r w:rsidR="00AF5AE5">
        <w:rPr>
          <w:rFonts w:hint="eastAsia"/>
          <w:color w:val="FF0000"/>
        </w:rPr>
        <w:t xml:space="preserve"> </w:t>
      </w:r>
      <w:r>
        <w:rPr>
          <w:rFonts w:hint="eastAsia"/>
        </w:rPr>
        <w:t xml:space="preserve">and rows data will not </w:t>
      </w:r>
      <w:r w:rsidRPr="007F4164">
        <w:t>look the same as your</w:t>
      </w:r>
      <w:r>
        <w:rPr>
          <w:rFonts w:hint="eastAsia"/>
        </w:rPr>
        <w:t xml:space="preserve"> setting.</w:t>
      </w:r>
      <w:r w:rsidRPr="003A51DA">
        <w:rPr>
          <w:rFonts w:hint="eastAsia"/>
        </w:rPr>
        <w:t xml:space="preserve"> </w:t>
      </w:r>
    </w:p>
    <w:p w:rsidR="00AF5AE5" w:rsidRPr="003A51DA" w:rsidRDefault="00AF5AE5" w:rsidP="00375F9C"/>
    <w:p w:rsidR="00375F9C" w:rsidRDefault="00375F9C" w:rsidP="00375F9C">
      <w:pPr>
        <w:numPr>
          <w:ilvl w:val="1"/>
          <w:numId w:val="1"/>
        </w:numPr>
      </w:pPr>
      <w:r>
        <w:rPr>
          <w:rFonts w:hint="eastAsia"/>
        </w:rPr>
        <w:t xml:space="preserve">Click </w:t>
      </w:r>
      <w:r>
        <w:t>“</w:t>
      </w:r>
      <w:r w:rsidR="00AF5AE5">
        <w:rPr>
          <w:rFonts w:hint="eastAsia"/>
        </w:rPr>
        <w:t>Debug</w:t>
      </w:r>
      <w:r>
        <w:t>”</w:t>
      </w:r>
      <w:r>
        <w:rPr>
          <w:rFonts w:hint="eastAsia"/>
        </w:rPr>
        <w:t xml:space="preserve"> Button to open the test window, you will see the same result with section 2.2.</w:t>
      </w:r>
    </w:p>
    <w:p w:rsidR="00AF5AE5" w:rsidRDefault="00AF5AE5" w:rsidP="00AF5AE5">
      <w:pPr>
        <w:jc w:val="center"/>
      </w:pPr>
    </w:p>
    <w:p w:rsidR="00AF5AE5" w:rsidRDefault="00AF5AE5" w:rsidP="00AF5AE5">
      <w:pPr>
        <w:jc w:val="center"/>
      </w:pPr>
      <w:r>
        <w:rPr>
          <w:rFonts w:hint="eastAsia"/>
          <w:noProof/>
        </w:rPr>
        <mc:AlternateContent>
          <mc:Choice Requires="wps">
            <w:drawing>
              <wp:anchor distT="0" distB="0" distL="114300" distR="114300" simplePos="0" relativeHeight="251670528" behindDoc="0" locked="0" layoutInCell="1" allowOverlap="1" wp14:anchorId="255A0DA4" wp14:editId="0ACA01B5">
                <wp:simplePos x="0" y="0"/>
                <wp:positionH relativeFrom="column">
                  <wp:posOffset>1834515</wp:posOffset>
                </wp:positionH>
                <wp:positionV relativeFrom="line">
                  <wp:posOffset>20955</wp:posOffset>
                </wp:positionV>
                <wp:extent cx="952500" cy="198120"/>
                <wp:effectExtent l="0" t="0" r="19050" b="68580"/>
                <wp:wrapNone/>
                <wp:docPr id="1147"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52500" cy="198120"/>
                        </a:xfrm>
                        <a:prstGeom prst="wedgeRoundRectCallout">
                          <a:avLst>
                            <a:gd name="adj1" fmla="val 21799"/>
                            <a:gd name="adj2" fmla="val 77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AF5AE5">
                            <w:pPr>
                              <w:rPr>
                                <w:sz w:val="18"/>
                                <w:szCs w:val="18"/>
                              </w:rPr>
                            </w:pPr>
                            <w:r>
                              <w:rPr>
                                <w:rFonts w:hint="eastAsia"/>
                                <w:sz w:val="18"/>
                                <w:szCs w:val="18"/>
                              </w:rPr>
                              <w:t>Debug command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8" type="#_x0000_t62" style="position:absolute;left:0;text-align:left;margin-left:144.45pt;margin-top:1.65pt;width: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" adj="15509,27484" fillcolor="#ff9">
                <v:textbox inset="0,0,0,0">
                  <w:txbxContent>
                    <w:p w:rsidR="0023747D" w:rsidRPr="007F4164" w:rsidRDefault="0023747D" w:rsidP="00AF5AE5">
                      <w:pPr>
                        <w:rPr>
                          <w:sz w:val="18"/>
                          <w:szCs w:val="18"/>
                        </w:rPr>
                      </w:pPr>
                      <w:r>
                        <w:rPr>
                          <w:rFonts w:hint="eastAsia"/>
                          <w:sz w:val="18"/>
                          <w:szCs w:val="18"/>
                        </w:rPr>
                        <w:t>Debug command</w:t>
                      </w:r>
                    </w:p>
                  </w:txbxContent>
                </v:textbox>
                <w10:wrap anchory="line"/>
              </v:shape>
            </w:pict>
          </mc:Fallback>
        </mc:AlternateContent>
      </w:r>
      <w:r>
        <w:rPr>
          <w:noProof/>
        </w:rPr>
        <w:drawing>
          <wp:inline distT="0" distB="0" distL="0" distR="0" wp14:anchorId="02B027EB" wp14:editId="3AF80776">
            <wp:extent cx="3333750" cy="542925"/>
            <wp:effectExtent l="0" t="0" r="0" b="9525"/>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542925"/>
                    </a:xfrm>
                    <a:prstGeom prst="rect">
                      <a:avLst/>
                    </a:prstGeom>
                    <a:noFill/>
                    <a:ln>
                      <a:noFill/>
                    </a:ln>
                  </pic:spPr>
                </pic:pic>
              </a:graphicData>
            </a:graphic>
          </wp:inline>
        </w:drawing>
      </w:r>
    </w:p>
    <w:p w:rsidR="00AF5AE5" w:rsidRDefault="00AF5AE5" w:rsidP="00AF5AE5">
      <w:pPr>
        <w:jc w:val="center"/>
      </w:pPr>
      <w:r>
        <w:rPr>
          <w:rFonts w:hint="eastAsia"/>
          <w:noProof/>
        </w:rPr>
        <mc:AlternateContent>
          <mc:Choice Requires="wps">
            <w:drawing>
              <wp:anchor distT="0" distB="0" distL="114300" distR="114300" simplePos="0" relativeHeight="251672576" behindDoc="0" locked="0" layoutInCell="1" allowOverlap="1" wp14:anchorId="58431056" wp14:editId="1FD69540">
                <wp:simplePos x="0" y="0"/>
                <wp:positionH relativeFrom="column">
                  <wp:posOffset>1882140</wp:posOffset>
                </wp:positionH>
                <wp:positionV relativeFrom="line">
                  <wp:posOffset>7620</wp:posOffset>
                </wp:positionV>
                <wp:extent cx="952500" cy="198120"/>
                <wp:effectExtent l="0" t="0" r="19050" b="163830"/>
                <wp:wrapNone/>
                <wp:docPr id="1148"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52500" cy="198120"/>
                        </a:xfrm>
                        <a:prstGeom prst="wedgeRoundRectCallout">
                          <a:avLst>
                            <a:gd name="adj1" fmla="val -8201"/>
                            <a:gd name="adj2" fmla="val 1253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AF5AE5">
                            <w:pPr>
                              <w:rPr>
                                <w:sz w:val="18"/>
                                <w:szCs w:val="18"/>
                              </w:rPr>
                            </w:pPr>
                            <w:r>
                              <w:rPr>
                                <w:rFonts w:hint="eastAsia"/>
                                <w:sz w:val="18"/>
                                <w:szCs w:val="18"/>
                              </w:rPr>
                              <w:t>Debug command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9" type="#_x0000_t62" style="position:absolute;left:0;text-align:left;margin-left:148.2pt;margin-top:.6pt;width: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" adj="9029,37869" fillcolor="#ff9">
                <v:textbox inset="0,0,0,0">
                  <w:txbxContent>
                    <w:p w:rsidR="0023747D" w:rsidRPr="007F4164" w:rsidRDefault="0023747D" w:rsidP="00AF5AE5">
                      <w:pPr>
                        <w:rPr>
                          <w:sz w:val="18"/>
                          <w:szCs w:val="18"/>
                        </w:rPr>
                      </w:pPr>
                      <w:r>
                        <w:rPr>
                          <w:rFonts w:hint="eastAsia"/>
                          <w:sz w:val="18"/>
                          <w:szCs w:val="18"/>
                        </w:rPr>
                        <w:t>Debug command</w:t>
                      </w:r>
                    </w:p>
                  </w:txbxContent>
                </v:textbox>
                <w10:wrap anchory="line"/>
              </v:shape>
            </w:pict>
          </mc:Fallback>
        </mc:AlternateContent>
      </w:r>
    </w:p>
    <w:p w:rsidR="00375F9C" w:rsidRDefault="00AF5AE5" w:rsidP="00AF5AE5">
      <w:pPr>
        <w:jc w:val="center"/>
      </w:pPr>
      <w:r>
        <w:rPr>
          <w:noProof/>
        </w:rPr>
        <w:drawing>
          <wp:inline distT="0" distB="0" distL="0" distR="0" wp14:anchorId="06288235" wp14:editId="5B17E971">
            <wp:extent cx="4581525" cy="581025"/>
            <wp:effectExtent l="0" t="0" r="9525" b="9525"/>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581025"/>
                    </a:xfrm>
                    <a:prstGeom prst="rect">
                      <a:avLst/>
                    </a:prstGeom>
                    <a:noFill/>
                    <a:ln>
                      <a:noFill/>
                    </a:ln>
                  </pic:spPr>
                </pic:pic>
              </a:graphicData>
            </a:graphic>
          </wp:inline>
        </w:drawing>
      </w:r>
    </w:p>
    <w:p w:rsidR="00375F9C" w:rsidRDefault="00375F9C" w:rsidP="00375F9C"/>
    <w:p w:rsidR="00375F9C" w:rsidRDefault="00375F9C" w:rsidP="00375F9C">
      <w:pPr>
        <w:numPr>
          <w:ilvl w:val="1"/>
          <w:numId w:val="1"/>
        </w:numPr>
      </w:pPr>
      <w:r>
        <w:rPr>
          <w:rFonts w:hint="eastAsia"/>
        </w:rPr>
        <w:t>Copy the code from this test page, and paste to a new file</w:t>
      </w:r>
      <w:r w:rsidRPr="00BE2BAF">
        <w:t xml:space="preserve"> designer.grid.htm</w:t>
      </w:r>
      <w:r>
        <w:rPr>
          <w:rFonts w:hint="eastAsia"/>
        </w:rPr>
        <w:t>l.</w:t>
      </w:r>
    </w:p>
    <w:p w:rsidR="00375F9C" w:rsidRDefault="005C781A" w:rsidP="00375F9C">
      <w:r>
        <w:rPr>
          <w:noProof/>
        </w:rPr>
        <w:lastRenderedPageBreak/>
        <mc:AlternateContent>
          <mc:Choice Requires="wpc">
            <w:drawing>
              <wp:inline distT="0" distB="0" distL="0" distR="0" wp14:anchorId="3F638B1D" wp14:editId="68DCA310">
                <wp:extent cx="5943600" cy="7164705"/>
                <wp:effectExtent l="0" t="0" r="19050" b="0"/>
                <wp:docPr id="1090" name="画布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5" name="Text Box 131"/>
                        <wps:cNvSpPr txBox="1">
                          <a:spLocks noChangeArrowheads="1"/>
                        </wps:cNvSpPr>
                        <wps:spPr bwMode="auto">
                          <a:xfrm>
                            <a:off x="0" y="48849"/>
                            <a:ext cx="5943600" cy="696347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A7B2D" w:rsidRDefault="0023747D" w:rsidP="00375F9C">
                              <w:pPr>
                                <w:spacing w:line="240" w:lineRule="exact"/>
                                <w:rPr>
                                  <w:sz w:val="18"/>
                                  <w:szCs w:val="18"/>
                                </w:rPr>
                              </w:pPr>
                              <w:proofErr w:type="gramStart"/>
                              <w:r w:rsidRPr="00FA7B2D">
                                <w:rPr>
                                  <w:sz w:val="18"/>
                                  <w:szCs w:val="18"/>
                                </w:rPr>
                                <w:t>&lt;!DOCTYPE</w:t>
                              </w:r>
                              <w:proofErr w:type="gramEnd"/>
                              <w:r>
                                <w:rPr>
                                  <w:rFonts w:hint="eastAsia"/>
                                  <w:sz w:val="18"/>
                                  <w:szCs w:val="18"/>
                                </w:rPr>
                                <w:t xml:space="preserve"> html</w:t>
                              </w:r>
                              <w:r w:rsidRPr="00FA7B2D">
                                <w:rPr>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html</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head</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"content-type"</w:t>
                              </w:r>
                              <w:r w:rsidRPr="00FA7B2D">
                                <w:rPr>
                                  <w:color w:val="840084"/>
                                  <w:sz w:val="18"/>
                                  <w:szCs w:val="18"/>
                                </w:rPr>
                                <w:t xml:space="preserve"> </w:t>
                              </w:r>
                              <w:r w:rsidRPr="00FA7B2D">
                                <w:rPr>
                                  <w:color w:val="FF0000"/>
                                  <w:sz w:val="18"/>
                                  <w:szCs w:val="18"/>
                                </w:rPr>
                                <w:t>content=</w:t>
                              </w:r>
                              <w:r w:rsidRPr="00FA7B2D">
                                <w:rPr>
                                  <w:color w:val="0000FF"/>
                                  <w:sz w:val="18"/>
                                  <w:szCs w:val="18"/>
                                </w:rPr>
                                <w:t>"text/html; charset=utf-8"</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"Content-Style-Type"</w:t>
                              </w:r>
                              <w:r w:rsidRPr="00FA7B2D">
                                <w:rPr>
                                  <w:color w:val="840084"/>
                                  <w:sz w:val="18"/>
                                  <w:szCs w:val="18"/>
                                </w:rPr>
                                <w:t xml:space="preserve"> </w:t>
                              </w:r>
                              <w:r w:rsidRPr="00FA7B2D">
                                <w:rPr>
                                  <w:color w:val="FF0000"/>
                                  <w:sz w:val="18"/>
                                  <w:szCs w:val="18"/>
                                </w:rPr>
                                <w:t>content=</w:t>
                              </w:r>
                              <w:r w:rsidRPr="00FA7B2D">
                                <w:rPr>
                                  <w:color w:val="0000FF"/>
                                  <w:sz w:val="18"/>
                                  <w:szCs w:val="18"/>
                                </w:rPr>
                                <w:t>"text/css"</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"imagetoolbar"</w:t>
                              </w:r>
                              <w:r w:rsidRPr="00FA7B2D">
                                <w:rPr>
                                  <w:color w:val="840084"/>
                                  <w:sz w:val="18"/>
                                  <w:szCs w:val="18"/>
                                </w:rPr>
                                <w:t xml:space="preserve"> </w:t>
                              </w:r>
                              <w:r w:rsidRPr="00FA7B2D">
                                <w:rPr>
                                  <w:color w:val="FF0000"/>
                                  <w:sz w:val="18"/>
                                  <w:szCs w:val="18"/>
                                </w:rPr>
                                <w:t>content=</w:t>
                              </w:r>
                              <w:r w:rsidRPr="00FA7B2D">
                                <w:rPr>
                                  <w:color w:val="0000FF"/>
                                  <w:sz w:val="18"/>
                                  <w:szCs w:val="18"/>
                                </w:rPr>
                                <w:t>"no"</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title&gt;</w:t>
                              </w:r>
                              <w:proofErr w:type="gramEnd"/>
                              <w:r w:rsidRPr="00FA7B2D">
                                <w:rPr>
                                  <w:sz w:val="18"/>
                                  <w:szCs w:val="18"/>
                                </w:rPr>
                                <w:t xml:space="preserve">Web application powered by </w:t>
                              </w:r>
                              <w:r>
                                <w:rPr>
                                  <w:sz w:val="18"/>
                                  <w:szCs w:val="18"/>
                                </w:rPr>
                                <w:t>XUI</w:t>
                              </w:r>
                              <w:r w:rsidRPr="00FA7B2D">
                                <w:rPr>
                                  <w:sz w:val="18"/>
                                  <w:szCs w:val="18"/>
                                </w:rPr>
                                <w:t xml:space="preserve"> framework</w:t>
                              </w:r>
                              <w:r w:rsidRPr="00FA7B2D">
                                <w:rPr>
                                  <w:color w:val="840084"/>
                                  <w:sz w:val="18"/>
                                  <w:szCs w:val="18"/>
                                </w:rPr>
                                <w:t>&lt;/title&gt;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body</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&lt;div </w:t>
                              </w:r>
                              <w:r w:rsidRPr="00FA7B2D">
                                <w:rPr>
                                  <w:color w:val="FF0000"/>
                                  <w:sz w:val="18"/>
                                  <w:szCs w:val="18"/>
                                </w:rPr>
                                <w:t>id=</w:t>
                              </w:r>
                              <w:r w:rsidRPr="00FA7B2D">
                                <w:rPr>
                                  <w:color w:val="0000FF"/>
                                  <w:sz w:val="18"/>
                                  <w:szCs w:val="18"/>
                                </w:rPr>
                                <w:t>'loading'</w:t>
                              </w:r>
                              <w:r w:rsidRPr="00FA7B2D">
                                <w:rPr>
                                  <w:color w:val="840084"/>
                                  <w:sz w:val="18"/>
                                  <w:szCs w:val="18"/>
                                </w:rPr>
                                <w:t xml:space="preserve">&gt;&lt;img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w:t>
                              </w:r>
                              <w:r>
                                <w:rPr>
                                  <w:rFonts w:hint="eastAsia"/>
                                  <w:color w:val="0000FF"/>
                                  <w:sz w:val="18"/>
                                  <w:szCs w:val="18"/>
                                </w:rPr>
                                <w:t>../</w:t>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numPr>
                                  <w:ins w:id="16" w:author="lee" w:date="2011-03-08T16:51:00Z"/>
                                </w:numPr>
                                <w:spacing w:line="240" w:lineRule="exact"/>
                                <w:rPr>
                                  <w:sz w:val="18"/>
                                  <w:szCs w:val="18"/>
                                </w:rPr>
                              </w:pP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 xml:space="preserve">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/../runtime/</w:t>
                              </w:r>
                              <w:r>
                                <w:rPr>
                                  <w:rFonts w:hint="eastAsia"/>
                                  <w:color w:val="0000FF"/>
                                  <w:sz w:val="18"/>
                                  <w:szCs w:val="18"/>
                                </w:rPr>
                                <w:t>xui</w:t>
                              </w:r>
                              <w:r w:rsidRPr="00FA7B2D">
                                <w:rPr>
                                  <w:color w:val="0000FF"/>
                                  <w:sz w:val="18"/>
                                  <w:szCs w:val="18"/>
                                </w:rPr>
                                <w:t>/js/</w:t>
                              </w:r>
                              <w:r>
                                <w:rPr>
                                  <w:color w:val="0000FF"/>
                                  <w:sz w:val="18"/>
                                  <w:szCs w:val="18"/>
                                </w:rPr>
                                <w:t>xui</w:t>
                              </w:r>
                              <w:r w:rsidRPr="00FA7B2D">
                                <w:rPr>
                                  <w:color w:val="0000FF"/>
                                  <w:sz w:val="18"/>
                                  <w:szCs w:val="18"/>
                                </w:rPr>
                                <w:t>-all.js"</w:t>
                              </w:r>
                              <w:r w:rsidRPr="00FA7B2D">
                                <w:rPr>
                                  <w:color w:val="840084"/>
                                  <w:sz w:val="18"/>
                                  <w:szCs w:val="18"/>
                                </w:rPr>
                                <w:t>&gt;&lt;/script&gt;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Pr="00FA7B2D" w:rsidRDefault="0023747D" w:rsidP="00375F9C">
                              <w:pPr>
                                <w:spacing w:line="240" w:lineRule="exact"/>
                                <w:rPr>
                                  <w:sz w:val="18"/>
                                  <w:szCs w:val="18"/>
                                  <w:lang w:val="sv-SE"/>
                                </w:rPr>
                              </w:pPr>
                              <w:r w:rsidRPr="00FA7B2D">
                                <w:rPr>
                                  <w:sz w:val="18"/>
                                  <w:szCs w:val="18"/>
                                </w:rPr>
                                <w:t xml:space="preserve">                            </w:t>
                              </w: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Pr="00FA7B2D" w:rsidRDefault="0023747D" w:rsidP="00375F9C">
                              <w:pPr>
                                <w:spacing w:line="240" w:lineRule="exact"/>
                                <w:rPr>
                                  <w:sz w:val="18"/>
                                  <w:szCs w:val="18"/>
                                  <w:lang w:val="sv-SE"/>
                                </w:rPr>
                              </w:pPr>
                              <w:r w:rsidRPr="00FA7B2D">
                                <w:rPr>
                                  <w:sz w:val="18"/>
                                  <w:szCs w:val="18"/>
                                  <w:lang w:val="sv-SE"/>
                                </w:rPr>
                                <w:t xml:space="preserve">                            .setDock(</w:t>
                              </w:r>
                              <w:r w:rsidRPr="00FA7B2D">
                                <w:rPr>
                                  <w:color w:val="FF00FF"/>
                                  <w:sz w:val="18"/>
                                  <w:szCs w:val="18"/>
                                  <w:lang w:val="sv-SE"/>
                                </w:rPr>
                                <w:t>"none"</w:t>
                              </w:r>
                              <w:r w:rsidRPr="00FA7B2D">
                                <w:rPr>
                                  <w:sz w:val="18"/>
                                  <w:szCs w:val="18"/>
                                  <w:lang w:val="sv-SE"/>
                                </w:rPr>
                                <w:t>)</w:t>
                              </w:r>
                            </w:p>
                            <w:p w:rsidR="0023747D" w:rsidRPr="00FA7B2D" w:rsidRDefault="0023747D" w:rsidP="00375F9C">
                              <w:pPr>
                                <w:spacing w:line="240" w:lineRule="exact"/>
                                <w:rPr>
                                  <w:sz w:val="18"/>
                                  <w:szCs w:val="18"/>
                                </w:rPr>
                              </w:pPr>
                              <w:r w:rsidRPr="00FA7B2D">
                                <w:rPr>
                                  <w:sz w:val="18"/>
                                  <w:szCs w:val="18"/>
                                  <w:lang w:val="sv-SE"/>
                                </w:rPr>
                                <w:t xml:space="preserve">                            </w:t>
                              </w: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return</w:t>
                              </w:r>
                              <w:proofErr w:type="gramEnd"/>
                              <w:r w:rsidRPr="00FA7B2D">
                                <w:rPr>
                                  <w:sz w:val="18"/>
                                  <w:szCs w:val="18"/>
                                </w:rPr>
                                <w:t xml:space="preserve"> children;</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00FD7171">
                                <w:rPr>
                                  <w:sz w:val="18"/>
                                  <w:szCs w:val="18"/>
                                </w:rPr>
                                <w:t>xui.Module</w:t>
                              </w:r>
                              <w:r w:rsidRPr="00FA7B2D">
                                <w:rPr>
                                  <w:sz w:val="18"/>
                                  <w:szCs w:val="18"/>
                                </w:rPr>
                                <w:t>.load(</w:t>
                              </w:r>
                              <w:proofErr w:type="gramEnd"/>
                              <w:r w:rsidRPr="00FA7B2D">
                                <w:rPr>
                                  <w:color w:val="FF00FF"/>
                                  <w:sz w:val="18"/>
                                  <w:szCs w:val="18"/>
                                </w:rPr>
                                <w:t>'App'</w:t>
                              </w:r>
                              <w:r w:rsidRPr="00FA7B2D">
                                <w:rPr>
                                  <w:sz w:val="18"/>
                                  <w:szCs w:val="18"/>
                                </w:rPr>
                                <w:t xml:space="preserve">, </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Pr>
                                  <w:sz w:val="18"/>
                                  <w:szCs w:val="18"/>
                                </w:rPr>
                                <w:t>xui</w:t>
                              </w:r>
                              <w:r w:rsidRPr="00FA7B2D">
                                <w:rPr>
                                  <w:sz w:val="18"/>
                                  <w:szCs w:val="18"/>
                                </w:rPr>
                                <w:t>(</w:t>
                              </w:r>
                              <w:proofErr w:type="gramEnd"/>
                              <w:r w:rsidRPr="00FA7B2D">
                                <w:rPr>
                                  <w:color w:val="FF00FF"/>
                                  <w:sz w:val="18"/>
                                  <w:szCs w:val="18"/>
                                </w:rPr>
                                <w:t>'loading'</w:t>
                              </w:r>
                              <w:r w:rsidRPr="00FA7B2D">
                                <w:rPr>
                                  <w:sz w:val="18"/>
                                  <w:szCs w:val="18"/>
                                </w:rPr>
                                <w:t>).remove();</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&lt;/script&gt;</w:t>
                              </w:r>
                            </w:p>
                            <w:p w:rsidR="0023747D" w:rsidRPr="00FA7B2D" w:rsidRDefault="0023747D" w:rsidP="00375F9C">
                              <w:pPr>
                                <w:spacing w:line="240" w:lineRule="exact"/>
                                <w:rPr>
                                  <w:sz w:val="18"/>
                                  <w:szCs w:val="18"/>
                                </w:rPr>
                              </w:pPr>
                              <w:r w:rsidRPr="00FA7B2D">
                                <w:rPr>
                                  <w:color w:val="840084"/>
                                  <w:sz w:val="18"/>
                                  <w:szCs w:val="18"/>
                                </w:rPr>
                                <w:t>&lt;/body&gt;</w:t>
                              </w:r>
                            </w:p>
                            <w:p w:rsidR="0023747D" w:rsidRPr="00C26D11" w:rsidRDefault="0023747D" w:rsidP="00375F9C">
                              <w:pPr>
                                <w:spacing w:line="240" w:lineRule="exact"/>
                                <w:rPr>
                                  <w:sz w:val="18"/>
                                  <w:szCs w:val="18"/>
                                </w:rPr>
                              </w:pPr>
                              <w:r w:rsidRPr="00FA7B2D">
                                <w:rPr>
                                  <w:color w:val="840084"/>
                                  <w:sz w:val="18"/>
                                  <w:szCs w:val="18"/>
                                </w:rPr>
                                <w:t>&lt;/html&gt;</w:t>
                              </w:r>
                            </w:p>
                          </w:txbxContent>
                        </wps:txbx>
                        <wps:bodyPr rot="0" vert="horz" wrap="square" lIns="54000" tIns="46800" rIns="54000" bIns="45720" anchor="t" anchorCtr="0" upright="1">
                          <a:spAutoFit/>
                        </wps:bodyPr>
                      </wps:wsp>
                      <wps:wsp>
                        <wps:cNvPr id="1086" name="AutoShape 133"/>
                        <wps:cNvSpPr>
                          <a:spLocks noChangeArrowheads="1"/>
                        </wps:cNvSpPr>
                        <wps:spPr bwMode="auto">
                          <a:xfrm flipH="1">
                            <a:off x="4343716" y="1287562"/>
                            <a:ext cx="1256626" cy="198311"/>
                          </a:xfrm>
                          <a:prstGeom prst="wedgeRoundRectCallout">
                            <a:avLst>
                              <a:gd name="adj1" fmla="val 70412"/>
                              <a:gd name="adj2" fmla="val 149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94445" w:rsidRDefault="0023747D" w:rsidP="00375F9C">
                              <w:pPr>
                                <w:jc w:val="center"/>
                                <w:rPr>
                                  <w:sz w:val="18"/>
                                  <w:szCs w:val="18"/>
                                </w:rPr>
                              </w:pPr>
                              <w:r>
                                <w:rPr>
                                  <w:rFonts w:hint="eastAsia"/>
                                  <w:sz w:val="18"/>
                                  <w:szCs w:val="18"/>
                                </w:rPr>
                                <w:t xml:space="preserve">Include lib file </w:t>
                              </w:r>
                              <w:r w:rsidRPr="00294445">
                                <w:rPr>
                                  <w:rFonts w:hint="eastAsia"/>
                                  <w:sz w:val="18"/>
                                  <w:szCs w:val="18"/>
                                </w:rPr>
                                <w:t>in body</w:t>
                              </w:r>
                            </w:p>
                          </w:txbxContent>
                        </wps:txbx>
                        <wps:bodyPr rot="0" vert="horz" wrap="square" lIns="0" tIns="0" rIns="0" bIns="0" anchor="t" anchorCtr="0" upright="1">
                          <a:noAutofit/>
                        </wps:bodyPr>
                      </wps:wsp>
                      <wps:wsp>
                        <wps:cNvPr id="1087" name="AutoShape 134"/>
                        <wps:cNvSpPr>
                          <a:spLocks noChangeArrowheads="1"/>
                        </wps:cNvSpPr>
                        <wps:spPr bwMode="auto">
                          <a:xfrm flipH="1">
                            <a:off x="2514740" y="1911069"/>
                            <a:ext cx="2790683" cy="470181"/>
                          </a:xfrm>
                          <a:prstGeom prst="wedgeRoundRectCallout">
                            <a:avLst>
                              <a:gd name="adj1" fmla="val 72020"/>
                              <a:gd name="adj2" fmla="val 5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 w:val="18"/>
                                  <w:szCs w:val="18"/>
                                </w:rPr>
                              </w:pPr>
                              <w:r>
                                <w:rPr>
                                  <w:rFonts w:hint="eastAsia"/>
                                  <w:sz w:val="18"/>
                                  <w:szCs w:val="18"/>
                                </w:rPr>
                                <w:t xml:space="preserve">Class created by CrossUI RAD. </w:t>
                              </w:r>
                            </w:p>
                            <w:p w:rsidR="0023747D" w:rsidRPr="00D434DE" w:rsidRDefault="0023747D" w:rsidP="00375F9C">
                              <w:pPr>
                                <w:rPr>
                                  <w:sz w:val="18"/>
                                  <w:szCs w:val="18"/>
                                </w:rPr>
                              </w:pPr>
                              <w:r>
                                <w:rPr>
                                  <w:rFonts w:hint="eastAsia"/>
                                  <w:sz w:val="18"/>
                                  <w:szCs w:val="18"/>
                                </w:rPr>
                                <w:t xml:space="preserve">You can save this part of code to </w:t>
                              </w:r>
                              <w:r w:rsidRPr="000821CB">
                                <w:rPr>
                                  <w:rFonts w:hint="eastAsia"/>
                                  <w:b/>
                                  <w:sz w:val="18"/>
                                  <w:szCs w:val="18"/>
                                </w:rPr>
                                <w:t>App/js/index.js</w:t>
                              </w:r>
                            </w:p>
                          </w:txbxContent>
                        </wps:txbx>
                        <wps:bodyPr rot="0" vert="horz" wrap="square" lIns="0" tIns="0" rIns="0" bIns="0" anchor="t" anchorCtr="0" upright="1">
                          <a:noAutofit/>
                        </wps:bodyPr>
                      </wps:wsp>
                      <wps:wsp>
                        <wps:cNvPr id="1088" name="AutoShape 135"/>
                        <wps:cNvSpPr>
                          <a:spLocks noChangeArrowheads="1"/>
                        </wps:cNvSpPr>
                        <wps:spPr bwMode="auto">
                          <a:xfrm flipH="1">
                            <a:off x="2533663" y="5895865"/>
                            <a:ext cx="3209911" cy="693359"/>
                          </a:xfrm>
                          <a:prstGeom prst="wedgeRoundRectCallout">
                            <a:avLst>
                              <a:gd name="adj1" fmla="val 53264"/>
                              <a:gd name="adj2" fmla="val -129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1448" w:rsidRDefault="0023747D" w:rsidP="00375F9C">
                              <w:pPr>
                                <w:jc w:val="center"/>
                                <w:rPr>
                                  <w:color w:val="FF0000"/>
                                  <w:sz w:val="18"/>
                                  <w:szCs w:val="18"/>
                                </w:rPr>
                              </w:pPr>
                              <w:r>
                                <w:rPr>
                                  <w:rFonts w:hint="eastAsia"/>
                                  <w:color w:val="FF0000"/>
                                  <w:sz w:val="18"/>
                                  <w:szCs w:val="18"/>
                                </w:rPr>
                                <w:t xml:space="preserve">Load UI in </w:t>
                              </w:r>
                              <w:r w:rsidRPr="00294445">
                                <w:rPr>
                                  <w:color w:val="FF0000"/>
                                  <w:sz w:val="18"/>
                                  <w:szCs w:val="18"/>
                                </w:rPr>
                                <w:t>asynchronous</w:t>
                              </w:r>
                              <w:r>
                                <w:rPr>
                                  <w:rFonts w:hint="eastAsia"/>
                                  <w:color w:val="FF0000"/>
                                  <w:sz w:val="18"/>
                                  <w:szCs w:val="18"/>
                                </w:rPr>
                                <w:t xml:space="preserve"> mode</w:t>
                              </w:r>
                            </w:p>
                            <w:p w:rsidR="0023747D" w:rsidRPr="00294445" w:rsidRDefault="0023747D" w:rsidP="00375F9C">
                              <w:pPr>
                                <w:jc w:val="center"/>
                                <w:rPr>
                                  <w:sz w:val="18"/>
                                  <w:szCs w:val="18"/>
                                </w:rPr>
                              </w:pPr>
                              <w:r>
                                <w:rPr>
                                  <w:rFonts w:hint="eastAsia"/>
                                  <w:sz w:val="18"/>
                                  <w:szCs w:val="18"/>
                                </w:rPr>
                                <w:t xml:space="preserve">If no App Class in memory, by default, CrossUI framewok will load the Class from </w:t>
                              </w:r>
                              <w:r w:rsidRPr="000821CB">
                                <w:rPr>
                                  <w:rFonts w:hint="eastAsia"/>
                                  <w:b/>
                                  <w:sz w:val="18"/>
                                  <w:szCs w:val="18"/>
                                </w:rPr>
                                <w:t>App/js/index.js</w:t>
                              </w:r>
                              <w:r>
                                <w:rPr>
                                  <w:rFonts w:hint="eastAsia"/>
                                  <w:b/>
                                  <w:sz w:val="18"/>
                                  <w:szCs w:val="18"/>
                                </w:rPr>
                                <w:t xml:space="preserve"> </w:t>
                              </w:r>
                              <w:proofErr w:type="gramStart"/>
                              <w:r w:rsidRPr="00294445">
                                <w:rPr>
                                  <w:rFonts w:hint="eastAsia"/>
                                  <w:sz w:val="18"/>
                                  <w:szCs w:val="18"/>
                                </w:rPr>
                                <w:t>file</w:t>
                              </w:r>
                              <w:r>
                                <w:rPr>
                                  <w:rFonts w:hint="eastAsia"/>
                                  <w:sz w:val="18"/>
                                  <w:szCs w:val="18"/>
                                </w:rPr>
                                <w:t xml:space="preserve"> </w:t>
                              </w:r>
                              <w:r w:rsidRPr="00294445">
                                <w:rPr>
                                  <w:rFonts w:hint="eastAsia"/>
                                  <w:sz w:val="18"/>
                                  <w:szCs w:val="18"/>
                                </w:rPr>
                                <w:t>.</w:t>
                              </w:r>
                              <w:proofErr w:type="gramEnd"/>
                            </w:p>
                          </w:txbxContent>
                        </wps:txbx>
                        <wps:bodyPr rot="0" vert="horz" wrap="square" lIns="0" tIns="0" rIns="0" bIns="0" anchor="t" anchorCtr="0" upright="1">
                          <a:noAutofit/>
                        </wps:bodyPr>
                      </wps:wsp>
                      <wps:wsp>
                        <wps:cNvPr id="1089" name="AutoShape 136"/>
                        <wps:cNvSpPr>
                          <a:spLocks noChangeArrowheads="1"/>
                        </wps:cNvSpPr>
                        <wps:spPr bwMode="auto">
                          <a:xfrm flipH="1">
                            <a:off x="2400573" y="1188406"/>
                            <a:ext cx="1371543" cy="198311"/>
                          </a:xfrm>
                          <a:prstGeom prst="wedgeRoundRectCallout">
                            <a:avLst>
                              <a:gd name="adj1" fmla="val 231"/>
                              <a:gd name="adj2" fmla="val 991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Showing a loading picture</w:t>
                              </w:r>
                            </w:p>
                          </w:txbxContent>
                        </wps:txbx>
                        <wps:bodyPr rot="0" vert="horz" wrap="square" lIns="0" tIns="0" rIns="0" bIns="0" anchor="t" anchorCtr="0" upright="1">
                          <a:noAutofit/>
                        </wps:bodyPr>
                      </wps:wsp>
                    </wpc:wpc>
                  </a:graphicData>
                </a:graphic>
              </wp:inline>
            </w:drawing>
          </mc:Choice>
          <mc:Fallback>
            <w:pict>
              <v:group id="画布 129" o:spid="_x0000_s1070" editas="canvas" style="width:468pt;height:564.15pt;mso-position-horizontal-relative:char;mso-position-vertical-relative:line" coordsize="59436,7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">
                <v:shape id="_x0000_s1071" type="#_x0000_t75" style="position:absolute;width:59436;height:71647;visibility:visible;mso-wrap-style:square">
                  <v:fill o:detectmouseclick="t"/>
                  <v:path o:connecttype="none"/>
                </v:shape>
                <v:shape id="Text Box 131" o:spid="_x0000_s1072" type="#_x0000_t202" style="position:absolute;top:488;width:59436;height:69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J1sIA&#10;AADdAAAADwAAAGRycy9kb3ducmV2LnhtbERP32vCMBB+F/wfwgl709TBpOuMZSijexlM3d6P5taU&#10;NpeSxFr/+2Uw8O0+vp+3LSfbi5F8aB0rWK8yEMS10y03Cr7Ob8scRIjIGnvHpOBGAcrdfLbFQrsr&#10;H2k8xUakEA4FKjAxDoWUoTZkMazcQJy4H+ctxgR9I7XHawq3vXzMso202HJqMDjQ3lDdnS5WQd0d&#10;pkPVfhs/Xmz+qZ+r28emUuphMb2+gIg0xbv43/2u0/wsf4K/b9IJ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c4nWwgAAAN0AAAAPAAAAAAAAAAAAAAAAAJgCAABkcnMvZG93&#10;bnJldi54bWxQSwUGAAAAAAQABAD1AAAAhwMAAAAA&#10;" strokeweight="1pt">
                  <v:textbox style="mso-fit-shape-to-text:t" inset="1.5mm,1.3mm,1.5mm">
                    <w:txbxContent>
                      <w:p w:rsidR="0023747D" w:rsidRPr="00FA7B2D" w:rsidRDefault="0023747D" w:rsidP="00375F9C">
                        <w:pPr>
                          <w:spacing w:line="240" w:lineRule="exact"/>
                          <w:rPr>
                            <w:sz w:val="18"/>
                            <w:szCs w:val="18"/>
                          </w:rPr>
                        </w:pPr>
                        <w:proofErr w:type="gramStart"/>
                        <w:r w:rsidRPr="00FA7B2D">
                          <w:rPr>
                            <w:sz w:val="18"/>
                            <w:szCs w:val="18"/>
                          </w:rPr>
                          <w:t>&lt;!DOCTYPE</w:t>
                        </w:r>
                        <w:proofErr w:type="gramEnd"/>
                        <w:r>
                          <w:rPr>
                            <w:rFonts w:hint="eastAsia"/>
                            <w:sz w:val="18"/>
                            <w:szCs w:val="18"/>
                          </w:rPr>
                          <w:t xml:space="preserve"> html</w:t>
                        </w:r>
                        <w:r w:rsidRPr="00FA7B2D">
                          <w:rPr>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html</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head</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"content-type"</w:t>
                        </w:r>
                        <w:r w:rsidRPr="00FA7B2D">
                          <w:rPr>
                            <w:color w:val="840084"/>
                            <w:sz w:val="18"/>
                            <w:szCs w:val="18"/>
                          </w:rPr>
                          <w:t xml:space="preserve"> </w:t>
                        </w:r>
                        <w:r w:rsidRPr="00FA7B2D">
                          <w:rPr>
                            <w:color w:val="FF0000"/>
                            <w:sz w:val="18"/>
                            <w:szCs w:val="18"/>
                          </w:rPr>
                          <w:t>content=</w:t>
                        </w:r>
                        <w:r w:rsidRPr="00FA7B2D">
                          <w:rPr>
                            <w:color w:val="0000FF"/>
                            <w:sz w:val="18"/>
                            <w:szCs w:val="18"/>
                          </w:rPr>
                          <w:t>"text/html; charset=utf-8"</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"Content-Style-Type"</w:t>
                        </w:r>
                        <w:r w:rsidRPr="00FA7B2D">
                          <w:rPr>
                            <w:color w:val="840084"/>
                            <w:sz w:val="18"/>
                            <w:szCs w:val="18"/>
                          </w:rPr>
                          <w:t xml:space="preserve"> </w:t>
                        </w:r>
                        <w:r w:rsidRPr="00FA7B2D">
                          <w:rPr>
                            <w:color w:val="FF0000"/>
                            <w:sz w:val="18"/>
                            <w:szCs w:val="18"/>
                          </w:rPr>
                          <w:t>content=</w:t>
                        </w:r>
                        <w:r w:rsidRPr="00FA7B2D">
                          <w:rPr>
                            <w:color w:val="0000FF"/>
                            <w:sz w:val="18"/>
                            <w:szCs w:val="18"/>
                          </w:rPr>
                          <w:t>"text/css"</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"imagetoolbar"</w:t>
                        </w:r>
                        <w:r w:rsidRPr="00FA7B2D">
                          <w:rPr>
                            <w:color w:val="840084"/>
                            <w:sz w:val="18"/>
                            <w:szCs w:val="18"/>
                          </w:rPr>
                          <w:t xml:space="preserve"> </w:t>
                        </w:r>
                        <w:r w:rsidRPr="00FA7B2D">
                          <w:rPr>
                            <w:color w:val="FF0000"/>
                            <w:sz w:val="18"/>
                            <w:szCs w:val="18"/>
                          </w:rPr>
                          <w:t>content=</w:t>
                        </w:r>
                        <w:r w:rsidRPr="00FA7B2D">
                          <w:rPr>
                            <w:color w:val="0000FF"/>
                            <w:sz w:val="18"/>
                            <w:szCs w:val="18"/>
                          </w:rPr>
                          <w:t>"no"</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title&gt;</w:t>
                        </w:r>
                        <w:proofErr w:type="gramEnd"/>
                        <w:r w:rsidRPr="00FA7B2D">
                          <w:rPr>
                            <w:sz w:val="18"/>
                            <w:szCs w:val="18"/>
                          </w:rPr>
                          <w:t xml:space="preserve">Web application powered by </w:t>
                        </w:r>
                        <w:r>
                          <w:rPr>
                            <w:sz w:val="18"/>
                            <w:szCs w:val="18"/>
                          </w:rPr>
                          <w:t>XUI</w:t>
                        </w:r>
                        <w:r w:rsidRPr="00FA7B2D">
                          <w:rPr>
                            <w:sz w:val="18"/>
                            <w:szCs w:val="18"/>
                          </w:rPr>
                          <w:t xml:space="preserve"> framework</w:t>
                        </w:r>
                        <w:r w:rsidRPr="00FA7B2D">
                          <w:rPr>
                            <w:color w:val="840084"/>
                            <w:sz w:val="18"/>
                            <w:szCs w:val="18"/>
                          </w:rPr>
                          <w:t>&lt;/title&gt;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body</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&lt;div </w:t>
                        </w:r>
                        <w:r w:rsidRPr="00FA7B2D">
                          <w:rPr>
                            <w:color w:val="FF0000"/>
                            <w:sz w:val="18"/>
                            <w:szCs w:val="18"/>
                          </w:rPr>
                          <w:t>id=</w:t>
                        </w:r>
                        <w:r w:rsidRPr="00FA7B2D">
                          <w:rPr>
                            <w:color w:val="0000FF"/>
                            <w:sz w:val="18"/>
                            <w:szCs w:val="18"/>
                          </w:rPr>
                          <w:t>'loading'</w:t>
                        </w:r>
                        <w:r w:rsidRPr="00FA7B2D">
                          <w:rPr>
                            <w:color w:val="840084"/>
                            <w:sz w:val="18"/>
                            <w:szCs w:val="18"/>
                          </w:rPr>
                          <w:t xml:space="preserve">&gt;&lt;img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w:t>
                        </w:r>
                        <w:r>
                          <w:rPr>
                            <w:rFonts w:hint="eastAsia"/>
                            <w:color w:val="0000FF"/>
                            <w:sz w:val="18"/>
                            <w:szCs w:val="18"/>
                          </w:rPr>
                          <w:t>../</w:t>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numPr>
                            <w:ins w:id="17" w:author="lee" w:date="2011-03-08T16:51:00Z"/>
                          </w:numPr>
                          <w:spacing w:line="240" w:lineRule="exact"/>
                          <w:rPr>
                            <w:sz w:val="18"/>
                            <w:szCs w:val="18"/>
                          </w:rPr>
                        </w:pP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 xml:space="preserve">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/../runtime/</w:t>
                        </w:r>
                        <w:r>
                          <w:rPr>
                            <w:rFonts w:hint="eastAsia"/>
                            <w:color w:val="0000FF"/>
                            <w:sz w:val="18"/>
                            <w:szCs w:val="18"/>
                          </w:rPr>
                          <w:t>xui</w:t>
                        </w:r>
                        <w:r w:rsidRPr="00FA7B2D">
                          <w:rPr>
                            <w:color w:val="0000FF"/>
                            <w:sz w:val="18"/>
                            <w:szCs w:val="18"/>
                          </w:rPr>
                          <w:t>/js/</w:t>
                        </w:r>
                        <w:r>
                          <w:rPr>
                            <w:color w:val="0000FF"/>
                            <w:sz w:val="18"/>
                            <w:szCs w:val="18"/>
                          </w:rPr>
                          <w:t>xui</w:t>
                        </w:r>
                        <w:r w:rsidRPr="00FA7B2D">
                          <w:rPr>
                            <w:color w:val="0000FF"/>
                            <w:sz w:val="18"/>
                            <w:szCs w:val="18"/>
                          </w:rPr>
                          <w:t>-all.js"</w:t>
                        </w:r>
                        <w:r w:rsidRPr="00FA7B2D">
                          <w:rPr>
                            <w:color w:val="840084"/>
                            <w:sz w:val="18"/>
                            <w:szCs w:val="18"/>
                          </w:rPr>
                          <w:t>&gt;&lt;/script&gt;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Pr="00FA7B2D" w:rsidRDefault="0023747D" w:rsidP="00375F9C">
                        <w:pPr>
                          <w:spacing w:line="240" w:lineRule="exact"/>
                          <w:rPr>
                            <w:sz w:val="18"/>
                            <w:szCs w:val="18"/>
                            <w:lang w:val="sv-SE"/>
                          </w:rPr>
                        </w:pPr>
                        <w:r w:rsidRPr="00FA7B2D">
                          <w:rPr>
                            <w:sz w:val="18"/>
                            <w:szCs w:val="18"/>
                          </w:rPr>
                          <w:t xml:space="preserve">                            </w:t>
                        </w: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Pr="00FA7B2D" w:rsidRDefault="0023747D" w:rsidP="00375F9C">
                        <w:pPr>
                          <w:spacing w:line="240" w:lineRule="exact"/>
                          <w:rPr>
                            <w:sz w:val="18"/>
                            <w:szCs w:val="18"/>
                            <w:lang w:val="sv-SE"/>
                          </w:rPr>
                        </w:pPr>
                        <w:r w:rsidRPr="00FA7B2D">
                          <w:rPr>
                            <w:sz w:val="18"/>
                            <w:szCs w:val="18"/>
                            <w:lang w:val="sv-SE"/>
                          </w:rPr>
                          <w:t xml:space="preserve">                            .setDock(</w:t>
                        </w:r>
                        <w:r w:rsidRPr="00FA7B2D">
                          <w:rPr>
                            <w:color w:val="FF00FF"/>
                            <w:sz w:val="18"/>
                            <w:szCs w:val="18"/>
                            <w:lang w:val="sv-SE"/>
                          </w:rPr>
                          <w:t>"none"</w:t>
                        </w:r>
                        <w:r w:rsidRPr="00FA7B2D">
                          <w:rPr>
                            <w:sz w:val="18"/>
                            <w:szCs w:val="18"/>
                            <w:lang w:val="sv-SE"/>
                          </w:rPr>
                          <w:t>)</w:t>
                        </w:r>
                      </w:p>
                      <w:p w:rsidR="0023747D" w:rsidRPr="00FA7B2D" w:rsidRDefault="0023747D" w:rsidP="00375F9C">
                        <w:pPr>
                          <w:spacing w:line="240" w:lineRule="exact"/>
                          <w:rPr>
                            <w:sz w:val="18"/>
                            <w:szCs w:val="18"/>
                          </w:rPr>
                        </w:pPr>
                        <w:r w:rsidRPr="00FA7B2D">
                          <w:rPr>
                            <w:sz w:val="18"/>
                            <w:szCs w:val="18"/>
                            <w:lang w:val="sv-SE"/>
                          </w:rPr>
                          <w:t xml:space="preserve">                            </w:t>
                        </w: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return</w:t>
                        </w:r>
                        <w:proofErr w:type="gramEnd"/>
                        <w:r w:rsidRPr="00FA7B2D">
                          <w:rPr>
                            <w:sz w:val="18"/>
                            <w:szCs w:val="18"/>
                          </w:rPr>
                          <w:t xml:space="preserve"> children;</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00FD7171">
                          <w:rPr>
                            <w:sz w:val="18"/>
                            <w:szCs w:val="18"/>
                          </w:rPr>
                          <w:t>xui.Module</w:t>
                        </w:r>
                        <w:r w:rsidRPr="00FA7B2D">
                          <w:rPr>
                            <w:sz w:val="18"/>
                            <w:szCs w:val="18"/>
                          </w:rPr>
                          <w:t>.load(</w:t>
                        </w:r>
                        <w:proofErr w:type="gramEnd"/>
                        <w:r w:rsidRPr="00FA7B2D">
                          <w:rPr>
                            <w:color w:val="FF00FF"/>
                            <w:sz w:val="18"/>
                            <w:szCs w:val="18"/>
                          </w:rPr>
                          <w:t>'App'</w:t>
                        </w:r>
                        <w:r w:rsidRPr="00FA7B2D">
                          <w:rPr>
                            <w:sz w:val="18"/>
                            <w:szCs w:val="18"/>
                          </w:rPr>
                          <w:t xml:space="preserve">, </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Pr>
                            <w:sz w:val="18"/>
                            <w:szCs w:val="18"/>
                          </w:rPr>
                          <w:t>xui</w:t>
                        </w:r>
                        <w:r w:rsidRPr="00FA7B2D">
                          <w:rPr>
                            <w:sz w:val="18"/>
                            <w:szCs w:val="18"/>
                          </w:rPr>
                          <w:t>(</w:t>
                        </w:r>
                        <w:proofErr w:type="gramEnd"/>
                        <w:r w:rsidRPr="00FA7B2D">
                          <w:rPr>
                            <w:color w:val="FF00FF"/>
                            <w:sz w:val="18"/>
                            <w:szCs w:val="18"/>
                          </w:rPr>
                          <w:t>'loading'</w:t>
                        </w:r>
                        <w:r w:rsidRPr="00FA7B2D">
                          <w:rPr>
                            <w:sz w:val="18"/>
                            <w:szCs w:val="18"/>
                          </w:rPr>
                          <w:t>).remove();</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&lt;/script&gt;</w:t>
                        </w:r>
                      </w:p>
                      <w:p w:rsidR="0023747D" w:rsidRPr="00FA7B2D" w:rsidRDefault="0023747D" w:rsidP="00375F9C">
                        <w:pPr>
                          <w:spacing w:line="240" w:lineRule="exact"/>
                          <w:rPr>
                            <w:sz w:val="18"/>
                            <w:szCs w:val="18"/>
                          </w:rPr>
                        </w:pPr>
                        <w:r w:rsidRPr="00FA7B2D">
                          <w:rPr>
                            <w:color w:val="840084"/>
                            <w:sz w:val="18"/>
                            <w:szCs w:val="18"/>
                          </w:rPr>
                          <w:t>&lt;/body&gt;</w:t>
                        </w:r>
                      </w:p>
                      <w:p w:rsidR="0023747D" w:rsidRPr="00C26D11" w:rsidRDefault="0023747D" w:rsidP="00375F9C">
                        <w:pPr>
                          <w:spacing w:line="240" w:lineRule="exact"/>
                          <w:rPr>
                            <w:sz w:val="18"/>
                            <w:szCs w:val="18"/>
                          </w:rPr>
                        </w:pPr>
                        <w:r w:rsidRPr="00FA7B2D">
                          <w:rPr>
                            <w:color w:val="840084"/>
                            <w:sz w:val="18"/>
                            <w:szCs w:val="18"/>
                          </w:rPr>
                          <w:t>&lt;/html&gt;</w:t>
                        </w:r>
                      </w:p>
                    </w:txbxContent>
                  </v:textbox>
                </v:shape>
                <v:shape id="AutoShape 133" o:spid="_x0000_s1073" type="#_x0000_t62" style="position:absolute;left:43437;top:12875;width:1256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z7MYA&#10;AADdAAAADwAAAGRycy9kb3ducmV2LnhtbERPS2vCQBC+F/oflil4q5sKBo2uIrWCSg8+CtXbkB2z&#10;odnZkF1N7K/vFgq9zcf3nOm8s5W4UeNLxwpe+gkI4tzpkgsFH8fV8wiED8gaK8ek4E4e5rPHhylm&#10;2rW8p9shFCKGsM9QgQmhzqT0uSGLvu9q4shdXGMxRNgUUjfYxnBbyUGSpNJiybHBYE2vhvKvw9Uq&#10;+LS74fV8Wpq3S7lsx4P3bbr53irVe+oWExCBuvAv/nOvdZyfjFL4/SaeI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9z7MYAAADdAAAADwAAAAAAAAAAAAAAAACYAgAAZHJz&#10;L2Rvd25yZXYueG1sUEsFBgAAAAAEAAQA9QAAAIsDAAAAAA==&#10;" adj="26009,43130" fillcolor="#ff9">
                  <v:textbox inset="0,0,0,0">
                    <w:txbxContent>
                      <w:p w:rsidR="0023747D" w:rsidRPr="00294445" w:rsidRDefault="0023747D" w:rsidP="00375F9C">
                        <w:pPr>
                          <w:jc w:val="center"/>
                          <w:rPr>
                            <w:sz w:val="18"/>
                            <w:szCs w:val="18"/>
                          </w:rPr>
                        </w:pPr>
                        <w:r>
                          <w:rPr>
                            <w:rFonts w:hint="eastAsia"/>
                            <w:sz w:val="18"/>
                            <w:szCs w:val="18"/>
                          </w:rPr>
                          <w:t xml:space="preserve">Include lib file </w:t>
                        </w:r>
                        <w:r w:rsidRPr="00294445">
                          <w:rPr>
                            <w:rFonts w:hint="eastAsia"/>
                            <w:sz w:val="18"/>
                            <w:szCs w:val="18"/>
                          </w:rPr>
                          <w:t>in body</w:t>
                        </w:r>
                      </w:p>
                    </w:txbxContent>
                  </v:textbox>
                </v:shape>
                <v:shape id="AutoShape 134" o:spid="_x0000_s1074" type="#_x0000_t62" style="position:absolute;left:25147;top:19110;width:27907;height:4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wz8QA&#10;AADdAAAADwAAAGRycy9kb3ducmV2LnhtbERPS2sCMRC+C/6HMEIvUrOV+mBrlCJIPSm+qMdhM91d&#10;TSbLJtX13xtB8DYf33Mms8YacaHal44VfPQSEMSZ0yXnCva7xfsYhA/IGo1jUnAjD7NpuzXBVLsr&#10;b+iyDbmIIexTVFCEUKVS+qwgi77nKuLI/bnaYoiwzqWu8RrDrZH9JBlKiyXHhgIrmheUnbf/VsHA&#10;7Purytx+u4Pl4Wc9Onweu6ejUm+d5vsLRKAmvMRP91LH+cl4BI9v4gl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CcM/EAAAA3QAAAA8AAAAAAAAAAAAAAAAAmAIAAGRycy9k&#10;b3ducmV2LnhtbFBLBQYAAAAABAAEAPUAAACJAwAAAAA=&#10;" adj="26356,12087" fillcolor="#ff9">
                  <v:textbox inset="0,0,0,0">
                    <w:txbxContent>
                      <w:p w:rsidR="0023747D" w:rsidRDefault="0023747D" w:rsidP="00375F9C">
                        <w:pPr>
                          <w:rPr>
                            <w:sz w:val="18"/>
                            <w:szCs w:val="18"/>
                          </w:rPr>
                        </w:pPr>
                        <w:r>
                          <w:rPr>
                            <w:rFonts w:hint="eastAsia"/>
                            <w:sz w:val="18"/>
                            <w:szCs w:val="18"/>
                          </w:rPr>
                          <w:t xml:space="preserve">Class created by CrossUI RAD. </w:t>
                        </w:r>
                      </w:p>
                      <w:p w:rsidR="0023747D" w:rsidRPr="00D434DE" w:rsidRDefault="0023747D" w:rsidP="00375F9C">
                        <w:pPr>
                          <w:rPr>
                            <w:sz w:val="18"/>
                            <w:szCs w:val="18"/>
                          </w:rPr>
                        </w:pPr>
                        <w:r>
                          <w:rPr>
                            <w:rFonts w:hint="eastAsia"/>
                            <w:sz w:val="18"/>
                            <w:szCs w:val="18"/>
                          </w:rPr>
                          <w:t xml:space="preserve">You can save this part of code to </w:t>
                        </w:r>
                        <w:r w:rsidRPr="000821CB">
                          <w:rPr>
                            <w:rFonts w:hint="eastAsia"/>
                            <w:b/>
                            <w:sz w:val="18"/>
                            <w:szCs w:val="18"/>
                          </w:rPr>
                          <w:t>App/js/index.js</w:t>
                        </w:r>
                      </w:p>
                    </w:txbxContent>
                  </v:textbox>
                </v:shape>
                <v:shape id="AutoShape 135" o:spid="_x0000_s1075" type="#_x0000_t62" style="position:absolute;left:25336;top:58958;width:32099;height:6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L5cYA&#10;AADdAAAADwAAAGRycy9kb3ducmV2LnhtbESPQW/CMAyF70j8h8hIu0E6hiromiI2VInDLoNpZ6vx&#10;2mqNU5qMdv8eHybtZus9v/c530+uUzcaQuvZwOMqAUVcedtybeDjUi63oEJEtth5JgO/FGBfzGc5&#10;ZtaP/E63c6yVhHDI0EATY59pHaqGHIaV74lF+/KDwyjrUGs74CjhrtPrJEm1w5alocGeXhuqvs8/&#10;zsAutdc3Vz6tN+Pu1MXy8/iSVkdjHhbT4RlUpCn+m/+uT1bwk63gyjcyg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dL5cYAAADdAAAADwAAAAAAAAAAAAAAAACYAgAAZHJz&#10;L2Rvd25yZXYueG1sUEsFBgAAAAAEAAQA9QAAAIsDAAAAAA==&#10;" adj="22305,8011" fillcolor="#ff9">
                  <v:textbox inset="0,0,0,0">
                    <w:txbxContent>
                      <w:p w:rsidR="0023747D" w:rsidRPr="00781448" w:rsidRDefault="0023747D" w:rsidP="00375F9C">
                        <w:pPr>
                          <w:jc w:val="center"/>
                          <w:rPr>
                            <w:color w:val="FF0000"/>
                            <w:sz w:val="18"/>
                            <w:szCs w:val="18"/>
                          </w:rPr>
                        </w:pPr>
                        <w:r>
                          <w:rPr>
                            <w:rFonts w:hint="eastAsia"/>
                            <w:color w:val="FF0000"/>
                            <w:sz w:val="18"/>
                            <w:szCs w:val="18"/>
                          </w:rPr>
                          <w:t xml:space="preserve">Load UI in </w:t>
                        </w:r>
                        <w:r w:rsidRPr="00294445">
                          <w:rPr>
                            <w:color w:val="FF0000"/>
                            <w:sz w:val="18"/>
                            <w:szCs w:val="18"/>
                          </w:rPr>
                          <w:t>asynchronous</w:t>
                        </w:r>
                        <w:r>
                          <w:rPr>
                            <w:rFonts w:hint="eastAsia"/>
                            <w:color w:val="FF0000"/>
                            <w:sz w:val="18"/>
                            <w:szCs w:val="18"/>
                          </w:rPr>
                          <w:t xml:space="preserve"> mode</w:t>
                        </w:r>
                      </w:p>
                      <w:p w:rsidR="0023747D" w:rsidRPr="00294445" w:rsidRDefault="0023747D" w:rsidP="00375F9C">
                        <w:pPr>
                          <w:jc w:val="center"/>
                          <w:rPr>
                            <w:sz w:val="18"/>
                            <w:szCs w:val="18"/>
                          </w:rPr>
                        </w:pPr>
                        <w:r>
                          <w:rPr>
                            <w:rFonts w:hint="eastAsia"/>
                            <w:sz w:val="18"/>
                            <w:szCs w:val="18"/>
                          </w:rPr>
                          <w:t xml:space="preserve">If no App Class in memory, by default, CrossUI framewok will load the Class from </w:t>
                        </w:r>
                        <w:r w:rsidRPr="000821CB">
                          <w:rPr>
                            <w:rFonts w:hint="eastAsia"/>
                            <w:b/>
                            <w:sz w:val="18"/>
                            <w:szCs w:val="18"/>
                          </w:rPr>
                          <w:t>App/js/index.js</w:t>
                        </w:r>
                        <w:r>
                          <w:rPr>
                            <w:rFonts w:hint="eastAsia"/>
                            <w:b/>
                            <w:sz w:val="18"/>
                            <w:szCs w:val="18"/>
                          </w:rPr>
                          <w:t xml:space="preserve"> </w:t>
                        </w:r>
                        <w:proofErr w:type="gramStart"/>
                        <w:r w:rsidRPr="00294445">
                          <w:rPr>
                            <w:rFonts w:hint="eastAsia"/>
                            <w:sz w:val="18"/>
                            <w:szCs w:val="18"/>
                          </w:rPr>
                          <w:t>file</w:t>
                        </w:r>
                        <w:r>
                          <w:rPr>
                            <w:rFonts w:hint="eastAsia"/>
                            <w:sz w:val="18"/>
                            <w:szCs w:val="18"/>
                          </w:rPr>
                          <w:t xml:space="preserve"> </w:t>
                        </w:r>
                        <w:r w:rsidRPr="00294445">
                          <w:rPr>
                            <w:rFonts w:hint="eastAsia"/>
                            <w:sz w:val="18"/>
                            <w:szCs w:val="18"/>
                          </w:rPr>
                          <w:t>.</w:t>
                        </w:r>
                        <w:proofErr w:type="gramEnd"/>
                      </w:p>
                    </w:txbxContent>
                  </v:textbox>
                </v:shape>
                <v:shape id="AutoShape 136" o:spid="_x0000_s1076" type="#_x0000_t62" style="position:absolute;left:24005;top:11884;width:1371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xzMIA&#10;AADdAAAADwAAAGRycy9kb3ducmV2LnhtbERPTYvCMBC9C/6HMII3TRSU2jXKIiiKl7V68TY0s23Z&#10;ZlKaqNVfbxYW9jaP9znLdWdrcafWV441TMYKBHHuTMWFhst5O0pA+IBssHZMGp7kYb3q95aYGvfg&#10;E92zUIgYwj5FDWUITSqlz0uy6MeuIY7ct2sthgjbQpoWHzHc1nKq1FxarDg2lNjQpqT8J7tZDafZ&#10;ZrLPsmNjrufkoF7Sfu22O62Hg+7zA0SgLvyL/9x7E+erZAG/38QT5O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fHMwgAAAN0AAAAPAAAAAAAAAAAAAAAAAJgCAABkcnMvZG93&#10;bnJldi54bWxQSwUGAAAAAAQABAD1AAAAhwMAAAAA&#10;" adj="10850,32227" fillcolor="#ff9">
                  <v:textbox inset="0,0,0,0">
                    <w:txbxContent>
                      <w:p w:rsidR="0023747D" w:rsidRPr="00D434DE" w:rsidRDefault="0023747D" w:rsidP="00375F9C">
                        <w:pPr>
                          <w:jc w:val="center"/>
                          <w:rPr>
                            <w:sz w:val="18"/>
                            <w:szCs w:val="18"/>
                          </w:rPr>
                        </w:pPr>
                        <w:r>
                          <w:rPr>
                            <w:rFonts w:hint="eastAsia"/>
                            <w:sz w:val="18"/>
                            <w:szCs w:val="18"/>
                          </w:rPr>
                          <w:t>Showing a loading picture</w:t>
                        </w:r>
                      </w:p>
                    </w:txbxContent>
                  </v:textbox>
                </v:shape>
                <w10:anchorlock/>
              </v:group>
            </w:pict>
          </mc:Fallback>
        </mc:AlternateContent>
      </w:r>
    </w:p>
    <w:p w:rsidR="00375F9C" w:rsidRDefault="00375F9C" w:rsidP="00375F9C">
      <w:pPr>
        <w:jc w:val="center"/>
      </w:pPr>
      <w:r w:rsidRPr="008A7D00">
        <w:rPr>
          <w:rFonts w:hint="eastAsia"/>
        </w:rPr>
        <w:t>chapter1/</w:t>
      </w:r>
      <w:r>
        <w:rPr>
          <w:rFonts w:hint="eastAsia"/>
        </w:rPr>
        <w:t>designer.grid</w:t>
      </w:r>
      <w:r w:rsidRPr="008A7D00">
        <w:rPr>
          <w:rFonts w:hint="eastAsia"/>
        </w:rPr>
        <w:t>.html</w:t>
      </w:r>
    </w:p>
    <w:p w:rsidR="00375F9C" w:rsidRDefault="00375F9C" w:rsidP="00E45D25">
      <w:pPr>
        <w:pStyle w:val="2"/>
        <w:numPr>
          <w:ilvl w:val="1"/>
          <w:numId w:val="17"/>
        </w:numPr>
      </w:pPr>
      <w:bookmarkStart w:id="18" w:name="_Toc453071667"/>
      <w:r>
        <w:rPr>
          <w:rFonts w:hint="eastAsia"/>
        </w:rPr>
        <w:t>Application loading process</w:t>
      </w:r>
      <w:bookmarkEnd w:id="18"/>
    </w:p>
    <w:p w:rsidR="00375F9C" w:rsidRPr="003D0A98" w:rsidRDefault="00375F9C" w:rsidP="00375F9C">
      <w:r>
        <w:rPr>
          <w:rFonts w:hint="eastAsia"/>
        </w:rPr>
        <w:t xml:space="preserve">In section 2.3, we put all html and </w:t>
      </w:r>
      <w:r>
        <w:t>JavaScript</w:t>
      </w:r>
      <w:r>
        <w:rPr>
          <w:rFonts w:hint="eastAsia"/>
        </w:rPr>
        <w:t xml:space="preserve"> code in a single file. </w:t>
      </w:r>
      <w:r>
        <w:t>For a</w:t>
      </w:r>
      <w:r>
        <w:rPr>
          <w:rFonts w:hint="eastAsia"/>
        </w:rPr>
        <w:t xml:space="preserve"> bigger application, it</w:t>
      </w:r>
      <w:r>
        <w:t xml:space="preserve">’s not a </w:t>
      </w:r>
      <w:r>
        <w:rPr>
          <w:rFonts w:hint="eastAsia"/>
        </w:rPr>
        <w:t>wise solution. A real application may be include d</w:t>
      </w:r>
      <w:r w:rsidRPr="003D0A98">
        <w:t>ozens</w:t>
      </w:r>
      <w:r>
        <w:rPr>
          <w:rFonts w:hint="eastAsia"/>
        </w:rPr>
        <w:t xml:space="preserve"> of </w:t>
      </w:r>
      <w:r>
        <w:t>classes</w:t>
      </w:r>
      <w:r>
        <w:rPr>
          <w:rFonts w:hint="eastAsia"/>
        </w:rPr>
        <w:t xml:space="preserve">. </w:t>
      </w:r>
      <w:r w:rsidRPr="003D0A98">
        <w:t xml:space="preserve">For a developer, maintaining each class in a separate file is </w:t>
      </w:r>
      <w:r w:rsidRPr="00375F9C">
        <w:t>always</w:t>
      </w:r>
      <w:r w:rsidRPr="003D0A98">
        <w:t xml:space="preserve"> a must.</w:t>
      </w:r>
    </w:p>
    <w:p w:rsidR="00375F9C" w:rsidRDefault="00375F9C" w:rsidP="00375F9C">
      <w:r>
        <w:rPr>
          <w:rFonts w:hint="eastAsia"/>
        </w:rPr>
        <w:lastRenderedPageBreak/>
        <w:t>OK. Let</w:t>
      </w:r>
      <w:r>
        <w:t>’</w:t>
      </w:r>
      <w:r>
        <w:rPr>
          <w:rFonts w:hint="eastAsia"/>
        </w:rPr>
        <w:t xml:space="preserve">s separate </w:t>
      </w:r>
      <w:r>
        <w:t>“</w:t>
      </w:r>
      <w:r>
        <w:rPr>
          <w:rFonts w:hint="eastAsia"/>
        </w:rPr>
        <w:t>designer.grid.html</w:t>
      </w:r>
      <w:r>
        <w:t>”</w:t>
      </w:r>
      <w:r>
        <w:rPr>
          <w:rFonts w:hint="eastAsia"/>
        </w:rPr>
        <w:t xml:space="preserve"> into two </w:t>
      </w:r>
      <w:r>
        <w:t>files</w:t>
      </w:r>
      <w:r>
        <w:rPr>
          <w:rFonts w:hint="eastAsia"/>
        </w:rPr>
        <w:t xml:space="preserve"> </w:t>
      </w:r>
      <w:r>
        <w:sym w:font="Wingdings" w:char="F0E0"/>
      </w:r>
      <w:r>
        <w:rPr>
          <w:rFonts w:hint="eastAsia"/>
        </w:rPr>
        <w:t xml:space="preserve"> </w:t>
      </w:r>
      <w:r w:rsidRPr="00BE2BAF">
        <w:t>designer.grid.</w:t>
      </w:r>
      <w:r>
        <w:rPr>
          <w:rFonts w:hint="eastAsia"/>
        </w:rPr>
        <w:t>standard.</w:t>
      </w:r>
      <w:r w:rsidRPr="00BE2BAF">
        <w:t>html</w:t>
      </w:r>
      <w:r>
        <w:rPr>
          <w:rFonts w:hint="eastAsia"/>
        </w:rPr>
        <w:t xml:space="preserve">, and </w:t>
      </w:r>
      <w:r w:rsidRPr="000821CB">
        <w:rPr>
          <w:rFonts w:hint="eastAsia"/>
          <w:b/>
          <w:sz w:val="18"/>
          <w:szCs w:val="18"/>
        </w:rPr>
        <w:t>App/js/index.js</w:t>
      </w:r>
      <w:r>
        <w:rPr>
          <w:rFonts w:hint="eastAsia"/>
        </w:rPr>
        <w:t>.</w:t>
      </w:r>
    </w:p>
    <w:p w:rsidR="00375F9C" w:rsidRDefault="00375F9C" w:rsidP="00375F9C"/>
    <w:p w:rsidR="00375F9C" w:rsidRDefault="00375F9C" w:rsidP="00375F9C">
      <w:proofErr w:type="gramStart"/>
      <w:r w:rsidRPr="00BE2BAF">
        <w:t>designer.grid.</w:t>
      </w:r>
      <w:r>
        <w:rPr>
          <w:rFonts w:hint="eastAsia"/>
        </w:rPr>
        <w:t>standard.</w:t>
      </w:r>
      <w:r w:rsidRPr="00BE2BAF">
        <w:t>html</w:t>
      </w:r>
      <w:proofErr w:type="gramEnd"/>
      <w:r>
        <w:rPr>
          <w:rFonts w:hint="eastAsia"/>
        </w:rPr>
        <w:t xml:space="preserve"> is:</w:t>
      </w:r>
    </w:p>
    <w:p w:rsidR="00375F9C" w:rsidRDefault="005C781A" w:rsidP="00375F9C">
      <w:r>
        <w:rPr>
          <w:noProof/>
        </w:rPr>
        <mc:AlternateContent>
          <mc:Choice Requires="wpc">
            <w:drawing>
              <wp:inline distT="0" distB="0" distL="0" distR="0" wp14:anchorId="73687A3F" wp14:editId="0A26B023">
                <wp:extent cx="5943600" cy="2897505"/>
                <wp:effectExtent l="9525" t="0" r="9525" b="7620"/>
                <wp:docPr id="1084" name="画布 5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1" name="Text Box 580"/>
                        <wps:cNvSpPr txBox="1">
                          <a:spLocks noChangeArrowheads="1"/>
                        </wps:cNvSpPr>
                        <wps:spPr bwMode="auto">
                          <a:xfrm>
                            <a:off x="0" y="48851"/>
                            <a:ext cx="5943600" cy="2848654"/>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26D11" w:rsidRDefault="0023747D" w:rsidP="00375F9C">
                              <w:pPr>
                                <w:spacing w:line="240" w:lineRule="exact"/>
                                <w:rPr>
                                  <w:sz w:val="18"/>
                                  <w:szCs w:val="18"/>
                                </w:rPr>
                              </w:pPr>
                              <w:proofErr w:type="gramStart"/>
                              <w:r w:rsidRPr="00C26D11">
                                <w:rPr>
                                  <w:sz w:val="18"/>
                                  <w:szCs w:val="18"/>
                                </w:rPr>
                                <w:t>&lt;!DOCTYPE</w:t>
                              </w:r>
                              <w:proofErr w:type="gramEnd"/>
                              <w:r w:rsidRPr="00C26D11">
                                <w:rPr>
                                  <w:sz w:val="18"/>
                                  <w:szCs w:val="18"/>
                                </w:rPr>
                                <w:t xml:space="preserve"> html&gt;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html</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head</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"content-type"</w:t>
                              </w:r>
                              <w:r w:rsidRPr="00C26D11">
                                <w:rPr>
                                  <w:color w:val="840084"/>
                                  <w:sz w:val="18"/>
                                  <w:szCs w:val="18"/>
                                </w:rPr>
                                <w:t xml:space="preserve"> </w:t>
                              </w:r>
                              <w:r w:rsidRPr="00C26D11">
                                <w:rPr>
                                  <w:color w:val="FF0000"/>
                                  <w:sz w:val="18"/>
                                  <w:szCs w:val="18"/>
                                </w:rPr>
                                <w:t>content=</w:t>
                              </w:r>
                              <w:r w:rsidRPr="00C26D11">
                                <w:rPr>
                                  <w:color w:val="0000FF"/>
                                  <w:sz w:val="18"/>
                                  <w:szCs w:val="18"/>
                                </w:rPr>
                                <w:t>"text/html; charset=utf-8"</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"Content-Style-Type"</w:t>
                              </w:r>
                              <w:r w:rsidRPr="00C26D11">
                                <w:rPr>
                                  <w:color w:val="840084"/>
                                  <w:sz w:val="18"/>
                                  <w:szCs w:val="18"/>
                                </w:rPr>
                                <w:t xml:space="preserve"> </w:t>
                              </w:r>
                              <w:r w:rsidRPr="00C26D11">
                                <w:rPr>
                                  <w:color w:val="FF0000"/>
                                  <w:sz w:val="18"/>
                                  <w:szCs w:val="18"/>
                                </w:rPr>
                                <w:t>content=</w:t>
                              </w:r>
                              <w:r w:rsidRPr="00C26D11">
                                <w:rPr>
                                  <w:color w:val="0000FF"/>
                                  <w:sz w:val="18"/>
                                  <w:szCs w:val="18"/>
                                </w:rPr>
                                <w:t>"text/CSS"</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"imagetoolbar"</w:t>
                              </w:r>
                              <w:r w:rsidRPr="00C26D11">
                                <w:rPr>
                                  <w:color w:val="840084"/>
                                  <w:sz w:val="18"/>
                                  <w:szCs w:val="18"/>
                                </w:rPr>
                                <w:t xml:space="preserve"> </w:t>
                              </w:r>
                              <w:r w:rsidRPr="00C26D11">
                                <w:rPr>
                                  <w:color w:val="FF0000"/>
                                  <w:sz w:val="18"/>
                                  <w:szCs w:val="18"/>
                                </w:rPr>
                                <w:t>content=</w:t>
                              </w:r>
                              <w:r w:rsidRPr="00C26D11">
                                <w:rPr>
                                  <w:color w:val="0000FF"/>
                                  <w:sz w:val="18"/>
                                  <w:szCs w:val="18"/>
                                </w:rPr>
                                <w:t>"no"</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title&gt;</w:t>
                              </w:r>
                              <w:proofErr w:type="gramEnd"/>
                              <w:r w:rsidRPr="00C26D11">
                                <w:rPr>
                                  <w:sz w:val="18"/>
                                  <w:szCs w:val="18"/>
                                </w:rPr>
                                <w:t xml:space="preserve">Web application powered by </w:t>
                              </w:r>
                              <w:r>
                                <w:rPr>
                                  <w:sz w:val="18"/>
                                  <w:szCs w:val="18"/>
                                </w:rPr>
                                <w:t>XUI</w:t>
                              </w:r>
                              <w:r w:rsidRPr="00C26D11">
                                <w:rPr>
                                  <w:sz w:val="18"/>
                                  <w:szCs w:val="18"/>
                                </w:rPr>
                                <w:t xml:space="preserve"> framework</w:t>
                              </w:r>
                              <w:r w:rsidRPr="00C26D11">
                                <w:rPr>
                                  <w:color w:val="840084"/>
                                  <w:sz w:val="18"/>
                                  <w:szCs w:val="18"/>
                                </w:rPr>
                                <w:t>&lt;/title&gt;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body</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&lt;div </w:t>
                              </w:r>
                              <w:r w:rsidRPr="00C26D11">
                                <w:rPr>
                                  <w:color w:val="FF0000"/>
                                  <w:sz w:val="18"/>
                                  <w:szCs w:val="18"/>
                                </w:rPr>
                                <w:t>id=</w:t>
                              </w:r>
                              <w:r w:rsidRPr="00C26D11">
                                <w:rPr>
                                  <w:color w:val="0000FF"/>
                                  <w:sz w:val="18"/>
                                  <w:szCs w:val="18"/>
                                </w:rPr>
                                <w:t>'loading'</w:t>
                              </w:r>
                              <w:r w:rsidRPr="00C26D11">
                                <w:rPr>
                                  <w:color w:val="840084"/>
                                  <w:sz w:val="18"/>
                                  <w:szCs w:val="18"/>
                                </w:rPr>
                                <w:t xml:space="preserve">&gt;&lt;img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/runtime/loading.gif"</w:t>
                              </w:r>
                              <w:r w:rsidRPr="00C26D11">
                                <w:rPr>
                                  <w:color w:val="840084"/>
                                  <w:sz w:val="18"/>
                                  <w:szCs w:val="18"/>
                                </w:rPr>
                                <w:t xml:space="preserve"> </w:t>
                              </w:r>
                              <w:r w:rsidRPr="00C26D11">
                                <w:rPr>
                                  <w:color w:val="FF0000"/>
                                  <w:sz w:val="18"/>
                                  <w:szCs w:val="18"/>
                                </w:rPr>
                                <w:t>alt=</w:t>
                              </w:r>
                              <w:r w:rsidRPr="00C26D11">
                                <w:rPr>
                                  <w:color w:val="0000FF"/>
                                  <w:sz w:val="18"/>
                                  <w:szCs w:val="18"/>
                                </w:rPr>
                                <w:t>"Loading..."</w:t>
                              </w:r>
                              <w:r w:rsidRPr="00C26D11">
                                <w:rPr>
                                  <w:color w:val="840084"/>
                                  <w:sz w:val="18"/>
                                  <w:szCs w:val="18"/>
                                </w:rPr>
                                <w:t xml:space="preserve"> /&gt;&lt;/div&gt;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 xml:space="preserve">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w:t>
                              </w:r>
                              <w:r>
                                <w:rPr>
                                  <w:rFonts w:hint="eastAsia"/>
                                  <w:color w:val="0000FF"/>
                                  <w:sz w:val="18"/>
                                  <w:szCs w:val="18"/>
                                </w:rPr>
                                <w:t>xui</w:t>
                              </w:r>
                              <w:r w:rsidRPr="00C26D11">
                                <w:rPr>
                                  <w:color w:val="0000FF"/>
                                  <w:sz w:val="18"/>
                                  <w:szCs w:val="18"/>
                                </w:rPr>
                                <w:t>/js/</w:t>
                              </w:r>
                              <w:r>
                                <w:rPr>
                                  <w:color w:val="0000FF"/>
                                  <w:sz w:val="18"/>
                                  <w:szCs w:val="18"/>
                                </w:rPr>
                                <w:t>xui</w:t>
                              </w:r>
                              <w:r w:rsidRPr="00C26D11">
                                <w:rPr>
                                  <w:color w:val="0000FF"/>
                                  <w:sz w:val="18"/>
                                  <w:szCs w:val="18"/>
                                </w:rPr>
                                <w:t>-all.js"</w:t>
                              </w:r>
                              <w:r w:rsidRPr="00C26D11">
                                <w:rPr>
                                  <w:color w:val="840084"/>
                                  <w:sz w:val="18"/>
                                  <w:szCs w:val="18"/>
                                </w:rPr>
                                <w:t>&gt;&lt;/script&gt;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proofErr w:type="gramStart"/>
                              <w:r w:rsidR="00FD7171">
                                <w:rPr>
                                  <w:sz w:val="18"/>
                                  <w:szCs w:val="18"/>
                                </w:rPr>
                                <w:t>xui.Module</w:t>
                              </w:r>
                              <w:r w:rsidRPr="00C26D11">
                                <w:rPr>
                                  <w:sz w:val="18"/>
                                  <w:szCs w:val="18"/>
                                </w:rPr>
                                <w:t>.load(</w:t>
                              </w:r>
                              <w:proofErr w:type="gramEnd"/>
                              <w:r w:rsidRPr="00C26D11">
                                <w:rPr>
                                  <w:color w:val="FF00FF"/>
                                  <w:sz w:val="18"/>
                                  <w:szCs w:val="18"/>
                                </w:rPr>
                                <w:t>'App'</w:t>
                              </w:r>
                              <w:r w:rsidRPr="00C26D11">
                                <w:rPr>
                                  <w:sz w:val="18"/>
                                  <w:szCs w:val="18"/>
                                </w:rPr>
                                <w:t xml:space="preserve">, </w:t>
                              </w:r>
                              <w:r w:rsidRPr="00C26D11">
                                <w:rPr>
                                  <w:color w:val="0000FF"/>
                                  <w:sz w:val="18"/>
                                  <w:szCs w:val="18"/>
                                </w:rPr>
                                <w:t>function</w:t>
                              </w:r>
                              <w:r w:rsidRPr="00C26D11">
                                <w:rPr>
                                  <w:sz w:val="18"/>
                                  <w:szCs w:val="18"/>
                                </w:rPr>
                                <w:t>(){</w:t>
                              </w:r>
                            </w:p>
                            <w:p w:rsidR="0023747D" w:rsidRPr="00C26D11" w:rsidRDefault="0023747D" w:rsidP="00375F9C">
                              <w:pPr>
                                <w:spacing w:line="240" w:lineRule="exact"/>
                                <w:rPr>
                                  <w:sz w:val="18"/>
                                  <w:szCs w:val="18"/>
                                </w:rPr>
                              </w:pPr>
                              <w:r w:rsidRPr="00C26D11">
                                <w:rPr>
                                  <w:sz w:val="18"/>
                                  <w:szCs w:val="18"/>
                                </w:rPr>
                                <w:t xml:space="preserve">                </w:t>
                              </w:r>
                              <w:proofErr w:type="gramStart"/>
                              <w:r>
                                <w:rPr>
                                  <w:sz w:val="18"/>
                                  <w:szCs w:val="18"/>
                                </w:rPr>
                                <w:t>xui</w:t>
                              </w:r>
                              <w:r w:rsidRPr="00C26D11">
                                <w:rPr>
                                  <w:sz w:val="18"/>
                                  <w:szCs w:val="18"/>
                                </w:rPr>
                                <w:t>(</w:t>
                              </w:r>
                              <w:proofErr w:type="gramEnd"/>
                              <w:r w:rsidRPr="00C26D11">
                                <w:rPr>
                                  <w:color w:val="FF00FF"/>
                                  <w:sz w:val="18"/>
                                  <w:szCs w:val="18"/>
                                </w:rPr>
                                <w:t>'loading'</w:t>
                              </w:r>
                              <w:r w:rsidRPr="00C26D11">
                                <w:rPr>
                                  <w:sz w:val="18"/>
                                  <w:szCs w:val="18"/>
                                </w:rPr>
                                <w:t>).remove();</w:t>
                              </w:r>
                            </w:p>
                            <w:p w:rsidR="0023747D" w:rsidRPr="00C26D11" w:rsidRDefault="0023747D" w:rsidP="00375F9C">
                              <w:pPr>
                                <w:spacing w:line="240" w:lineRule="exact"/>
                                <w:rPr>
                                  <w:sz w:val="18"/>
                                  <w:szCs w:val="18"/>
                                </w:rPr>
                              </w:pPr>
                              <w:r w:rsidRPr="00C26D11">
                                <w:rPr>
                                  <w:sz w:val="18"/>
                                  <w:szCs w:val="18"/>
                                </w:rPr>
                                <w:t xml:space="preserve">            });</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&lt;/script&gt;</w:t>
                              </w:r>
                            </w:p>
                            <w:p w:rsidR="0023747D" w:rsidRPr="00C26D11" w:rsidRDefault="0023747D" w:rsidP="00375F9C">
                              <w:pPr>
                                <w:spacing w:line="240" w:lineRule="exact"/>
                                <w:rPr>
                                  <w:sz w:val="18"/>
                                  <w:szCs w:val="18"/>
                                </w:rPr>
                              </w:pPr>
                              <w:r w:rsidRPr="00C26D11">
                                <w:rPr>
                                  <w:color w:val="840084"/>
                                  <w:sz w:val="18"/>
                                  <w:szCs w:val="18"/>
                                </w:rPr>
                                <w:t>&lt;/body&gt;</w:t>
                              </w:r>
                            </w:p>
                            <w:p w:rsidR="0023747D" w:rsidRPr="00C26D11" w:rsidRDefault="0023747D" w:rsidP="00375F9C">
                              <w:pPr>
                                <w:spacing w:line="240" w:lineRule="exact"/>
                                <w:rPr>
                                  <w:sz w:val="18"/>
                                  <w:szCs w:val="18"/>
                                </w:rPr>
                              </w:pPr>
                              <w:r w:rsidRPr="00C26D11">
                                <w:rPr>
                                  <w:color w:val="840084"/>
                                  <w:sz w:val="18"/>
                                  <w:szCs w:val="18"/>
                                </w:rPr>
                                <w:t>&lt;/html&gt;</w:t>
                              </w:r>
                            </w:p>
                          </w:txbxContent>
                        </wps:txbx>
                        <wps:bodyPr rot="0" vert="horz" wrap="square" lIns="54000" tIns="46800" rIns="54000" bIns="45720" anchor="t" anchorCtr="0" upright="1">
                          <a:spAutoFit/>
                        </wps:bodyPr>
                      </wps:wsp>
                      <wps:wsp>
                        <wps:cNvPr id="1082" name="AutoShape 581"/>
                        <wps:cNvSpPr>
                          <a:spLocks noChangeArrowheads="1"/>
                        </wps:cNvSpPr>
                        <wps:spPr bwMode="auto">
                          <a:xfrm flipH="1">
                            <a:off x="2171485" y="2377646"/>
                            <a:ext cx="1943143" cy="197590"/>
                          </a:xfrm>
                          <a:prstGeom prst="wedgeRoundRectCallout">
                            <a:avLst>
                              <a:gd name="adj1" fmla="val 53333"/>
                              <a:gd name="adj2" fmla="val -144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At </w:t>
                              </w:r>
                              <w:r>
                                <w:rPr>
                                  <w:sz w:val="18"/>
                                  <w:szCs w:val="18"/>
                                </w:rPr>
                                <w:t>last,</w:t>
                              </w:r>
                              <w:r>
                                <w:rPr>
                                  <w:rFonts w:hint="eastAsia"/>
                                  <w:sz w:val="18"/>
                                  <w:szCs w:val="18"/>
                                </w:rPr>
                                <w:t xml:space="preserve"> remove loading picture</w:t>
                              </w:r>
                            </w:p>
                          </w:txbxContent>
                        </wps:txbx>
                        <wps:bodyPr rot="0" vert="horz" wrap="square" lIns="0" tIns="0" rIns="0" bIns="0" anchor="t" anchorCtr="0" upright="1">
                          <a:noAutofit/>
                        </wps:bodyPr>
                      </wps:wsp>
                      <wps:wsp>
                        <wps:cNvPr id="1083" name="AutoShape 582"/>
                        <wps:cNvSpPr>
                          <a:spLocks noChangeArrowheads="1"/>
                        </wps:cNvSpPr>
                        <wps:spPr bwMode="auto">
                          <a:xfrm flipH="1">
                            <a:off x="3086344" y="1783417"/>
                            <a:ext cx="1599884" cy="495069"/>
                          </a:xfrm>
                          <a:prstGeom prst="wedgeRoundRectCallout">
                            <a:avLst>
                              <a:gd name="adj1" fmla="val 95278"/>
                              <a:gd name="adj2" fmla="val -1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91261" w:rsidRDefault="0023747D" w:rsidP="00375F9C">
                              <w:pPr>
                                <w:jc w:val="center"/>
                                <w:rPr>
                                  <w:sz w:val="18"/>
                                  <w:szCs w:val="18"/>
                                </w:rPr>
                              </w:pPr>
                              <w:r>
                                <w:rPr>
                                  <w:rFonts w:hint="eastAsia"/>
                                  <w:sz w:val="18"/>
                                  <w:szCs w:val="18"/>
                                </w:rPr>
                                <w:t>Load App class from App/js/index.js a</w:t>
                              </w:r>
                              <w:r w:rsidRPr="00991261">
                                <w:rPr>
                                  <w:sz w:val="18"/>
                                  <w:szCs w:val="18"/>
                                </w:rPr>
                                <w:t>synchronous</w:t>
                              </w:r>
                              <w:r>
                                <w:rPr>
                                  <w:rFonts w:hint="eastAsia"/>
                                  <w:sz w:val="18"/>
                                  <w:szCs w:val="18"/>
                                </w:rPr>
                                <w:t>ly</w:t>
                              </w:r>
                            </w:p>
                          </w:txbxContent>
                        </wps:txbx>
                        <wps:bodyPr rot="0" vert="horz" wrap="square" lIns="0" tIns="0" rIns="0" bIns="0" anchor="t" anchorCtr="0" upright="1">
                          <a:noAutofit/>
                        </wps:bodyPr>
                      </wps:wsp>
                    </wpc:wpc>
                  </a:graphicData>
                </a:graphic>
              </wp:inline>
            </w:drawing>
          </mc:Choice>
          <mc:Fallback>
            <w:pict>
              <v:group id="画布 578" o:spid="_x0000_s1077" editas="canvas" style="width:468pt;height:228.15pt;mso-position-horizontal-relative:char;mso-position-vertical-relative:line" coordsize="59436,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">
                <v:shape id="_x0000_s1078" type="#_x0000_t75" style="position:absolute;width:59436;height:28975;visibility:visible;mso-wrap-style:square">
                  <v:fill o:detectmouseclick="t"/>
                  <v:path o:connecttype="none"/>
                </v:shape>
                <v:shape id="Text Box 580" o:spid="_x0000_s1079" type="#_x0000_t202" style="position:absolute;top:488;width:59436;height:2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P1cIA&#10;AADdAAAADwAAAGRycy9kb3ducmV2LnhtbERPyWrDMBC9F/oPYgq91XJyCK4bxZSG4F4KaZb7YE0t&#10;Y2tkJMVx/r4KFHqbx1tnXc12EBP50DlWsMhyEMSN0x23Ck7H3UsBIkRkjYNjUnCjANXm8WGNpXZX&#10;/qbpEFuRQjiUqMDEOJZShsaQxZC5kThxP85bjAn6VmqP1xRuB7nM85W02HFqMDjSh6GmP1ysgqbf&#10;ztu6Oxs/XWyx16/17WtVK/X8NL+/gYg0x3/xn/tTp/l5sYD7N+k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I/VwgAAAN0AAAAPAAAAAAAAAAAAAAAAAJgCAABkcnMvZG93&#10;bnJldi54bWxQSwUGAAAAAAQABAD1AAAAhwMAAAAA&#10;" strokeweight="1pt">
                  <v:textbox style="mso-fit-shape-to-text:t" inset="1.5mm,1.3mm,1.5mm">
                    <w:txbxContent>
                      <w:p w:rsidR="0023747D" w:rsidRPr="00C26D11" w:rsidRDefault="0023747D" w:rsidP="00375F9C">
                        <w:pPr>
                          <w:spacing w:line="240" w:lineRule="exact"/>
                          <w:rPr>
                            <w:sz w:val="18"/>
                            <w:szCs w:val="18"/>
                          </w:rPr>
                        </w:pPr>
                        <w:proofErr w:type="gramStart"/>
                        <w:r w:rsidRPr="00C26D11">
                          <w:rPr>
                            <w:sz w:val="18"/>
                            <w:szCs w:val="18"/>
                          </w:rPr>
                          <w:t>&lt;!DOCTYPE</w:t>
                        </w:r>
                        <w:proofErr w:type="gramEnd"/>
                        <w:r w:rsidRPr="00C26D11">
                          <w:rPr>
                            <w:sz w:val="18"/>
                            <w:szCs w:val="18"/>
                          </w:rPr>
                          <w:t xml:space="preserve"> html&gt;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html</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head</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"content-type"</w:t>
                        </w:r>
                        <w:r w:rsidRPr="00C26D11">
                          <w:rPr>
                            <w:color w:val="840084"/>
                            <w:sz w:val="18"/>
                            <w:szCs w:val="18"/>
                          </w:rPr>
                          <w:t xml:space="preserve"> </w:t>
                        </w:r>
                        <w:r w:rsidRPr="00C26D11">
                          <w:rPr>
                            <w:color w:val="FF0000"/>
                            <w:sz w:val="18"/>
                            <w:szCs w:val="18"/>
                          </w:rPr>
                          <w:t>content=</w:t>
                        </w:r>
                        <w:r w:rsidRPr="00C26D11">
                          <w:rPr>
                            <w:color w:val="0000FF"/>
                            <w:sz w:val="18"/>
                            <w:szCs w:val="18"/>
                          </w:rPr>
                          <w:t>"text/html; charset=utf-8"</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"Content-Style-Type"</w:t>
                        </w:r>
                        <w:r w:rsidRPr="00C26D11">
                          <w:rPr>
                            <w:color w:val="840084"/>
                            <w:sz w:val="18"/>
                            <w:szCs w:val="18"/>
                          </w:rPr>
                          <w:t xml:space="preserve"> </w:t>
                        </w:r>
                        <w:r w:rsidRPr="00C26D11">
                          <w:rPr>
                            <w:color w:val="FF0000"/>
                            <w:sz w:val="18"/>
                            <w:szCs w:val="18"/>
                          </w:rPr>
                          <w:t>content=</w:t>
                        </w:r>
                        <w:r w:rsidRPr="00C26D11">
                          <w:rPr>
                            <w:color w:val="0000FF"/>
                            <w:sz w:val="18"/>
                            <w:szCs w:val="18"/>
                          </w:rPr>
                          <w:t>"text/CSS"</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"imagetoolbar"</w:t>
                        </w:r>
                        <w:r w:rsidRPr="00C26D11">
                          <w:rPr>
                            <w:color w:val="840084"/>
                            <w:sz w:val="18"/>
                            <w:szCs w:val="18"/>
                          </w:rPr>
                          <w:t xml:space="preserve"> </w:t>
                        </w:r>
                        <w:r w:rsidRPr="00C26D11">
                          <w:rPr>
                            <w:color w:val="FF0000"/>
                            <w:sz w:val="18"/>
                            <w:szCs w:val="18"/>
                          </w:rPr>
                          <w:t>content=</w:t>
                        </w:r>
                        <w:r w:rsidRPr="00C26D11">
                          <w:rPr>
                            <w:color w:val="0000FF"/>
                            <w:sz w:val="18"/>
                            <w:szCs w:val="18"/>
                          </w:rPr>
                          <w:t>"no"</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title&gt;</w:t>
                        </w:r>
                        <w:proofErr w:type="gramEnd"/>
                        <w:r w:rsidRPr="00C26D11">
                          <w:rPr>
                            <w:sz w:val="18"/>
                            <w:szCs w:val="18"/>
                          </w:rPr>
                          <w:t xml:space="preserve">Web application powered by </w:t>
                        </w:r>
                        <w:r>
                          <w:rPr>
                            <w:sz w:val="18"/>
                            <w:szCs w:val="18"/>
                          </w:rPr>
                          <w:t>XUI</w:t>
                        </w:r>
                        <w:r w:rsidRPr="00C26D11">
                          <w:rPr>
                            <w:sz w:val="18"/>
                            <w:szCs w:val="18"/>
                          </w:rPr>
                          <w:t xml:space="preserve"> framework</w:t>
                        </w:r>
                        <w:r w:rsidRPr="00C26D11">
                          <w:rPr>
                            <w:color w:val="840084"/>
                            <w:sz w:val="18"/>
                            <w:szCs w:val="18"/>
                          </w:rPr>
                          <w:t>&lt;/title&gt;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body</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&lt;div </w:t>
                        </w:r>
                        <w:r w:rsidRPr="00C26D11">
                          <w:rPr>
                            <w:color w:val="FF0000"/>
                            <w:sz w:val="18"/>
                            <w:szCs w:val="18"/>
                          </w:rPr>
                          <w:t>id=</w:t>
                        </w:r>
                        <w:r w:rsidRPr="00C26D11">
                          <w:rPr>
                            <w:color w:val="0000FF"/>
                            <w:sz w:val="18"/>
                            <w:szCs w:val="18"/>
                          </w:rPr>
                          <w:t>'loading'</w:t>
                        </w:r>
                        <w:r w:rsidRPr="00C26D11">
                          <w:rPr>
                            <w:color w:val="840084"/>
                            <w:sz w:val="18"/>
                            <w:szCs w:val="18"/>
                          </w:rPr>
                          <w:t xml:space="preserve">&gt;&lt;img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/runtime/loading.gif"</w:t>
                        </w:r>
                        <w:r w:rsidRPr="00C26D11">
                          <w:rPr>
                            <w:color w:val="840084"/>
                            <w:sz w:val="18"/>
                            <w:szCs w:val="18"/>
                          </w:rPr>
                          <w:t xml:space="preserve"> </w:t>
                        </w:r>
                        <w:r w:rsidRPr="00C26D11">
                          <w:rPr>
                            <w:color w:val="FF0000"/>
                            <w:sz w:val="18"/>
                            <w:szCs w:val="18"/>
                          </w:rPr>
                          <w:t>alt=</w:t>
                        </w:r>
                        <w:r w:rsidRPr="00C26D11">
                          <w:rPr>
                            <w:color w:val="0000FF"/>
                            <w:sz w:val="18"/>
                            <w:szCs w:val="18"/>
                          </w:rPr>
                          <w:t>"Loading..."</w:t>
                        </w:r>
                        <w:r w:rsidRPr="00C26D11">
                          <w:rPr>
                            <w:color w:val="840084"/>
                            <w:sz w:val="18"/>
                            <w:szCs w:val="18"/>
                          </w:rPr>
                          <w:t xml:space="preserve"> /&gt;&lt;/div&gt;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 xml:space="preserve">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w:t>
                        </w:r>
                        <w:r>
                          <w:rPr>
                            <w:rFonts w:hint="eastAsia"/>
                            <w:color w:val="0000FF"/>
                            <w:sz w:val="18"/>
                            <w:szCs w:val="18"/>
                          </w:rPr>
                          <w:t>xui</w:t>
                        </w:r>
                        <w:r w:rsidRPr="00C26D11">
                          <w:rPr>
                            <w:color w:val="0000FF"/>
                            <w:sz w:val="18"/>
                            <w:szCs w:val="18"/>
                          </w:rPr>
                          <w:t>/js/</w:t>
                        </w:r>
                        <w:r>
                          <w:rPr>
                            <w:color w:val="0000FF"/>
                            <w:sz w:val="18"/>
                            <w:szCs w:val="18"/>
                          </w:rPr>
                          <w:t>xui</w:t>
                        </w:r>
                        <w:r w:rsidRPr="00C26D11">
                          <w:rPr>
                            <w:color w:val="0000FF"/>
                            <w:sz w:val="18"/>
                            <w:szCs w:val="18"/>
                          </w:rPr>
                          <w:t>-all.js"</w:t>
                        </w:r>
                        <w:r w:rsidRPr="00C26D11">
                          <w:rPr>
                            <w:color w:val="840084"/>
                            <w:sz w:val="18"/>
                            <w:szCs w:val="18"/>
                          </w:rPr>
                          <w:t>&gt;&lt;/script&gt;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proofErr w:type="gramStart"/>
                        <w:r w:rsidR="00FD7171">
                          <w:rPr>
                            <w:sz w:val="18"/>
                            <w:szCs w:val="18"/>
                          </w:rPr>
                          <w:t>xui.Module</w:t>
                        </w:r>
                        <w:r w:rsidRPr="00C26D11">
                          <w:rPr>
                            <w:sz w:val="18"/>
                            <w:szCs w:val="18"/>
                          </w:rPr>
                          <w:t>.load(</w:t>
                        </w:r>
                        <w:proofErr w:type="gramEnd"/>
                        <w:r w:rsidRPr="00C26D11">
                          <w:rPr>
                            <w:color w:val="FF00FF"/>
                            <w:sz w:val="18"/>
                            <w:szCs w:val="18"/>
                          </w:rPr>
                          <w:t>'App'</w:t>
                        </w:r>
                        <w:r w:rsidRPr="00C26D11">
                          <w:rPr>
                            <w:sz w:val="18"/>
                            <w:szCs w:val="18"/>
                          </w:rPr>
                          <w:t xml:space="preserve">, </w:t>
                        </w:r>
                        <w:r w:rsidRPr="00C26D11">
                          <w:rPr>
                            <w:color w:val="0000FF"/>
                            <w:sz w:val="18"/>
                            <w:szCs w:val="18"/>
                          </w:rPr>
                          <w:t>function</w:t>
                        </w:r>
                        <w:r w:rsidRPr="00C26D11">
                          <w:rPr>
                            <w:sz w:val="18"/>
                            <w:szCs w:val="18"/>
                          </w:rPr>
                          <w:t>(){</w:t>
                        </w:r>
                      </w:p>
                      <w:p w:rsidR="0023747D" w:rsidRPr="00C26D11" w:rsidRDefault="0023747D" w:rsidP="00375F9C">
                        <w:pPr>
                          <w:spacing w:line="240" w:lineRule="exact"/>
                          <w:rPr>
                            <w:sz w:val="18"/>
                            <w:szCs w:val="18"/>
                          </w:rPr>
                        </w:pPr>
                        <w:r w:rsidRPr="00C26D11">
                          <w:rPr>
                            <w:sz w:val="18"/>
                            <w:szCs w:val="18"/>
                          </w:rPr>
                          <w:t xml:space="preserve">                </w:t>
                        </w:r>
                        <w:proofErr w:type="gramStart"/>
                        <w:r>
                          <w:rPr>
                            <w:sz w:val="18"/>
                            <w:szCs w:val="18"/>
                          </w:rPr>
                          <w:t>xui</w:t>
                        </w:r>
                        <w:r w:rsidRPr="00C26D11">
                          <w:rPr>
                            <w:sz w:val="18"/>
                            <w:szCs w:val="18"/>
                          </w:rPr>
                          <w:t>(</w:t>
                        </w:r>
                        <w:proofErr w:type="gramEnd"/>
                        <w:r w:rsidRPr="00C26D11">
                          <w:rPr>
                            <w:color w:val="FF00FF"/>
                            <w:sz w:val="18"/>
                            <w:szCs w:val="18"/>
                          </w:rPr>
                          <w:t>'loading'</w:t>
                        </w:r>
                        <w:r w:rsidRPr="00C26D11">
                          <w:rPr>
                            <w:sz w:val="18"/>
                            <w:szCs w:val="18"/>
                          </w:rPr>
                          <w:t>).remove();</w:t>
                        </w:r>
                      </w:p>
                      <w:p w:rsidR="0023747D" w:rsidRPr="00C26D11" w:rsidRDefault="0023747D" w:rsidP="00375F9C">
                        <w:pPr>
                          <w:spacing w:line="240" w:lineRule="exact"/>
                          <w:rPr>
                            <w:sz w:val="18"/>
                            <w:szCs w:val="18"/>
                          </w:rPr>
                        </w:pPr>
                        <w:r w:rsidRPr="00C26D11">
                          <w:rPr>
                            <w:sz w:val="18"/>
                            <w:szCs w:val="18"/>
                          </w:rPr>
                          <w:t xml:space="preserve">            });</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&lt;/script&gt;</w:t>
                        </w:r>
                      </w:p>
                      <w:p w:rsidR="0023747D" w:rsidRPr="00C26D11" w:rsidRDefault="0023747D" w:rsidP="00375F9C">
                        <w:pPr>
                          <w:spacing w:line="240" w:lineRule="exact"/>
                          <w:rPr>
                            <w:sz w:val="18"/>
                            <w:szCs w:val="18"/>
                          </w:rPr>
                        </w:pPr>
                        <w:r w:rsidRPr="00C26D11">
                          <w:rPr>
                            <w:color w:val="840084"/>
                            <w:sz w:val="18"/>
                            <w:szCs w:val="18"/>
                          </w:rPr>
                          <w:t>&lt;/body&gt;</w:t>
                        </w:r>
                      </w:p>
                      <w:p w:rsidR="0023747D" w:rsidRPr="00C26D11" w:rsidRDefault="0023747D" w:rsidP="00375F9C">
                        <w:pPr>
                          <w:spacing w:line="240" w:lineRule="exact"/>
                          <w:rPr>
                            <w:sz w:val="18"/>
                            <w:szCs w:val="18"/>
                          </w:rPr>
                        </w:pPr>
                        <w:r w:rsidRPr="00C26D11">
                          <w:rPr>
                            <w:color w:val="840084"/>
                            <w:sz w:val="18"/>
                            <w:szCs w:val="18"/>
                          </w:rPr>
                          <w:t>&lt;/html&gt;</w:t>
                        </w:r>
                      </w:p>
                    </w:txbxContent>
                  </v:textbox>
                </v:shape>
                <v:shape id="AutoShape 581" o:spid="_x0000_s1080" type="#_x0000_t62" style="position:absolute;left:21714;top:23776;width:19432;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QjMEA&#10;AADdAAAADwAAAGRycy9kb3ducmV2LnhtbERPS4vCMBC+C/6HMMLeNKmwxe0aRZZ9eBN19z40Y1Ns&#10;JqVJtf77jSB4m4/vOcv14BpxoS7UnjVkMwWCuPSm5krD7/FrugARIrLBxjNpuFGA9Wo8WmJh/JX3&#10;dDnESqQQDgVqsDG2hZShtOQwzHxLnLiT7xzGBLtKmg6vKdw1cq5ULh3WnBostvRhqTwfeqfh/Pqp&#10;dn39d/q5ZZn9ftvkvu1zrV8mw+YdRKQhPsUP99ak+Woxh/s36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FEIzBAAAA3QAAAA8AAAAAAAAAAAAAAAAAmAIAAGRycy9kb3du&#10;cmV2LnhtbFBLBQYAAAAABAAEAPUAAACGAwAAAAA=&#10;" adj="22320,-20493" fillcolor="#ff9">
                  <v:textbox inset="0,0,0,0">
                    <w:txbxContent>
                      <w:p w:rsidR="0023747D" w:rsidRPr="00D434DE" w:rsidRDefault="0023747D" w:rsidP="00375F9C">
                        <w:pPr>
                          <w:jc w:val="center"/>
                          <w:rPr>
                            <w:sz w:val="18"/>
                            <w:szCs w:val="18"/>
                          </w:rPr>
                        </w:pPr>
                        <w:r>
                          <w:rPr>
                            <w:rFonts w:hint="eastAsia"/>
                            <w:sz w:val="18"/>
                            <w:szCs w:val="18"/>
                          </w:rPr>
                          <w:t xml:space="preserve">At </w:t>
                        </w:r>
                        <w:r>
                          <w:rPr>
                            <w:sz w:val="18"/>
                            <w:szCs w:val="18"/>
                          </w:rPr>
                          <w:t>last,</w:t>
                        </w:r>
                        <w:r>
                          <w:rPr>
                            <w:rFonts w:hint="eastAsia"/>
                            <w:sz w:val="18"/>
                            <w:szCs w:val="18"/>
                          </w:rPr>
                          <w:t xml:space="preserve"> remove loading picture</w:t>
                        </w:r>
                      </w:p>
                    </w:txbxContent>
                  </v:textbox>
                </v:shape>
                <v:shape id="AutoShape 582" o:spid="_x0000_s1081" type="#_x0000_t62" style="position:absolute;left:30863;top:17834;width:15999;height:49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tQcIA&#10;AADdAAAADwAAAGRycy9kb3ducmV2LnhtbERPTWvCQBC9F/wPywi91V0rtBJdRRShQi+J4nmSHZNo&#10;djZktyb+e7dQ6G0e73OW68E24k6drx1rmE4UCOLCmZpLDafj/m0Owgdkg41j0vAgD+vV6GWJiXE9&#10;p3TPQiliCPsENVQhtImUvqjIop+4ljhyF9dZDBF2pTQd9jHcNvJdqQ9psebYUGFL24qKW/ZjNRDN&#10;dmmK5898f1DX3H1nLu8fWr+Oh80CRKAh/Iv/3F8mzlfzGfx+E0+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i1BwgAAAN0AAAAPAAAAAAAAAAAAAAAAAJgCAABkcnMvZG93&#10;bnJldi54bWxQSwUGAAAAAAQABAD1AAAAhwMAAAAA&#10;" adj="31380,10508" fillcolor="#ff9">
                  <v:textbox inset="0,0,0,0">
                    <w:txbxContent>
                      <w:p w:rsidR="0023747D" w:rsidRPr="00991261" w:rsidRDefault="0023747D" w:rsidP="00375F9C">
                        <w:pPr>
                          <w:jc w:val="center"/>
                          <w:rPr>
                            <w:sz w:val="18"/>
                            <w:szCs w:val="18"/>
                          </w:rPr>
                        </w:pPr>
                        <w:r>
                          <w:rPr>
                            <w:rFonts w:hint="eastAsia"/>
                            <w:sz w:val="18"/>
                            <w:szCs w:val="18"/>
                          </w:rPr>
                          <w:t>Load App class from App/js/index.js a</w:t>
                        </w:r>
                        <w:r w:rsidRPr="00991261">
                          <w:rPr>
                            <w:sz w:val="18"/>
                            <w:szCs w:val="18"/>
                          </w:rPr>
                          <w:t>synchronous</w:t>
                        </w:r>
                        <w:r>
                          <w:rPr>
                            <w:rFonts w:hint="eastAsia"/>
                            <w:sz w:val="18"/>
                            <w:szCs w:val="18"/>
                          </w:rPr>
                          <w:t>ly</w:t>
                        </w:r>
                      </w:p>
                    </w:txbxContent>
                  </v:textbox>
                </v:shape>
                <w10:anchorlock/>
              </v:group>
            </w:pict>
          </mc:Fallback>
        </mc:AlternateContent>
      </w:r>
    </w:p>
    <w:p w:rsidR="00375F9C" w:rsidRDefault="00FB05F9" w:rsidP="00375F9C">
      <w:pPr>
        <w:jc w:val="center"/>
        <w:rPr>
          <w:b/>
        </w:rPr>
      </w:pPr>
      <w:r>
        <w:rPr>
          <w:rFonts w:hint="eastAsia"/>
          <w:b/>
          <w:color w:val="0000FF"/>
        </w:rPr>
        <w:t>chapter</w:t>
      </w:r>
      <w:r w:rsidR="00375F9C" w:rsidRPr="008A7D00">
        <w:rPr>
          <w:rFonts w:hint="eastAsia"/>
          <w:b/>
          <w:color w:val="0000FF"/>
        </w:rPr>
        <w:t>1/</w:t>
      </w:r>
      <w:r w:rsidR="00375F9C">
        <w:rPr>
          <w:rFonts w:hint="eastAsia"/>
          <w:b/>
          <w:color w:val="0000FF"/>
        </w:rPr>
        <w:t>designer.grid</w:t>
      </w:r>
      <w:r w:rsidR="00375F9C" w:rsidRPr="008A7D00">
        <w:rPr>
          <w:rFonts w:hint="eastAsia"/>
          <w:b/>
          <w:color w:val="0000FF"/>
        </w:rPr>
        <w:t>.</w:t>
      </w:r>
      <w:r w:rsidR="00375F9C">
        <w:rPr>
          <w:rFonts w:hint="eastAsia"/>
          <w:b/>
          <w:color w:val="0000FF"/>
        </w:rPr>
        <w:t>standard.</w:t>
      </w:r>
      <w:r w:rsidR="00375F9C" w:rsidRPr="008A7D00">
        <w:rPr>
          <w:rFonts w:hint="eastAsia"/>
          <w:b/>
          <w:color w:val="0000FF"/>
        </w:rPr>
        <w:t>html</w:t>
      </w:r>
    </w:p>
    <w:p w:rsidR="00375F9C" w:rsidRDefault="00375F9C" w:rsidP="00375F9C">
      <w:r>
        <w:rPr>
          <w:rFonts w:hint="eastAsia"/>
        </w:rPr>
        <w:t>App/js/index.js is:</w:t>
      </w:r>
    </w:p>
    <w:p w:rsidR="00375F9C" w:rsidRDefault="005C781A" w:rsidP="00375F9C">
      <w:r>
        <w:rPr>
          <w:noProof/>
        </w:rPr>
        <mc:AlternateContent>
          <mc:Choice Requires="wpc">
            <w:drawing>
              <wp:inline distT="0" distB="0" distL="0" distR="0" wp14:anchorId="093FDBC0" wp14:editId="71DE0E98">
                <wp:extent cx="5943600" cy="3863340"/>
                <wp:effectExtent l="9525" t="0" r="9525" b="3810"/>
                <wp:docPr id="1080" name="画布 5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79" name="Text Box 599"/>
                        <wps:cNvSpPr txBox="1">
                          <a:spLocks noChangeArrowheads="1"/>
                        </wps:cNvSpPr>
                        <wps:spPr bwMode="auto">
                          <a:xfrm>
                            <a:off x="0" y="48857"/>
                            <a:ext cx="5943600" cy="3763439"/>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A7B2D" w:rsidRDefault="0023747D" w:rsidP="00375F9C">
                              <w:pPr>
                                <w:spacing w:line="240" w:lineRule="exact"/>
                                <w:rPr>
                                  <w:sz w:val="18"/>
                                  <w:szCs w:val="18"/>
                                </w:rPr>
                              </w:pP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ind w:firstLineChars="200" w:firstLine="360"/>
                                <w:rPr>
                                  <w:sz w:val="18"/>
                                  <w:szCs w:val="18"/>
                                </w:rPr>
                              </w:pP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ind w:firstLineChars="400" w:firstLine="720"/>
                                <w:rPr>
                                  <w:sz w:val="18"/>
                                  <w:szCs w:val="18"/>
                                </w:rPr>
                              </w:pP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Default="0023747D" w:rsidP="00375F9C">
                              <w:pPr>
                                <w:spacing w:line="240" w:lineRule="exact"/>
                                <w:ind w:firstLineChars="600" w:firstLine="1080"/>
                                <w:rPr>
                                  <w:color w:val="008000"/>
                                  <w:sz w:val="18"/>
                                  <w:szCs w:val="18"/>
                                </w:rPr>
                              </w:pP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Default="0023747D" w:rsidP="00375F9C">
                              <w:pPr>
                                <w:spacing w:line="240" w:lineRule="exact"/>
                                <w:ind w:firstLineChars="600" w:firstLine="1080"/>
                                <w:rPr>
                                  <w:sz w:val="18"/>
                                  <w:szCs w:val="18"/>
                                </w:rPr>
                              </w:pP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Default="0023747D" w:rsidP="00375F9C">
                              <w:pPr>
                                <w:spacing w:line="240" w:lineRule="exact"/>
                                <w:ind w:firstLineChars="600" w:firstLine="1080"/>
                                <w:rPr>
                                  <w:sz w:val="18"/>
                                  <w:szCs w:val="18"/>
                                </w:rPr>
                              </w:pP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Default="0023747D" w:rsidP="00375F9C">
                              <w:pPr>
                                <w:spacing w:line="240" w:lineRule="exact"/>
                                <w:ind w:firstLineChars="800" w:firstLine="1440"/>
                                <w:rPr>
                                  <w:sz w:val="18"/>
                                  <w:szCs w:val="18"/>
                                  <w:lang w:val="sv-SE"/>
                                </w:rPr>
                              </w:pP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Default="0023747D" w:rsidP="00375F9C">
                              <w:pPr>
                                <w:spacing w:line="240" w:lineRule="exact"/>
                                <w:ind w:firstLineChars="800" w:firstLine="1440"/>
                                <w:rPr>
                                  <w:sz w:val="18"/>
                                  <w:szCs w:val="18"/>
                                  <w:lang w:val="sv-SE"/>
                                </w:rPr>
                              </w:pPr>
                              <w:r w:rsidRPr="00FA7B2D">
                                <w:rPr>
                                  <w:sz w:val="18"/>
                                  <w:szCs w:val="18"/>
                                  <w:lang w:val="sv-SE"/>
                                </w:rPr>
                                <w:t>.setDock(</w:t>
                              </w:r>
                              <w:r w:rsidRPr="00FA7B2D">
                                <w:rPr>
                                  <w:color w:val="FF00FF"/>
                                  <w:sz w:val="18"/>
                                  <w:szCs w:val="18"/>
                                  <w:lang w:val="sv-SE"/>
                                </w:rPr>
                                <w:t>"none"</w:t>
                              </w:r>
                              <w:r w:rsidRPr="00FA7B2D">
                                <w:rPr>
                                  <w:sz w:val="18"/>
                                  <w:szCs w:val="18"/>
                                  <w:lang w:val="sv-SE"/>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Pr>
                                  <w:sz w:val="18"/>
                                  <w:szCs w:val="18"/>
                                </w:rPr>
                                <w:t>}])</w:t>
                              </w:r>
                            </w:p>
                            <w:p w:rsidR="0023747D" w:rsidRPr="00FA7B2D" w:rsidRDefault="0023747D" w:rsidP="00375F9C">
                              <w:pPr>
                                <w:spacing w:line="240" w:lineRule="exact"/>
                                <w:ind w:firstLineChars="800" w:firstLine="1440"/>
                                <w:rPr>
                                  <w:sz w:val="18"/>
                                  <w:szCs w:val="18"/>
                                </w:rPr>
                              </w:pPr>
                              <w:r w:rsidRPr="00FA7B2D">
                                <w:rPr>
                                  <w:sz w:val="18"/>
                                  <w:szCs w:val="18"/>
                                </w:rPr>
                                <w:t>);</w:t>
                              </w:r>
                            </w:p>
                            <w:p w:rsidR="0023747D" w:rsidRPr="00FA7B2D" w:rsidRDefault="0023747D" w:rsidP="00375F9C">
                              <w:pPr>
                                <w:spacing w:line="240" w:lineRule="exact"/>
                                <w:ind w:firstLineChars="650" w:firstLine="1170"/>
                                <w:rPr>
                                  <w:sz w:val="18"/>
                                  <w:szCs w:val="18"/>
                                </w:rPr>
                              </w:pPr>
                              <w:proofErr w:type="gramStart"/>
                              <w:r w:rsidRPr="00FA7B2D">
                                <w:rPr>
                                  <w:color w:val="0000FF"/>
                                  <w:sz w:val="18"/>
                                  <w:szCs w:val="18"/>
                                </w:rPr>
                                <w:t>return</w:t>
                              </w:r>
                              <w:proofErr w:type="gramEnd"/>
                              <w:r w:rsidRPr="00FA7B2D">
                                <w:rPr>
                                  <w:sz w:val="18"/>
                                  <w:szCs w:val="18"/>
                                </w:rPr>
                                <w:t xml:space="preserve"> children;</w:t>
                              </w:r>
                            </w:p>
                            <w:p w:rsidR="0023747D" w:rsidRPr="00D9208C" w:rsidRDefault="0023747D" w:rsidP="00375F9C">
                              <w:pPr>
                                <w:spacing w:line="240" w:lineRule="exact"/>
                                <w:ind w:firstLineChars="650" w:firstLine="1170"/>
                                <w:rPr>
                                  <w:color w:val="008000"/>
                                  <w:sz w:val="18"/>
                                  <w:szCs w:val="18"/>
                                </w:rPr>
                              </w:pP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ind w:firstLineChars="350" w:firstLine="630"/>
                                <w:rPr>
                                  <w:sz w:val="18"/>
                                  <w:szCs w:val="18"/>
                                </w:rPr>
                              </w:pP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w:t>
                              </w:r>
                            </w:p>
                            <w:p w:rsidR="0023747D" w:rsidRPr="002376A0" w:rsidRDefault="0023747D" w:rsidP="00375F9C">
                              <w:pPr>
                                <w:spacing w:line="240" w:lineRule="exact"/>
                                <w:rPr>
                                  <w:sz w:val="18"/>
                                  <w:szCs w:val="18"/>
                                </w:rPr>
                              </w:pPr>
                              <w:r w:rsidRPr="00FA7B2D">
                                <w:rPr>
                                  <w:sz w:val="18"/>
                                  <w:szCs w:val="18"/>
                                </w:rPr>
                                <w:t>})</w:t>
                              </w:r>
                              <w:r>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597" o:spid="_x0000_s1082" editas="canvas" style="width:468pt;height:304.2pt;mso-position-horizontal-relative:char;mso-position-vertical-relative:line" coordsize="59436,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">
                <v:shape id="_x0000_s1083" type="#_x0000_t75" style="position:absolute;width:59436;height:38633;visibility:visible;mso-wrap-style:square">
                  <v:fill o:detectmouseclick="t"/>
                  <v:path o:connecttype="none"/>
                </v:shape>
                <v:shape id="Text Box 599" o:spid="_x0000_s1084" type="#_x0000_t202" style="position:absolute;top:488;width:59436;height:37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z9MIA&#10;AADdAAAADwAAAGRycy9kb3ducmV2LnhtbERPS4vCMBC+C/sfwgjeNHUPPrpGkZWlXoTV3b0PzdgU&#10;m0lJYq3/3ggL3ubje85q09tGdORD7VjBdJKBIC6drrlS8PvzNV6ACBFZY+OYFNwpwGb9Nlhhrt2N&#10;j9SdYiVSCIccFZgY21zKUBqyGCauJU7c2XmLMUFfSe3xlsJtI9+zbCYt1pwaDLb0aai8nK5WQXnZ&#10;9bui/jO+u9rFt14W98OsUGo07LcfICL18SX+d+91mp/Nl/D8Jp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P0wgAAAN0AAAAPAAAAAAAAAAAAAAAAAJgCAABkcnMvZG93&#10;bnJldi54bWxQSwUGAAAAAAQABAD1AAAAhwMAAAAA&#10;" strokeweight="1pt">
                  <v:textbox style="mso-fit-shape-to-text:t" inset="1.5mm,1.3mm,1.5mm">
                    <w:txbxContent>
                      <w:p w:rsidR="0023747D" w:rsidRPr="00FA7B2D" w:rsidRDefault="0023747D" w:rsidP="00375F9C">
                        <w:pPr>
                          <w:spacing w:line="240" w:lineRule="exact"/>
                          <w:rPr>
                            <w:sz w:val="18"/>
                            <w:szCs w:val="18"/>
                          </w:rPr>
                        </w:pP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ind w:firstLineChars="200" w:firstLine="360"/>
                          <w:rPr>
                            <w:sz w:val="18"/>
                            <w:szCs w:val="18"/>
                          </w:rPr>
                        </w:pP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ind w:firstLineChars="400" w:firstLine="720"/>
                          <w:rPr>
                            <w:sz w:val="18"/>
                            <w:szCs w:val="18"/>
                          </w:rPr>
                        </w:pP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Default="0023747D" w:rsidP="00375F9C">
                        <w:pPr>
                          <w:spacing w:line="240" w:lineRule="exact"/>
                          <w:ind w:firstLineChars="600" w:firstLine="1080"/>
                          <w:rPr>
                            <w:color w:val="008000"/>
                            <w:sz w:val="18"/>
                            <w:szCs w:val="18"/>
                          </w:rPr>
                        </w:pP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Default="0023747D" w:rsidP="00375F9C">
                        <w:pPr>
                          <w:spacing w:line="240" w:lineRule="exact"/>
                          <w:ind w:firstLineChars="600" w:firstLine="1080"/>
                          <w:rPr>
                            <w:sz w:val="18"/>
                            <w:szCs w:val="18"/>
                          </w:rPr>
                        </w:pP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Default="0023747D" w:rsidP="00375F9C">
                        <w:pPr>
                          <w:spacing w:line="240" w:lineRule="exact"/>
                          <w:ind w:firstLineChars="600" w:firstLine="1080"/>
                          <w:rPr>
                            <w:sz w:val="18"/>
                            <w:szCs w:val="18"/>
                          </w:rPr>
                        </w:pP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Default="0023747D" w:rsidP="00375F9C">
                        <w:pPr>
                          <w:spacing w:line="240" w:lineRule="exact"/>
                          <w:ind w:firstLineChars="800" w:firstLine="1440"/>
                          <w:rPr>
                            <w:sz w:val="18"/>
                            <w:szCs w:val="18"/>
                            <w:lang w:val="sv-SE"/>
                          </w:rPr>
                        </w:pP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Default="0023747D" w:rsidP="00375F9C">
                        <w:pPr>
                          <w:spacing w:line="240" w:lineRule="exact"/>
                          <w:ind w:firstLineChars="800" w:firstLine="1440"/>
                          <w:rPr>
                            <w:sz w:val="18"/>
                            <w:szCs w:val="18"/>
                            <w:lang w:val="sv-SE"/>
                          </w:rPr>
                        </w:pPr>
                        <w:r w:rsidRPr="00FA7B2D">
                          <w:rPr>
                            <w:sz w:val="18"/>
                            <w:szCs w:val="18"/>
                            <w:lang w:val="sv-SE"/>
                          </w:rPr>
                          <w:t>.setDock(</w:t>
                        </w:r>
                        <w:r w:rsidRPr="00FA7B2D">
                          <w:rPr>
                            <w:color w:val="FF00FF"/>
                            <w:sz w:val="18"/>
                            <w:szCs w:val="18"/>
                            <w:lang w:val="sv-SE"/>
                          </w:rPr>
                          <w:t>"none"</w:t>
                        </w:r>
                        <w:r w:rsidRPr="00FA7B2D">
                          <w:rPr>
                            <w:sz w:val="18"/>
                            <w:szCs w:val="18"/>
                            <w:lang w:val="sv-SE"/>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Pr>
                            <w:sz w:val="18"/>
                            <w:szCs w:val="18"/>
                          </w:rPr>
                          <w:t>}])</w:t>
                        </w:r>
                      </w:p>
                      <w:p w:rsidR="0023747D" w:rsidRPr="00FA7B2D" w:rsidRDefault="0023747D" w:rsidP="00375F9C">
                        <w:pPr>
                          <w:spacing w:line="240" w:lineRule="exact"/>
                          <w:ind w:firstLineChars="800" w:firstLine="1440"/>
                          <w:rPr>
                            <w:sz w:val="18"/>
                            <w:szCs w:val="18"/>
                          </w:rPr>
                        </w:pPr>
                        <w:r w:rsidRPr="00FA7B2D">
                          <w:rPr>
                            <w:sz w:val="18"/>
                            <w:szCs w:val="18"/>
                          </w:rPr>
                          <w:t>);</w:t>
                        </w:r>
                      </w:p>
                      <w:p w:rsidR="0023747D" w:rsidRPr="00FA7B2D" w:rsidRDefault="0023747D" w:rsidP="00375F9C">
                        <w:pPr>
                          <w:spacing w:line="240" w:lineRule="exact"/>
                          <w:ind w:firstLineChars="650" w:firstLine="1170"/>
                          <w:rPr>
                            <w:sz w:val="18"/>
                            <w:szCs w:val="18"/>
                          </w:rPr>
                        </w:pPr>
                        <w:proofErr w:type="gramStart"/>
                        <w:r w:rsidRPr="00FA7B2D">
                          <w:rPr>
                            <w:color w:val="0000FF"/>
                            <w:sz w:val="18"/>
                            <w:szCs w:val="18"/>
                          </w:rPr>
                          <w:t>return</w:t>
                        </w:r>
                        <w:proofErr w:type="gramEnd"/>
                        <w:r w:rsidRPr="00FA7B2D">
                          <w:rPr>
                            <w:sz w:val="18"/>
                            <w:szCs w:val="18"/>
                          </w:rPr>
                          <w:t xml:space="preserve"> children;</w:t>
                        </w:r>
                      </w:p>
                      <w:p w:rsidR="0023747D" w:rsidRPr="00D9208C" w:rsidRDefault="0023747D" w:rsidP="00375F9C">
                        <w:pPr>
                          <w:spacing w:line="240" w:lineRule="exact"/>
                          <w:ind w:firstLineChars="650" w:firstLine="1170"/>
                          <w:rPr>
                            <w:color w:val="008000"/>
                            <w:sz w:val="18"/>
                            <w:szCs w:val="18"/>
                          </w:rPr>
                        </w:pP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ind w:firstLineChars="350" w:firstLine="630"/>
                          <w:rPr>
                            <w:sz w:val="18"/>
                            <w:szCs w:val="18"/>
                          </w:rPr>
                        </w:pP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w:t>
                        </w:r>
                      </w:p>
                      <w:p w:rsidR="0023747D" w:rsidRPr="002376A0" w:rsidRDefault="0023747D" w:rsidP="00375F9C">
                        <w:pPr>
                          <w:spacing w:line="240" w:lineRule="exact"/>
                          <w:rPr>
                            <w:sz w:val="18"/>
                            <w:szCs w:val="18"/>
                          </w:rPr>
                        </w:pPr>
                        <w:r w:rsidRPr="00FA7B2D">
                          <w:rPr>
                            <w:sz w:val="18"/>
                            <w:szCs w:val="18"/>
                          </w:rPr>
                          <w:t>})</w:t>
                        </w:r>
                        <w:r>
                          <w:rPr>
                            <w:sz w:val="18"/>
                            <w:szCs w:val="18"/>
                          </w:rPr>
                          <w:t>;</w:t>
                        </w:r>
                      </w:p>
                    </w:txbxContent>
                  </v:textbox>
                </v:shape>
                <w10:anchorlock/>
              </v:group>
            </w:pict>
          </mc:Fallback>
        </mc:AlternateContent>
      </w:r>
    </w:p>
    <w:p w:rsidR="00375F9C" w:rsidRDefault="00FB05F9" w:rsidP="00375F9C">
      <w:pPr>
        <w:jc w:val="center"/>
        <w:rPr>
          <w:b/>
        </w:rPr>
      </w:pPr>
      <w:r>
        <w:rPr>
          <w:rFonts w:hint="eastAsia"/>
          <w:b/>
          <w:color w:val="0000FF"/>
        </w:rPr>
        <w:t>chapter</w:t>
      </w:r>
      <w:r w:rsidR="00375F9C" w:rsidRPr="008A7D00">
        <w:rPr>
          <w:rFonts w:hint="eastAsia"/>
          <w:b/>
          <w:color w:val="0000FF"/>
        </w:rPr>
        <w:t>1/</w:t>
      </w:r>
      <w:r w:rsidR="00375F9C">
        <w:rPr>
          <w:rFonts w:hint="eastAsia"/>
          <w:b/>
          <w:color w:val="0000FF"/>
        </w:rPr>
        <w:t>App/js/index.js</w:t>
      </w:r>
    </w:p>
    <w:p w:rsidR="00375F9C" w:rsidRDefault="00375F9C" w:rsidP="00375F9C"/>
    <w:p w:rsidR="00375F9C" w:rsidRDefault="00375F9C" w:rsidP="00375F9C">
      <w:r>
        <w:rPr>
          <w:rFonts w:hint="eastAsia"/>
        </w:rPr>
        <w:t xml:space="preserve">When we open </w:t>
      </w:r>
      <w:r w:rsidRPr="0018468C">
        <w:rPr>
          <w:b/>
        </w:rPr>
        <w:t>designer.grid.</w:t>
      </w:r>
      <w:r w:rsidRPr="0018468C">
        <w:rPr>
          <w:rFonts w:hint="eastAsia"/>
          <w:b/>
        </w:rPr>
        <w:t>standard.</w:t>
      </w:r>
      <w:r w:rsidRPr="0018468C">
        <w:rPr>
          <w:b/>
        </w:rPr>
        <w:t>html</w:t>
      </w:r>
      <w:r>
        <w:rPr>
          <w:rFonts w:hint="eastAsia"/>
        </w:rPr>
        <w:t xml:space="preserve"> in Browser, the loading process will be: </w:t>
      </w:r>
    </w:p>
    <w:p w:rsidR="00375F9C" w:rsidRDefault="005C781A" w:rsidP="00375F9C">
      <w:r>
        <w:rPr>
          <w:noProof/>
        </w:rPr>
        <w:lastRenderedPageBreak/>
        <mc:AlternateContent>
          <mc:Choice Requires="wpc">
            <w:drawing>
              <wp:inline distT="0" distB="0" distL="0" distR="0" wp14:anchorId="6EE2BFBF" wp14:editId="0BE2FD33">
                <wp:extent cx="5372100" cy="3467100"/>
                <wp:effectExtent l="0" t="9525" r="9525" b="9525"/>
                <wp:docPr id="1078" name="画布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66" name="Rectangle 585"/>
                        <wps:cNvSpPr>
                          <a:spLocks noChangeArrowheads="1"/>
                        </wps:cNvSpPr>
                        <wps:spPr bwMode="auto">
                          <a:xfrm>
                            <a:off x="114300" y="990600"/>
                            <a:ext cx="5143500" cy="989965"/>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 xml:space="preserve">After DOM is ready, CrossUI lib will handle UI Class </w:t>
                              </w:r>
                              <w:r>
                                <w:sym w:font="Wingdings" w:char="F0E0"/>
                              </w:r>
                              <w:r>
                                <w:rPr>
                                  <w:rFonts w:hint="eastAsia"/>
                                </w:rPr>
                                <w:t xml:space="preserve"> App</w:t>
                              </w:r>
                            </w:p>
                          </w:txbxContent>
                        </wps:txbx>
                        <wps:bodyPr rot="0" vert="horz" wrap="square" lIns="54000" tIns="46800" rIns="54000" bIns="45720" anchor="t" anchorCtr="0" upright="1">
                          <a:noAutofit/>
                        </wps:bodyPr>
                      </wps:wsp>
                      <wps:wsp>
                        <wps:cNvPr id="1067" name="AutoShape 586"/>
                        <wps:cNvSpPr>
                          <a:spLocks noChangeArrowheads="1"/>
                        </wps:cNvSpPr>
                        <wps:spPr bwMode="auto">
                          <a:xfrm>
                            <a:off x="1257300" y="0"/>
                            <a:ext cx="2858135" cy="297180"/>
                          </a:xfrm>
                          <a:prstGeom prst="flowChartPreparation">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r>
                                <w:rPr>
                                  <w:rFonts w:hint="eastAsia"/>
                                </w:rPr>
                                <w:t>Open html/URL in Browser</w:t>
                              </w:r>
                            </w:p>
                          </w:txbxContent>
                        </wps:txbx>
                        <wps:bodyPr rot="0" vert="horz" wrap="square" lIns="54000" tIns="46800" rIns="54000" bIns="45720" anchor="t" anchorCtr="0" upright="1">
                          <a:noAutofit/>
                        </wps:bodyPr>
                      </wps:wsp>
                      <wps:wsp>
                        <wps:cNvPr id="1068" name="AutoShape 587"/>
                        <wps:cNvSpPr>
                          <a:spLocks noChangeArrowheads="1"/>
                        </wps:cNvSpPr>
                        <wps:spPr bwMode="auto">
                          <a:xfrm>
                            <a:off x="1657350" y="495300"/>
                            <a:ext cx="2058035"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Browser loading html code (&lt;1k)</w:t>
                              </w:r>
                            </w:p>
                          </w:txbxContent>
                        </wps:txbx>
                        <wps:bodyPr rot="0" vert="horz" wrap="square" lIns="54000" tIns="46800" rIns="54000" bIns="45720" anchor="t" anchorCtr="0" upright="1">
                          <a:noAutofit/>
                        </wps:bodyPr>
                      </wps:wsp>
                      <wps:wsp>
                        <wps:cNvPr id="1069" name="AutoShape 588"/>
                        <wps:cNvSpPr>
                          <a:spLocks noChangeArrowheads="1"/>
                        </wps:cNvSpPr>
                        <wps:spPr bwMode="auto">
                          <a:xfrm>
                            <a:off x="228600" y="1089660"/>
                            <a:ext cx="2743835"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txbxContent>
                        </wps:txbx>
                        <wps:bodyPr rot="0" vert="horz" wrap="square" lIns="54000" tIns="46800" rIns="54000" bIns="45720" anchor="t" anchorCtr="0" upright="1">
                          <a:noAutofit/>
                        </wps:bodyPr>
                      </wps:wsp>
                      <wps:wsp>
                        <wps:cNvPr id="1070" name="AutoShape 589"/>
                        <wps:cNvSpPr>
                          <a:spLocks noChangeArrowheads="1"/>
                        </wps:cNvSpPr>
                        <wps:spPr bwMode="auto">
                          <a:xfrm>
                            <a:off x="3086100" y="1089660"/>
                            <a:ext cx="20574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B7599" w:rsidRDefault="0023747D" w:rsidP="00375F9C">
                              <w:pPr>
                                <w:jc w:val="center"/>
                              </w:pPr>
                              <w:r>
                                <w:rPr>
                                  <w:rFonts w:hint="eastAsia"/>
                                </w:rPr>
                                <w:t xml:space="preserve">Browser load xui-all.js </w:t>
                              </w:r>
                              <w:r w:rsidRPr="00EB7599">
                                <w:t>simultaneously</w:t>
                              </w:r>
                            </w:p>
                          </w:txbxContent>
                        </wps:txbx>
                        <wps:bodyPr rot="0" vert="horz" wrap="square" lIns="54000" tIns="46800" rIns="54000" bIns="45720" anchor="t" anchorCtr="0" upright="1">
                          <a:noAutofit/>
                        </wps:bodyPr>
                      </wps:wsp>
                      <wps:wsp>
                        <wps:cNvPr id="1071" name="AutoShape 590"/>
                        <wps:cNvSpPr>
                          <a:spLocks noChangeArrowheads="1"/>
                        </wps:cNvSpPr>
                        <wps:spPr bwMode="auto">
                          <a:xfrm>
                            <a:off x="1485900" y="2179320"/>
                            <a:ext cx="2400300" cy="495935"/>
                          </a:xfrm>
                          <a:prstGeom prst="flowChartProcess">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w:t>
                              </w:r>
                              <w:r w:rsidR="00FD7171">
                                <w:rPr>
                                  <w:rFonts w:hint="eastAsia"/>
                                </w:rPr>
                                <w:t>xui.Module</w:t>
                              </w:r>
                              <w:r>
                                <w:rPr>
                                  <w:rFonts w:hint="eastAsia"/>
                                </w:rPr>
                                <w:t xml:space="preserve">.load] load </w:t>
                              </w:r>
                              <w:proofErr w:type="gramStart"/>
                              <w:r>
                                <w:rPr>
                                  <w:rFonts w:hint="eastAsia"/>
                                </w:rPr>
                                <w:t>code from App/js/index.js file</w:t>
                              </w:r>
                              <w:proofErr w:type="gramEnd"/>
                              <w:r>
                                <w:rPr>
                                  <w:rFonts w:hint="eastAsia"/>
                                </w:rPr>
                                <w:t xml:space="preserve"> </w:t>
                              </w:r>
                              <w:r w:rsidRPr="00EB7599">
                                <w:t>asynchronously</w:t>
                              </w:r>
                            </w:p>
                          </w:txbxContent>
                        </wps:txbx>
                        <wps:bodyPr rot="0" vert="horz" wrap="square" lIns="54000" tIns="46800" rIns="54000" bIns="45720" anchor="t" anchorCtr="0" upright="1">
                          <a:noAutofit/>
                        </wps:bodyPr>
                      </wps:wsp>
                      <wps:wsp>
                        <wps:cNvPr id="1072" name="AutoShape 591"/>
                        <wps:cNvSpPr>
                          <a:spLocks noChangeArrowheads="1"/>
                        </wps:cNvSpPr>
                        <wps:spPr bwMode="auto">
                          <a:xfrm>
                            <a:off x="1485900" y="2872105"/>
                            <a:ext cx="2400300" cy="495935"/>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w:t>
                              </w:r>
                              <w:r w:rsidR="00FD7171">
                                <w:rPr>
                                  <w:rFonts w:hint="eastAsia"/>
                                </w:rPr>
                                <w:t>xui.Module</w:t>
                              </w:r>
                              <w:r>
                                <w:rPr>
                                  <w:rFonts w:hint="eastAsia"/>
                                </w:rPr>
                                <w:t>.load] new an instance of Class App, and render it into DOM</w:t>
                              </w:r>
                            </w:p>
                          </w:txbxContent>
                        </wps:txbx>
                        <wps:bodyPr rot="0" vert="horz" wrap="square" lIns="54000" tIns="46800" rIns="54000" bIns="45720" anchor="t" anchorCtr="0" upright="1">
                          <a:noAutofit/>
                        </wps:bodyPr>
                      </wps:wsp>
                      <wps:wsp>
                        <wps:cNvPr id="1073" name="AutoShape 592"/>
                        <wps:cNvCnPr>
                          <a:cxnSpLocks noChangeShapeType="1"/>
                          <a:stCxn id="1067" idx="2"/>
                          <a:endCxn id="1068" idx="0"/>
                        </wps:cNvCnPr>
                        <wps:spPr bwMode="auto">
                          <a:xfrm>
                            <a:off x="2686685" y="2971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AutoShape 593"/>
                        <wps:cNvCnPr>
                          <a:cxnSpLocks noChangeShapeType="1"/>
                          <a:stCxn id="1068" idx="2"/>
                          <a:endCxn id="1066" idx="0"/>
                        </wps:cNvCnPr>
                        <wps:spPr bwMode="auto">
                          <a:xfrm flipH="1">
                            <a:off x="2686050" y="7924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AutoShape 594"/>
                        <wps:cNvCnPr>
                          <a:cxnSpLocks noChangeShapeType="1"/>
                          <a:stCxn id="1066" idx="2"/>
                          <a:endCxn id="1071" idx="0"/>
                        </wps:cNvCnPr>
                        <wps:spPr bwMode="auto">
                          <a:xfrm>
                            <a:off x="2686050" y="1980565"/>
                            <a:ext cx="635" cy="19875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AutoShape 595"/>
                        <wps:cNvCnPr>
                          <a:cxnSpLocks noChangeShapeType="1"/>
                          <a:stCxn id="1071" idx="2"/>
                          <a:endCxn id="1072" idx="0"/>
                        </wps:cNvCnPr>
                        <wps:spPr bwMode="auto">
                          <a:xfrm>
                            <a:off x="2686050" y="2675255"/>
                            <a:ext cx="635" cy="1968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AutoShape 596"/>
                        <wps:cNvSpPr>
                          <a:spLocks noChangeArrowheads="1"/>
                        </wps:cNvSpPr>
                        <wps:spPr bwMode="auto">
                          <a:xfrm>
                            <a:off x="4000500" y="2080260"/>
                            <a:ext cx="1371600" cy="1386840"/>
                          </a:xfrm>
                          <a:prstGeom prst="wedgeRoundRectCallout">
                            <a:avLst>
                              <a:gd name="adj1" fmla="val -58843"/>
                              <a:gd name="adj2" fmla="val -24681"/>
                              <a:gd name="adj3" fmla="val 16667"/>
                            </a:avLst>
                          </a:prstGeom>
                          <a:solidFill>
                            <a:srgbClr val="FFFFFF"/>
                          </a:solidFill>
                          <a:ln w="12700"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txbxContent>
                        </wps:txbx>
                        <wps:bodyPr rot="0" vert="horz" wrap="square" lIns="54000" tIns="46800" rIns="54000" bIns="45720" anchor="t" anchorCtr="0" upright="1">
                          <a:noAutofit/>
                        </wps:bodyPr>
                      </wps:wsp>
                    </wpc:wpc>
                  </a:graphicData>
                </a:graphic>
              </wp:inline>
            </w:drawing>
          </mc:Choice>
          <mc:Fallback>
            <w:pict>
              <v:group id="画布 583" o:spid="_x0000_s1085" editas="canvas" style="width:423pt;height:273pt;mso-position-horizontal-relative:char;mso-position-vertical-relative:line" coordsize="53721,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">
                <v:shape id="_x0000_s1086" type="#_x0000_t75" style="position:absolute;width:53721;height:34671;visibility:visible;mso-wrap-style:square">
                  <v:fill o:detectmouseclick="t"/>
                  <v:path o:connecttype="none"/>
                </v:shape>
                <v:rect id="Rectangle 585" o:spid="_x0000_s1087" style="position:absolute;left:1143;top:9906;width:51435;height:9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UhsUA&#10;AADdAAAADwAAAGRycy9kb3ducmV2LnhtbERPS2vCQBC+F/oflin0UnRTD0GiqwRBaxFKfR28Ddkx&#10;G8zOhuxq0v76bkHwNh/fc6bz3tbiRq2vHCt4HyYgiAunKy4VHPbLwRiED8gaa8ek4Ic8zGfPT1PM&#10;tOt4S7ddKEUMYZ+hAhNCk0npC0MW/dA1xJE7u9ZiiLAtpW6xi+G2lqMkSaXFimODwYYWhorL7moV&#10;nMzh48uvQv6Wd/vv32ZTbz6vR6VeX/p8AiJQHx7iu3ut4/wkTeH/m3i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1pSGxQAAAN0AAAAPAAAAAAAAAAAAAAAAAJgCAABkcnMv&#10;ZG93bnJldi54bWxQSwUGAAAAAAQABAD1AAAAigMAAAAA&#10;" filled="f" strokeweight="1pt">
                  <v:textbox inset="1.5mm,1.3mm,1.5mm">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 xml:space="preserve">After DOM is ready, CrossUI lib will handle UI Class </w:t>
                        </w:r>
                        <w:r>
                          <w:sym w:font="Wingdings" w:char="F0E0"/>
                        </w:r>
                        <w:r>
                          <w:rPr>
                            <w:rFonts w:hint="eastAsia"/>
                          </w:rPr>
                          <w:t xml:space="preserve"> App</w:t>
                        </w:r>
                      </w:p>
                    </w:txbxContent>
                  </v:textbox>
                </v:rect>
                <v:shapetype id="_x0000_t117" coordsize="21600,21600" o:spt="117" path="m4353,l17214,r4386,10800l17214,21600r-12861,l,10800xe">
                  <v:stroke joinstyle="miter"/>
                  <v:path gradientshapeok="t" o:connecttype="rect" textboxrect="4353,0,17214,21600"/>
                </v:shapetype>
                <v:shape id="AutoShape 586" o:spid="_x0000_s1088" type="#_x0000_t117" style="position:absolute;left:12573;width:2858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0CMQA&#10;AADdAAAADwAAAGRycy9kb3ducmV2LnhtbERP22oCMRB9F/oPYQq+aVZBLatRRGupUMHbB4yb6e7S&#10;zSTdRF39+kYQ+jaHc53JrDGVuFDtS8sKet0EBHFmdcm5guNh1XkD4QOyxsoyKbiRh9n0pTXBVNsr&#10;7+iyD7mIIexTVFCE4FIpfVaQQd+1jjhy37Y2GCKsc6lrvMZwU8l+kgylwZJjQ4GOFgVlP/uzUTDY&#10;7O7L03nw7j7WX/li9Lt1FLZKtV+b+RhEoCb8i5/uTx3nJ8MRPL6JJ8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mdAjEAAAA3QAAAA8AAAAAAAAAAAAAAAAAmAIAAGRycy9k&#10;b3ducmV2LnhtbFBLBQYAAAAABAAEAPUAAACJAwAAAAA=&#10;" strokeweight="1pt">
                  <v:textbox inset="1.5mm,1.3mm,1.5mm">
                    <w:txbxContent>
                      <w:p w:rsidR="0023747D" w:rsidRDefault="0023747D" w:rsidP="00375F9C">
                        <w:r>
                          <w:rPr>
                            <w:rFonts w:hint="eastAsia"/>
                          </w:rPr>
                          <w:t>Open html/URL in Browser</w:t>
                        </w:r>
                      </w:p>
                    </w:txbxContent>
                  </v:textbox>
                </v:shape>
                <v:shapetype id="_x0000_t109" coordsize="21600,21600" o:spt="109" path="m,l,21600r21600,l21600,xe">
                  <v:stroke joinstyle="miter"/>
                  <v:path gradientshapeok="t" o:connecttype="rect"/>
                </v:shapetype>
                <v:shape id="AutoShape 587" o:spid="_x0000_s1089" type="#_x0000_t109" style="position:absolute;left:16573;top:4953;width:2058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DU8cA&#10;AADdAAAADwAAAGRycy9kb3ducmV2LnhtbESPQUvDQBCF7wX/wzKCl2I3SmkldlukRenFQ1MJeBuy&#10;Y7IkO5tm1yb+e+cgeJvhvXnvm81u8p260hBdYAMPiwwUcRWs49rAx/n1/glUTMgWu8Bk4Ici7LY3&#10;sw3mNox8omuRaiUhHHM00KTU51rHqiGPcRF6YtG+wuAxyTrU2g44Srjv9GOWrbRHx9LQYE/7hqq2&#10;+PYGPtPpbR3fl5difhjd3l3KQ9uWxtzdTi/PoBJN6d/8d320gp+tBFe+kRH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3w1PHAAAA3QAAAA8AAAAAAAAAAAAAAAAAmAIAAGRy&#10;cy9kb3ducmV2LnhtbFBLBQYAAAAABAAEAPUAAACMAwAAAAA=&#10;" strokeweight="1pt">
                  <v:textbox inset="1.5mm,1.3mm,1.5mm">
                    <w:txbxContent>
                      <w:p w:rsidR="0023747D" w:rsidRDefault="0023747D" w:rsidP="00375F9C">
                        <w:pPr>
                          <w:jc w:val="center"/>
                        </w:pPr>
                        <w:r>
                          <w:rPr>
                            <w:rFonts w:hint="eastAsia"/>
                          </w:rPr>
                          <w:t>Browser loading html code (&lt;1k)</w:t>
                        </w:r>
                      </w:p>
                    </w:txbxContent>
                  </v:textbox>
                </v:shape>
                <v:shape id="AutoShape 588" o:spid="_x0000_s1090" type="#_x0000_t109" style="position:absolute;left:2286;top:10896;width:2743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myMUA&#10;AADdAAAADwAAAGRycy9kb3ducmV2LnhtbERPS2vCQBC+F/oflin0UnRjKT6iq4jS4qUHowjehuyY&#10;LMnOxuzWpP++KxS8zcf3nMWqt7W4UeuNYwWjYQKCOHfacKHgePgcTEH4gKyxdkwKfsnDavn8tMBU&#10;u473dMtCIWII+xQVlCE0qZQ+L8miH7qGOHIX11oMEbaF1C12MdzW8j1JxtKi4dhQYkObkvIq+7EK&#10;zmH/NfHfH9fsbduZjbmetlV1Uur1pV/PQQTqw0P8797pOD8Zz+D+TT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2bIxQAAAN0AAAAPAAAAAAAAAAAAAAAAAJgCAABkcnMv&#10;ZG93bnJldi54bWxQSwUGAAAAAAQABAD1AAAAigMAAAAA&#10;" strokeweight="1pt">
                  <v:textbox inset="1.5mm,1.3mm,1.5mm">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txbxContent>
                  </v:textbox>
                </v:shape>
                <v:shape id="AutoShape 589" o:spid="_x0000_s1091" type="#_x0000_t109" style="position:absolute;left:30861;top:10896;width:20574;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ZiMgA&#10;AADdAAAADwAAAGRycy9kb3ducmV2LnhtbESPQWvCQBCF74X+h2WEXkrdtEgt0VWK0uKlB9MieBuy&#10;Y7IkOxuzWxP/vXMo9DbDe/PeN8v16Ft1oT66wAaepxko4jJYx5WBn++PpzdQMSFbbAOTgStFWK/u&#10;75aY2zDwni5FqpSEcMzRQJ1Sl2sdy5o8xmnoiEU7hd5jkrWvtO1xkHDf6pcse9UeHUtDjR1taiqb&#10;4tcbOKb95zx+zc7F43ZwG3c+bJvmYMzDZHxfgEo0pn/z3/XOCn42F375Rkb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WFmIyAAAAN0AAAAPAAAAAAAAAAAAAAAAAJgCAABk&#10;cnMvZG93bnJldi54bWxQSwUGAAAAAAQABAD1AAAAjQMAAAAA&#10;" strokeweight="1pt">
                  <v:textbox inset="1.5mm,1.3mm,1.5mm">
                    <w:txbxContent>
                      <w:p w:rsidR="0023747D" w:rsidRPr="00EB7599" w:rsidRDefault="0023747D" w:rsidP="00375F9C">
                        <w:pPr>
                          <w:jc w:val="center"/>
                        </w:pPr>
                        <w:r>
                          <w:rPr>
                            <w:rFonts w:hint="eastAsia"/>
                          </w:rPr>
                          <w:t xml:space="preserve">Browser load xui-all.js </w:t>
                        </w:r>
                        <w:r w:rsidRPr="00EB7599">
                          <w:t>simultaneously</w:t>
                        </w:r>
                      </w:p>
                    </w:txbxContent>
                  </v:textbox>
                </v:shape>
                <v:shape id="AutoShape 590" o:spid="_x0000_s1092" type="#_x0000_t109" style="position:absolute;left:14859;top:21793;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t62sQA&#10;AADdAAAADwAAAGRycy9kb3ducmV2LnhtbERPTUsDMRC9F/wPYQQvxWbrweratEjFIuKlVfQ6JNPN&#10;0s1ku5luV3+9EQre5vE+Z74cQqN66lId2cB0UoAittHVXBn4eH++vgOVBNlhE5kMfFOC5eJiNMfS&#10;xRNvqN9KpXIIpxINeJG21DpZTwHTJLbEmdvFLqBk2FXadXjK4aHRN0VxqwPWnBs8trTyZPfbYzCw&#10;1+5ruB9/Hqz/kafd+vVNemeNubocHh9ACQ3yLz67X1yeX8ym8PdNPkE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betrEAAAA3QAAAA8AAAAAAAAAAAAAAAAAmAIAAGRycy9k&#10;b3ducmV2LnhtbFBLBQYAAAAABAAEAPUAAACJAwAAAAA=&#10;" strokecolor="red" strokeweight="1pt">
                  <v:textbox inset="1.5mm,1.3mm,1.5mm">
                    <w:txbxContent>
                      <w:p w:rsidR="0023747D" w:rsidRDefault="0023747D" w:rsidP="00375F9C">
                        <w:pPr>
                          <w:jc w:val="center"/>
                        </w:pPr>
                        <w:r>
                          <w:rPr>
                            <w:rFonts w:hint="eastAsia"/>
                          </w:rPr>
                          <w:t>[</w:t>
                        </w:r>
                        <w:r w:rsidR="00FD7171">
                          <w:rPr>
                            <w:rFonts w:hint="eastAsia"/>
                          </w:rPr>
                          <w:t>xui.Module</w:t>
                        </w:r>
                        <w:r>
                          <w:rPr>
                            <w:rFonts w:hint="eastAsia"/>
                          </w:rPr>
                          <w:t xml:space="preserve">.load] load </w:t>
                        </w:r>
                        <w:proofErr w:type="gramStart"/>
                        <w:r>
                          <w:rPr>
                            <w:rFonts w:hint="eastAsia"/>
                          </w:rPr>
                          <w:t>code from App/js/index.js file</w:t>
                        </w:r>
                        <w:proofErr w:type="gramEnd"/>
                        <w:r>
                          <w:rPr>
                            <w:rFonts w:hint="eastAsia"/>
                          </w:rPr>
                          <w:t xml:space="preserve"> </w:t>
                        </w:r>
                        <w:r w:rsidRPr="00EB7599">
                          <w:t>asynchronously</w:t>
                        </w:r>
                      </w:p>
                    </w:txbxContent>
                  </v:textbox>
                </v:shape>
                <v:shape id="AutoShape 591" o:spid="_x0000_s1093" type="#_x0000_t109" style="position:absolute;left:14859;top:28721;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iZMQA&#10;AADdAAAADwAAAGRycy9kb3ducmV2LnhtbERPTWvCQBC9F/wPywi9FN0oUiW6iigtXnowFcHbkB2T&#10;JdnZmN2a+O/dQqG3ebzPWW16W4s7td44VjAZJyCIc6cNFwpO3x+jBQgfkDXWjknBgzxs1oOXFaba&#10;dXykexYKEUPYp6igDKFJpfR5SRb92DXEkbu61mKIsC2kbrGL4baW0yR5lxYNx4YSG9qVlFfZj1Vw&#10;CcfPuf+a3bK3fWd25nbeV9VZqddhv12CCNSHf/Gf+6Dj/GQ+hd9v4gl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GYmTEAAAA3QAAAA8AAAAAAAAAAAAAAAAAmAIAAGRycy9k&#10;b3ducmV2LnhtbFBLBQYAAAAABAAEAPUAAACJAwAAAAA=&#10;" strokeweight="1pt">
                  <v:textbox inset="1.5mm,1.3mm,1.5mm">
                    <w:txbxContent>
                      <w:p w:rsidR="0023747D" w:rsidRDefault="0023747D" w:rsidP="00375F9C">
                        <w:pPr>
                          <w:jc w:val="center"/>
                        </w:pPr>
                        <w:r>
                          <w:rPr>
                            <w:rFonts w:hint="eastAsia"/>
                          </w:rPr>
                          <w:t>[</w:t>
                        </w:r>
                        <w:r w:rsidR="00FD7171">
                          <w:rPr>
                            <w:rFonts w:hint="eastAsia"/>
                          </w:rPr>
                          <w:t>xui.Module</w:t>
                        </w:r>
                        <w:r>
                          <w:rPr>
                            <w:rFonts w:hint="eastAsia"/>
                          </w:rPr>
                          <w:t>.load] new an instance of Class App, and render it into DOM</w:t>
                        </w:r>
                      </w:p>
                    </w:txbxContent>
                  </v:textbox>
                </v:shape>
                <v:shapetype id="_x0000_t32" coordsize="21600,21600" o:spt="32" o:oned="t" path="m,l21600,21600e" filled="f">
                  <v:path arrowok="t" fillok="f" o:connecttype="none"/>
                  <o:lock v:ext="edit" shapetype="t"/>
                </v:shapetype>
                <v:shape id="AutoShape 592" o:spid="_x0000_s1094" type="#_x0000_t32" style="position:absolute;left:26866;top:2971;width:7;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Fkz8IAAADdAAAADwAAAGRycy9kb3ducmV2LnhtbERP32vCMBB+H+x/CDfwbaa1MKUzihOc&#10;e50Wn4/m1lSbS9Zktv73y2Dg2318P2+5Hm0nrtSH1rGCfJqBIK6dbrlRUB13zwsQISJr7ByTghsF&#10;WK8eH5ZYajfwJ10PsREphEOJCkyMvpQy1IYshqnzxIn7cr3FmGDfSN3jkMJtJ2dZ9iIttpwaDHra&#10;Gqovhx+rwFeFyzfft/2uPhpfDfnprTi/KzV5GjevICKN8S7+d3/oND+bF/D3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Fkz8IAAADdAAAADwAAAAAAAAAAAAAA&#10;AAChAgAAZHJzL2Rvd25yZXYueG1sUEsFBgAAAAAEAAQA+QAAAJADAAAAAA==&#10;" strokeweight="1pt">
                  <v:stroke endarrow="block"/>
                </v:shape>
                <v:shape id="AutoShape 593" o:spid="_x0000_s1095" type="#_x0000_t32" style="position:absolute;left:26860;top:7924;width:6;height:1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i9IMUAAADdAAAADwAAAGRycy9kb3ducmV2LnhtbESPT2sCMRDF74V+hzBCbzWrLLWsRpGC&#10;2EIv/jn0OGzGzWoy2Saprt++EQRvM7z3e/NmtuidFWcKsfWsYDQsQBDXXrfcKNjvVq/vIGJC1mg9&#10;k4IrRVjMn59mWGl/4Q2dt6kROYRjhQpMSl0lZawNOYxD3xFn7eCDw5TX0Egd8JLDnZXjoniTDlvO&#10;Fwx29GGoPm3/XK5xPH5bu5bXZlP+/oTxevVVGqvUy6BfTkEk6tPDfKc/deaKSQm3b/II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i9IMUAAADdAAAADwAAAAAAAAAA&#10;AAAAAAChAgAAZHJzL2Rvd25yZXYueG1sUEsFBgAAAAAEAAQA+QAAAJMDAAAAAA==&#10;" strokeweight="1pt">
                  <v:stroke endarrow="block"/>
                </v:shape>
                <v:shape id="AutoShape 594" o:spid="_x0000_s1096" type="#_x0000_t32" style="position:absolute;left:26860;top:19805;width:6;height:1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RZIMIAAADdAAAADwAAAGRycy9kb3ducmV2LnhtbERPyW7CMBC9V+o/WFOJW3EC6qIUgwAJ&#10;yrUQ9TyKhzg0HruxIeHvcaVK3ObprTNbDLYVF+pC41hBPs5AEFdON1wrKA+b53cQISJrbB2TgisF&#10;WMwfH2ZYaNfzF132sRYphEOBCkyMvpAyVIYshrHzxIk7us5iTLCrpe6wT+G2lZMse5UWG04NBj2t&#10;DVU/+7NV4Mupy5e/189NdTC+7PPv1fS0VWr0NCw/QEQa4l38797pND97e4G/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RZIMIAAADdAAAADwAAAAAAAAAAAAAA&#10;AAChAgAAZHJzL2Rvd25yZXYueG1sUEsFBgAAAAAEAAQA+QAAAJADAAAAAA==&#10;" strokeweight="1pt">
                  <v:stroke endarrow="block"/>
                </v:shape>
                <v:shape id="AutoShape 595" o:spid="_x0000_s1097" type="#_x0000_t32" style="position:absolute;left:26860;top:26752;width:6;height:1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bHV8IAAADdAAAADwAAAGRycy9kb3ducmV2LnhtbERP32vCMBB+H+x/CDfY20w7wUlnFCe4&#10;+aotez6as6lrLrHJbP3vF0HY2318P2+xGm0nLtSH1rGCfJKBIK6dbrlRUJXblzmIEJE1do5JwZUC&#10;rJaPDwsstBt4T5dDbEQK4VCgAhOjL6QMtSGLYeI8ceKOrrcYE+wbqXscUrjt5GuWzaTFllODQU8b&#10;Q/XP4dcq8NXU5evz9Wtbl8ZXQ/79MT19KvX8NK7fQUQa47/47t7pND97m8Htm3SC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bHV8IAAADdAAAADwAAAAAAAAAAAAAA&#10;AAChAgAAZHJzL2Rvd25yZXYueG1sUEsFBgAAAAAEAAQA+QAAAJADAAAAAA==&#10;" strokeweight="1pt">
                  <v:stroke endarrow="block"/>
                </v:shape>
                <v:shape id="AutoShape 596" o:spid="_x0000_s1098" type="#_x0000_t62" style="position:absolute;left:40005;top:20802;width:13716;height:1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gH8IA&#10;AADdAAAADwAAAGRycy9kb3ducmV2LnhtbERPS2sCMRC+F/wPYQQvRbNaUFmNokKhXgpdH+dhM+4u&#10;biZLkrrpvzeFQm/z8T1nvY2mFQ9yvrGsYDrJQBCXVjdcKTif3sdLED4ga2wtk4If8rDdDF7WmGvb&#10;8xc9ilCJFMI+RwV1CF0upS9rMugntiNO3M06gyFBV0ntsE/hppWzLJtLgw2nhho7OtRU3otvo6CN&#10;54Pp38Jx7+aXahnN63VnP5UaDeNuBSJQDP/iP/eHTvOzxQJ+v0kn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GAfwgAAAN0AAAAPAAAAAAAAAAAAAAAAAJgCAABkcnMvZG93&#10;bnJldi54bWxQSwUGAAAAAAQABAD1AAAAhwMAAAAA&#10;" adj="-1910,5469" strokeweight="1pt">
                  <v:stroke dashstyle="dash"/>
                  <v:textbox inset="1.5mm,1.3mm,1.5mm">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txbxContent>
                  </v:textbox>
                </v:shape>
                <w10:anchorlock/>
              </v:group>
            </w:pict>
          </mc:Fallback>
        </mc:AlternateContent>
      </w:r>
    </w:p>
    <w:p w:rsidR="00375F9C" w:rsidRDefault="00375F9C" w:rsidP="00E45D25">
      <w:pPr>
        <w:pStyle w:val="2"/>
        <w:numPr>
          <w:ilvl w:val="1"/>
          <w:numId w:val="17"/>
        </w:numPr>
      </w:pPr>
      <w:bookmarkStart w:id="19" w:name="_Toc453071668"/>
      <w:r>
        <w:rPr>
          <w:rFonts w:hint="eastAsia"/>
        </w:rPr>
        <w:t>Code Editor</w:t>
      </w:r>
      <w:bookmarkEnd w:id="19"/>
    </w:p>
    <w:p w:rsidR="00375F9C" w:rsidRDefault="00375F9C" w:rsidP="00375F9C">
      <w:r>
        <w:rPr>
          <w:rFonts w:hint="eastAsia"/>
        </w:rPr>
        <w:t xml:space="preserve">By the way, </w:t>
      </w:r>
      <w:r w:rsidR="00D9208C">
        <w:rPr>
          <w:rFonts w:hint="eastAsia"/>
        </w:rPr>
        <w:t xml:space="preserve">if you use CrossUI RAD online, </w:t>
      </w:r>
      <w:r>
        <w:rPr>
          <w:rFonts w:hint="eastAsia"/>
        </w:rPr>
        <w:t xml:space="preserve">in order to get better performance, </w:t>
      </w:r>
      <w:r w:rsidR="004D6FBC">
        <w:t>Firefox</w:t>
      </w:r>
      <w:r>
        <w:rPr>
          <w:rFonts w:hint="eastAsia"/>
        </w:rPr>
        <w:t xml:space="preserve"> and chrome are recommended here. </w:t>
      </w:r>
    </w:p>
    <w:p w:rsidR="00375F9C" w:rsidRDefault="00375F9C" w:rsidP="00375F9C">
      <w:pPr>
        <w:ind w:firstLine="420"/>
        <w:jc w:val="center"/>
      </w:pPr>
    </w:p>
    <w:p w:rsidR="00375F9C" w:rsidRDefault="00375F9C" w:rsidP="00375F9C">
      <w:r>
        <w:rPr>
          <w:rFonts w:hint="eastAsia"/>
        </w:rPr>
        <w:t xml:space="preserve">There are two views in Builder: </w:t>
      </w:r>
      <w:r>
        <w:t>“</w:t>
      </w:r>
      <w:r>
        <w:rPr>
          <w:rFonts w:hint="eastAsia"/>
        </w:rPr>
        <w:t>Design view</w:t>
      </w:r>
      <w:r>
        <w:t>”</w:t>
      </w:r>
      <w:r>
        <w:rPr>
          <w:rFonts w:hint="eastAsia"/>
        </w:rPr>
        <w:t xml:space="preserve"> and </w:t>
      </w:r>
      <w:r>
        <w:t>“</w:t>
      </w:r>
      <w:r>
        <w:rPr>
          <w:rFonts w:hint="eastAsia"/>
        </w:rPr>
        <w:t>Code</w:t>
      </w:r>
      <w:r>
        <w:t>”</w:t>
      </w:r>
      <w:r>
        <w:rPr>
          <w:rFonts w:hint="eastAsia"/>
        </w:rPr>
        <w:t xml:space="preserve"> view. </w:t>
      </w:r>
      <w:r w:rsidR="00D9208C">
        <w:rPr>
          <w:rFonts w:hint="eastAsia"/>
        </w:rPr>
        <w:t>In the online version, t</w:t>
      </w:r>
      <w:r>
        <w:rPr>
          <w:rFonts w:hint="eastAsia"/>
        </w:rPr>
        <w:t xml:space="preserve">he default view is </w:t>
      </w:r>
      <w:r>
        <w:t>“</w:t>
      </w:r>
      <w:r>
        <w:rPr>
          <w:rFonts w:hint="eastAsia"/>
        </w:rPr>
        <w:t>Design view</w:t>
      </w:r>
      <w:r>
        <w:t>”</w:t>
      </w:r>
      <w:r>
        <w:rPr>
          <w:rFonts w:hint="eastAsia"/>
        </w:rPr>
        <w:t xml:space="preserve">. Click </w:t>
      </w:r>
      <w:r>
        <w:t>“</w:t>
      </w:r>
      <w:r>
        <w:rPr>
          <w:rFonts w:hint="eastAsia"/>
        </w:rPr>
        <w:t>Code</w:t>
      </w:r>
      <w:r>
        <w:t>”</w:t>
      </w:r>
      <w:r>
        <w:rPr>
          <w:rFonts w:hint="eastAsia"/>
        </w:rPr>
        <w:t xml:space="preserve"> tab to switch to </w:t>
      </w:r>
      <w:r>
        <w:t>“</w:t>
      </w:r>
      <w:r>
        <w:rPr>
          <w:rFonts w:hint="eastAsia"/>
        </w:rPr>
        <w:t>Code</w:t>
      </w:r>
      <w:r>
        <w:t>”</w:t>
      </w:r>
      <w:r>
        <w:rPr>
          <w:rFonts w:hint="eastAsia"/>
        </w:rPr>
        <w:t xml:space="preserve"> view. </w:t>
      </w:r>
    </w:p>
    <w:p w:rsidR="00D9208C" w:rsidRDefault="00D9208C" w:rsidP="00375F9C"/>
    <w:p w:rsidR="00D9208C" w:rsidRDefault="00D9208C" w:rsidP="00375F9C">
      <w:r>
        <w:rPr>
          <w:rFonts w:hint="eastAsia"/>
          <w:noProof/>
        </w:rPr>
        <mc:AlternateContent>
          <mc:Choice Requires="wps">
            <w:drawing>
              <wp:anchor distT="0" distB="0" distL="114300" distR="114300" simplePos="0" relativeHeight="251674624" behindDoc="0" locked="0" layoutInCell="1" allowOverlap="1" wp14:anchorId="1E1835EB" wp14:editId="21D9282D">
                <wp:simplePos x="0" y="0"/>
                <wp:positionH relativeFrom="column">
                  <wp:posOffset>100965</wp:posOffset>
                </wp:positionH>
                <wp:positionV relativeFrom="line">
                  <wp:posOffset>2138680</wp:posOffset>
                </wp:positionV>
                <wp:extent cx="1143000" cy="198120"/>
                <wp:effectExtent l="0" t="209550" r="19050" b="11430"/>
                <wp:wrapNone/>
                <wp:docPr id="1063" name="AutoShap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7611"/>
                            <a:gd name="adj2" fmla="val -1464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rFonts w:hint="eastAsia"/>
                                <w:sz w:val="18"/>
                                <w:szCs w:val="18"/>
                              </w:rPr>
                              <w:t>Class outline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7" o:spid="_x0000_s1099" type="#_x0000_t62" style="position:absolute;left:0;text-align:left;margin-left:7.95pt;margin-top:168.4pt;width:90pt;height:1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" adj="12444,-20838" fillcolor="#ff9">
                <v:textbox inset="0,0,0,0">
                  <w:txbxContent>
                    <w:p w:rsidR="0023747D" w:rsidRPr="00D434DE" w:rsidRDefault="0023747D" w:rsidP="00D9208C">
                      <w:pPr>
                        <w:jc w:val="center"/>
                        <w:rPr>
                          <w:sz w:val="18"/>
                          <w:szCs w:val="18"/>
                        </w:rPr>
                      </w:pPr>
                      <w:r>
                        <w:rPr>
                          <w:rFonts w:hint="eastAsia"/>
                          <w:sz w:val="18"/>
                          <w:szCs w:val="18"/>
                        </w:rPr>
                        <w:t>Class outline</w:t>
                      </w:r>
                    </w:p>
                  </w:txbxContent>
                </v:textbox>
                <w10:wrap anchory="line"/>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22E71BD8" wp14:editId="1723EA9D">
                <wp:simplePos x="0" y="0"/>
                <wp:positionH relativeFrom="column">
                  <wp:posOffset>2853690</wp:posOffset>
                </wp:positionH>
                <wp:positionV relativeFrom="line">
                  <wp:posOffset>138430</wp:posOffset>
                </wp:positionV>
                <wp:extent cx="1143000" cy="198120"/>
                <wp:effectExtent l="0" t="0" r="19050" b="259080"/>
                <wp:wrapNone/>
                <wp:docPr id="1065" name="Auto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39278"/>
                            <a:gd name="adj2" fmla="val 1724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rFonts w:hint="eastAsia"/>
                                <w:sz w:val="18"/>
                                <w:szCs w:val="18"/>
                              </w:rPr>
                              <w:t>Commands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9" o:spid="_x0000_s1100" type="#_x0000_t62" style="position:absolute;left:0;text-align:left;margin-left:224.7pt;margin-top:10.9pt;width:90pt;height:15.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" adj="19284,48046" fillcolor="#ff9">
                <v:textbox inset="0,0,0,0">
                  <w:txbxContent>
                    <w:p w:rsidR="0023747D" w:rsidRPr="00D434DE" w:rsidRDefault="0023747D" w:rsidP="00D9208C">
                      <w:pPr>
                        <w:jc w:val="center"/>
                        <w:rPr>
                          <w:sz w:val="18"/>
                          <w:szCs w:val="18"/>
                        </w:rPr>
                      </w:pPr>
                      <w:r>
                        <w:rPr>
                          <w:rFonts w:hint="eastAsia"/>
                          <w:sz w:val="18"/>
                          <w:szCs w:val="18"/>
                        </w:rPr>
                        <w:t>Commands</w:t>
                      </w:r>
                    </w:p>
                  </w:txbxContent>
                </v:textbox>
                <w10:wrap anchory="line"/>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57EC44E7" wp14:editId="1E1C30C8">
                <wp:simplePos x="0" y="0"/>
                <wp:positionH relativeFrom="column">
                  <wp:posOffset>3716020</wp:posOffset>
                </wp:positionH>
                <wp:positionV relativeFrom="line">
                  <wp:posOffset>1336675</wp:posOffset>
                </wp:positionV>
                <wp:extent cx="1143000" cy="198120"/>
                <wp:effectExtent l="0" t="0" r="19050" b="144780"/>
                <wp:wrapNone/>
                <wp:docPr id="1064" name="AutoShape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39278"/>
                            <a:gd name="adj2" fmla="val 1070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sz w:val="18"/>
                                <w:szCs w:val="18"/>
                              </w:rPr>
                              <w:t>E</w:t>
                            </w:r>
                            <w:r>
                              <w:rPr>
                                <w:rFonts w:hint="eastAsia"/>
                                <w:sz w:val="18"/>
                                <w:szCs w:val="18"/>
                              </w:rPr>
                              <w:t>ditor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8" o:spid="_x0000_s1101" type="#_x0000_t62" style="position:absolute;left:0;text-align:left;margin-left:292.6pt;margin-top:105.25pt;width:90pt;height:15.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" adj="19284,33923" fillcolor="#ff9">
                <v:textbox inset="0,0,0,0">
                  <w:txbxContent>
                    <w:p w:rsidR="0023747D" w:rsidRPr="00D434DE" w:rsidRDefault="0023747D" w:rsidP="00D9208C">
                      <w:pPr>
                        <w:jc w:val="center"/>
                        <w:rPr>
                          <w:sz w:val="18"/>
                          <w:szCs w:val="18"/>
                        </w:rPr>
                      </w:pPr>
                      <w:r>
                        <w:rPr>
                          <w:sz w:val="18"/>
                          <w:szCs w:val="18"/>
                        </w:rPr>
                        <w:t>E</w:t>
                      </w:r>
                      <w:r>
                        <w:rPr>
                          <w:rFonts w:hint="eastAsia"/>
                          <w:sz w:val="18"/>
                          <w:szCs w:val="18"/>
                        </w:rPr>
                        <w:t>ditor window</w:t>
                      </w:r>
                    </w:p>
                  </w:txbxContent>
                </v:textbox>
                <w10:wrap anchory="line"/>
              </v:shape>
            </w:pict>
          </mc:Fallback>
        </mc:AlternateContent>
      </w:r>
      <w:r>
        <w:rPr>
          <w:noProof/>
        </w:rPr>
        <w:drawing>
          <wp:inline distT="0" distB="0" distL="0" distR="0" wp14:anchorId="3A881A7C" wp14:editId="126CD8DF">
            <wp:extent cx="5400675" cy="2581275"/>
            <wp:effectExtent l="0" t="0" r="9525" b="9525"/>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rsidR="00375F9C" w:rsidRDefault="00375F9C" w:rsidP="00375F9C">
      <w:pPr>
        <w:jc w:val="center"/>
      </w:pPr>
    </w:p>
    <w:p w:rsidR="00375F9C" w:rsidRDefault="00375F9C" w:rsidP="00E45D25">
      <w:pPr>
        <w:pStyle w:val="3"/>
        <w:numPr>
          <w:ilvl w:val="2"/>
          <w:numId w:val="17"/>
        </w:numPr>
      </w:pPr>
      <w:bookmarkStart w:id="20" w:name="_Toc453071669"/>
      <w:r>
        <w:rPr>
          <w:rFonts w:hint="eastAsia"/>
        </w:rPr>
        <w:lastRenderedPageBreak/>
        <w:t>Highlight code from Outline window</w:t>
      </w:r>
      <w:bookmarkEnd w:id="20"/>
    </w:p>
    <w:p w:rsidR="00375F9C" w:rsidRPr="00C335BE" w:rsidRDefault="00375F9C" w:rsidP="00375F9C">
      <w:r>
        <w:t>“</w:t>
      </w:r>
      <w:r w:rsidRPr="00C335BE">
        <w:t>Class Outline</w:t>
      </w:r>
      <w:r>
        <w:t>”</w:t>
      </w:r>
      <w:r w:rsidRPr="00C335BE">
        <w:t xml:space="preserve"> is located in the left side of </w:t>
      </w:r>
      <w:r>
        <w:t>“</w:t>
      </w:r>
      <w:r w:rsidRPr="00C335BE">
        <w:t>Code</w:t>
      </w:r>
      <w:r>
        <w:t>”</w:t>
      </w:r>
      <w:r w:rsidRPr="00C335BE">
        <w:t xml:space="preserve"> view. By clicking any member or method name in </w:t>
      </w:r>
      <w:r>
        <w:t>“</w:t>
      </w:r>
      <w:r w:rsidRPr="00C335BE">
        <w:t>Class Outline</w:t>
      </w:r>
      <w:r>
        <w:t>”</w:t>
      </w:r>
      <w:r w:rsidRPr="00C335BE">
        <w:t xml:space="preserve">, </w:t>
      </w:r>
      <w:r w:rsidR="00470499">
        <w:rPr>
          <w:rFonts w:hint="eastAsia"/>
        </w:rPr>
        <w:t>RAD Tools</w:t>
      </w:r>
      <w:r w:rsidRPr="00C335BE">
        <w:t xml:space="preserve"> will </w:t>
      </w:r>
      <w:r>
        <w:rPr>
          <w:rFonts w:hint="eastAsia"/>
        </w:rPr>
        <w:t>highlight</w:t>
      </w:r>
      <w:r w:rsidRPr="00C335BE">
        <w:t xml:space="preserve"> its code in </w:t>
      </w:r>
      <w:r>
        <w:t>“</w:t>
      </w:r>
      <w:r w:rsidRPr="00C335BE">
        <w:t xml:space="preserve">Editor </w:t>
      </w:r>
      <w:proofErr w:type="gramStart"/>
      <w:r w:rsidRPr="00C335BE">
        <w:t>window</w:t>
      </w:r>
      <w:proofErr w:type="gramEnd"/>
      <w:r>
        <w:t>”</w:t>
      </w:r>
      <w:r w:rsidRPr="00C335BE">
        <w:t xml:space="preserve">, and scroll </w:t>
      </w:r>
      <w:r>
        <w:t>“</w:t>
      </w:r>
      <w:r w:rsidRPr="00C335BE">
        <w:t>Editor window</w:t>
      </w:r>
      <w:r>
        <w:t>”</w:t>
      </w:r>
      <w:r w:rsidRPr="00C335BE">
        <w:t xml:space="preserve"> to show the code.</w:t>
      </w:r>
    </w:p>
    <w:p w:rsidR="00375F9C" w:rsidRDefault="00955C1D" w:rsidP="00375F9C">
      <w:pPr>
        <w:ind w:firstLine="420"/>
      </w:pPr>
      <w:r w:rsidRPr="00955C1D">
        <w:rPr>
          <w:noProof/>
        </w:rPr>
        <w:t xml:space="preserve"> </w:t>
      </w:r>
      <w:r>
        <w:rPr>
          <w:noProof/>
        </w:rPr>
        <mc:AlternateContent>
          <mc:Choice Requires="wps">
            <w:drawing>
              <wp:anchor distT="0" distB="0" distL="114300" distR="114300" simplePos="0" relativeHeight="251678720" behindDoc="0" locked="0" layoutInCell="1" allowOverlap="1" wp14:anchorId="74C8A3F9" wp14:editId="504773CD">
                <wp:simplePos x="0" y="0"/>
                <wp:positionH relativeFrom="column">
                  <wp:posOffset>481965</wp:posOffset>
                </wp:positionH>
                <wp:positionV relativeFrom="line">
                  <wp:posOffset>1475105</wp:posOffset>
                </wp:positionV>
                <wp:extent cx="1333500" cy="198120"/>
                <wp:effectExtent l="0" t="323850" r="19050" b="11430"/>
                <wp:wrapNone/>
                <wp:docPr id="1154" name="Auto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33500" cy="198120"/>
                        </a:xfrm>
                        <a:prstGeom prst="wedgeRoundRectCallout">
                          <a:avLst>
                            <a:gd name="adj1" fmla="val 19246"/>
                            <a:gd name="adj2" fmla="val -2064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A5068">
                            <w:pPr>
                              <w:rPr>
                                <w:sz w:val="18"/>
                                <w:szCs w:val="18"/>
                              </w:rPr>
                            </w:pPr>
                            <w:r>
                              <w:rPr>
                                <w:rFonts w:hint="eastAsia"/>
                                <w:sz w:val="18"/>
                                <w:szCs w:val="18"/>
                              </w:rPr>
                              <w:t>Click to show this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0" o:spid="_x0000_s1102" type="#_x0000_t62" style="position:absolute;left:0;text-align:left;margin-left:37.95pt;margin-top:116.15pt;width:105pt;height:15.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" adj="14957,-33785" fillcolor="#ff9">
                <v:textbox inset="0,0,0,0">
                  <w:txbxContent>
                    <w:p w:rsidR="0023747D" w:rsidRPr="00D434DE" w:rsidRDefault="0023747D" w:rsidP="00EA5068">
                      <w:pPr>
                        <w:rPr>
                          <w:sz w:val="18"/>
                          <w:szCs w:val="18"/>
                        </w:rPr>
                      </w:pPr>
                      <w:r>
                        <w:rPr>
                          <w:rFonts w:hint="eastAsia"/>
                          <w:sz w:val="18"/>
                          <w:szCs w:val="18"/>
                        </w:rPr>
                        <w:t>Click to show this function</w:t>
                      </w:r>
                    </w:p>
                  </w:txbxContent>
                </v:textbox>
                <w10:wrap anchory="line"/>
              </v:shape>
            </w:pict>
          </mc:Fallback>
        </mc:AlternateContent>
      </w:r>
      <w:r>
        <w:rPr>
          <w:noProof/>
        </w:rPr>
        <w:drawing>
          <wp:inline distT="0" distB="0" distL="0" distR="0" wp14:anchorId="60327256" wp14:editId="0A59388B">
            <wp:extent cx="5400040" cy="3750653"/>
            <wp:effectExtent l="0" t="0" r="0" b="2540"/>
            <wp:docPr id="1174" name="图片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750653"/>
                    </a:xfrm>
                    <a:prstGeom prst="rect">
                      <a:avLst/>
                    </a:prstGeom>
                  </pic:spPr>
                </pic:pic>
              </a:graphicData>
            </a:graphic>
          </wp:inline>
        </w:drawing>
      </w:r>
    </w:p>
    <w:p w:rsidR="00375F9C" w:rsidRDefault="00375F9C" w:rsidP="00E45D25">
      <w:pPr>
        <w:pStyle w:val="3"/>
        <w:numPr>
          <w:ilvl w:val="2"/>
          <w:numId w:val="17"/>
        </w:numPr>
      </w:pPr>
      <w:bookmarkStart w:id="21" w:name="_Toc453071670"/>
      <w:r>
        <w:rPr>
          <w:rFonts w:hint="eastAsia"/>
        </w:rPr>
        <w:t>Code Folding</w:t>
      </w:r>
      <w:bookmarkEnd w:id="21"/>
    </w:p>
    <w:p w:rsidR="00375F9C" w:rsidRDefault="00375F9C" w:rsidP="00375F9C">
      <w:r w:rsidRPr="00C335BE">
        <w:t>To make your code view more clear to read and understand</w:t>
      </w:r>
      <w:proofErr w:type="gramStart"/>
      <w:r w:rsidRPr="00C335BE">
        <w:t>,</w:t>
      </w:r>
      <w:proofErr w:type="gramEnd"/>
      <w:r w:rsidRPr="00C335BE">
        <w:t xml:space="preserve"> </w:t>
      </w:r>
      <w:r w:rsidR="007E23B3">
        <w:t>CrossUI</w:t>
      </w:r>
      <w:r w:rsidRPr="00C335BE">
        <w:t xml:space="preserve"> </w:t>
      </w:r>
      <w:r w:rsidR="005C19C5">
        <w:rPr>
          <w:rFonts w:hint="eastAsia"/>
        </w:rPr>
        <w:t>RAD</w:t>
      </w:r>
      <w:r w:rsidRPr="00C335BE">
        <w:t xml:space="preserve"> lets you fold certain parts of it.</w:t>
      </w:r>
      <w:r>
        <w:rPr>
          <w:rFonts w:hint="eastAsia"/>
        </w:rPr>
        <w:t xml:space="preserve"> Click the left side </w:t>
      </w:r>
      <w:r>
        <w:t>“</w:t>
      </w:r>
      <w:r>
        <w:rPr>
          <w:rFonts w:hint="eastAsia"/>
        </w:rPr>
        <w:t>plus</w:t>
      </w:r>
      <w:r>
        <w:t>”</w:t>
      </w:r>
      <w:r>
        <w:rPr>
          <w:rFonts w:hint="eastAsia"/>
        </w:rPr>
        <w:t xml:space="preserve"> or </w:t>
      </w:r>
      <w:r>
        <w:t>“</w:t>
      </w:r>
      <w:r w:rsidRPr="00375F9C">
        <w:t>minus”</w:t>
      </w:r>
      <w:r>
        <w:rPr>
          <w:rFonts w:hint="eastAsia"/>
        </w:rPr>
        <w:t xml:space="preserve"> will fold or expand the block code. </w:t>
      </w:r>
    </w:p>
    <w:p w:rsidR="00375F9C" w:rsidRDefault="00375F9C" w:rsidP="00375F9C">
      <w:pPr>
        <w:ind w:firstLine="420"/>
      </w:pPr>
      <w:r w:rsidRPr="00C335BE">
        <w:rPr>
          <w:rFonts w:hint="eastAsia"/>
        </w:rPr>
        <w:t xml:space="preserve"> </w:t>
      </w:r>
      <w:r w:rsidR="005C19C5">
        <w:rPr>
          <w:noProof/>
        </w:rPr>
        <mc:AlternateContent>
          <mc:Choice Requires="wps">
            <w:drawing>
              <wp:anchor distT="0" distB="0" distL="114300" distR="114300" simplePos="0" relativeHeight="251601408" behindDoc="0" locked="0" layoutInCell="1" allowOverlap="1" wp14:anchorId="1BDAE42C" wp14:editId="37701DE3">
                <wp:simplePos x="0" y="0"/>
                <wp:positionH relativeFrom="column">
                  <wp:posOffset>558165</wp:posOffset>
                </wp:positionH>
                <wp:positionV relativeFrom="line">
                  <wp:posOffset>462915</wp:posOffset>
                </wp:positionV>
                <wp:extent cx="1485900" cy="198120"/>
                <wp:effectExtent l="304800" t="0" r="19050" b="144780"/>
                <wp:wrapNone/>
                <wp:docPr id="1062" name="Auto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198120"/>
                        </a:xfrm>
                        <a:prstGeom prst="wedgeRoundRectCallout">
                          <a:avLst>
                            <a:gd name="adj1" fmla="val 67176"/>
                            <a:gd name="adj2" fmla="val 1060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rPr>
                                <w:sz w:val="18"/>
                                <w:szCs w:val="18"/>
                              </w:rPr>
                            </w:pPr>
                            <w:r>
                              <w:rPr>
                                <w:rFonts w:hint="eastAsia"/>
                                <w:sz w:val="18"/>
                                <w:szCs w:val="18"/>
                              </w:rPr>
                              <w:t>To fold initialize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3" type="#_x0000_t62" style="position:absolute;left:0;text-align:left;margin-left:43.95pt;margin-top:36.45pt;width:117pt;height:15.6pt;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" adj="25310,33715" fillcolor="#ff9">
                <v:textbox inset="0,0,0,0">
                  <w:txbxContent>
                    <w:p w:rsidR="0023747D" w:rsidRPr="00D434DE" w:rsidRDefault="0023747D" w:rsidP="00375F9C">
                      <w:pPr>
                        <w:rPr>
                          <w:sz w:val="18"/>
                          <w:szCs w:val="18"/>
                        </w:rPr>
                      </w:pPr>
                      <w:r>
                        <w:rPr>
                          <w:rFonts w:hint="eastAsia"/>
                          <w:sz w:val="18"/>
                          <w:szCs w:val="18"/>
                        </w:rPr>
                        <w:t>To fold initialize function</w:t>
                      </w:r>
                    </w:p>
                  </w:txbxContent>
                </v:textbox>
                <w10:wrap anchory="line"/>
              </v:shape>
            </w:pict>
          </mc:Fallback>
        </mc:AlternateContent>
      </w:r>
      <w:r w:rsidR="005C19C5">
        <w:rPr>
          <w:rFonts w:hint="eastAsia"/>
          <w:noProof/>
        </w:rPr>
        <mc:AlternateContent>
          <mc:Choice Requires="wps">
            <w:drawing>
              <wp:anchor distT="0" distB="0" distL="114300" distR="114300" simplePos="0" relativeHeight="251602432" behindDoc="0" locked="0" layoutInCell="1" allowOverlap="1" wp14:anchorId="63376641" wp14:editId="5F5AAED1">
                <wp:simplePos x="0" y="0"/>
                <wp:positionH relativeFrom="column">
                  <wp:posOffset>561975</wp:posOffset>
                </wp:positionH>
                <wp:positionV relativeFrom="line">
                  <wp:posOffset>1324610</wp:posOffset>
                </wp:positionV>
                <wp:extent cx="1828800" cy="198120"/>
                <wp:effectExtent l="285750" t="0" r="19050" b="297180"/>
                <wp:wrapNone/>
                <wp:docPr id="1061" name="AutoShap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198120"/>
                        </a:xfrm>
                        <a:prstGeom prst="wedgeRoundRectCallout">
                          <a:avLst>
                            <a:gd name="adj1" fmla="val 62917"/>
                            <a:gd name="adj2" fmla="val 181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To expand iniComponents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1" o:spid="_x0000_s1104" type="#_x0000_t62" style="position:absolute;left:0;text-align:left;margin-left:44.25pt;margin-top:104.3pt;width:2in;height:15.6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" adj="24390,50053" fillcolor="#ff9">
                <v:textbox inset="0,0,0,0">
                  <w:txbxContent>
                    <w:p w:rsidR="0023747D" w:rsidRPr="00D434DE" w:rsidRDefault="0023747D" w:rsidP="00375F9C">
                      <w:pPr>
                        <w:jc w:val="center"/>
                        <w:rPr>
                          <w:sz w:val="18"/>
                          <w:szCs w:val="18"/>
                        </w:rPr>
                      </w:pPr>
                      <w:r>
                        <w:rPr>
                          <w:rFonts w:hint="eastAsia"/>
                          <w:sz w:val="18"/>
                          <w:szCs w:val="18"/>
                        </w:rPr>
                        <w:t>To expand iniComponents function</w:t>
                      </w:r>
                    </w:p>
                  </w:txbxContent>
                </v:textbox>
                <w10:wrap anchory="line"/>
              </v:shape>
            </w:pict>
          </mc:Fallback>
        </mc:AlternateContent>
      </w:r>
      <w:r w:rsidR="005C19C5">
        <w:rPr>
          <w:rFonts w:hint="eastAsia"/>
          <w:noProof/>
        </w:rPr>
        <w:drawing>
          <wp:inline distT="0" distB="0" distL="0" distR="0" wp14:anchorId="34F174A6" wp14:editId="2E14CD49">
            <wp:extent cx="5124450" cy="2000250"/>
            <wp:effectExtent l="0" t="0" r="0" b="0"/>
            <wp:docPr id="1156" name="图片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124450"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Pr="00C41420" w:rsidRDefault="00375F9C" w:rsidP="00375F9C">
      <w:r w:rsidRPr="00C41420">
        <w:t xml:space="preserve">Note: Due to </w:t>
      </w:r>
      <w:r w:rsidR="005C19C5">
        <w:rPr>
          <w:rFonts w:hint="eastAsia"/>
        </w:rPr>
        <w:t>some</w:t>
      </w:r>
      <w:r w:rsidRPr="00C41420">
        <w:t xml:space="preserve"> browser</w:t>
      </w:r>
      <w:r>
        <w:t>’</w:t>
      </w:r>
      <w:r w:rsidR="005C19C5">
        <w:t>s poor performance</w:t>
      </w:r>
      <w:r w:rsidRPr="00C41420">
        <w:t xml:space="preserve">, please try not to frequent collapse or expand the </w:t>
      </w:r>
      <w:r w:rsidRPr="00C41420">
        <w:lastRenderedPageBreak/>
        <w:t xml:space="preserve">large body function or object. </w:t>
      </w:r>
    </w:p>
    <w:p w:rsidR="00375F9C" w:rsidRDefault="00375F9C" w:rsidP="00E45D25">
      <w:pPr>
        <w:pStyle w:val="3"/>
        <w:numPr>
          <w:ilvl w:val="2"/>
          <w:numId w:val="17"/>
        </w:numPr>
      </w:pPr>
      <w:bookmarkStart w:id="22" w:name="_Toc453071671"/>
      <w:r w:rsidRPr="00C41420">
        <w:t>Code Intellisense</w:t>
      </w:r>
      <w:bookmarkEnd w:id="22"/>
      <w:r>
        <w:rPr>
          <w:rFonts w:hint="eastAsia"/>
        </w:rPr>
        <w:t xml:space="preserve"> </w:t>
      </w:r>
    </w:p>
    <w:p w:rsidR="00375F9C" w:rsidRDefault="00375F9C" w:rsidP="00375F9C">
      <w:r>
        <w:rPr>
          <w:rFonts w:hint="eastAsia"/>
        </w:rPr>
        <w:t>Three types Code Intellisense are supported.</w:t>
      </w:r>
    </w:p>
    <w:p w:rsidR="00375F9C" w:rsidRDefault="00375F9C" w:rsidP="00E45D25">
      <w:pPr>
        <w:numPr>
          <w:ilvl w:val="0"/>
          <w:numId w:val="14"/>
        </w:numPr>
      </w:pPr>
      <w:r w:rsidRPr="00C41420">
        <w:t>When context does not recognize the input string</w:t>
      </w:r>
      <w:r>
        <w:rPr>
          <w:rFonts w:hint="eastAsia"/>
        </w:rPr>
        <w:t>;</w:t>
      </w:r>
    </w:p>
    <w:p w:rsidR="00375F9C" w:rsidRDefault="00375F9C" w:rsidP="00E45D25">
      <w:pPr>
        <w:numPr>
          <w:ilvl w:val="0"/>
          <w:numId w:val="14"/>
        </w:numPr>
      </w:pPr>
      <w:r>
        <w:rPr>
          <w:rFonts w:hint="eastAsia"/>
        </w:rPr>
        <w:t xml:space="preserve">Type dot after a </w:t>
      </w:r>
      <w:r w:rsidRPr="00F36860">
        <w:t>recognizable variable</w:t>
      </w:r>
    </w:p>
    <w:p w:rsidR="00375F9C" w:rsidRDefault="00375F9C" w:rsidP="00E45D25">
      <w:pPr>
        <w:numPr>
          <w:ilvl w:val="0"/>
          <w:numId w:val="14"/>
        </w:numPr>
      </w:pPr>
      <w:r>
        <w:rPr>
          <w:rFonts w:hint="eastAsia"/>
        </w:rPr>
        <w:t xml:space="preserve">When dbclick a </w:t>
      </w:r>
      <w:r w:rsidRPr="00F36860">
        <w:t>recognizable variable</w:t>
      </w:r>
    </w:p>
    <w:p w:rsidR="00375F9C" w:rsidRDefault="00BE0DF4" w:rsidP="00375F9C">
      <w:pPr>
        <w:ind w:firstLine="420"/>
      </w:pPr>
      <w:r>
        <w:rPr>
          <w:noProof/>
        </w:rPr>
        <w:drawing>
          <wp:inline distT="0" distB="0" distL="0" distR="0" wp14:anchorId="6F144036" wp14:editId="76F03786">
            <wp:extent cx="2867025" cy="1724025"/>
            <wp:effectExtent l="0" t="0" r="9525" b="9525"/>
            <wp:docPr id="1159" name="图片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7025" cy="1724025"/>
                    </a:xfrm>
                    <a:prstGeom prst="rect">
                      <a:avLst/>
                    </a:prstGeom>
                    <a:noFill/>
                    <a:ln>
                      <a:noFill/>
                    </a:ln>
                  </pic:spPr>
                </pic:pic>
              </a:graphicData>
            </a:graphic>
          </wp:inline>
        </w:drawing>
      </w:r>
    </w:p>
    <w:p w:rsidR="00375F9C" w:rsidRDefault="00375F9C" w:rsidP="00375F9C">
      <w:pPr>
        <w:ind w:firstLine="420"/>
      </w:pPr>
    </w:p>
    <w:p w:rsidR="00375F9C" w:rsidRPr="00007996" w:rsidRDefault="00375F9C" w:rsidP="00375F9C">
      <w:r w:rsidRPr="00007996">
        <w:t>Keyboard</w:t>
      </w:r>
      <w:r>
        <w:rPr>
          <w:rFonts w:hint="eastAsia"/>
        </w:rPr>
        <w:t xml:space="preserve"> actions for Code Intellisense pop Window:</w:t>
      </w:r>
    </w:p>
    <w:p w:rsidR="00375F9C" w:rsidRDefault="00375F9C" w:rsidP="00E45D25">
      <w:pPr>
        <w:numPr>
          <w:ilvl w:val="1"/>
          <w:numId w:val="3"/>
        </w:numPr>
      </w:pPr>
      <w:r>
        <w:t>“</w:t>
      </w:r>
      <w:r>
        <w:rPr>
          <w:rFonts w:hint="eastAsia"/>
        </w:rPr>
        <w:t>up</w:t>
      </w:r>
      <w:r>
        <w:t>”</w:t>
      </w:r>
      <w:r>
        <w:rPr>
          <w:rFonts w:hint="eastAsia"/>
        </w:rPr>
        <w:t xml:space="preserve">: Focus to next item in code list </w:t>
      </w:r>
    </w:p>
    <w:p w:rsidR="00375F9C" w:rsidRDefault="00375F9C" w:rsidP="00E45D25">
      <w:pPr>
        <w:numPr>
          <w:ilvl w:val="1"/>
          <w:numId w:val="3"/>
        </w:numPr>
      </w:pPr>
      <w:r>
        <w:t>“</w:t>
      </w:r>
      <w:r>
        <w:rPr>
          <w:rFonts w:hint="eastAsia"/>
        </w:rPr>
        <w:t>down</w:t>
      </w:r>
      <w:r>
        <w:t>”</w:t>
      </w:r>
      <w:r>
        <w:rPr>
          <w:rFonts w:hint="eastAsia"/>
        </w:rPr>
        <w:t>: Focus to previous item in code list</w:t>
      </w:r>
    </w:p>
    <w:p w:rsidR="00375F9C" w:rsidRDefault="00375F9C" w:rsidP="00E45D25">
      <w:pPr>
        <w:numPr>
          <w:ilvl w:val="1"/>
          <w:numId w:val="3"/>
        </w:numPr>
      </w:pPr>
      <w:r>
        <w:t>“</w:t>
      </w:r>
      <w:r>
        <w:rPr>
          <w:rFonts w:hint="eastAsia"/>
        </w:rPr>
        <w:t>enter</w:t>
      </w:r>
      <w:r>
        <w:t>”</w:t>
      </w:r>
      <w:r>
        <w:rPr>
          <w:rFonts w:hint="eastAsia"/>
        </w:rPr>
        <w:t>: Select the current focused item, and input to editor window</w:t>
      </w:r>
    </w:p>
    <w:p w:rsidR="00375F9C" w:rsidRDefault="00375F9C" w:rsidP="00E45D25">
      <w:pPr>
        <w:numPr>
          <w:ilvl w:val="1"/>
          <w:numId w:val="3"/>
        </w:numPr>
      </w:pPr>
      <w:r>
        <w:t>“</w:t>
      </w:r>
      <w:r>
        <w:rPr>
          <w:rFonts w:hint="eastAsia"/>
        </w:rPr>
        <w:t>esc</w:t>
      </w:r>
      <w:r>
        <w:t>”</w:t>
      </w:r>
      <w:r>
        <w:rPr>
          <w:rFonts w:hint="eastAsia"/>
        </w:rPr>
        <w:t xml:space="preserve">: Close the pop window </w:t>
      </w:r>
    </w:p>
    <w:p w:rsidR="00375F9C" w:rsidRPr="00524A38" w:rsidRDefault="00375F9C" w:rsidP="00E45D25">
      <w:pPr>
        <w:numPr>
          <w:ilvl w:val="1"/>
          <w:numId w:val="3"/>
        </w:numPr>
      </w:pPr>
      <w:r>
        <w:t>O</w:t>
      </w:r>
      <w:r>
        <w:rPr>
          <w:rFonts w:hint="eastAsia"/>
        </w:rPr>
        <w:t>ther visible chars: Find and focus the first matched item</w:t>
      </w:r>
      <w:r w:rsidRPr="00524A38">
        <w:rPr>
          <w:rFonts w:hint="eastAsia"/>
        </w:rPr>
        <w:t xml:space="preserve"> </w:t>
      </w:r>
    </w:p>
    <w:p w:rsidR="00375F9C" w:rsidRDefault="00375F9C" w:rsidP="00E45D25">
      <w:pPr>
        <w:pStyle w:val="4"/>
        <w:numPr>
          <w:ilvl w:val="3"/>
          <w:numId w:val="17"/>
        </w:numPr>
      </w:pPr>
      <w:bookmarkStart w:id="23" w:name="_Toc453071672"/>
      <w:r w:rsidRPr="00C41420">
        <w:t>When context does</w:t>
      </w:r>
      <w:r>
        <w:t>n’</w:t>
      </w:r>
      <w:r w:rsidRPr="00C41420">
        <w:t>t recognize the input string</w:t>
      </w:r>
      <w:bookmarkEnd w:id="23"/>
      <w:r>
        <w:rPr>
          <w:rFonts w:hint="eastAsia"/>
        </w:rPr>
        <w:t xml:space="preserve"> </w:t>
      </w:r>
    </w:p>
    <w:p w:rsidR="00375F9C" w:rsidRPr="00EB547A" w:rsidRDefault="00375F9C" w:rsidP="00375F9C">
      <w:r w:rsidRPr="00EB547A">
        <w:t>When you input a string, if editor doesn</w:t>
      </w:r>
      <w:r>
        <w:t>’</w:t>
      </w:r>
      <w:r w:rsidRPr="00EB547A">
        <w:t xml:space="preserve">t recognize this string, it will pop a list window including local variables, global variables, global functions and JavaScript reserved keywords. In the below picture, </w:t>
      </w:r>
      <w:proofErr w:type="gramStart"/>
      <w:r>
        <w:rPr>
          <w:rFonts w:hint="eastAsia"/>
        </w:rPr>
        <w:t xml:space="preserve">type </w:t>
      </w:r>
      <w:r>
        <w:t>‘</w:t>
      </w:r>
      <w:r w:rsidRPr="00EB547A">
        <w:t>t</w:t>
      </w:r>
      <w:r>
        <w:t>’</w:t>
      </w:r>
      <w:proofErr w:type="gramEnd"/>
      <w:r w:rsidRPr="00EB547A">
        <w:t xml:space="preserve"> will trigger editor to pop a list window, </w:t>
      </w:r>
      <w:r>
        <w:t>“</w:t>
      </w:r>
      <w:r w:rsidRPr="00EB547A">
        <w:t>this</w:t>
      </w:r>
      <w:r>
        <w:t>”</w:t>
      </w:r>
      <w:r w:rsidRPr="00EB547A">
        <w:t xml:space="preserve"> is the default focused item.</w:t>
      </w:r>
    </w:p>
    <w:p w:rsidR="00375F9C" w:rsidRDefault="00C23F7B" w:rsidP="00375F9C">
      <w:pPr>
        <w:jc w:val="center"/>
      </w:pPr>
      <w:r>
        <w:rPr>
          <w:noProof/>
        </w:rPr>
        <w:lastRenderedPageBreak/>
        <w:drawing>
          <wp:inline distT="0" distB="0" distL="0" distR="0" wp14:anchorId="788EFCB2" wp14:editId="208143F5">
            <wp:extent cx="5019675" cy="3448050"/>
            <wp:effectExtent l="0" t="0" r="9525" b="0"/>
            <wp:docPr id="1160" name="图片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75F9C" w:rsidRDefault="00375F9C" w:rsidP="00375F9C">
      <w:pPr>
        <w:ind w:firstLine="420"/>
      </w:pPr>
      <w:r>
        <w:rPr>
          <w:rFonts w:hint="eastAsia"/>
        </w:rPr>
        <w:tab/>
      </w:r>
    </w:p>
    <w:p w:rsidR="00375F9C" w:rsidRDefault="00375F9C" w:rsidP="00375F9C">
      <w:r>
        <w:rPr>
          <w:rFonts w:hint="eastAsia"/>
        </w:rPr>
        <w:t xml:space="preserve">If the input string is </w:t>
      </w:r>
      <w:r>
        <w:t>“</w:t>
      </w:r>
      <w:r>
        <w:rPr>
          <w:rFonts w:hint="eastAsia"/>
        </w:rPr>
        <w:t>fo</w:t>
      </w:r>
      <w:r>
        <w:t>”</w:t>
      </w:r>
      <w:r>
        <w:rPr>
          <w:rFonts w:hint="eastAsia"/>
        </w:rPr>
        <w:t xml:space="preserve">, the </w:t>
      </w:r>
      <w:r>
        <w:t>“</w:t>
      </w:r>
      <w:r>
        <w:rPr>
          <w:rFonts w:hint="eastAsia"/>
        </w:rPr>
        <w:t>for loop statement</w:t>
      </w:r>
      <w:r>
        <w:t>”</w:t>
      </w:r>
      <w:r>
        <w:rPr>
          <w:rFonts w:hint="eastAsia"/>
        </w:rPr>
        <w:t xml:space="preserve"> will be the default focused item.</w:t>
      </w:r>
    </w:p>
    <w:p w:rsidR="00375F9C" w:rsidRDefault="005C781A" w:rsidP="00375F9C">
      <w:pPr>
        <w:ind w:right="420"/>
        <w:jc w:val="center"/>
      </w:pPr>
      <w:r>
        <w:rPr>
          <w:rFonts w:hint="eastAsia"/>
          <w:noProof/>
        </w:rPr>
        <mc:AlternateContent>
          <mc:Choice Requires="wps">
            <w:drawing>
              <wp:anchor distT="0" distB="0" distL="114300" distR="114300" simplePos="0" relativeHeight="251603456" behindDoc="0" locked="0" layoutInCell="1" allowOverlap="1" wp14:anchorId="1A18DB42" wp14:editId="46A030DE">
                <wp:simplePos x="0" y="0"/>
                <wp:positionH relativeFrom="column">
                  <wp:posOffset>2924175</wp:posOffset>
                </wp:positionH>
                <wp:positionV relativeFrom="line">
                  <wp:posOffset>2135505</wp:posOffset>
                </wp:positionV>
                <wp:extent cx="1028700" cy="198120"/>
                <wp:effectExtent l="419100" t="419100" r="19050" b="11430"/>
                <wp:wrapNone/>
                <wp:docPr id="1060" name="AutoShap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85921"/>
                            <a:gd name="adj2" fmla="val -244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After press </w:t>
                            </w:r>
                            <w:r w:rsidRPr="007F5DAA">
                              <w:rPr>
                                <w:sz w:val="18"/>
                                <w:szCs w:val="18"/>
                              </w:rPr>
                              <w:t>"Enter"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2" o:spid="_x0000_s1105" type="#_x0000_t62" style="position:absolute;left:0;text-align:left;margin-left:230.25pt;margin-top:168.15pt;width:81pt;height:15.6pt;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" adj="29359,-42093" fillcolor="#ff9">
                <v:textbox inset="0,0,0,0">
                  <w:txbxContent>
                    <w:p w:rsidR="0023747D" w:rsidRPr="00D434DE" w:rsidRDefault="0023747D" w:rsidP="00375F9C">
                      <w:pPr>
                        <w:jc w:val="center"/>
                        <w:rPr>
                          <w:sz w:val="18"/>
                          <w:szCs w:val="18"/>
                        </w:rPr>
                      </w:pPr>
                      <w:r>
                        <w:rPr>
                          <w:rFonts w:hint="eastAsia"/>
                          <w:sz w:val="18"/>
                          <w:szCs w:val="18"/>
                        </w:rPr>
                        <w:t xml:space="preserve">After press </w:t>
                      </w:r>
                      <w:r w:rsidRPr="007F5DAA">
                        <w:rPr>
                          <w:sz w:val="18"/>
                          <w:szCs w:val="18"/>
                        </w:rPr>
                        <w:t>"Enter"</w:t>
                      </w:r>
                    </w:p>
                  </w:txbxContent>
                </v:textbox>
                <w10:wrap anchory="line"/>
              </v:shape>
            </w:pict>
          </mc:Fallback>
        </mc:AlternateContent>
      </w:r>
      <w:r w:rsidR="00BF18E0">
        <w:rPr>
          <w:noProof/>
        </w:rPr>
        <w:drawing>
          <wp:inline distT="0" distB="0" distL="0" distR="0" wp14:anchorId="0A7F8FD7" wp14:editId="5ABDE0C1">
            <wp:extent cx="5010150" cy="3457575"/>
            <wp:effectExtent l="0" t="0" r="0" b="9525"/>
            <wp:docPr id="1165" name="图片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10150" cy="3457575"/>
                    </a:xfrm>
                    <a:prstGeom prst="rect">
                      <a:avLst/>
                    </a:prstGeom>
                  </pic:spPr>
                </pic:pic>
              </a:graphicData>
            </a:graphic>
          </wp:inline>
        </w:drawing>
      </w:r>
    </w:p>
    <w:p w:rsidR="00034906" w:rsidRDefault="00034906" w:rsidP="00375F9C">
      <w:pPr>
        <w:ind w:right="105"/>
        <w:rPr>
          <w:rStyle w:val="longtext"/>
        </w:rPr>
      </w:pPr>
    </w:p>
    <w:p w:rsidR="00375F9C" w:rsidRDefault="00375F9C" w:rsidP="00375F9C">
      <w:pPr>
        <w:ind w:right="105"/>
      </w:pPr>
      <w:r>
        <w:rPr>
          <w:rStyle w:val="longtext"/>
          <w:rFonts w:hint="eastAsia"/>
        </w:rPr>
        <w:t xml:space="preserve">In this case, </w:t>
      </w:r>
      <w:r>
        <w:rPr>
          <w:rStyle w:val="longtext"/>
        </w:rPr>
        <w:t>"Enter"</w:t>
      </w:r>
      <w:r>
        <w:rPr>
          <w:rStyle w:val="longtext"/>
          <w:rFonts w:hint="eastAsia"/>
        </w:rPr>
        <w:t xml:space="preserve"> keypress </w:t>
      </w:r>
      <w:r>
        <w:rPr>
          <w:rStyle w:val="longtext"/>
        </w:rPr>
        <w:t xml:space="preserve">will </w:t>
      </w:r>
      <w:r>
        <w:rPr>
          <w:rStyle w:val="longtext"/>
          <w:rFonts w:hint="eastAsia"/>
        </w:rPr>
        <w:t xml:space="preserve">cause </w:t>
      </w:r>
      <w:r>
        <w:rPr>
          <w:rStyle w:val="longtext"/>
        </w:rPr>
        <w:t>“</w:t>
      </w:r>
      <w:r>
        <w:rPr>
          <w:rStyle w:val="longtext"/>
          <w:rFonts w:hint="eastAsia"/>
        </w:rPr>
        <w:t>for loop statement</w:t>
      </w:r>
      <w:r>
        <w:rPr>
          <w:rStyle w:val="longtext"/>
        </w:rPr>
        <w:t>”</w:t>
      </w:r>
      <w:r>
        <w:rPr>
          <w:rStyle w:val="longtext"/>
          <w:rFonts w:hint="eastAsia"/>
        </w:rPr>
        <w:t xml:space="preserve"> code to be </w:t>
      </w:r>
      <w:r>
        <w:rPr>
          <w:rStyle w:val="longtext"/>
        </w:rPr>
        <w:t>insert</w:t>
      </w:r>
      <w:r>
        <w:rPr>
          <w:rStyle w:val="longtext"/>
          <w:rFonts w:hint="eastAsia"/>
        </w:rPr>
        <w:t>ed</w:t>
      </w:r>
      <w:r>
        <w:rPr>
          <w:rStyle w:val="longtext"/>
        </w:rPr>
        <w:t xml:space="preserve"> in</w:t>
      </w:r>
      <w:r>
        <w:rPr>
          <w:rStyle w:val="longtext"/>
          <w:rFonts w:hint="eastAsia"/>
        </w:rPr>
        <w:t>to</w:t>
      </w:r>
      <w:r>
        <w:rPr>
          <w:rStyle w:val="longtext"/>
        </w:rPr>
        <w:t xml:space="preserve"> the </w:t>
      </w:r>
      <w:r>
        <w:rPr>
          <w:rStyle w:val="longtext"/>
          <w:rFonts w:hint="eastAsia"/>
        </w:rPr>
        <w:t xml:space="preserve">editor </w:t>
      </w:r>
      <w:r>
        <w:rPr>
          <w:rStyle w:val="longtext"/>
        </w:rPr>
        <w:t>automatically.</w:t>
      </w:r>
    </w:p>
    <w:p w:rsidR="00375F9C" w:rsidRDefault="00375F9C" w:rsidP="00E45D25">
      <w:pPr>
        <w:pStyle w:val="4"/>
        <w:numPr>
          <w:ilvl w:val="3"/>
          <w:numId w:val="17"/>
        </w:numPr>
      </w:pPr>
      <w:bookmarkStart w:id="24" w:name="_Toc453071673"/>
      <w:r>
        <w:rPr>
          <w:rFonts w:hint="eastAsia"/>
        </w:rPr>
        <w:lastRenderedPageBreak/>
        <w:t xml:space="preserve">Type dot after a </w:t>
      </w:r>
      <w:r w:rsidRPr="00F36860">
        <w:t>recognizable variable</w:t>
      </w:r>
      <w:bookmarkEnd w:id="24"/>
      <w:r>
        <w:rPr>
          <w:rFonts w:hint="eastAsia"/>
        </w:rPr>
        <w:t xml:space="preserve"> </w:t>
      </w:r>
    </w:p>
    <w:p w:rsidR="00375F9C" w:rsidRDefault="00375F9C" w:rsidP="00375F9C">
      <w:r>
        <w:rPr>
          <w:rFonts w:hint="eastAsia"/>
        </w:rPr>
        <w:t xml:space="preserve">After an editor recognizable </w:t>
      </w:r>
      <w:r>
        <w:t>variable</w:t>
      </w:r>
      <w:r>
        <w:rPr>
          <w:rFonts w:hint="eastAsia"/>
        </w:rPr>
        <w:t xml:space="preserve">, if you type char </w:t>
      </w:r>
      <w:r>
        <w:t>“</w:t>
      </w:r>
      <w:r>
        <w:rPr>
          <w:rFonts w:hint="eastAsia"/>
        </w:rPr>
        <w:t>.</w:t>
      </w:r>
      <w:r>
        <w:t>”</w:t>
      </w:r>
      <w:r>
        <w:rPr>
          <w:rFonts w:hint="eastAsia"/>
        </w:rPr>
        <w:t xml:space="preserve">, editor will pop an available </w:t>
      </w:r>
      <w:r>
        <w:t>member</w:t>
      </w:r>
      <w:r>
        <w:rPr>
          <w:rFonts w:hint="eastAsia"/>
        </w:rPr>
        <w:t xml:space="preserve">s and </w:t>
      </w:r>
      <w:r>
        <w:t>functions</w:t>
      </w:r>
      <w:r>
        <w:rPr>
          <w:rFonts w:hint="eastAsia"/>
        </w:rPr>
        <w:t xml:space="preserve"> list for the variable. </w:t>
      </w:r>
    </w:p>
    <w:p w:rsidR="00375F9C" w:rsidRDefault="00892136" w:rsidP="00375F9C">
      <w:pPr>
        <w:ind w:firstLine="420"/>
      </w:pPr>
      <w:r>
        <w:rPr>
          <w:noProof/>
        </w:rPr>
        <w:drawing>
          <wp:inline distT="0" distB="0" distL="0" distR="0" wp14:anchorId="4164280D" wp14:editId="3A614FB1">
            <wp:extent cx="5400675" cy="1952625"/>
            <wp:effectExtent l="0" t="0" r="9525" b="9525"/>
            <wp:docPr id="1167" name="图片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rsidR="00892136" w:rsidRDefault="00892136" w:rsidP="00375F9C">
      <w:pPr>
        <w:ind w:left="420"/>
      </w:pPr>
    </w:p>
    <w:p w:rsidR="00375F9C" w:rsidRDefault="00375F9C" w:rsidP="00375F9C">
      <w:pPr>
        <w:ind w:left="420"/>
      </w:pPr>
      <w:r w:rsidRPr="00153D54">
        <w:t>Chainable methods can show Code Intellisense window too.</w:t>
      </w:r>
    </w:p>
    <w:p w:rsidR="00375F9C" w:rsidRDefault="00375F9C" w:rsidP="00375F9C">
      <w:pPr>
        <w:ind w:left="420" w:firstLine="420"/>
      </w:pPr>
      <w:r w:rsidRPr="00153D54">
        <w:rPr>
          <w:rFonts w:hint="eastAsia"/>
        </w:rPr>
        <w:t xml:space="preserve">  </w:t>
      </w:r>
      <w:r w:rsidR="00AE0641">
        <w:rPr>
          <w:rFonts w:hint="eastAsia"/>
          <w:noProof/>
        </w:rPr>
        <mc:AlternateContent>
          <mc:Choice Requires="wps">
            <w:drawing>
              <wp:anchor distT="0" distB="0" distL="114300" distR="114300" simplePos="0" relativeHeight="251605504" behindDoc="0" locked="0" layoutInCell="1" allowOverlap="1" wp14:anchorId="423B1264" wp14:editId="6F3D5F0A">
                <wp:simplePos x="0" y="0"/>
                <wp:positionH relativeFrom="column">
                  <wp:posOffset>4063365</wp:posOffset>
                </wp:positionH>
                <wp:positionV relativeFrom="line">
                  <wp:posOffset>1619250</wp:posOffset>
                </wp:positionV>
                <wp:extent cx="1371600" cy="198120"/>
                <wp:effectExtent l="0" t="209550" r="19050" b="11430"/>
                <wp:wrapNone/>
                <wp:docPr id="1058"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12314"/>
                            <a:gd name="adj2" fmla="val -148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4" o:spid="_x0000_s1106" type="#_x0000_t62" style="position:absolute;left:0;text-align:left;margin-left:319.95pt;margin-top:127.5pt;width:108pt;height:15.6pt;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" adj="13460,-21185" fillcolor="#ff9">
                <v:textbox inset="0,0,0,0">
                  <w:txbxContent>
                    <w:p w:rsidR="0023747D" w:rsidRPr="00D434DE" w:rsidRDefault="0023747D" w:rsidP="00375F9C">
                      <w:pPr>
                        <w:jc w:val="center"/>
                        <w:rPr>
                          <w:sz w:val="18"/>
                          <w:szCs w:val="18"/>
                        </w:rPr>
                      </w:pPr>
                      <w:r>
                        <w:rPr>
                          <w:rFonts w:hint="eastAsia"/>
                          <w:sz w:val="18"/>
                          <w:szCs w:val="18"/>
                        </w:rPr>
                        <w:t>API document</w:t>
                      </w:r>
                    </w:p>
                  </w:txbxContent>
                </v:textbox>
                <w10:wrap anchory="line"/>
              </v:shape>
            </w:pict>
          </mc:Fallback>
        </mc:AlternateContent>
      </w:r>
      <w:r w:rsidR="00892136">
        <w:rPr>
          <w:rFonts w:hint="eastAsia"/>
          <w:noProof/>
        </w:rPr>
        <mc:AlternateContent>
          <mc:Choice Requires="wps">
            <w:drawing>
              <wp:anchor distT="0" distB="0" distL="114300" distR="114300" simplePos="0" relativeHeight="251680768" behindDoc="0" locked="0" layoutInCell="1" allowOverlap="1" wp14:anchorId="2074053C" wp14:editId="1DF9995A">
                <wp:simplePos x="0" y="0"/>
                <wp:positionH relativeFrom="column">
                  <wp:posOffset>1958340</wp:posOffset>
                </wp:positionH>
                <wp:positionV relativeFrom="line">
                  <wp:posOffset>1676400</wp:posOffset>
                </wp:positionV>
                <wp:extent cx="1485900" cy="198120"/>
                <wp:effectExtent l="228600" t="209550" r="19050" b="11430"/>
                <wp:wrapNone/>
                <wp:docPr id="1059" name="AutoShape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198120"/>
                        </a:xfrm>
                        <a:prstGeom prst="wedgeRoundRectCallout">
                          <a:avLst>
                            <a:gd name="adj1" fmla="val 62646"/>
                            <a:gd name="adj2" fmla="val -1419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892136">
                            <w:pPr>
                              <w:jc w:val="center"/>
                              <w:rPr>
                                <w:sz w:val="18"/>
                                <w:szCs w:val="18"/>
                              </w:rPr>
                            </w:pPr>
                            <w:r>
                              <w:rPr>
                                <w:rFonts w:hint="eastAsia"/>
                                <w:sz w:val="18"/>
                                <w:szCs w:val="18"/>
                              </w:rPr>
                              <w:t>Chainable methods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3" o:spid="_x0000_s1107" type="#_x0000_t62" style="position:absolute;left:0;text-align:left;margin-left:154.2pt;margin-top:132pt;width:117pt;height:15.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" adj="24332,-19870" fillcolor="#ff9">
                <v:textbox inset="0,0,0,0">
                  <w:txbxContent>
                    <w:p w:rsidR="0023747D" w:rsidRPr="00D434DE" w:rsidRDefault="0023747D" w:rsidP="00892136">
                      <w:pPr>
                        <w:jc w:val="center"/>
                        <w:rPr>
                          <w:sz w:val="18"/>
                          <w:szCs w:val="18"/>
                        </w:rPr>
                      </w:pPr>
                      <w:r>
                        <w:rPr>
                          <w:rFonts w:hint="eastAsia"/>
                          <w:sz w:val="18"/>
                          <w:szCs w:val="18"/>
                        </w:rPr>
                        <w:t>Chainable methods</w:t>
                      </w:r>
                    </w:p>
                  </w:txbxContent>
                </v:textbox>
                <w10:wrap anchory="line"/>
              </v:shape>
            </w:pict>
          </mc:Fallback>
        </mc:AlternateContent>
      </w:r>
      <w:r w:rsidR="00AE0641">
        <w:rPr>
          <w:rFonts w:hint="eastAsia"/>
          <w:noProof/>
        </w:rPr>
        <w:drawing>
          <wp:inline distT="0" distB="0" distL="0" distR="0" wp14:anchorId="0B7CE146" wp14:editId="50DAEA29">
            <wp:extent cx="5400675" cy="2152650"/>
            <wp:effectExtent l="0" t="0" r="9525" b="0"/>
            <wp:docPr id="1168" name="图片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152650"/>
                    </a:xfrm>
                    <a:prstGeom prst="rect">
                      <a:avLst/>
                    </a:prstGeom>
                    <a:noFill/>
                    <a:ln>
                      <a:noFill/>
                    </a:ln>
                  </pic:spPr>
                </pic:pic>
              </a:graphicData>
            </a:graphic>
          </wp:inline>
        </w:drawing>
      </w:r>
    </w:p>
    <w:p w:rsidR="00375F9C" w:rsidRDefault="00375F9C" w:rsidP="00E45D25">
      <w:pPr>
        <w:pStyle w:val="4"/>
        <w:numPr>
          <w:ilvl w:val="3"/>
          <w:numId w:val="17"/>
        </w:numPr>
      </w:pPr>
      <w:bookmarkStart w:id="25" w:name="_Toc453071674"/>
      <w:r>
        <w:rPr>
          <w:rFonts w:hint="eastAsia"/>
        </w:rPr>
        <w:t>When use dbclick</w:t>
      </w:r>
      <w:bookmarkEnd w:id="25"/>
    </w:p>
    <w:p w:rsidR="00375F9C" w:rsidRDefault="00375F9C" w:rsidP="00375F9C">
      <w:r>
        <w:rPr>
          <w:rFonts w:hint="eastAsia"/>
        </w:rPr>
        <w:t xml:space="preserve">Double click </w:t>
      </w:r>
      <w:r w:rsidR="00B17450">
        <w:rPr>
          <w:rFonts w:hint="eastAsia"/>
        </w:rPr>
        <w:t>one</w:t>
      </w:r>
      <w:r>
        <w:rPr>
          <w:rFonts w:hint="eastAsia"/>
        </w:rPr>
        <w:t xml:space="preserve"> variable string will </w:t>
      </w:r>
      <w:r w:rsidR="00B17450">
        <w:rPr>
          <w:rFonts w:hint="eastAsia"/>
        </w:rPr>
        <w:t>trigger editor to pop the Code Intellisense window.</w:t>
      </w:r>
      <w:r>
        <w:rPr>
          <w:rFonts w:hint="eastAsia"/>
        </w:rPr>
        <w:t xml:space="preserve"> </w:t>
      </w:r>
    </w:p>
    <w:p w:rsidR="00375F9C" w:rsidRDefault="00375F9C" w:rsidP="00375F9C">
      <w:pPr>
        <w:ind w:left="420" w:firstLine="420"/>
      </w:pPr>
      <w:r w:rsidRPr="00A05E31">
        <w:rPr>
          <w:rFonts w:hint="eastAsia"/>
        </w:rPr>
        <w:t xml:space="preserve"> </w:t>
      </w:r>
      <w:r w:rsidR="005C781A">
        <w:rPr>
          <w:rFonts w:hint="eastAsia"/>
          <w:noProof/>
        </w:rPr>
        <mc:AlternateContent>
          <mc:Choice Requires="wps">
            <w:drawing>
              <wp:anchor distT="0" distB="0" distL="114300" distR="114300" simplePos="0" relativeHeight="251606528" behindDoc="0" locked="0" layoutInCell="1" allowOverlap="1" wp14:anchorId="7955F56B" wp14:editId="71B4F17F">
                <wp:simplePos x="0" y="0"/>
                <wp:positionH relativeFrom="column">
                  <wp:posOffset>2644140</wp:posOffset>
                </wp:positionH>
                <wp:positionV relativeFrom="line">
                  <wp:posOffset>800100</wp:posOffset>
                </wp:positionV>
                <wp:extent cx="876300" cy="198120"/>
                <wp:effectExtent l="609600" t="0" r="19050" b="430530"/>
                <wp:wrapNone/>
                <wp:docPr id="1057"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6300" cy="198120"/>
                        </a:xfrm>
                        <a:prstGeom prst="wedgeRoundRectCallout">
                          <a:avLst>
                            <a:gd name="adj1" fmla="val 113931"/>
                            <a:gd name="adj2" fmla="val 25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Double click </w:t>
                            </w:r>
                            <w:r>
                              <w:rPr>
                                <w:sz w:val="18"/>
                                <w:szCs w:val="18"/>
                              </w:rPr>
                              <w:t>“</w:t>
                            </w:r>
                            <w:r>
                              <w:rPr>
                                <w:rFonts w:hint="eastAsia"/>
                                <w:sz w:val="18"/>
                                <w:szCs w:val="18"/>
                              </w:rPr>
                              <w:t>setCaption</w:t>
                            </w:r>
                            <w:r>
                              <w:rPr>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5" o:spid="_x0000_s1108" type="#_x0000_t62" style="position:absolute;left:0;text-align:left;margin-left:208.2pt;margin-top:63pt;width:69pt;height:15.6pt;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" adj="35409,65699" fillcolor="#ff9">
                <v:textbox inset="0,0,0,0">
                  <w:txbxContent>
                    <w:p w:rsidR="0023747D" w:rsidRPr="00D434DE" w:rsidRDefault="0023747D" w:rsidP="00375F9C">
                      <w:pPr>
                        <w:jc w:val="center"/>
                        <w:rPr>
                          <w:sz w:val="18"/>
                          <w:szCs w:val="18"/>
                        </w:rPr>
                      </w:pPr>
                      <w:r>
                        <w:rPr>
                          <w:rFonts w:hint="eastAsia"/>
                          <w:sz w:val="18"/>
                          <w:szCs w:val="18"/>
                        </w:rPr>
                        <w:t xml:space="preserve">Double click </w:t>
                      </w:r>
                      <w:r>
                        <w:rPr>
                          <w:sz w:val="18"/>
                          <w:szCs w:val="18"/>
                        </w:rPr>
                        <w:t>“</w:t>
                      </w:r>
                      <w:r>
                        <w:rPr>
                          <w:rFonts w:hint="eastAsia"/>
                          <w:sz w:val="18"/>
                          <w:szCs w:val="18"/>
                        </w:rPr>
                        <w:t>setCaption</w:t>
                      </w:r>
                      <w:r>
                        <w:rPr>
                          <w:sz w:val="18"/>
                          <w:szCs w:val="18"/>
                        </w:rPr>
                        <w:t>”</w:t>
                      </w:r>
                    </w:p>
                  </w:txbxContent>
                </v:textbox>
                <w10:wrap anchory="line"/>
              </v:shape>
            </w:pict>
          </mc:Fallback>
        </mc:AlternateContent>
      </w:r>
      <w:r w:rsidR="00B17450">
        <w:rPr>
          <w:rFonts w:hint="eastAsia"/>
          <w:noProof/>
        </w:rPr>
        <w:drawing>
          <wp:inline distT="0" distB="0" distL="0" distR="0" wp14:anchorId="45A17711" wp14:editId="5E61B099">
            <wp:extent cx="5400675" cy="1771650"/>
            <wp:effectExtent l="0" t="0" r="9525" b="0"/>
            <wp:docPr id="1169" name="图片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1771650"/>
                    </a:xfrm>
                    <a:prstGeom prst="rect">
                      <a:avLst/>
                    </a:prstGeom>
                    <a:noFill/>
                    <a:ln>
                      <a:noFill/>
                    </a:ln>
                  </pic:spPr>
                </pic:pic>
              </a:graphicData>
            </a:graphic>
          </wp:inline>
        </w:drawing>
      </w:r>
    </w:p>
    <w:p w:rsidR="00375F9C" w:rsidRDefault="00375F9C" w:rsidP="00E45D25">
      <w:pPr>
        <w:pStyle w:val="3"/>
        <w:numPr>
          <w:ilvl w:val="2"/>
          <w:numId w:val="17"/>
        </w:numPr>
      </w:pPr>
      <w:bookmarkStart w:id="26" w:name="_Toc453071675"/>
      <w:r>
        <w:rPr>
          <w:rFonts w:hint="eastAsia"/>
        </w:rPr>
        <w:lastRenderedPageBreak/>
        <w:t>Find</w:t>
      </w:r>
      <w:r w:rsidRPr="00A05E31">
        <w:t xml:space="preserve"> the object definition code</w:t>
      </w:r>
      <w:bookmarkEnd w:id="26"/>
    </w:p>
    <w:p w:rsidR="00375F9C" w:rsidRDefault="00375F9C" w:rsidP="00375F9C">
      <w:r>
        <w:rPr>
          <w:rFonts w:hint="eastAsia"/>
        </w:rPr>
        <w:t xml:space="preserve">In </w:t>
      </w:r>
      <w:r>
        <w:t>“</w:t>
      </w:r>
      <w:r>
        <w:rPr>
          <w:rFonts w:hint="eastAsia"/>
        </w:rPr>
        <w:t>Design View</w:t>
      </w:r>
      <w:r>
        <w:t>”</w:t>
      </w:r>
      <w:r>
        <w:rPr>
          <w:rFonts w:hint="eastAsia"/>
        </w:rPr>
        <w:t>, double click a control will cause:</w:t>
      </w:r>
    </w:p>
    <w:p w:rsidR="00375F9C" w:rsidRDefault="00375F9C" w:rsidP="00E45D25">
      <w:pPr>
        <w:numPr>
          <w:ilvl w:val="0"/>
          <w:numId w:val="15"/>
        </w:numPr>
      </w:pPr>
      <w:r>
        <w:rPr>
          <w:rFonts w:hint="eastAsia"/>
        </w:rPr>
        <w:t xml:space="preserve">Switch to </w:t>
      </w:r>
      <w:r>
        <w:t>“</w:t>
      </w:r>
      <w:r>
        <w:rPr>
          <w:rFonts w:hint="eastAsia"/>
        </w:rPr>
        <w:t>Code</w:t>
      </w:r>
      <w:r>
        <w:t>”</w:t>
      </w:r>
      <w:r>
        <w:rPr>
          <w:rFonts w:hint="eastAsia"/>
        </w:rPr>
        <w:t xml:space="preserve"> view;</w:t>
      </w:r>
    </w:p>
    <w:p w:rsidR="00375F9C" w:rsidRDefault="00375F9C" w:rsidP="00E45D25">
      <w:pPr>
        <w:numPr>
          <w:ilvl w:val="0"/>
          <w:numId w:val="15"/>
        </w:numPr>
      </w:pPr>
      <w:r>
        <w:rPr>
          <w:rFonts w:hint="eastAsia"/>
        </w:rPr>
        <w:t>Highlight the control</w:t>
      </w:r>
      <w:r>
        <w:t>’</w:t>
      </w:r>
      <w:r>
        <w:rPr>
          <w:rFonts w:hint="eastAsia"/>
        </w:rPr>
        <w:t>s definition code;</w:t>
      </w:r>
    </w:p>
    <w:p w:rsidR="00375F9C" w:rsidRDefault="00375F9C" w:rsidP="00E45D25">
      <w:pPr>
        <w:numPr>
          <w:ilvl w:val="0"/>
          <w:numId w:val="15"/>
        </w:numPr>
      </w:pPr>
      <w:r>
        <w:rPr>
          <w:rFonts w:hint="eastAsia"/>
        </w:rPr>
        <w:t xml:space="preserve">Scroll </w:t>
      </w:r>
      <w:r>
        <w:t>the</w:t>
      </w:r>
      <w:r>
        <w:rPr>
          <w:rFonts w:hint="eastAsia"/>
        </w:rPr>
        <w:t xml:space="preserve"> definition code to view. </w:t>
      </w:r>
    </w:p>
    <w:p w:rsidR="00B17450" w:rsidRDefault="00B17450" w:rsidP="00375F9C">
      <w:r>
        <w:rPr>
          <w:rFonts w:hint="eastAsia"/>
          <w:noProof/>
        </w:rPr>
        <mc:AlternateContent>
          <mc:Choice Requires="wps">
            <w:drawing>
              <wp:anchor distT="0" distB="0" distL="114300" distR="114300" simplePos="0" relativeHeight="251682816" behindDoc="0" locked="0" layoutInCell="1" allowOverlap="1" wp14:anchorId="64C0CD39" wp14:editId="538DF646">
                <wp:simplePos x="0" y="0"/>
                <wp:positionH relativeFrom="column">
                  <wp:posOffset>2139315</wp:posOffset>
                </wp:positionH>
                <wp:positionV relativeFrom="line">
                  <wp:posOffset>755650</wp:posOffset>
                </wp:positionV>
                <wp:extent cx="914400" cy="198120"/>
                <wp:effectExtent l="0" t="0" r="19050" b="259080"/>
                <wp:wrapNone/>
                <wp:docPr id="1055" name="AutoShap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41944"/>
                            <a:gd name="adj2" fmla="val 1708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B17450">
                            <w:pPr>
                              <w:jc w:val="center"/>
                              <w:rPr>
                                <w:sz w:val="18"/>
                                <w:szCs w:val="18"/>
                              </w:rPr>
                            </w:pPr>
                            <w:proofErr w:type="gramStart"/>
                            <w:r>
                              <w:rPr>
                                <w:rFonts w:hint="eastAsia"/>
                                <w:sz w:val="18"/>
                                <w:szCs w:val="18"/>
                              </w:rPr>
                              <w:t>dblclick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6" o:spid="_x0000_s1109" type="#_x0000_t62" style="position:absolute;left:0;text-align:left;margin-left:168.45pt;margin-top:59.5pt;width:1in;height:15.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" adj="1740,47699" fillcolor="#ff9">
                <v:textbox inset="0,0,0,0">
                  <w:txbxContent>
                    <w:p w:rsidR="0023747D" w:rsidRPr="00D434DE" w:rsidRDefault="0023747D" w:rsidP="00B17450">
                      <w:pPr>
                        <w:jc w:val="center"/>
                        <w:rPr>
                          <w:sz w:val="18"/>
                          <w:szCs w:val="18"/>
                        </w:rPr>
                      </w:pPr>
                      <w:proofErr w:type="gramStart"/>
                      <w:r>
                        <w:rPr>
                          <w:rFonts w:hint="eastAsia"/>
                          <w:sz w:val="18"/>
                          <w:szCs w:val="18"/>
                        </w:rPr>
                        <w:t>dblclick</w:t>
                      </w:r>
                      <w:proofErr w:type="gramEnd"/>
                    </w:p>
                  </w:txbxContent>
                </v:textbox>
                <w10:wrap anchory="line"/>
              </v:shape>
            </w:pict>
          </mc:Fallback>
        </mc:AlternateContent>
      </w:r>
      <w:r>
        <w:rPr>
          <w:rFonts w:hint="eastAsia"/>
          <w:noProof/>
        </w:rPr>
        <w:t xml:space="preserve"> </w:t>
      </w:r>
      <w:r w:rsidR="00955C1D">
        <w:rPr>
          <w:noProof/>
        </w:rPr>
        <w:drawing>
          <wp:inline distT="0" distB="0" distL="0" distR="0" wp14:anchorId="082DAADB" wp14:editId="5B005BB7">
            <wp:extent cx="3742857" cy="1495238"/>
            <wp:effectExtent l="0" t="0" r="0" b="0"/>
            <wp:docPr id="1173" name="图片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42857" cy="1495238"/>
                    </a:xfrm>
                    <a:prstGeom prst="rect">
                      <a:avLst/>
                    </a:prstGeom>
                  </pic:spPr>
                </pic:pic>
              </a:graphicData>
            </a:graphic>
          </wp:inline>
        </w:drawing>
      </w:r>
    </w:p>
    <w:p w:rsidR="00375F9C" w:rsidRPr="004D3371" w:rsidRDefault="005C781A" w:rsidP="00375F9C">
      <w:r>
        <w:rPr>
          <w:rFonts w:hint="eastAsia"/>
          <w:noProof/>
        </w:rPr>
        <mc:AlternateContent>
          <mc:Choice Requires="wps">
            <w:drawing>
              <wp:anchor distT="0" distB="0" distL="114300" distR="114300" simplePos="0" relativeHeight="251608576" behindDoc="0" locked="0" layoutInCell="1" allowOverlap="1" wp14:anchorId="37CB5240" wp14:editId="0E1F21C4">
                <wp:simplePos x="0" y="0"/>
                <wp:positionH relativeFrom="column">
                  <wp:posOffset>4391025</wp:posOffset>
                </wp:positionH>
                <wp:positionV relativeFrom="line">
                  <wp:posOffset>1562100</wp:posOffset>
                </wp:positionV>
                <wp:extent cx="914400" cy="198120"/>
                <wp:effectExtent l="38100" t="0" r="19050" b="240030"/>
                <wp:wrapNone/>
                <wp:docPr id="1056" name="AutoShap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49722"/>
                            <a:gd name="adj2" fmla="val 156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D</w:t>
                            </w:r>
                            <w:r>
                              <w:rPr>
                                <w:rFonts w:hint="eastAsia"/>
                                <w:sz w:val="18"/>
                                <w:szCs w:val="18"/>
                              </w:rPr>
                              <w:t>efinition code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7" o:spid="_x0000_s1110" type="#_x0000_t62" style="position:absolute;left:0;text-align:left;margin-left:345.75pt;margin-top:123pt;width:1in;height:15.6pt;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" adj="21540,44584" fillcolor="#ff9">
                <v:textbox inset="0,0,0,0">
                  <w:txbxContent>
                    <w:p w:rsidR="0023747D" w:rsidRPr="00D434DE" w:rsidRDefault="0023747D" w:rsidP="00375F9C">
                      <w:pPr>
                        <w:jc w:val="center"/>
                        <w:rPr>
                          <w:sz w:val="18"/>
                          <w:szCs w:val="18"/>
                        </w:rPr>
                      </w:pPr>
                      <w:r>
                        <w:rPr>
                          <w:sz w:val="18"/>
                          <w:szCs w:val="18"/>
                        </w:rPr>
                        <w:t>D</w:t>
                      </w:r>
                      <w:r>
                        <w:rPr>
                          <w:rFonts w:hint="eastAsia"/>
                          <w:sz w:val="18"/>
                          <w:szCs w:val="18"/>
                        </w:rPr>
                        <w:t>efinition code</w:t>
                      </w:r>
                    </w:p>
                  </w:txbxContent>
                </v:textbox>
                <w10:wrap anchory="line"/>
              </v:shape>
            </w:pict>
          </mc:Fallback>
        </mc:AlternateContent>
      </w:r>
      <w:r w:rsidR="00B17450">
        <w:rPr>
          <w:noProof/>
        </w:rPr>
        <w:drawing>
          <wp:inline distT="0" distB="0" distL="0" distR="0" wp14:anchorId="5B5F1EBD" wp14:editId="6B2B1DE3">
            <wp:extent cx="5400675" cy="2847975"/>
            <wp:effectExtent l="0" t="0" r="9525" b="9525"/>
            <wp:docPr id="1171" name="图片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847975"/>
                    </a:xfrm>
                    <a:prstGeom prst="rect">
                      <a:avLst/>
                    </a:prstGeom>
                    <a:noFill/>
                    <a:ln>
                      <a:noFill/>
                    </a:ln>
                  </pic:spPr>
                </pic:pic>
              </a:graphicData>
            </a:graphic>
          </wp:inline>
        </w:drawing>
      </w:r>
    </w:p>
    <w:p w:rsidR="00375F9C" w:rsidRDefault="00375F9C" w:rsidP="00E45D25">
      <w:pPr>
        <w:pStyle w:val="3"/>
        <w:numPr>
          <w:ilvl w:val="2"/>
          <w:numId w:val="17"/>
        </w:numPr>
      </w:pPr>
      <w:bookmarkStart w:id="27" w:name="_Toc453071676"/>
      <w:r>
        <w:rPr>
          <w:rFonts w:hint="eastAsia"/>
        </w:rPr>
        <w:t>G</w:t>
      </w:r>
      <w:r w:rsidRPr="00AA452D">
        <w:t>enerate</w:t>
      </w:r>
      <w:r>
        <w:rPr>
          <w:rFonts w:hint="eastAsia"/>
        </w:rPr>
        <w:t xml:space="preserve"> event code a</w:t>
      </w:r>
      <w:r w:rsidRPr="00AA452D">
        <w:t>utomatically</w:t>
      </w:r>
      <w:bookmarkEnd w:id="27"/>
    </w:p>
    <w:p w:rsidR="00375F9C" w:rsidRDefault="00375F9C" w:rsidP="00375F9C">
      <w:pPr>
        <w:ind w:left="105" w:hangingChars="50" w:hanging="105"/>
      </w:pPr>
      <w:r>
        <w:rPr>
          <w:rFonts w:hint="eastAsia"/>
        </w:rPr>
        <w:t xml:space="preserve">In the </w:t>
      </w:r>
      <w:r>
        <w:t>“</w:t>
      </w:r>
      <w:r>
        <w:rPr>
          <w:rFonts w:hint="eastAsia"/>
        </w:rPr>
        <w:t>Design View</w:t>
      </w:r>
      <w:r>
        <w:t>”</w:t>
      </w:r>
      <w:r>
        <w:rPr>
          <w:rFonts w:hint="eastAsia"/>
        </w:rPr>
        <w:t xml:space="preserve">, select a </w:t>
      </w:r>
      <w:r>
        <w:t>control;</w:t>
      </w:r>
      <w:r>
        <w:rPr>
          <w:rFonts w:hint="eastAsia"/>
        </w:rPr>
        <w:t xml:space="preserve"> the right side </w:t>
      </w:r>
      <w:r>
        <w:t>“</w:t>
      </w:r>
      <w:r>
        <w:rPr>
          <w:rFonts w:hint="eastAsia"/>
        </w:rPr>
        <w:t>Component config</w:t>
      </w:r>
      <w:r>
        <w:t>”</w:t>
      </w:r>
      <w:r>
        <w:rPr>
          <w:rFonts w:hint="eastAsia"/>
        </w:rPr>
        <w:t xml:space="preserve"> window will be refreshed. Find an event (e.g. onClick event), click its event button will cause:</w:t>
      </w:r>
    </w:p>
    <w:p w:rsidR="00375F9C" w:rsidRDefault="00375F9C" w:rsidP="00E45D25">
      <w:pPr>
        <w:numPr>
          <w:ilvl w:val="0"/>
          <w:numId w:val="16"/>
        </w:numPr>
      </w:pPr>
      <w:r>
        <w:rPr>
          <w:rFonts w:hint="eastAsia"/>
        </w:rPr>
        <w:t xml:space="preserve">Switch to </w:t>
      </w:r>
      <w:r>
        <w:t>“</w:t>
      </w:r>
      <w:r>
        <w:rPr>
          <w:rFonts w:hint="eastAsia"/>
        </w:rPr>
        <w:t>Code</w:t>
      </w:r>
      <w:r>
        <w:t>”</w:t>
      </w:r>
      <w:r>
        <w:rPr>
          <w:rFonts w:hint="eastAsia"/>
        </w:rPr>
        <w:t xml:space="preserve"> view;</w:t>
      </w:r>
    </w:p>
    <w:p w:rsidR="00375F9C" w:rsidRDefault="00375F9C" w:rsidP="00E45D25">
      <w:pPr>
        <w:numPr>
          <w:ilvl w:val="0"/>
          <w:numId w:val="16"/>
        </w:numPr>
      </w:pPr>
      <w:r>
        <w:rPr>
          <w:rFonts w:hint="eastAsia"/>
        </w:rPr>
        <w:t>Create event code, and insert into the editor;</w:t>
      </w:r>
    </w:p>
    <w:p w:rsidR="00375F9C" w:rsidRDefault="00375F9C" w:rsidP="00E45D25">
      <w:pPr>
        <w:numPr>
          <w:ilvl w:val="0"/>
          <w:numId w:val="16"/>
        </w:numPr>
      </w:pPr>
      <w:r>
        <w:rPr>
          <w:rFonts w:hint="eastAsia"/>
        </w:rPr>
        <w:t xml:space="preserve">Scroll </w:t>
      </w:r>
      <w:r>
        <w:t>the</w:t>
      </w:r>
      <w:r>
        <w:rPr>
          <w:rFonts w:hint="eastAsia"/>
        </w:rPr>
        <w:t xml:space="preserve"> event code to view. </w:t>
      </w:r>
    </w:p>
    <w:p w:rsidR="00375F9C" w:rsidRPr="00473F41" w:rsidRDefault="00375F9C" w:rsidP="00375F9C">
      <w:pPr>
        <w:ind w:left="105" w:hangingChars="50" w:hanging="105"/>
      </w:pPr>
    </w:p>
    <w:p w:rsidR="00375F9C" w:rsidRDefault="00955C1D" w:rsidP="00375F9C">
      <w:pPr>
        <w:ind w:left="105" w:hangingChars="50" w:hanging="105"/>
        <w:jc w:val="center"/>
      </w:pPr>
      <w:r w:rsidRPr="00955C1D">
        <w:rPr>
          <w:noProof/>
        </w:rPr>
        <w:t xml:space="preserve"> </w:t>
      </w:r>
      <w:r>
        <w:rPr>
          <w:rFonts w:hint="eastAsia"/>
          <w:noProof/>
        </w:rPr>
        <w:lastRenderedPageBreak/>
        <mc:AlternateContent>
          <mc:Choice Requires="wps">
            <w:drawing>
              <wp:anchor distT="0" distB="0" distL="114300" distR="114300" simplePos="0" relativeHeight="251617792" behindDoc="0" locked="0" layoutInCell="1" allowOverlap="1" wp14:anchorId="70267683" wp14:editId="0E9D72C2">
                <wp:simplePos x="0" y="0"/>
                <wp:positionH relativeFrom="column">
                  <wp:posOffset>3857625</wp:posOffset>
                </wp:positionH>
                <wp:positionV relativeFrom="line">
                  <wp:posOffset>1287780</wp:posOffset>
                </wp:positionV>
                <wp:extent cx="914400" cy="198120"/>
                <wp:effectExtent l="0" t="0" r="438150" b="125730"/>
                <wp:wrapNone/>
                <wp:docPr id="1054" name="AutoShap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90903"/>
                            <a:gd name="adj2" fmla="val 100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7" o:spid="_x0000_s1111" type="#_x0000_t62" style="position:absolute;left:0;text-align:left;margin-left:303.75pt;margin-top:101.4pt;width:1in;height:15.6pt;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" adj="-8835,32607" fillcolor="#ff9">
                <v:textbox inset="0,0,0,0">
                  <w:txbxContent>
                    <w:p w:rsidR="0023747D" w:rsidRPr="00D434DE" w:rsidRDefault="0023747D" w:rsidP="00375F9C">
                      <w:pPr>
                        <w:jc w:val="center"/>
                        <w:rPr>
                          <w:sz w:val="18"/>
                          <w:szCs w:val="18"/>
                        </w:rPr>
                      </w:pPr>
                      <w:r>
                        <w:rPr>
                          <w:rFonts w:hint="eastAsia"/>
                          <w:sz w:val="18"/>
                          <w:szCs w:val="18"/>
                        </w:rPr>
                        <w:t>Click</w:t>
                      </w:r>
                    </w:p>
                  </w:txbxContent>
                </v:textbox>
                <w10:wrap anchory="line"/>
              </v:shape>
            </w:pict>
          </mc:Fallback>
        </mc:AlternateContent>
      </w:r>
      <w:r>
        <w:rPr>
          <w:noProof/>
        </w:rPr>
        <w:drawing>
          <wp:inline distT="0" distB="0" distL="0" distR="0" wp14:anchorId="494836FF" wp14:editId="7272A927">
            <wp:extent cx="5400040" cy="1922514"/>
            <wp:effectExtent l="0" t="0" r="0" b="1905"/>
            <wp:docPr id="1172" name="图片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1922514"/>
                    </a:xfrm>
                    <a:prstGeom prst="rect">
                      <a:avLst/>
                    </a:prstGeom>
                  </pic:spPr>
                </pic:pic>
              </a:graphicData>
            </a:graphic>
          </wp:inline>
        </w:drawing>
      </w:r>
    </w:p>
    <w:p w:rsidR="00375F9C" w:rsidRDefault="00375F9C" w:rsidP="00375F9C"/>
    <w:p w:rsidR="00375F9C" w:rsidRPr="00735DFB" w:rsidRDefault="00375F9C" w:rsidP="00375F9C">
      <w:r w:rsidRPr="00AA452D">
        <w:rPr>
          <w:rFonts w:hint="eastAsia"/>
        </w:rPr>
        <w:t xml:space="preserve"> </w:t>
      </w:r>
      <w:r w:rsidR="005C781A">
        <w:rPr>
          <w:rFonts w:hint="eastAsia"/>
          <w:noProof/>
        </w:rPr>
        <mc:AlternateContent>
          <mc:Choice Requires="wps">
            <w:drawing>
              <wp:anchor distT="0" distB="0" distL="114300" distR="114300" simplePos="0" relativeHeight="251609600" behindDoc="0" locked="0" layoutInCell="1" allowOverlap="1" wp14:anchorId="33D0392D" wp14:editId="562E3E80">
                <wp:simplePos x="0" y="0"/>
                <wp:positionH relativeFrom="column">
                  <wp:posOffset>3886200</wp:posOffset>
                </wp:positionH>
                <wp:positionV relativeFrom="line">
                  <wp:posOffset>1783080</wp:posOffset>
                </wp:positionV>
                <wp:extent cx="1143000" cy="198120"/>
                <wp:effectExtent l="247650" t="211455" r="9525" b="9525"/>
                <wp:wrapNone/>
                <wp:docPr id="1053" name="AutoShap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66444"/>
                            <a:gd name="adj2" fmla="val -143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E</w:t>
                            </w:r>
                            <w:r>
                              <w:rPr>
                                <w:rFonts w:hint="eastAsia"/>
                                <w:sz w:val="18"/>
                                <w:szCs w:val="18"/>
                              </w:rPr>
                              <w:t>vent code created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9" o:spid="_x0000_s1112" type="#_x0000_t62" style="position:absolute;left:0;text-align:left;margin-left:306pt;margin-top:140.4pt;width:90pt;height:15.6pt;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" adj="25152,-20216" fillcolor="#ff9">
                <v:textbox inset="0,0,0,0">
                  <w:txbxContent>
                    <w:p w:rsidR="0023747D" w:rsidRPr="00D434DE" w:rsidRDefault="0023747D" w:rsidP="00375F9C">
                      <w:pPr>
                        <w:jc w:val="center"/>
                        <w:rPr>
                          <w:sz w:val="18"/>
                          <w:szCs w:val="18"/>
                        </w:rPr>
                      </w:pPr>
                      <w:r>
                        <w:rPr>
                          <w:sz w:val="18"/>
                          <w:szCs w:val="18"/>
                        </w:rPr>
                        <w:t>E</w:t>
                      </w:r>
                      <w:r>
                        <w:rPr>
                          <w:rFonts w:hint="eastAsia"/>
                          <w:sz w:val="18"/>
                          <w:szCs w:val="18"/>
                        </w:rPr>
                        <w:t>vent code created</w:t>
                      </w:r>
                    </w:p>
                  </w:txbxContent>
                </v:textbox>
                <w10:wrap anchory="line"/>
              </v:shape>
            </w:pict>
          </mc:Fallback>
        </mc:AlternateContent>
      </w:r>
      <w:r w:rsidRPr="00AA452D">
        <w:rPr>
          <w:rFonts w:hint="eastAsia"/>
        </w:rPr>
        <w:t xml:space="preserve"> </w:t>
      </w:r>
      <w:r w:rsidR="005C781A">
        <w:rPr>
          <w:rFonts w:hint="eastAsia"/>
          <w:noProof/>
        </w:rPr>
        <w:drawing>
          <wp:inline distT="0" distB="0" distL="0" distR="0" wp14:anchorId="47209575" wp14:editId="481284FE">
            <wp:extent cx="5000625" cy="22955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0625" cy="2295525"/>
                    </a:xfrm>
                    <a:prstGeom prst="rect">
                      <a:avLst/>
                    </a:prstGeom>
                    <a:noFill/>
                    <a:ln>
                      <a:noFill/>
                    </a:ln>
                  </pic:spPr>
                </pic:pic>
              </a:graphicData>
            </a:graphic>
          </wp:inline>
        </w:drawing>
      </w:r>
    </w:p>
    <w:p w:rsidR="00375F9C" w:rsidRDefault="00375F9C" w:rsidP="00E45D25">
      <w:pPr>
        <w:pStyle w:val="1"/>
        <w:numPr>
          <w:ilvl w:val="0"/>
          <w:numId w:val="17"/>
        </w:numPr>
      </w:pPr>
      <w:bookmarkStart w:id="28" w:name="_Toc453071677"/>
      <w:r>
        <w:rPr>
          <w:rFonts w:hint="eastAsia"/>
        </w:rPr>
        <w:t>Controls Facebook</w:t>
      </w:r>
      <w:bookmarkEnd w:id="28"/>
    </w:p>
    <w:p w:rsidR="00375F9C" w:rsidRDefault="00375F9C" w:rsidP="00375F9C">
      <w:r w:rsidRPr="001338EA">
        <w:t>Many beginners are particularly interested in UI controls. In this chapter we</w:t>
      </w:r>
      <w:r>
        <w:t>’</w:t>
      </w:r>
      <w:r w:rsidRPr="001338EA">
        <w:t>ll give a rough look at the basic controls.</w:t>
      </w:r>
      <w:r>
        <w:rPr>
          <w:rFonts w:hint="eastAsia"/>
        </w:rPr>
        <w:t xml:space="preserve"> </w:t>
      </w:r>
      <w:r w:rsidRPr="001338EA">
        <w:t>Since each control has a lot of functions, here is a brief introduction, it is impossible to explain all the functions. You can browse API to understand the specific function of each control in detail!</w:t>
      </w:r>
    </w:p>
    <w:p w:rsidR="00375F9C" w:rsidRDefault="00375F9C" w:rsidP="00E45D25">
      <w:pPr>
        <w:pStyle w:val="2"/>
        <w:numPr>
          <w:ilvl w:val="1"/>
          <w:numId w:val="17"/>
        </w:numPr>
      </w:pPr>
      <w:bookmarkStart w:id="29" w:name="_Toc453071678"/>
      <w:r>
        <w:rPr>
          <w:rFonts w:hint="eastAsia"/>
        </w:rPr>
        <w:t>S</w:t>
      </w:r>
      <w:r w:rsidRPr="00991AE1">
        <w:t>cript testing environment</w:t>
      </w:r>
      <w:bookmarkEnd w:id="29"/>
    </w:p>
    <w:p w:rsidR="00375F9C" w:rsidRDefault="00375F9C" w:rsidP="00375F9C">
      <w:r w:rsidRPr="00991AE1">
        <w:t>At first, we have to build a testing environment for executing example codes. About Browsers</w:t>
      </w:r>
      <w:proofErr w:type="gramStart"/>
      <w:r w:rsidR="00863040">
        <w:t xml:space="preserve">,  </w:t>
      </w:r>
      <w:r w:rsidR="004D6FBC">
        <w:t>Firefox</w:t>
      </w:r>
      <w:proofErr w:type="gramEnd"/>
      <w:r w:rsidR="00863040">
        <w:t xml:space="preserve"> is recommended, </w:t>
      </w:r>
      <w:r w:rsidR="00CC090A" w:rsidRPr="00CC090A">
        <w:t xml:space="preserve">if </w:t>
      </w:r>
      <w:r w:rsidR="004D6FBC" w:rsidRPr="00CC090A">
        <w:t>Firefox</w:t>
      </w:r>
      <w:r w:rsidR="00CC090A" w:rsidRPr="00CC090A">
        <w:t xml:space="preserve"> is not preferred, ie8 or chrome is ok too.</w:t>
      </w:r>
      <w:r>
        <w:rPr>
          <w:rFonts w:hint="eastAsia"/>
        </w:rPr>
        <w:t xml:space="preserve"> </w:t>
      </w:r>
    </w:p>
    <w:p w:rsidR="00375F9C" w:rsidRPr="00991AE1" w:rsidRDefault="00375F9C" w:rsidP="00375F9C">
      <w:pPr>
        <w:ind w:firstLine="420"/>
      </w:pPr>
    </w:p>
    <w:p w:rsidR="00375F9C" w:rsidRPr="002C425D" w:rsidRDefault="00375F9C" w:rsidP="00375F9C">
      <w:pPr>
        <w:ind w:firstLine="420"/>
        <w:rPr>
          <w:b/>
        </w:rPr>
      </w:pPr>
      <w:r>
        <w:rPr>
          <w:rFonts w:hint="eastAsia"/>
          <w:b/>
        </w:rPr>
        <w:t xml:space="preserve">For </w:t>
      </w:r>
      <w:r w:rsidR="004D6FBC" w:rsidRPr="002C425D">
        <w:rPr>
          <w:b/>
        </w:rPr>
        <w:t>Firefox</w:t>
      </w:r>
      <w:r>
        <w:rPr>
          <w:rFonts w:hint="eastAsia"/>
          <w:b/>
        </w:rPr>
        <w:t xml:space="preserve">: </w:t>
      </w:r>
    </w:p>
    <w:p w:rsidR="00375F9C" w:rsidRDefault="00375F9C" w:rsidP="00E45D25">
      <w:pPr>
        <w:numPr>
          <w:ilvl w:val="0"/>
          <w:numId w:val="2"/>
        </w:numPr>
      </w:pPr>
      <w:r>
        <w:rPr>
          <w:rFonts w:hint="eastAsia"/>
        </w:rPr>
        <w:t xml:space="preserve">You need </w:t>
      </w:r>
      <w:r w:rsidR="004D6FBC">
        <w:t>Firefox</w:t>
      </w:r>
      <w:r>
        <w:rPr>
          <w:rFonts w:hint="eastAsia"/>
        </w:rPr>
        <w:t xml:space="preserve"> and firebug;</w:t>
      </w:r>
    </w:p>
    <w:p w:rsidR="009C6F51" w:rsidRDefault="00083A2E" w:rsidP="00E45D25">
      <w:pPr>
        <w:numPr>
          <w:ilvl w:val="0"/>
          <w:numId w:val="2"/>
        </w:numPr>
      </w:pPr>
      <w:r>
        <w:rPr>
          <w:rFonts w:hint="eastAsia"/>
        </w:rPr>
        <w:t xml:space="preserve">Ensure </w:t>
      </w:r>
      <w:r w:rsidR="009C6F51">
        <w:rPr>
          <w:rFonts w:hint="eastAsia"/>
        </w:rPr>
        <w:t xml:space="preserve">all </w:t>
      </w:r>
      <w:r>
        <w:rPr>
          <w:rFonts w:hint="eastAsia"/>
        </w:rPr>
        <w:t xml:space="preserve">files and </w:t>
      </w:r>
      <w:r w:rsidR="009C6F51">
        <w:rPr>
          <w:rFonts w:hint="eastAsia"/>
        </w:rPr>
        <w:t xml:space="preserve">folders in </w:t>
      </w:r>
      <w:r>
        <w:rPr>
          <w:rFonts w:hint="eastAsia"/>
        </w:rPr>
        <w:t xml:space="preserve">cookbook package including </w:t>
      </w:r>
      <w:r>
        <w:t>“</w:t>
      </w:r>
      <w:r w:rsidRPr="009C6F51">
        <w:rPr>
          <w:rFonts w:hint="eastAsia"/>
          <w:b/>
        </w:rPr>
        <w:t>env.html</w:t>
      </w:r>
      <w:r>
        <w:t>”</w:t>
      </w:r>
      <w:r>
        <w:rPr>
          <w:rFonts w:hint="eastAsia"/>
        </w:rPr>
        <w:t xml:space="preserve"> are in</w:t>
      </w:r>
      <w:r>
        <w:rPr>
          <w:rFonts w:hint="eastAsia"/>
          <w:b/>
          <w:color w:val="0000FF"/>
        </w:rPr>
        <w:t xml:space="preserve"> </w:t>
      </w:r>
      <w:r w:rsidR="00551D47">
        <w:rPr>
          <w:rFonts w:hint="eastAsia"/>
          <w:b/>
          <w:color w:val="0000FF"/>
        </w:rPr>
        <w:t>cookbook</w:t>
      </w:r>
      <w:r w:rsidR="009C6F51">
        <w:rPr>
          <w:rFonts w:hint="eastAsia"/>
        </w:rPr>
        <w:t xml:space="preserve"> dir;</w:t>
      </w:r>
    </w:p>
    <w:p w:rsidR="00375F9C" w:rsidRDefault="00375F9C" w:rsidP="00E45D25">
      <w:pPr>
        <w:numPr>
          <w:ilvl w:val="0"/>
          <w:numId w:val="2"/>
        </w:numPr>
      </w:pPr>
      <w:r>
        <w:rPr>
          <w:rFonts w:hint="eastAsia"/>
        </w:rPr>
        <w:t xml:space="preserve">Open URL </w:t>
      </w:r>
      <w:r w:rsidR="00551D47">
        <w:rPr>
          <w:rFonts w:hint="eastAsia"/>
          <w:b/>
          <w:color w:val="0000FF"/>
        </w:rPr>
        <w:t>cookbook</w:t>
      </w:r>
      <w:r>
        <w:rPr>
          <w:rFonts w:hint="eastAsia"/>
        </w:rPr>
        <w:t>/</w:t>
      </w:r>
      <w:r w:rsidRPr="00343BB0">
        <w:rPr>
          <w:b/>
        </w:rPr>
        <w:t>env.html</w:t>
      </w:r>
      <w:r w:rsidRPr="00991AE1">
        <w:rPr>
          <w:rFonts w:hint="eastAsia"/>
        </w:rPr>
        <w:t xml:space="preserve"> in </w:t>
      </w:r>
      <w:r w:rsidR="004D6FBC" w:rsidRPr="00991AE1">
        <w:t>Fir</w:t>
      </w:r>
      <w:r w:rsidR="004D6FBC">
        <w:t>efox</w:t>
      </w:r>
      <w:r>
        <w:rPr>
          <w:rFonts w:hint="eastAsia"/>
        </w:rPr>
        <w:t>;</w:t>
      </w:r>
    </w:p>
    <w:p w:rsidR="00375F9C" w:rsidRDefault="00375F9C" w:rsidP="00E45D25">
      <w:pPr>
        <w:numPr>
          <w:ilvl w:val="0"/>
          <w:numId w:val="2"/>
        </w:numPr>
      </w:pPr>
      <w:r>
        <w:rPr>
          <w:rFonts w:hint="eastAsia"/>
        </w:rPr>
        <w:t>Open firebug console, s</w:t>
      </w:r>
      <w:r w:rsidRPr="00991AE1">
        <w:t xml:space="preserve">witch to the multi-line </w:t>
      </w:r>
      <w:r>
        <w:rPr>
          <w:rFonts w:hint="eastAsia"/>
        </w:rPr>
        <w:t>mode</w:t>
      </w:r>
    </w:p>
    <w:p w:rsidR="00375F9C" w:rsidRDefault="005C781A" w:rsidP="00375F9C">
      <w:r>
        <w:rPr>
          <w:rFonts w:hint="eastAsia"/>
          <w:noProof/>
        </w:rPr>
        <w:lastRenderedPageBreak/>
        <mc:AlternateContent>
          <mc:Choice Requires="wps">
            <w:drawing>
              <wp:anchor distT="0" distB="0" distL="114300" distR="114300" simplePos="0" relativeHeight="251618816" behindDoc="0" locked="0" layoutInCell="1" allowOverlap="1" wp14:anchorId="0984D5CD" wp14:editId="480ABE90">
                <wp:simplePos x="0" y="0"/>
                <wp:positionH relativeFrom="column">
                  <wp:posOffset>2286000</wp:posOffset>
                </wp:positionH>
                <wp:positionV relativeFrom="line">
                  <wp:posOffset>748665</wp:posOffset>
                </wp:positionV>
                <wp:extent cx="1143000" cy="220345"/>
                <wp:effectExtent l="9525" t="5715" r="9525" b="88265"/>
                <wp:wrapNone/>
                <wp:docPr id="1052" name="AutoShap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20345"/>
                        </a:xfrm>
                        <a:prstGeom prst="wedgeRoundRectCallout">
                          <a:avLst>
                            <a:gd name="adj1" fmla="val -27667"/>
                            <a:gd name="adj2" fmla="val 868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2" o:spid="_x0000_s1113" type="#_x0000_t62" style="position:absolute;left:0;text-align:left;margin-left:180pt;margin-top:58.95pt;width:90pt;height:17.35pt;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" adj="4824,29567" fillcolor="#ff9">
                <v:textbox inset="0,0,0,0">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v:textbox>
                <w10:wrap anchory="line"/>
              </v:shape>
            </w:pict>
          </mc:Fallback>
        </mc:AlternateContent>
      </w:r>
      <w:r>
        <w:rPr>
          <w:rFonts w:hint="eastAsia"/>
          <w:noProof/>
        </w:rPr>
        <mc:AlternateContent>
          <mc:Choice Requires="wps">
            <w:drawing>
              <wp:anchor distT="0" distB="0" distL="114300" distR="114300" simplePos="0" relativeHeight="251508224" behindDoc="0" locked="0" layoutInCell="1" allowOverlap="1" wp14:anchorId="5F3D70C7" wp14:editId="531C73A9">
                <wp:simplePos x="0" y="0"/>
                <wp:positionH relativeFrom="column">
                  <wp:posOffset>3886200</wp:posOffset>
                </wp:positionH>
                <wp:positionV relativeFrom="line">
                  <wp:posOffset>451485</wp:posOffset>
                </wp:positionV>
                <wp:extent cx="1485900" cy="220345"/>
                <wp:effectExtent l="447675" t="118110" r="9525" b="13970"/>
                <wp:wrapNone/>
                <wp:docPr id="1051"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79356"/>
                            <a:gd name="adj2" fmla="val -9121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7" o:spid="_x0000_s1114" type="#_x0000_t62" style="position:absolute;left:0;text-align:left;margin-left:306pt;margin-top:35.55pt;width:117pt;height:17.35pt;flip:x;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" adj="27941,-8902"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p>
                  </w:txbxContent>
                </v:textbox>
                <w10:wrap anchory="line"/>
              </v:shape>
            </w:pict>
          </mc:Fallback>
        </mc:AlternateContent>
      </w:r>
      <w:r>
        <w:rPr>
          <w:rFonts w:hint="eastAsia"/>
          <w:noProof/>
        </w:rPr>
        <w:drawing>
          <wp:inline distT="0" distB="0" distL="0" distR="0" wp14:anchorId="058DED6B" wp14:editId="30D9DF3D">
            <wp:extent cx="5391150" cy="1276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1276350"/>
                    </a:xfrm>
                    <a:prstGeom prst="rect">
                      <a:avLst/>
                    </a:prstGeom>
                    <a:noFill/>
                    <a:ln>
                      <a:noFill/>
                    </a:ln>
                  </pic:spPr>
                </pic:pic>
              </a:graphicData>
            </a:graphic>
          </wp:inline>
        </w:drawing>
      </w:r>
    </w:p>
    <w:p w:rsidR="00375F9C" w:rsidRDefault="00375F9C" w:rsidP="00375F9C"/>
    <w:p w:rsidR="00375F9C" w:rsidRDefault="00375F9C" w:rsidP="00375F9C">
      <w:pPr>
        <w:rPr>
          <w:b/>
        </w:rPr>
      </w:pPr>
      <w:r w:rsidRPr="0010041C">
        <w:rPr>
          <w:rFonts w:hint="eastAsia"/>
          <w:b/>
        </w:rPr>
        <w:tab/>
      </w:r>
      <w:r>
        <w:rPr>
          <w:rFonts w:hint="eastAsia"/>
          <w:b/>
        </w:rPr>
        <w:t>For IE8</w:t>
      </w:r>
      <w:r w:rsidR="00083A2E">
        <w:rPr>
          <w:rFonts w:hint="eastAsia"/>
          <w:b/>
        </w:rPr>
        <w:t>+</w:t>
      </w:r>
      <w:r>
        <w:rPr>
          <w:rFonts w:hint="eastAsia"/>
          <w:b/>
        </w:rPr>
        <w:t xml:space="preserve">: </w:t>
      </w:r>
    </w:p>
    <w:p w:rsidR="00375F9C" w:rsidRDefault="00375F9C" w:rsidP="00E45D25">
      <w:pPr>
        <w:numPr>
          <w:ilvl w:val="0"/>
          <w:numId w:val="18"/>
        </w:numPr>
      </w:pPr>
      <w:r>
        <w:rPr>
          <w:rFonts w:hint="eastAsia"/>
        </w:rPr>
        <w:t>You need IE8;</w:t>
      </w:r>
    </w:p>
    <w:p w:rsidR="00375F9C" w:rsidRDefault="00375F9C" w:rsidP="00E45D25">
      <w:pPr>
        <w:numPr>
          <w:ilvl w:val="0"/>
          <w:numId w:val="18"/>
        </w:numPr>
      </w:pPr>
      <w:r>
        <w:rPr>
          <w:rFonts w:hint="eastAsia"/>
        </w:rPr>
        <w:t xml:space="preserve">Open URL </w:t>
      </w:r>
      <w:r w:rsidR="00551D47">
        <w:rPr>
          <w:rFonts w:hint="eastAsia"/>
          <w:b/>
          <w:color w:val="0000FF"/>
        </w:rPr>
        <w:t>cookbook</w:t>
      </w:r>
      <w:r>
        <w:rPr>
          <w:rFonts w:hint="eastAsia"/>
        </w:rPr>
        <w:t>/</w:t>
      </w:r>
      <w:r w:rsidRPr="00343BB0">
        <w:rPr>
          <w:b/>
        </w:rPr>
        <w:t>env.html</w:t>
      </w:r>
      <w:r>
        <w:rPr>
          <w:rFonts w:hint="eastAsia"/>
        </w:rPr>
        <w:t xml:space="preserve"> ;</w:t>
      </w:r>
    </w:p>
    <w:p w:rsidR="00375F9C" w:rsidRDefault="00375F9C" w:rsidP="00E45D25">
      <w:pPr>
        <w:numPr>
          <w:ilvl w:val="0"/>
          <w:numId w:val="18"/>
        </w:numPr>
      </w:pPr>
      <w:r>
        <w:rPr>
          <w:rFonts w:hint="eastAsia"/>
        </w:rPr>
        <w:t>Open developer tools, s</w:t>
      </w:r>
      <w:r w:rsidRPr="00991AE1">
        <w:t xml:space="preserve">witch to the multi-line </w:t>
      </w:r>
      <w:r>
        <w:rPr>
          <w:rFonts w:hint="eastAsia"/>
        </w:rPr>
        <w:t>mode</w:t>
      </w:r>
    </w:p>
    <w:p w:rsidR="00375F9C" w:rsidRPr="003A205A" w:rsidRDefault="00375F9C" w:rsidP="00375F9C">
      <w:pPr>
        <w:rPr>
          <w:b/>
        </w:rPr>
      </w:pPr>
    </w:p>
    <w:p w:rsidR="00375F9C" w:rsidRDefault="005C781A" w:rsidP="00375F9C">
      <w:r>
        <w:rPr>
          <w:rFonts w:hint="eastAsia"/>
          <w:noProof/>
        </w:rPr>
        <mc:AlternateContent>
          <mc:Choice Requires="wps">
            <w:drawing>
              <wp:anchor distT="0" distB="0" distL="114300" distR="114300" simplePos="0" relativeHeight="251621888" behindDoc="0" locked="0" layoutInCell="1" allowOverlap="1" wp14:anchorId="3155F7EF" wp14:editId="4A155E52">
                <wp:simplePos x="0" y="0"/>
                <wp:positionH relativeFrom="column">
                  <wp:posOffset>3429000</wp:posOffset>
                </wp:positionH>
                <wp:positionV relativeFrom="line">
                  <wp:posOffset>1584960</wp:posOffset>
                </wp:positionV>
                <wp:extent cx="1485900" cy="220345"/>
                <wp:effectExtent l="9525" t="13335" r="9525" b="347345"/>
                <wp:wrapNone/>
                <wp:docPr id="1050" name="AutoShape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28718"/>
                            <a:gd name="adj2" fmla="val 197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Style w:val="shorttext"/>
                                <w:rFonts w:hint="eastAsia"/>
                              </w:rPr>
                              <w:t>multi</w:t>
                            </w:r>
                            <w:proofErr w:type="gramEnd"/>
                            <w:r>
                              <w:rPr>
                                <w:rStyle w:val="shorttext"/>
                                <w:rFonts w:hint="eastAsia"/>
                              </w:rPr>
                              <w:t xml:space="preserve"> line mode is better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5" o:spid="_x0000_s1115" type="#_x0000_t62" style="position:absolute;left:0;text-align:left;margin-left:270pt;margin-top:124.8pt;width:117pt;height:17.35pt;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" adj="17003,53533" fillcolor="#ff9">
                <v:textbox inset="0,0,0,0">
                  <w:txbxContent>
                    <w:p w:rsidR="0023747D" w:rsidRPr="000E23E9" w:rsidRDefault="0023747D" w:rsidP="00375F9C">
                      <w:pPr>
                        <w:rPr>
                          <w:szCs w:val="18"/>
                        </w:rPr>
                      </w:pPr>
                      <w:proofErr w:type="gramStart"/>
                      <w:r>
                        <w:rPr>
                          <w:rStyle w:val="shorttext"/>
                          <w:rFonts w:hint="eastAsia"/>
                        </w:rPr>
                        <w:t>multi</w:t>
                      </w:r>
                      <w:proofErr w:type="gramEnd"/>
                      <w:r>
                        <w:rPr>
                          <w:rStyle w:val="shorttext"/>
                          <w:rFonts w:hint="eastAsia"/>
                        </w:rPr>
                        <w:t xml:space="preserve"> line mode is better</w:t>
                      </w:r>
                    </w:p>
                  </w:txbxContent>
                </v:textbox>
                <w10:wrap anchory="line"/>
              </v:shape>
            </w:pict>
          </mc:Fallback>
        </mc:AlternateContent>
      </w:r>
      <w:r>
        <w:rPr>
          <w:rFonts w:hint="eastAsia"/>
          <w:noProof/>
        </w:rPr>
        <mc:AlternateContent>
          <mc:Choice Requires="wps">
            <w:drawing>
              <wp:anchor distT="0" distB="0" distL="114300" distR="114300" simplePos="0" relativeHeight="251619840" behindDoc="0" locked="0" layoutInCell="1" allowOverlap="1" wp14:anchorId="30D0491B" wp14:editId="41915811">
                <wp:simplePos x="0" y="0"/>
                <wp:positionH relativeFrom="column">
                  <wp:posOffset>2743200</wp:posOffset>
                </wp:positionH>
                <wp:positionV relativeFrom="line">
                  <wp:posOffset>1188720</wp:posOffset>
                </wp:positionV>
                <wp:extent cx="1485900" cy="220345"/>
                <wp:effectExtent l="9525" t="7620" r="9525" b="638810"/>
                <wp:wrapNone/>
                <wp:docPr id="1049" name="AutoShap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46023"/>
                            <a:gd name="adj2" fmla="val 326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3" o:spid="_x0000_s1116" type="#_x0000_t62" style="position:absolute;left:0;text-align:left;margin-left:3in;margin-top:93.6pt;width:117pt;height:17.35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" adj="20741,81295"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p>
                  </w:txbxContent>
                </v:textbox>
                <w10:wrap anchory="line"/>
              </v:shape>
            </w:pict>
          </mc:Fallback>
        </mc:AlternateContent>
      </w:r>
      <w:r>
        <w:rPr>
          <w:rFonts w:hint="eastAsia"/>
          <w:noProof/>
        </w:rPr>
        <mc:AlternateContent>
          <mc:Choice Requires="wps">
            <w:drawing>
              <wp:anchor distT="0" distB="0" distL="114300" distR="114300" simplePos="0" relativeHeight="251620864" behindDoc="0" locked="0" layoutInCell="1" allowOverlap="1" wp14:anchorId="7FEC540C" wp14:editId="28614254">
                <wp:simplePos x="0" y="0"/>
                <wp:positionH relativeFrom="column">
                  <wp:posOffset>1257300</wp:posOffset>
                </wp:positionH>
                <wp:positionV relativeFrom="line">
                  <wp:posOffset>1584960</wp:posOffset>
                </wp:positionV>
                <wp:extent cx="1143000" cy="220345"/>
                <wp:effectExtent l="9525" t="13335" r="495300" b="337820"/>
                <wp:wrapNone/>
                <wp:docPr id="1048" name="AutoShape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20345"/>
                        </a:xfrm>
                        <a:prstGeom prst="wedgeRoundRectCallout">
                          <a:avLst>
                            <a:gd name="adj1" fmla="val -86833"/>
                            <a:gd name="adj2" fmla="val 187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4" o:spid="_x0000_s1117" type="#_x0000_t62" style="position:absolute;left:0;text-align:left;margin-left:99pt;margin-top:124.8pt;width:90pt;height:17.35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" adj="-7956,51354" fillcolor="#ff9">
                <v:textbox inset="0,0,0,0">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v:textbox>
                <w10:wrap anchory="line"/>
              </v:shape>
            </w:pict>
          </mc:Fallback>
        </mc:AlternateContent>
      </w:r>
      <w:r>
        <w:rPr>
          <w:rFonts w:hint="eastAsia"/>
          <w:noProof/>
        </w:rPr>
        <w:drawing>
          <wp:inline distT="0" distB="0" distL="0" distR="0" wp14:anchorId="363A4EA2" wp14:editId="75E76694">
            <wp:extent cx="5391150" cy="23145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2314575"/>
                    </a:xfrm>
                    <a:prstGeom prst="rect">
                      <a:avLst/>
                    </a:prstGeom>
                    <a:noFill/>
                    <a:ln>
                      <a:noFill/>
                    </a:ln>
                  </pic:spPr>
                </pic:pic>
              </a:graphicData>
            </a:graphic>
          </wp:inline>
        </w:drawing>
      </w:r>
    </w:p>
    <w:p w:rsidR="00375F9C" w:rsidRDefault="00375F9C" w:rsidP="00375F9C"/>
    <w:p w:rsidR="00375F9C" w:rsidRDefault="00375F9C" w:rsidP="00375F9C">
      <w:pPr>
        <w:rPr>
          <w:b/>
        </w:rPr>
      </w:pPr>
      <w:r w:rsidRPr="0010041C">
        <w:rPr>
          <w:rFonts w:hint="eastAsia"/>
          <w:b/>
        </w:rPr>
        <w:tab/>
      </w:r>
      <w:r>
        <w:rPr>
          <w:rFonts w:hint="eastAsia"/>
          <w:b/>
        </w:rPr>
        <w:t xml:space="preserve">For </w:t>
      </w:r>
      <w:r w:rsidR="00EF727C">
        <w:rPr>
          <w:rFonts w:hint="eastAsia"/>
          <w:b/>
        </w:rPr>
        <w:t>Chrome</w:t>
      </w:r>
      <w:r>
        <w:rPr>
          <w:rFonts w:hint="eastAsia"/>
          <w:b/>
        </w:rPr>
        <w:t xml:space="preserve">: </w:t>
      </w:r>
    </w:p>
    <w:p w:rsidR="00375F9C" w:rsidRDefault="00375F9C" w:rsidP="00E45D25">
      <w:pPr>
        <w:numPr>
          <w:ilvl w:val="0"/>
          <w:numId w:val="26"/>
        </w:numPr>
      </w:pPr>
      <w:r>
        <w:rPr>
          <w:rFonts w:hint="eastAsia"/>
        </w:rPr>
        <w:t>You need the latest Chrome;</w:t>
      </w:r>
    </w:p>
    <w:p w:rsidR="00375F9C" w:rsidRDefault="00375F9C" w:rsidP="00E45D25">
      <w:pPr>
        <w:numPr>
          <w:ilvl w:val="0"/>
          <w:numId w:val="26"/>
        </w:numPr>
      </w:pPr>
      <w:r>
        <w:rPr>
          <w:rFonts w:hint="eastAsia"/>
        </w:rPr>
        <w:t xml:space="preserve">Open URL </w:t>
      </w:r>
      <w:r w:rsidR="00551D47">
        <w:rPr>
          <w:rFonts w:hint="eastAsia"/>
          <w:b/>
          <w:color w:val="0000FF"/>
        </w:rPr>
        <w:t>cookbook</w:t>
      </w:r>
      <w:r>
        <w:rPr>
          <w:rFonts w:hint="eastAsia"/>
        </w:rPr>
        <w:t>/</w:t>
      </w:r>
      <w:r w:rsidRPr="00343BB0">
        <w:rPr>
          <w:b/>
        </w:rPr>
        <w:t>env.html</w:t>
      </w:r>
      <w:r>
        <w:rPr>
          <w:rFonts w:hint="eastAsia"/>
        </w:rPr>
        <w:t xml:space="preserve"> ;</w:t>
      </w:r>
    </w:p>
    <w:p w:rsidR="00375F9C" w:rsidRDefault="00375F9C" w:rsidP="00E45D25">
      <w:pPr>
        <w:numPr>
          <w:ilvl w:val="0"/>
          <w:numId w:val="26"/>
        </w:numPr>
      </w:pPr>
      <w:r>
        <w:rPr>
          <w:rFonts w:hint="eastAsia"/>
        </w:rPr>
        <w:t>Open developer tools</w:t>
      </w:r>
    </w:p>
    <w:p w:rsidR="00375F9C" w:rsidRPr="003A205A" w:rsidRDefault="005C781A" w:rsidP="00375F9C">
      <w:r>
        <w:rPr>
          <w:rFonts w:hint="eastAsia"/>
          <w:noProof/>
        </w:rPr>
        <mc:AlternateContent>
          <mc:Choice Requires="wps">
            <w:drawing>
              <wp:anchor distT="0" distB="0" distL="114300" distR="114300" simplePos="0" relativeHeight="251622912" behindDoc="0" locked="0" layoutInCell="1" allowOverlap="1" wp14:anchorId="495731C7" wp14:editId="311D7C6E">
                <wp:simplePos x="0" y="0"/>
                <wp:positionH relativeFrom="column">
                  <wp:posOffset>685800</wp:posOffset>
                </wp:positionH>
                <wp:positionV relativeFrom="line">
                  <wp:posOffset>1089660</wp:posOffset>
                </wp:positionV>
                <wp:extent cx="2628900" cy="220345"/>
                <wp:effectExtent l="276225" t="184785" r="9525" b="13970"/>
                <wp:wrapNone/>
                <wp:docPr id="1047"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28900" cy="220345"/>
                        </a:xfrm>
                        <a:prstGeom prst="wedgeRoundRectCallout">
                          <a:avLst>
                            <a:gd name="adj1" fmla="val 60069"/>
                            <a:gd name="adj2" fmla="val -124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r>
                              <w:rPr>
                                <w:rStyle w:val="shorttext"/>
                                <w:rFonts w:hint="eastAsia"/>
                              </w:rPr>
                              <w:t xml:space="preserve">, press </w:t>
                            </w:r>
                            <w:r>
                              <w:rPr>
                                <w:rStyle w:val="shorttext"/>
                              </w:rPr>
                              <w:t>‘</w:t>
                            </w:r>
                            <w:r>
                              <w:rPr>
                                <w:rStyle w:val="shorttext"/>
                                <w:rFonts w:hint="eastAsia"/>
                              </w:rPr>
                              <w:t>enter</w:t>
                            </w:r>
                            <w:r>
                              <w:rPr>
                                <w:rStyle w:val="shorttext"/>
                              </w:rPr>
                              <w:t>’</w:t>
                            </w:r>
                            <w:r>
                              <w:rPr>
                                <w:rStyle w:val="shorttext"/>
                                <w:rFonts w:hint="eastAsia"/>
                              </w:rPr>
                              <w:t xml:space="preserve"> to run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6" o:spid="_x0000_s1118" type="#_x0000_t62" style="position:absolute;left:0;text-align:left;margin-left:54pt;margin-top:85.8pt;width:207pt;height:17.3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" adj="23775,-15998"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r>
                        <w:rPr>
                          <w:rStyle w:val="shorttext"/>
                          <w:rFonts w:hint="eastAsia"/>
                        </w:rPr>
                        <w:t xml:space="preserve">, press </w:t>
                      </w:r>
                      <w:r>
                        <w:rPr>
                          <w:rStyle w:val="shorttext"/>
                        </w:rPr>
                        <w:t>‘</w:t>
                      </w:r>
                      <w:r>
                        <w:rPr>
                          <w:rStyle w:val="shorttext"/>
                          <w:rFonts w:hint="eastAsia"/>
                        </w:rPr>
                        <w:t>enter</w:t>
                      </w:r>
                      <w:r>
                        <w:rPr>
                          <w:rStyle w:val="shorttext"/>
                        </w:rPr>
                        <w:t>’</w:t>
                      </w:r>
                      <w:r>
                        <w:rPr>
                          <w:rStyle w:val="shorttext"/>
                          <w:rFonts w:hint="eastAsia"/>
                        </w:rPr>
                        <w:t xml:space="preserve"> to run</w:t>
                      </w:r>
                    </w:p>
                  </w:txbxContent>
                </v:textbox>
                <w10:wrap anchory="line"/>
              </v:shape>
            </w:pict>
          </mc:Fallback>
        </mc:AlternateContent>
      </w:r>
      <w:r>
        <w:rPr>
          <w:rFonts w:hint="eastAsia"/>
          <w:noProof/>
        </w:rPr>
        <w:drawing>
          <wp:inline distT="0" distB="0" distL="0" distR="0" wp14:anchorId="533B5955" wp14:editId="26DEF5C3">
            <wp:extent cx="5400675" cy="14192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rsidR="00375F9C" w:rsidRPr="00506409" w:rsidRDefault="00375F9C" w:rsidP="00375F9C">
      <w:r>
        <w:rPr>
          <w:rFonts w:hint="eastAsia"/>
        </w:rPr>
        <w:t>There</w:t>
      </w:r>
      <w:r>
        <w:t>’</w:t>
      </w:r>
      <w:r>
        <w:rPr>
          <w:rFonts w:hint="eastAsia"/>
        </w:rPr>
        <w:t xml:space="preserve">s a </w:t>
      </w:r>
      <w:r>
        <w:t>“</w:t>
      </w:r>
      <w:r>
        <w:rPr>
          <w:rFonts w:hint="eastAsia"/>
        </w:rPr>
        <w:t>Clear</w:t>
      </w:r>
      <w:r>
        <w:t>”</w:t>
      </w:r>
      <w:r>
        <w:rPr>
          <w:rFonts w:hint="eastAsia"/>
        </w:rPr>
        <w:t xml:space="preserve"> button in </w:t>
      </w:r>
      <w:r w:rsidR="00551D47">
        <w:rPr>
          <w:rFonts w:hint="eastAsia"/>
          <w:b/>
          <w:color w:val="0000FF"/>
        </w:rPr>
        <w:t>cookbook</w:t>
      </w:r>
      <w:r>
        <w:rPr>
          <w:rFonts w:hint="eastAsia"/>
        </w:rPr>
        <w:t>/</w:t>
      </w:r>
      <w:r w:rsidRPr="00343BB0">
        <w:rPr>
          <w:b/>
        </w:rPr>
        <w:t>env.html</w:t>
      </w:r>
      <w:r>
        <w:rPr>
          <w:rFonts w:hint="eastAsia"/>
        </w:rPr>
        <w:t xml:space="preserve">, </w:t>
      </w:r>
      <w:proofErr w:type="gramStart"/>
      <w:r>
        <w:rPr>
          <w:rFonts w:hint="eastAsia"/>
        </w:rPr>
        <w:t>You</w:t>
      </w:r>
      <w:proofErr w:type="gramEnd"/>
      <w:r>
        <w:rPr>
          <w:rFonts w:hint="eastAsia"/>
        </w:rPr>
        <w:t xml:space="preserve"> can c</w:t>
      </w:r>
      <w:r w:rsidRPr="00506409">
        <w:t>lick this button to clean up the current page</w:t>
      </w:r>
      <w:r>
        <w:t>’</w:t>
      </w:r>
      <w:r w:rsidRPr="00506409">
        <w:t>s DOM</w:t>
      </w:r>
      <w:r>
        <w:rPr>
          <w:rFonts w:hint="eastAsia"/>
        </w:rPr>
        <w:t xml:space="preserve">. In some cases, you want to clean up both DOM and memory, </w:t>
      </w:r>
      <w:r w:rsidRPr="00506409">
        <w:t xml:space="preserve">press </w:t>
      </w:r>
      <w:r>
        <w:t>‘</w:t>
      </w:r>
      <w:r w:rsidRPr="00506409">
        <w:t>F</w:t>
      </w:r>
      <w:smartTag w:uri="urn:schemas-microsoft-com:office:smarttags" w:element="chmetcnv">
        <w:smartTagPr>
          <w:attr w:name="UnitName" w:val="’"/>
          <w:attr w:name="SourceValue" w:val="5"/>
          <w:attr w:name="HasSpace" w:val="False"/>
          <w:attr w:name="Negative" w:val="False"/>
          <w:attr w:name="NumberType" w:val="1"/>
          <w:attr w:name="TCSC" w:val="0"/>
        </w:smartTagPr>
        <w:r w:rsidRPr="00506409">
          <w:t>5</w:t>
        </w:r>
        <w:r>
          <w:t>’</w:t>
        </w:r>
      </w:smartTag>
      <w:r w:rsidRPr="00506409">
        <w:t xml:space="preserve"> to refresh your browser.</w:t>
      </w:r>
    </w:p>
    <w:p w:rsidR="00375F9C" w:rsidRDefault="005C781A" w:rsidP="00375F9C">
      <w:pPr>
        <w:jc w:val="center"/>
      </w:pPr>
      <w:r>
        <w:rPr>
          <w:rFonts w:hint="eastAsia"/>
          <w:noProof/>
        </w:rPr>
        <w:drawing>
          <wp:inline distT="0" distB="0" distL="0" distR="0" wp14:anchorId="5286F22F" wp14:editId="1E05E5B2">
            <wp:extent cx="552450" cy="361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rsidR="00083A2E" w:rsidRPr="00083A2E" w:rsidRDefault="00083A2E" w:rsidP="00083A2E">
      <w:pPr>
        <w:rPr>
          <w:b/>
        </w:rPr>
      </w:pPr>
      <w:r w:rsidRPr="00083A2E">
        <w:rPr>
          <w:rFonts w:hint="eastAsia"/>
          <w:b/>
        </w:rPr>
        <w:t xml:space="preserve">  For CrossUI Desktop version:</w:t>
      </w:r>
    </w:p>
    <w:p w:rsidR="00083A2E" w:rsidRDefault="00083A2E" w:rsidP="00083A2E">
      <w:pPr>
        <w:jc w:val="center"/>
      </w:pPr>
      <w:r>
        <w:rPr>
          <w:rFonts w:hint="eastAsia"/>
          <w:noProof/>
        </w:rPr>
        <w:lastRenderedPageBreak/>
        <mc:AlternateContent>
          <mc:Choice Requires="wps">
            <w:drawing>
              <wp:anchor distT="0" distB="0" distL="114300" distR="114300" simplePos="0" relativeHeight="251684864" behindDoc="0" locked="0" layoutInCell="1" allowOverlap="1" wp14:anchorId="6349915D" wp14:editId="185A835D">
                <wp:simplePos x="0" y="0"/>
                <wp:positionH relativeFrom="column">
                  <wp:posOffset>2406015</wp:posOffset>
                </wp:positionH>
                <wp:positionV relativeFrom="line">
                  <wp:posOffset>19050</wp:posOffset>
                </wp:positionV>
                <wp:extent cx="2628900" cy="220345"/>
                <wp:effectExtent l="285750" t="0" r="19050" b="198755"/>
                <wp:wrapNone/>
                <wp:docPr id="1178"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28900" cy="220345"/>
                        </a:xfrm>
                        <a:prstGeom prst="wedgeRoundRectCallout">
                          <a:avLst>
                            <a:gd name="adj1" fmla="val 59344"/>
                            <a:gd name="adj2" fmla="val 11368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To show debug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9" type="#_x0000_t62" style="position:absolute;left:0;text-align:left;margin-left:189.45pt;margin-top:1.5pt;width:207pt;height:17.3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" adj="23618,35356" fillcolor="#ff9">
                <v:textbox inset="0,0,0,0">
                  <w:txbxContent>
                    <w:p w:rsidR="0023747D" w:rsidRPr="000E23E9" w:rsidRDefault="0023747D" w:rsidP="00083A2E">
                      <w:pPr>
                        <w:rPr>
                          <w:szCs w:val="18"/>
                        </w:rPr>
                      </w:pPr>
                      <w:r>
                        <w:rPr>
                          <w:rStyle w:val="shorttext"/>
                          <w:rFonts w:hint="eastAsia"/>
                        </w:rPr>
                        <w:t>To show debug window</w:t>
                      </w:r>
                    </w:p>
                  </w:txbxContent>
                </v:textbox>
                <w10:wrap anchory="line"/>
              </v:shape>
            </w:pict>
          </mc:Fallback>
        </mc:AlternateContent>
      </w:r>
      <w:r>
        <w:rPr>
          <w:noProof/>
        </w:rPr>
        <w:drawing>
          <wp:inline distT="0" distB="0" distL="0" distR="0" wp14:anchorId="636E53CF" wp14:editId="1A9221EA">
            <wp:extent cx="3333750" cy="542925"/>
            <wp:effectExtent l="0" t="0" r="0" b="9525"/>
            <wp:docPr id="1177" name="图片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542925"/>
                    </a:xfrm>
                    <a:prstGeom prst="rect">
                      <a:avLst/>
                    </a:prstGeom>
                    <a:noFill/>
                    <a:ln>
                      <a:noFill/>
                    </a:ln>
                  </pic:spPr>
                </pic:pic>
              </a:graphicData>
            </a:graphic>
          </wp:inline>
        </w:drawing>
      </w:r>
    </w:p>
    <w:p w:rsidR="00083A2E" w:rsidRDefault="00083A2E" w:rsidP="00083A2E">
      <w:pPr>
        <w:jc w:val="center"/>
      </w:pPr>
    </w:p>
    <w:p w:rsidR="00083A2E" w:rsidRDefault="00083A2E" w:rsidP="00083A2E">
      <w:pPr>
        <w:jc w:val="center"/>
      </w:pPr>
      <w:r>
        <w:rPr>
          <w:noProof/>
        </w:rPr>
        <w:drawing>
          <wp:inline distT="0" distB="0" distL="0" distR="0" wp14:anchorId="2CE1B54D" wp14:editId="69F51812">
            <wp:extent cx="4629150" cy="1905000"/>
            <wp:effectExtent l="0" t="0" r="0" b="0"/>
            <wp:docPr id="1179" name="图片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9150" cy="1905000"/>
                    </a:xfrm>
                    <a:prstGeom prst="rect">
                      <a:avLst/>
                    </a:prstGeom>
                    <a:noFill/>
                    <a:ln>
                      <a:noFill/>
                    </a:ln>
                  </pic:spPr>
                </pic:pic>
              </a:graphicData>
            </a:graphic>
          </wp:inline>
        </w:drawing>
      </w:r>
    </w:p>
    <w:p w:rsidR="008C1055" w:rsidRDefault="008C1055" w:rsidP="008C1055">
      <w:pPr>
        <w:jc w:val="left"/>
      </w:pPr>
    </w:p>
    <w:p w:rsidR="008C1055" w:rsidRDefault="008C1055" w:rsidP="008C1055">
      <w:pPr>
        <w:jc w:val="left"/>
      </w:pPr>
      <w:r>
        <w:rPr>
          <w:rFonts w:hint="eastAsia"/>
        </w:rPr>
        <w:t>You can press [F12] to show the Developer Tools window.</w:t>
      </w:r>
      <w:r w:rsidR="008202B8">
        <w:rPr>
          <w:rFonts w:hint="eastAsia"/>
        </w:rPr>
        <w:t xml:space="preserve"> </w:t>
      </w:r>
      <w:proofErr w:type="gramStart"/>
      <w:r w:rsidR="008202B8">
        <w:rPr>
          <w:rFonts w:hint="eastAsia"/>
        </w:rPr>
        <w:t>( option</w:t>
      </w:r>
      <w:proofErr w:type="gramEnd"/>
      <w:r w:rsidR="008202B8">
        <w:rPr>
          <w:rFonts w:hint="eastAsia"/>
        </w:rPr>
        <w:t xml:space="preserve"> + command + </w:t>
      </w:r>
      <w:r w:rsidR="008202B8">
        <w:t xml:space="preserve">i </w:t>
      </w:r>
      <w:r w:rsidR="008202B8">
        <w:rPr>
          <w:rFonts w:hint="eastAsia"/>
        </w:rPr>
        <w:t xml:space="preserve"> </w:t>
      </w:r>
      <w:r w:rsidR="008202B8">
        <w:t>in Mac).</w:t>
      </w:r>
    </w:p>
    <w:p w:rsidR="008C1055" w:rsidRDefault="008C1055" w:rsidP="008C1055">
      <w:pPr>
        <w:jc w:val="left"/>
      </w:pPr>
    </w:p>
    <w:p w:rsidR="00083A2E" w:rsidRDefault="00083A2E" w:rsidP="00083A2E">
      <w:pPr>
        <w:jc w:val="center"/>
      </w:pPr>
      <w:r>
        <w:rPr>
          <w:rFonts w:hint="eastAsia"/>
          <w:noProof/>
        </w:rPr>
        <mc:AlternateContent>
          <mc:Choice Requires="wps">
            <w:drawing>
              <wp:anchor distT="0" distB="0" distL="114300" distR="114300" simplePos="0" relativeHeight="251688960" behindDoc="0" locked="0" layoutInCell="1" allowOverlap="1" wp14:anchorId="7AA96737" wp14:editId="4FE9B2C6">
                <wp:simplePos x="0" y="0"/>
                <wp:positionH relativeFrom="column">
                  <wp:posOffset>1567814</wp:posOffset>
                </wp:positionH>
                <wp:positionV relativeFrom="line">
                  <wp:posOffset>1379220</wp:posOffset>
                </wp:positionV>
                <wp:extent cx="3133725" cy="285750"/>
                <wp:effectExtent l="0" t="285750" r="200025" b="19050"/>
                <wp:wrapNone/>
                <wp:docPr id="1182"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133725" cy="285750"/>
                        </a:xfrm>
                        <a:prstGeom prst="wedgeRoundRectCallout">
                          <a:avLst>
                            <a:gd name="adj1" fmla="val -53699"/>
                            <a:gd name="adj2" fmla="val -1420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Desktop version</w:t>
                            </w:r>
                            <w:r>
                              <w:rPr>
                                <w:rStyle w:val="shorttext"/>
                              </w:rPr>
                              <w:t>’</w:t>
                            </w:r>
                            <w:r>
                              <w:rPr>
                                <w:rStyle w:val="shorttext"/>
                                <w:rFonts w:hint="eastAsia"/>
                              </w:rPr>
                              <w:t xml:space="preserve">s </w:t>
                            </w:r>
                            <w:r>
                              <w:rPr>
                                <w:rStyle w:val="shorttext"/>
                              </w:rPr>
                              <w:t>“</w:t>
                            </w:r>
                            <w:r>
                              <w:rPr>
                                <w:rStyle w:val="shorttext"/>
                                <w:rFonts w:hint="eastAsia"/>
                              </w:rPr>
                              <w:t>development tools window</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0" type="#_x0000_t62" style="position:absolute;left:0;text-align:left;margin-left:123.45pt;margin-top:108.6pt;width:246.75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" adj="-799,-19886" fillcolor="#ff9">
                <v:textbox inset="0,0,0,0">
                  <w:txbxContent>
                    <w:p w:rsidR="0023747D" w:rsidRPr="000E23E9" w:rsidRDefault="0023747D" w:rsidP="00083A2E">
                      <w:pPr>
                        <w:rPr>
                          <w:szCs w:val="18"/>
                        </w:rPr>
                      </w:pPr>
                      <w:r>
                        <w:rPr>
                          <w:rStyle w:val="shorttext"/>
                          <w:rFonts w:hint="eastAsia"/>
                        </w:rPr>
                        <w:t>Desktop version</w:t>
                      </w:r>
                      <w:r>
                        <w:rPr>
                          <w:rStyle w:val="shorttext"/>
                        </w:rPr>
                        <w:t>’</w:t>
                      </w:r>
                      <w:r>
                        <w:rPr>
                          <w:rStyle w:val="shorttext"/>
                          <w:rFonts w:hint="eastAsia"/>
                        </w:rPr>
                        <w:t xml:space="preserve">s </w:t>
                      </w:r>
                      <w:r>
                        <w:rPr>
                          <w:rStyle w:val="shorttext"/>
                        </w:rPr>
                        <w:t>“</w:t>
                      </w:r>
                      <w:r>
                        <w:rPr>
                          <w:rStyle w:val="shorttext"/>
                          <w:rFonts w:hint="eastAsia"/>
                        </w:rPr>
                        <w:t>development tools window</w:t>
                      </w:r>
                      <w:r>
                        <w:rPr>
                          <w:rStyle w:val="shorttext"/>
                        </w:rPr>
                        <w:t>”</w:t>
                      </w:r>
                    </w:p>
                  </w:txbxContent>
                </v:textbox>
                <w10:wrap anchory="line"/>
              </v:shape>
            </w:pict>
          </mc:Fallback>
        </mc:AlternateContent>
      </w:r>
      <w:r>
        <w:rPr>
          <w:noProof/>
        </w:rPr>
        <w:drawing>
          <wp:inline distT="0" distB="0" distL="0" distR="0" wp14:anchorId="537C3144" wp14:editId="5E7AE7A6">
            <wp:extent cx="5391150" cy="3724275"/>
            <wp:effectExtent l="0" t="0" r="0" b="9525"/>
            <wp:docPr id="1181" name="图片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rsidR="00375F9C" w:rsidRDefault="00375F9C" w:rsidP="00E45D25">
      <w:pPr>
        <w:pStyle w:val="2"/>
        <w:numPr>
          <w:ilvl w:val="1"/>
          <w:numId w:val="17"/>
        </w:numPr>
      </w:pPr>
      <w:bookmarkStart w:id="30" w:name="_Toc235676261"/>
      <w:r>
        <w:rPr>
          <w:rFonts w:hint="eastAsia"/>
        </w:rPr>
        <w:t xml:space="preserve"> </w:t>
      </w:r>
      <w:bookmarkStart w:id="31" w:name="_Toc453071679"/>
      <w:r>
        <w:t>“</w:t>
      </w:r>
      <w:r>
        <w:rPr>
          <w:rFonts w:hint="eastAsia"/>
        </w:rPr>
        <w:t>H</w:t>
      </w:r>
      <w:r w:rsidRPr="00337969">
        <w:rPr>
          <w:rFonts w:hint="eastAsia"/>
          <w:vanish/>
        </w:rPr>
        <w:t>h</w:t>
      </w:r>
      <w:r>
        <w:rPr>
          <w:rFonts w:hint="eastAsia"/>
        </w:rPr>
        <w:t>ello world</w:t>
      </w:r>
      <w:r>
        <w:t>”</w:t>
      </w:r>
      <w:r>
        <w:rPr>
          <w:rFonts w:hint="eastAsia"/>
        </w:rPr>
        <w:t xml:space="preserve"> in env.html</w:t>
      </w:r>
      <w:bookmarkEnd w:id="31"/>
    </w:p>
    <w:p w:rsidR="00375F9C" w:rsidRPr="00CC256A" w:rsidRDefault="00C1079E" w:rsidP="00375F9C">
      <w:r>
        <w:rPr>
          <w:rFonts w:hint="eastAsia"/>
        </w:rPr>
        <w:t>Input</w:t>
      </w:r>
      <w:r w:rsidR="00375F9C">
        <w:rPr>
          <w:rFonts w:hint="eastAsia"/>
        </w:rPr>
        <w:t xml:space="preserve"> the following code into script window, and run it.</w:t>
      </w:r>
    </w:p>
    <w:p w:rsidR="00375F9C" w:rsidRDefault="005C781A" w:rsidP="00375F9C">
      <w:r>
        <w:rPr>
          <w:noProof/>
        </w:rPr>
        <mc:AlternateContent>
          <mc:Choice Requires="wpc">
            <w:drawing>
              <wp:inline distT="0" distB="0" distL="0" distR="0" wp14:anchorId="2C15C55D" wp14:editId="5A415680">
                <wp:extent cx="5372100" cy="307340"/>
                <wp:effectExtent l="9525" t="0" r="9525" b="6985"/>
                <wp:docPr id="1046"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5" name="Text Box 397"/>
                        <wps:cNvSpPr txBox="1">
                          <a:spLocks noChangeArrowheads="1"/>
                        </wps:cNvSpPr>
                        <wps:spPr bwMode="auto">
                          <a:xfrm>
                            <a:off x="0" y="48912"/>
                            <a:ext cx="5372100" cy="25842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375F9C">
                              <w:pPr>
                                <w:spacing w:line="240" w:lineRule="exact"/>
                                <w:rPr>
                                  <w:sz w:val="18"/>
                                  <w:szCs w:val="18"/>
                                </w:rPr>
                              </w:pPr>
                              <w:proofErr w:type="gramStart"/>
                              <w:r>
                                <w:rPr>
                                  <w:rFonts w:hint="eastAsia"/>
                                  <w:color w:val="008000"/>
                                  <w:sz w:val="18"/>
                                  <w:szCs w:val="18"/>
                                </w:rPr>
                                <w:t>xui.alert(</w:t>
                              </w:r>
                              <w:proofErr w:type="gramEnd"/>
                              <w:r>
                                <w:rPr>
                                  <w:rFonts w:hint="eastAsia"/>
                                  <w:color w:val="FF00FF"/>
                                  <w:sz w:val="18"/>
                                  <w:szCs w:val="18"/>
                                </w:rPr>
                                <w:t>"Hi</w:t>
                              </w:r>
                              <w:r w:rsidRPr="007E2629">
                                <w:rPr>
                                  <w:rFonts w:hint="eastAsia"/>
                                  <w:color w:val="FF00FF"/>
                                  <w:sz w:val="18"/>
                                  <w:szCs w:val="18"/>
                                </w:rPr>
                                <w:t>"</w:t>
                              </w:r>
                              <w:r>
                                <w:rPr>
                                  <w:rFonts w:hint="eastAsia"/>
                                  <w:color w:val="FF00FF"/>
                                  <w:sz w:val="18"/>
                                  <w:szCs w:val="18"/>
                                </w:rPr>
                                <w:t>, "Hello World!</w:t>
                              </w:r>
                              <w:r w:rsidRPr="007E2629">
                                <w:rPr>
                                  <w:rFonts w:hint="eastAsia"/>
                                  <w:color w:val="FF00FF"/>
                                  <w:sz w:val="18"/>
                                  <w:szCs w:val="18"/>
                                </w:rPr>
                                <w:t>"</w:t>
                              </w:r>
                              <w:r>
                                <w:rPr>
                                  <w:rFonts w:hint="eastAsia"/>
                                  <w:color w:val="FF00FF"/>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95" o:spid="_x0000_s1121" editas="canvas" style="width:423pt;height:24.2pt;mso-position-horizontal-relative:char;mso-position-vertical-relative:line" coordsize="5372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">
                <v:shape id="_x0000_s1122" type="#_x0000_t75" style="position:absolute;width:53721;height:3073;visibility:visible;mso-wrap-style:square">
                  <v:fill o:detectmouseclick="t"/>
                  <v:path o:connecttype="none"/>
                </v:shape>
                <v:shape id="Text Box 397" o:spid="_x0000_s1123" type="#_x0000_t202" style="position:absolute;top:489;width:537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zTMIA&#10;AADdAAAADwAAAGRycy9kb3ducmV2LnhtbERPTWsCMRC9F/wPYQRvNatY0dUoosj2Umit3ofNuFnc&#10;TJYkruu/bwqF3ubxPme97W0jOvKhdqxgMs5AEJdO11wpOH8fXxcgQkTW2DgmBU8KsN0MXtaYa/fg&#10;L+pOsRIphEOOCkyMbS5lKA1ZDGPXEifu6rzFmKCvpPb4SOG2kdMsm0uLNacGgy3tDZW3090qKG+H&#10;/lDUF+O7u1186mXx/JgXSo2G/W4FIlIf/8V/7ned5mezN/j9Jp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yjNMwgAAAN0AAAAPAAAAAAAAAAAAAAAAAJgCAABkcnMvZG93&#10;bnJldi54bWxQSwUGAAAAAAQABAD1AAAAhwMAAAAA&#10;" strokeweight="1pt">
                  <v:textbox style="mso-fit-shape-to-text:t" inset="1.5mm,1.3mm,1.5mm">
                    <w:txbxContent>
                      <w:p w:rsidR="0023747D" w:rsidRPr="007E2629" w:rsidRDefault="0023747D" w:rsidP="00375F9C">
                        <w:pPr>
                          <w:spacing w:line="240" w:lineRule="exact"/>
                          <w:rPr>
                            <w:sz w:val="18"/>
                            <w:szCs w:val="18"/>
                          </w:rPr>
                        </w:pPr>
                        <w:proofErr w:type="gramStart"/>
                        <w:r>
                          <w:rPr>
                            <w:rFonts w:hint="eastAsia"/>
                            <w:color w:val="008000"/>
                            <w:sz w:val="18"/>
                            <w:szCs w:val="18"/>
                          </w:rPr>
                          <w:t>xui.alert(</w:t>
                        </w:r>
                        <w:proofErr w:type="gramEnd"/>
                        <w:r>
                          <w:rPr>
                            <w:rFonts w:hint="eastAsia"/>
                            <w:color w:val="FF00FF"/>
                            <w:sz w:val="18"/>
                            <w:szCs w:val="18"/>
                          </w:rPr>
                          <w:t>"Hi</w:t>
                        </w:r>
                        <w:r w:rsidRPr="007E2629">
                          <w:rPr>
                            <w:rFonts w:hint="eastAsia"/>
                            <w:color w:val="FF00FF"/>
                            <w:sz w:val="18"/>
                            <w:szCs w:val="18"/>
                          </w:rPr>
                          <w:t>"</w:t>
                        </w:r>
                        <w:r>
                          <w:rPr>
                            <w:rFonts w:hint="eastAsia"/>
                            <w:color w:val="FF00FF"/>
                            <w:sz w:val="18"/>
                            <w:szCs w:val="18"/>
                          </w:rPr>
                          <w:t>, "Hello World!</w:t>
                        </w:r>
                        <w:r w:rsidRPr="007E2629">
                          <w:rPr>
                            <w:rFonts w:hint="eastAsia"/>
                            <w:color w:val="FF00FF"/>
                            <w:sz w:val="18"/>
                            <w:szCs w:val="18"/>
                          </w:rPr>
                          <w:t>"</w:t>
                        </w:r>
                        <w:r>
                          <w:rPr>
                            <w:rFonts w:hint="eastAsia"/>
                            <w:color w:val="FF00FF"/>
                            <w:sz w:val="18"/>
                            <w:szCs w:val="18"/>
                          </w:rPr>
                          <w:t>);</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2227E" w:rsidP="00375F9C">
      <w:r>
        <w:rPr>
          <w:noProof/>
        </w:rPr>
        <w:lastRenderedPageBreak/>
        <w:drawing>
          <wp:inline distT="0" distB="0" distL="0" distR="0" wp14:anchorId="17A064EA" wp14:editId="7F4C1482">
            <wp:extent cx="1933333" cy="1285714"/>
            <wp:effectExtent l="0" t="0" r="0" b="0"/>
            <wp:docPr id="1183" name="图片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33333" cy="1285714"/>
                    </a:xfrm>
                    <a:prstGeom prst="rect">
                      <a:avLst/>
                    </a:prstGeom>
                  </pic:spPr>
                </pic:pic>
              </a:graphicData>
            </a:graphic>
          </wp:inline>
        </w:drawing>
      </w:r>
    </w:p>
    <w:p w:rsidR="00704D04" w:rsidRDefault="00375F9C" w:rsidP="00375F9C">
      <w:r>
        <w:rPr>
          <w:rFonts w:hint="eastAsia"/>
        </w:rPr>
        <w:t xml:space="preserve">Click </w:t>
      </w:r>
      <w:r>
        <w:t>“</w:t>
      </w:r>
      <w:r>
        <w:rPr>
          <w:rFonts w:hint="eastAsia"/>
        </w:rPr>
        <w:t>Clear</w:t>
      </w:r>
      <w:r>
        <w:t>”</w:t>
      </w:r>
      <w:r>
        <w:rPr>
          <w:rFonts w:hint="eastAsia"/>
        </w:rPr>
        <w:t xml:space="preserve"> button to clean the DOM.</w:t>
      </w:r>
      <w:r w:rsidR="00704D04">
        <w:rPr>
          <w:rFonts w:hint="eastAsia"/>
        </w:rPr>
        <w:t xml:space="preserve"> </w:t>
      </w:r>
    </w:p>
    <w:p w:rsidR="00704D04" w:rsidRDefault="00704D04" w:rsidP="00375F9C"/>
    <w:p w:rsidR="00375F9C" w:rsidRDefault="00704D04" w:rsidP="00375F9C">
      <w:r>
        <w:rPr>
          <w:rFonts w:hint="eastAsia"/>
        </w:rPr>
        <w:t>If you are in CrossUI Desktop, execute the following line in console:</w:t>
      </w:r>
    </w:p>
    <w:p w:rsidR="00704D04" w:rsidRDefault="00704D04" w:rsidP="00704D04">
      <w:r>
        <w:rPr>
          <w:noProof/>
        </w:rPr>
        <mc:AlternateContent>
          <mc:Choice Requires="wpc">
            <w:drawing>
              <wp:inline distT="0" distB="0" distL="0" distR="0" wp14:anchorId="24BBC593" wp14:editId="5297661A">
                <wp:extent cx="5372100" cy="307340"/>
                <wp:effectExtent l="9525" t="0" r="9525" b="6985"/>
                <wp:docPr id="118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4" name="Text Box 397"/>
                        <wps:cNvSpPr txBox="1">
                          <a:spLocks noChangeArrowheads="1"/>
                        </wps:cNvSpPr>
                        <wps:spPr bwMode="auto">
                          <a:xfrm>
                            <a:off x="0" y="48912"/>
                            <a:ext cx="5372100" cy="25842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704D04">
                              <w:pPr>
                                <w:spacing w:line="240" w:lineRule="exact"/>
                                <w:rPr>
                                  <w:sz w:val="18"/>
                                  <w:szCs w:val="18"/>
                                </w:rPr>
                              </w:pPr>
                              <w:proofErr w:type="gramStart"/>
                              <w:r>
                                <w:rPr>
                                  <w:rFonts w:hint="eastAsia"/>
                                  <w:color w:val="008000"/>
                                  <w:sz w:val="18"/>
                                  <w:szCs w:val="18"/>
                                </w:rPr>
                                <w:t>xui</w:t>
                              </w:r>
                              <w:proofErr w:type="gramEnd"/>
                              <w:r>
                                <w:rPr>
                                  <w:rFonts w:hint="eastAsia"/>
                                  <w:color w:val="008000"/>
                                  <w:sz w:val="18"/>
                                  <w:szCs w:val="18"/>
                                </w:rPr>
                                <w:t xml:space="preserve"> (</w:t>
                              </w:r>
                              <w:r>
                                <w:rPr>
                                  <w:rFonts w:hint="eastAsia"/>
                                  <w:color w:val="FF00FF"/>
                                  <w:sz w:val="18"/>
                                  <w:szCs w:val="18"/>
                                </w:rPr>
                                <w:t>"body</w:t>
                              </w:r>
                              <w:r w:rsidRPr="007E2629">
                                <w:rPr>
                                  <w:rFonts w:hint="eastAsia"/>
                                  <w:color w:val="FF00FF"/>
                                  <w:sz w:val="18"/>
                                  <w:szCs w:val="18"/>
                                </w:rPr>
                                <w:t>"</w:t>
                              </w:r>
                              <w:r>
                                <w:rPr>
                                  <w:rFonts w:hint="eastAsia"/>
                                  <w:color w:val="FF00FF"/>
                                  <w:sz w:val="18"/>
                                  <w:szCs w:val="18"/>
                                </w:rPr>
                                <w:t>).</w:t>
                              </w:r>
                              <w:r w:rsidRPr="00704D04">
                                <w:rPr>
                                  <w:rFonts w:hint="eastAsia"/>
                                  <w:color w:val="008000"/>
                                  <w:sz w:val="18"/>
                                  <w:szCs w:val="18"/>
                                </w:rPr>
                                <w:t xml:space="preserve"> </w:t>
                              </w:r>
                              <w:proofErr w:type="gramStart"/>
                              <w:r>
                                <w:rPr>
                                  <w:rFonts w:hint="eastAsia"/>
                                  <w:color w:val="008000"/>
                                  <w:sz w:val="18"/>
                                  <w:szCs w:val="18"/>
                                </w:rPr>
                                <w:t>empty(</w:t>
                              </w:r>
                              <w:proofErr w:type="gramEnd"/>
                              <w:r>
                                <w:rPr>
                                  <w:rFonts w:hint="eastAsia"/>
                                  <w:color w:val="008000"/>
                                  <w:sz w:val="18"/>
                                  <w:szCs w:val="18"/>
                                </w:rPr>
                                <w:t>)</w:t>
                              </w:r>
                              <w:r>
                                <w:rPr>
                                  <w:rFonts w:hint="eastAsia"/>
                                  <w:color w:val="FF00FF"/>
                                  <w:sz w:val="18"/>
                                  <w:szCs w:val="18"/>
                                </w:rPr>
                                <w:t>;</w:t>
                              </w:r>
                            </w:p>
                          </w:txbxContent>
                        </wps:txbx>
                        <wps:bodyPr rot="0" vert="horz" wrap="square" lIns="54000" tIns="46800" rIns="54000" bIns="45720" anchor="t" anchorCtr="0" upright="1">
                          <a:spAutoFit/>
                        </wps:bodyPr>
                      </wps:wsp>
                    </wpc:wpc>
                  </a:graphicData>
                </a:graphic>
              </wp:inline>
            </w:drawing>
          </mc:Choice>
          <mc:Fallback>
            <w:pict>
              <v:group id="_x0000_s1124" editas="canvas" style="width:423pt;height:24.2pt;mso-position-horizontal-relative:char;mso-position-vertical-relative:line" coordsize="5372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">
                <v:shape id="_x0000_s1125" type="#_x0000_t75" style="position:absolute;width:53721;height:3073;visibility:visible;mso-wrap-style:square">
                  <v:fill o:detectmouseclick="t"/>
                  <v:path o:connecttype="none"/>
                </v:shape>
                <v:shape id="Text Box 397" o:spid="_x0000_s1126" type="#_x0000_t202" style="position:absolute;top:489;width:537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4j0MIA&#10;AADdAAAADwAAAGRycy9kb3ducmV2LnhtbERP32vCMBB+H+x/CCf4NlOHSFeNIpNRXwTntvejOZti&#10;cylJrPW/N4Kwt/v4ft5yPdhW9ORD41jBdJKBIK6cbrhW8Pvz9ZaDCBFZY+uYFNwowHr1+rLEQrsr&#10;f1N/jLVIIRwKVGBi7AopQ2XIYpi4jjhxJ+ctxgR9LbXHawq3rXzPsrm02HBqMNjRp6HqfLxYBdV5&#10;O2zL5s/4/mLzg/4ob/t5qdR4NGwWICIN8V/8dO90mj/NZ/D4Jp0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3iPQwgAAAN0AAAAPAAAAAAAAAAAAAAAAAJgCAABkcnMvZG93&#10;bnJldi54bWxQSwUGAAAAAAQABAD1AAAAhwMAAAAA&#10;" strokeweight="1pt">
                  <v:textbox style="mso-fit-shape-to-text:t" inset="1.5mm,1.3mm,1.5mm">
                    <w:txbxContent>
                      <w:p w:rsidR="0023747D" w:rsidRPr="007E2629" w:rsidRDefault="0023747D" w:rsidP="00704D04">
                        <w:pPr>
                          <w:spacing w:line="240" w:lineRule="exact"/>
                          <w:rPr>
                            <w:sz w:val="18"/>
                            <w:szCs w:val="18"/>
                          </w:rPr>
                        </w:pPr>
                        <w:proofErr w:type="gramStart"/>
                        <w:r>
                          <w:rPr>
                            <w:rFonts w:hint="eastAsia"/>
                            <w:color w:val="008000"/>
                            <w:sz w:val="18"/>
                            <w:szCs w:val="18"/>
                          </w:rPr>
                          <w:t>xui</w:t>
                        </w:r>
                        <w:proofErr w:type="gramEnd"/>
                        <w:r>
                          <w:rPr>
                            <w:rFonts w:hint="eastAsia"/>
                            <w:color w:val="008000"/>
                            <w:sz w:val="18"/>
                            <w:szCs w:val="18"/>
                          </w:rPr>
                          <w:t xml:space="preserve"> (</w:t>
                        </w:r>
                        <w:r>
                          <w:rPr>
                            <w:rFonts w:hint="eastAsia"/>
                            <w:color w:val="FF00FF"/>
                            <w:sz w:val="18"/>
                            <w:szCs w:val="18"/>
                          </w:rPr>
                          <w:t>"body</w:t>
                        </w:r>
                        <w:r w:rsidRPr="007E2629">
                          <w:rPr>
                            <w:rFonts w:hint="eastAsia"/>
                            <w:color w:val="FF00FF"/>
                            <w:sz w:val="18"/>
                            <w:szCs w:val="18"/>
                          </w:rPr>
                          <w:t>"</w:t>
                        </w:r>
                        <w:r>
                          <w:rPr>
                            <w:rFonts w:hint="eastAsia"/>
                            <w:color w:val="FF00FF"/>
                            <w:sz w:val="18"/>
                            <w:szCs w:val="18"/>
                          </w:rPr>
                          <w:t>).</w:t>
                        </w:r>
                        <w:r w:rsidRPr="00704D04">
                          <w:rPr>
                            <w:rFonts w:hint="eastAsia"/>
                            <w:color w:val="008000"/>
                            <w:sz w:val="18"/>
                            <w:szCs w:val="18"/>
                          </w:rPr>
                          <w:t xml:space="preserve"> </w:t>
                        </w:r>
                        <w:proofErr w:type="gramStart"/>
                        <w:r>
                          <w:rPr>
                            <w:rFonts w:hint="eastAsia"/>
                            <w:color w:val="008000"/>
                            <w:sz w:val="18"/>
                            <w:szCs w:val="18"/>
                          </w:rPr>
                          <w:t>empty(</w:t>
                        </w:r>
                        <w:proofErr w:type="gramEnd"/>
                        <w:r>
                          <w:rPr>
                            <w:rFonts w:hint="eastAsia"/>
                            <w:color w:val="008000"/>
                            <w:sz w:val="18"/>
                            <w:szCs w:val="18"/>
                          </w:rPr>
                          <w:t>)</w:t>
                        </w:r>
                        <w:r>
                          <w:rPr>
                            <w:rFonts w:hint="eastAsia"/>
                            <w:color w:val="FF00FF"/>
                            <w:sz w:val="18"/>
                            <w:szCs w:val="18"/>
                          </w:rPr>
                          <w:t>;</w:t>
                        </w:r>
                      </w:p>
                    </w:txbxContent>
                  </v:textbox>
                </v:shape>
                <w10:anchorlock/>
              </v:group>
            </w:pict>
          </mc:Fallback>
        </mc:AlternateContent>
      </w:r>
    </w:p>
    <w:p w:rsidR="00704D04" w:rsidRPr="007E2A36" w:rsidRDefault="00704D04" w:rsidP="00704D04">
      <w:pPr>
        <w:ind w:firstLine="420"/>
      </w:pPr>
    </w:p>
    <w:p w:rsidR="00375F9C" w:rsidRDefault="00375F9C" w:rsidP="00E45D25">
      <w:pPr>
        <w:pStyle w:val="2"/>
        <w:numPr>
          <w:ilvl w:val="1"/>
          <w:numId w:val="17"/>
        </w:numPr>
      </w:pPr>
      <w:bookmarkStart w:id="32" w:name="_Toc453071680"/>
      <w:bookmarkEnd w:id="30"/>
      <w:r>
        <w:rPr>
          <w:rFonts w:hint="eastAsia"/>
        </w:rPr>
        <w:t>C</w:t>
      </w:r>
      <w:r w:rsidRPr="001E0DEA">
        <w:t>ontrol creation and runtime update</w:t>
      </w:r>
      <w:bookmarkEnd w:id="32"/>
    </w:p>
    <w:p w:rsidR="00375F9C" w:rsidRPr="001E0DEA" w:rsidRDefault="00375F9C" w:rsidP="00375F9C">
      <w:pPr>
        <w:ind w:left="420"/>
      </w:pPr>
      <w:r>
        <w:rPr>
          <w:rFonts w:hint="eastAsia"/>
        </w:rPr>
        <w:t xml:space="preserve">There are three </w:t>
      </w:r>
      <w:r>
        <w:t>approaches</w:t>
      </w:r>
      <w:r>
        <w:rPr>
          <w:rFonts w:hint="eastAsia"/>
        </w:rPr>
        <w:t xml:space="preserve"> to create </w:t>
      </w:r>
      <w:r w:rsidR="007E23B3">
        <w:rPr>
          <w:rFonts w:hint="eastAsia"/>
        </w:rPr>
        <w:t>CrossUI</w:t>
      </w:r>
      <w:r>
        <w:rPr>
          <w:rFonts w:hint="eastAsia"/>
        </w:rPr>
        <w:t xml:space="preserve"> control.</w:t>
      </w:r>
    </w:p>
    <w:p w:rsidR="00375F9C" w:rsidRPr="007E2A36" w:rsidRDefault="005C781A" w:rsidP="00375F9C">
      <w:r>
        <w:rPr>
          <w:noProof/>
        </w:rPr>
        <mc:AlternateContent>
          <mc:Choice Requires="wpc">
            <w:drawing>
              <wp:inline distT="0" distB="0" distL="0" distR="0" wp14:anchorId="1534DB26" wp14:editId="27C80345">
                <wp:extent cx="5372100" cy="2745105"/>
                <wp:effectExtent l="9525" t="0" r="9525" b="7620"/>
                <wp:docPr id="1044" name="画布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2" name="Text Box 237"/>
                        <wps:cNvSpPr txBox="1">
                          <a:spLocks noChangeArrowheads="1"/>
                        </wps:cNvSpPr>
                        <wps:spPr bwMode="auto">
                          <a:xfrm>
                            <a:off x="0" y="48863"/>
                            <a:ext cx="5372100" cy="269624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375F9C">
                              <w:pPr>
                                <w:spacing w:line="240" w:lineRule="exact"/>
                                <w:rPr>
                                  <w:sz w:val="18"/>
                                  <w:szCs w:val="18"/>
                                </w:rPr>
                              </w:pPr>
                              <w:r w:rsidRPr="007E2629">
                                <w:rPr>
                                  <w:rFonts w:hint="eastAsia"/>
                                  <w:color w:val="008000"/>
                                  <w:sz w:val="18"/>
                                  <w:szCs w:val="18"/>
                                </w:rPr>
                                <w:t>//</w:t>
                              </w:r>
                              <w:r>
                                <w:rPr>
                                  <w:rFonts w:hint="eastAsia"/>
                                  <w:color w:val="008000"/>
                                  <w:sz w:val="18"/>
                                  <w:szCs w:val="18"/>
                                </w:rPr>
                                <w:t xml:space="preserve"> A</w:t>
                              </w:r>
                              <w:r w:rsidRPr="00577F08">
                                <w:rPr>
                                  <w:color w:val="008000"/>
                                  <w:sz w:val="18"/>
                                  <w:szCs w:val="18"/>
                                </w:rPr>
                                <w:t xml:space="preserve">pproach </w:t>
                              </w:r>
                              <w:r>
                                <w:rPr>
                                  <w:rFonts w:hint="eastAsia"/>
                                  <w:color w:val="008000"/>
                                  <w:sz w:val="18"/>
                                  <w:szCs w:val="18"/>
                                </w:rPr>
                                <w:t>1</w:t>
                              </w:r>
                            </w:p>
                            <w:p w:rsidR="0023747D" w:rsidRPr="007E2629" w:rsidRDefault="0023747D" w:rsidP="00375F9C">
                              <w:pPr>
                                <w:spacing w:line="240" w:lineRule="exact"/>
                                <w:rPr>
                                  <w:sz w:val="18"/>
                                  <w:szCs w:val="18"/>
                                </w:rPr>
                              </w:pPr>
                              <w:proofErr w:type="gramStart"/>
                              <w:r>
                                <w:rPr>
                                  <w:rFonts w:hint="eastAsia"/>
                                  <w:sz w:val="18"/>
                                  <w:szCs w:val="18"/>
                                </w:rPr>
                                <w:t>xui</w:t>
                              </w:r>
                              <w:r w:rsidRPr="007E2629">
                                <w:rPr>
                                  <w:rFonts w:hint="eastAsia"/>
                                  <w:sz w:val="18"/>
                                  <w:szCs w:val="18"/>
                                </w:rPr>
                                <w:t>.create(</w:t>
                              </w:r>
                              <w:proofErr w:type="gramEnd"/>
                              <w:r w:rsidRPr="007E2629">
                                <w:rPr>
                                  <w:rFonts w:hint="eastAsia"/>
                                  <w:color w:val="FF00FF"/>
                                  <w:sz w:val="18"/>
                                  <w:szCs w:val="18"/>
                                </w:rPr>
                                <w:t>"SButton"</w:t>
                              </w:r>
                              <w:r w:rsidRPr="007E2629">
                                <w:rPr>
                                  <w:rFonts w:hint="eastAsia"/>
                                  <w:sz w:val="18"/>
                                  <w:szCs w:val="18"/>
                                </w:rPr>
                                <w:t>, {</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xui</w:t>
                              </w:r>
                              <w:r w:rsidRPr="007E2629">
                                <w:rPr>
                                  <w:rFonts w:hint="eastAsia"/>
                                  <w:color w:val="FF00FF"/>
                                  <w:sz w:val="18"/>
                                  <w:szCs w:val="18"/>
                                </w:rPr>
                                <w:t>.create</w:t>
                              </w:r>
                              <w:r>
                                <w:rPr>
                                  <w:rFonts w:hint="eastAsia"/>
                                  <w:color w:val="FF00FF"/>
                                  <w:sz w:val="18"/>
                                  <w:szCs w:val="18"/>
                                </w:rPr>
                                <w:t xml:space="preserve"> function</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r w:rsidRPr="007E2629">
                                <w:rPr>
                                  <w:rFonts w:hint="eastAsia"/>
                                  <w:sz w:val="18"/>
                                  <w:szCs w:val="18"/>
                                </w:rPr>
                                <w:t>}</w:t>
                              </w:r>
                            </w:p>
                            <w:p w:rsidR="0023747D" w:rsidRPr="007E2629" w:rsidRDefault="0023747D" w:rsidP="00375F9C">
                              <w:pPr>
                                <w:spacing w:line="240" w:lineRule="exact"/>
                                <w:rPr>
                                  <w:sz w:val="18"/>
                                  <w:szCs w:val="18"/>
                                </w:rPr>
                              </w:pP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2</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new and key/value pairs</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p>
                            <w:p w:rsidR="0023747D" w:rsidRPr="007E2629" w:rsidRDefault="0023747D" w:rsidP="00375F9C">
                              <w:pPr>
                                <w:spacing w:line="240" w:lineRule="exact"/>
                                <w:rPr>
                                  <w:sz w:val="18"/>
                                  <w:szCs w:val="18"/>
                                </w:rPr>
                              </w:pPr>
                              <w:r w:rsidRPr="007E2629">
                                <w:rPr>
                                  <w:rFonts w:hint="eastAsia"/>
                                  <w:sz w:val="18"/>
                                  <w:szCs w:val="18"/>
                                </w:rPr>
                                <w:t>})</w:t>
                              </w: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3</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setCaption(</w:t>
                              </w:r>
                              <w:proofErr w:type="gramEnd"/>
                              <w:r w:rsidRPr="007E2629">
                                <w:rPr>
                                  <w:rFonts w:hint="eastAsia"/>
                                  <w:color w:val="FF00FF"/>
                                  <w:sz w:val="18"/>
                                  <w:szCs w:val="18"/>
                                </w:rPr>
                                <w:t>"</w:t>
                              </w:r>
                              <w:r>
                                <w:rPr>
                                  <w:rFonts w:hint="eastAsia"/>
                                  <w:color w:val="FF00FF"/>
                                  <w:sz w:val="18"/>
                                  <w:szCs w:val="18"/>
                                </w:rPr>
                                <w:t xml:space="preserve">Using new and </w:t>
                              </w:r>
                              <w:r w:rsidRPr="007E2629">
                                <w:rPr>
                                  <w:rFonts w:hint="eastAsia"/>
                                  <w:color w:val="FF00FF"/>
                                  <w:sz w:val="18"/>
                                  <w:szCs w:val="18"/>
                                </w:rPr>
                                <w:t>get/se</w:t>
                              </w:r>
                              <w:r>
                                <w:rPr>
                                  <w:rFonts w:hint="eastAsia"/>
                                  <w:color w:val="FF00FF"/>
                                  <w:sz w:val="18"/>
                                  <w:szCs w:val="18"/>
                                </w:rPr>
                                <w:t>t</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setPosition(</w:t>
                              </w:r>
                              <w:proofErr w:type="gramEnd"/>
                              <w:r w:rsidRPr="007E2629">
                                <w:rPr>
                                  <w:rFonts w:hint="eastAsia"/>
                                  <w:color w:val="FF00FF"/>
                                  <w:sz w:val="18"/>
                                  <w:szCs w:val="18"/>
                                </w:rPr>
                                <w:t>"relative"</w:t>
                              </w:r>
                              <w:r w:rsidRPr="007E2629">
                                <w:rPr>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txbxContent>
                        </wps:txbx>
                        <wps:bodyPr rot="0" vert="horz" wrap="square" lIns="54000" tIns="46800" rIns="54000" bIns="45720" anchor="t" anchorCtr="0" upright="1">
                          <a:spAutoFit/>
                        </wps:bodyPr>
                      </wps:wsp>
                      <wps:wsp>
                        <wps:cNvPr id="1043" name="AutoShape 243"/>
                        <wps:cNvSpPr>
                          <a:spLocks noChangeArrowheads="1"/>
                        </wps:cNvSpPr>
                        <wps:spPr bwMode="auto">
                          <a:xfrm flipH="1">
                            <a:off x="2400618" y="2179164"/>
                            <a:ext cx="2400618" cy="198371"/>
                          </a:xfrm>
                          <a:prstGeom prst="wedgeRoundRectCallout">
                            <a:avLst>
                              <a:gd name="adj1" fmla="val 66079"/>
                              <a:gd name="adj2" fmla="val 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We use new/setXX mode in </w:t>
                              </w:r>
                              <w:r w:rsidR="00093C49">
                                <w:rPr>
                                  <w:rFonts w:hint="eastAsia"/>
                                  <w:szCs w:val="18"/>
                                </w:rPr>
                                <w:t xml:space="preserve">RAD Tools </w:t>
                              </w:r>
                            </w:p>
                          </w:txbxContent>
                        </wps:txbx>
                        <wps:bodyPr rot="0" vert="horz" wrap="square" lIns="0" tIns="0" rIns="0" bIns="0" anchor="t" anchorCtr="0" upright="1">
                          <a:noAutofit/>
                        </wps:bodyPr>
                      </wps:wsp>
                    </wpc:wpc>
                  </a:graphicData>
                </a:graphic>
              </wp:inline>
            </w:drawing>
          </mc:Choice>
          <mc:Fallback>
            <w:pict>
              <v:group id="画布 235" o:spid="_x0000_s1127" editas="canvas" style="width:423pt;height:216.15pt;mso-position-horizontal-relative:char;mso-position-vertical-relative:line" coordsize="53721,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">
                <v:shape id="_x0000_s1128" type="#_x0000_t75" style="position:absolute;width:53721;height:27451;visibility:visible;mso-wrap-style:square">
                  <v:fill o:detectmouseclick="t"/>
                  <v:path o:connecttype="none"/>
                </v:shape>
                <v:shape id="Text Box 237" o:spid="_x0000_s1129" type="#_x0000_t202" style="position:absolute;top:488;width:53721;height:2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rOMEA&#10;AADdAAAADwAAAGRycy9kb3ducmV2LnhtbERPTYvCMBC9L/gfwgje1lQRcatRRJHuZcF19T40Y1Ns&#10;JiWJtf77zYKwt3m8z1ltetuIjnyoHSuYjDMQxKXTNVcKzj+H9wWIEJE1No5JwZMCbNaDtxXm2j34&#10;m7pTrEQK4ZCjAhNjm0sZSkMWw9i1xIm7Om8xJugrqT0+Urht5DTL5tJizanBYEs7Q+XtdLcKytu+&#10;3xf1xfjubhdH/VE8v+aFUqNhv12CiNTHf/HL/anT/Gw2hb9v0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jqzjBAAAA3QAAAA8AAAAAAAAAAAAAAAAAmAIAAGRycy9kb3du&#10;cmV2LnhtbFBLBQYAAAAABAAEAPUAAACGAwAAAAA=&#10;" strokeweight="1pt">
                  <v:textbox style="mso-fit-shape-to-text:t" inset="1.5mm,1.3mm,1.5mm">
                    <w:txbxContent>
                      <w:p w:rsidR="0023747D" w:rsidRPr="007E2629" w:rsidRDefault="0023747D" w:rsidP="00375F9C">
                        <w:pPr>
                          <w:spacing w:line="240" w:lineRule="exact"/>
                          <w:rPr>
                            <w:sz w:val="18"/>
                            <w:szCs w:val="18"/>
                          </w:rPr>
                        </w:pPr>
                        <w:r w:rsidRPr="007E2629">
                          <w:rPr>
                            <w:rFonts w:hint="eastAsia"/>
                            <w:color w:val="008000"/>
                            <w:sz w:val="18"/>
                            <w:szCs w:val="18"/>
                          </w:rPr>
                          <w:t>//</w:t>
                        </w:r>
                        <w:r>
                          <w:rPr>
                            <w:rFonts w:hint="eastAsia"/>
                            <w:color w:val="008000"/>
                            <w:sz w:val="18"/>
                            <w:szCs w:val="18"/>
                          </w:rPr>
                          <w:t xml:space="preserve"> A</w:t>
                        </w:r>
                        <w:r w:rsidRPr="00577F08">
                          <w:rPr>
                            <w:color w:val="008000"/>
                            <w:sz w:val="18"/>
                            <w:szCs w:val="18"/>
                          </w:rPr>
                          <w:t xml:space="preserve">pproach </w:t>
                        </w:r>
                        <w:r>
                          <w:rPr>
                            <w:rFonts w:hint="eastAsia"/>
                            <w:color w:val="008000"/>
                            <w:sz w:val="18"/>
                            <w:szCs w:val="18"/>
                          </w:rPr>
                          <w:t>1</w:t>
                        </w:r>
                      </w:p>
                      <w:p w:rsidR="0023747D" w:rsidRPr="007E2629" w:rsidRDefault="0023747D" w:rsidP="00375F9C">
                        <w:pPr>
                          <w:spacing w:line="240" w:lineRule="exact"/>
                          <w:rPr>
                            <w:sz w:val="18"/>
                            <w:szCs w:val="18"/>
                          </w:rPr>
                        </w:pPr>
                        <w:proofErr w:type="gramStart"/>
                        <w:r>
                          <w:rPr>
                            <w:rFonts w:hint="eastAsia"/>
                            <w:sz w:val="18"/>
                            <w:szCs w:val="18"/>
                          </w:rPr>
                          <w:t>xui</w:t>
                        </w:r>
                        <w:r w:rsidRPr="007E2629">
                          <w:rPr>
                            <w:rFonts w:hint="eastAsia"/>
                            <w:sz w:val="18"/>
                            <w:szCs w:val="18"/>
                          </w:rPr>
                          <w:t>.create(</w:t>
                        </w:r>
                        <w:proofErr w:type="gramEnd"/>
                        <w:r w:rsidRPr="007E2629">
                          <w:rPr>
                            <w:rFonts w:hint="eastAsia"/>
                            <w:color w:val="FF00FF"/>
                            <w:sz w:val="18"/>
                            <w:szCs w:val="18"/>
                          </w:rPr>
                          <w:t>"SButton"</w:t>
                        </w:r>
                        <w:r w:rsidRPr="007E2629">
                          <w:rPr>
                            <w:rFonts w:hint="eastAsia"/>
                            <w:sz w:val="18"/>
                            <w:szCs w:val="18"/>
                          </w:rPr>
                          <w:t>, {</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xui</w:t>
                        </w:r>
                        <w:r w:rsidRPr="007E2629">
                          <w:rPr>
                            <w:rFonts w:hint="eastAsia"/>
                            <w:color w:val="FF00FF"/>
                            <w:sz w:val="18"/>
                            <w:szCs w:val="18"/>
                          </w:rPr>
                          <w:t>.create</w:t>
                        </w:r>
                        <w:r>
                          <w:rPr>
                            <w:rFonts w:hint="eastAsia"/>
                            <w:color w:val="FF00FF"/>
                            <w:sz w:val="18"/>
                            <w:szCs w:val="18"/>
                          </w:rPr>
                          <w:t xml:space="preserve"> function</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r w:rsidRPr="007E2629">
                          <w:rPr>
                            <w:rFonts w:hint="eastAsia"/>
                            <w:sz w:val="18"/>
                            <w:szCs w:val="18"/>
                          </w:rPr>
                          <w:t>}</w:t>
                        </w:r>
                      </w:p>
                      <w:p w:rsidR="0023747D" w:rsidRPr="007E2629" w:rsidRDefault="0023747D" w:rsidP="00375F9C">
                        <w:pPr>
                          <w:spacing w:line="240" w:lineRule="exact"/>
                          <w:rPr>
                            <w:sz w:val="18"/>
                            <w:szCs w:val="18"/>
                          </w:rPr>
                        </w:pP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2</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new and key/value pairs</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p>
                      <w:p w:rsidR="0023747D" w:rsidRPr="007E2629" w:rsidRDefault="0023747D" w:rsidP="00375F9C">
                        <w:pPr>
                          <w:spacing w:line="240" w:lineRule="exact"/>
                          <w:rPr>
                            <w:sz w:val="18"/>
                            <w:szCs w:val="18"/>
                          </w:rPr>
                        </w:pPr>
                        <w:r w:rsidRPr="007E2629">
                          <w:rPr>
                            <w:rFonts w:hint="eastAsia"/>
                            <w:sz w:val="18"/>
                            <w:szCs w:val="18"/>
                          </w:rPr>
                          <w:t>})</w:t>
                        </w: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3</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setCaption(</w:t>
                        </w:r>
                        <w:proofErr w:type="gramEnd"/>
                        <w:r w:rsidRPr="007E2629">
                          <w:rPr>
                            <w:rFonts w:hint="eastAsia"/>
                            <w:color w:val="FF00FF"/>
                            <w:sz w:val="18"/>
                            <w:szCs w:val="18"/>
                          </w:rPr>
                          <w:t>"</w:t>
                        </w:r>
                        <w:r>
                          <w:rPr>
                            <w:rFonts w:hint="eastAsia"/>
                            <w:color w:val="FF00FF"/>
                            <w:sz w:val="18"/>
                            <w:szCs w:val="18"/>
                          </w:rPr>
                          <w:t xml:space="preserve">Using new and </w:t>
                        </w:r>
                        <w:r w:rsidRPr="007E2629">
                          <w:rPr>
                            <w:rFonts w:hint="eastAsia"/>
                            <w:color w:val="FF00FF"/>
                            <w:sz w:val="18"/>
                            <w:szCs w:val="18"/>
                          </w:rPr>
                          <w:t>get/se</w:t>
                        </w:r>
                        <w:r>
                          <w:rPr>
                            <w:rFonts w:hint="eastAsia"/>
                            <w:color w:val="FF00FF"/>
                            <w:sz w:val="18"/>
                            <w:szCs w:val="18"/>
                          </w:rPr>
                          <w:t>t</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setPosition(</w:t>
                        </w:r>
                        <w:proofErr w:type="gramEnd"/>
                        <w:r w:rsidRPr="007E2629">
                          <w:rPr>
                            <w:rFonts w:hint="eastAsia"/>
                            <w:color w:val="FF00FF"/>
                            <w:sz w:val="18"/>
                            <w:szCs w:val="18"/>
                          </w:rPr>
                          <w:t>"relative"</w:t>
                        </w:r>
                        <w:r w:rsidRPr="007E2629">
                          <w:rPr>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txbxContent>
                  </v:textbox>
                </v:shape>
                <v:shape id="AutoShape 243" o:spid="_x0000_s1130" type="#_x0000_t62" style="position:absolute;left:24006;top:21791;width:24006;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CJsQA&#10;AADdAAAADwAAAGRycy9kb3ducmV2LnhtbERP22oCMRB9L/gPYQTfatZLS90apQiCFKyXCuLbsJlm&#10;124mS5Lq+vemUOjbHM51pvPW1uJCPlSOFQz6GQjiwumKjYLD5/LxBUSIyBprx6TgRgHms87DFHPt&#10;rryjyz4akUI45KigjLHJpQxFSRZD3zXEifty3mJM0BupPV5TuK3lMMuepcWKU0OJDS1KKr73P1bB&#10;9mkz2VU8PG3f/fq4/hizOZuRUr1u+/YKIlIb/8V/7pVO87PxCH6/SS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ZgibEAAAA3QAAAA8AAAAAAAAAAAAAAAAAmAIAAGRycy9k&#10;b3ducmV2LnhtbFBLBQYAAAAABAAEAPUAAACJAwAAAAA=&#10;" adj="25073,15507" fillcolor="#ff9">
                  <v:textbox inset="0,0,0,0">
                    <w:txbxContent>
                      <w:p w:rsidR="0023747D" w:rsidRPr="000E23E9" w:rsidRDefault="0023747D" w:rsidP="00375F9C">
                        <w:pPr>
                          <w:rPr>
                            <w:szCs w:val="18"/>
                          </w:rPr>
                        </w:pPr>
                        <w:r>
                          <w:rPr>
                            <w:rFonts w:hint="eastAsia"/>
                            <w:szCs w:val="18"/>
                          </w:rPr>
                          <w:t xml:space="preserve">We use new/setXX mode in </w:t>
                        </w:r>
                        <w:r w:rsidR="00093C49">
                          <w:rPr>
                            <w:rFonts w:hint="eastAsia"/>
                            <w:szCs w:val="18"/>
                          </w:rPr>
                          <w:t xml:space="preserve">RAD Tools </w:t>
                        </w:r>
                      </w:p>
                    </w:txbxContent>
                  </v:textbox>
                </v:shape>
                <w10:anchorlock/>
              </v:group>
            </w:pict>
          </mc:Fallback>
        </mc:AlternateContent>
      </w:r>
    </w:p>
    <w:p w:rsidR="00375F9C" w:rsidRDefault="00375F9C" w:rsidP="00375F9C"/>
    <w:p w:rsidR="00375F9C" w:rsidRDefault="0080241D" w:rsidP="00375F9C">
      <w:r>
        <w:rPr>
          <w:rFonts w:hint="eastAsia"/>
        </w:rPr>
        <w:t>T</w:t>
      </w:r>
      <w:r w:rsidR="00375F9C" w:rsidRPr="00F13309">
        <w:t xml:space="preserve">he above three approaches will create entirely consistent UI. </w:t>
      </w:r>
    </w:p>
    <w:p w:rsidR="00375F9C" w:rsidRDefault="00375F9C" w:rsidP="00375F9C"/>
    <w:p w:rsidR="00375F9C" w:rsidRDefault="00375F9C" w:rsidP="00375F9C">
      <w:r>
        <w:rPr>
          <w:rFonts w:hint="eastAsia"/>
        </w:rPr>
        <w:t xml:space="preserve">You can use </w:t>
      </w:r>
      <w:r w:rsidRPr="00F13309">
        <w:t xml:space="preserve">setXXX </w:t>
      </w:r>
      <w:r>
        <w:rPr>
          <w:rFonts w:hint="eastAsia"/>
        </w:rPr>
        <w:t>function</w:t>
      </w:r>
      <w:r w:rsidRPr="00F13309">
        <w:t xml:space="preserve"> to update the control after it was rendered into DOM</w:t>
      </w:r>
      <w:r>
        <w:rPr>
          <w:rFonts w:hint="eastAsia"/>
        </w:rPr>
        <w:t xml:space="preserve"> (</w:t>
      </w:r>
      <w:r w:rsidRPr="00F13309">
        <w:t>runtime update</w:t>
      </w:r>
      <w:r>
        <w:rPr>
          <w:rFonts w:hint="eastAsia"/>
        </w:rPr>
        <w:t>).</w:t>
      </w:r>
    </w:p>
    <w:p w:rsidR="00375F9C" w:rsidRDefault="005C781A" w:rsidP="00375F9C">
      <w:r>
        <w:rPr>
          <w:noProof/>
        </w:rPr>
        <w:lastRenderedPageBreak/>
        <mc:AlternateContent>
          <mc:Choice Requires="wpc">
            <w:drawing>
              <wp:inline distT="0" distB="0" distL="0" distR="0" wp14:anchorId="3F3225F7" wp14:editId="01E73B8B">
                <wp:extent cx="5372100" cy="2179320"/>
                <wp:effectExtent l="9525" t="0" r="9525" b="1905"/>
                <wp:docPr id="1041" name="画布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5" name="Text Box 229"/>
                        <wps:cNvSpPr txBox="1">
                          <a:spLocks noChangeArrowheads="1"/>
                        </wps:cNvSpPr>
                        <wps:spPr bwMode="auto">
                          <a:xfrm>
                            <a:off x="0" y="48867"/>
                            <a:ext cx="5372100" cy="208669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67686" w:rsidRDefault="0023747D" w:rsidP="00375F9C">
                              <w:pPr>
                                <w:spacing w:line="240" w:lineRule="exact"/>
                                <w:rPr>
                                  <w:sz w:val="18"/>
                                  <w:szCs w:val="18"/>
                                </w:rPr>
                              </w:pPr>
                              <w:proofErr w:type="gramStart"/>
                              <w:r w:rsidRPr="00A67686">
                                <w:rPr>
                                  <w:color w:val="0000FF"/>
                                  <w:sz w:val="18"/>
                                  <w:szCs w:val="18"/>
                                </w:rPr>
                                <w:t>var</w:t>
                              </w:r>
                              <w:proofErr w:type="gramEnd"/>
                              <w:r w:rsidRPr="00A67686">
                                <w:rPr>
                                  <w:sz w:val="18"/>
                                  <w:szCs w:val="18"/>
                                </w:rPr>
                                <w:t xml:space="preserve"> </w:t>
                              </w:r>
                              <w:r w:rsidRPr="00A67686">
                                <w:rPr>
                                  <w:rFonts w:hint="eastAsia"/>
                                  <w:sz w:val="18"/>
                                  <w:szCs w:val="18"/>
                                </w:rPr>
                                <w:t>dlg</w:t>
                              </w:r>
                              <w:r w:rsidRPr="00A67686">
                                <w:rPr>
                                  <w:sz w:val="18"/>
                                  <w:szCs w:val="18"/>
                                </w:rPr>
                                <w:t>=</w:t>
                              </w:r>
                              <w:r>
                                <w:rPr>
                                  <w:rFonts w:hint="eastAsia"/>
                                  <w:sz w:val="18"/>
                                  <w:szCs w:val="18"/>
                                </w:rPr>
                                <w:t>xui</w:t>
                              </w:r>
                              <w:r w:rsidRPr="00A67686">
                                <w:rPr>
                                  <w:rFonts w:hint="eastAsia"/>
                                  <w:sz w:val="18"/>
                                  <w:szCs w:val="18"/>
                                </w:rPr>
                                <w:t>.create(</w:t>
                              </w:r>
                              <w:r w:rsidRPr="00A67686">
                                <w:rPr>
                                  <w:rFonts w:hint="eastAsia"/>
                                  <w:color w:val="FF00FF"/>
                                  <w:sz w:val="18"/>
                                  <w:szCs w:val="18"/>
                                </w:rPr>
                                <w:t>"Dialog"</w:t>
                              </w:r>
                              <w:r w:rsidRPr="00A67686">
                                <w:rPr>
                                  <w:rFonts w:hint="eastAsia"/>
                                  <w:sz w:val="18"/>
                                  <w:szCs w:val="18"/>
                                </w:rPr>
                                <w:t xml:space="preserve">, {caption: </w:t>
                              </w:r>
                              <w:r w:rsidRPr="00A67686">
                                <w:rPr>
                                  <w:rFonts w:hint="eastAsia"/>
                                  <w:color w:val="FF00FF"/>
                                  <w:sz w:val="18"/>
                                  <w:szCs w:val="18"/>
                                </w:rPr>
                                <w:t>"</w:t>
                              </w:r>
                              <w:r>
                                <w:rPr>
                                  <w:rFonts w:hint="eastAsia"/>
                                  <w:color w:val="FF00FF"/>
                                  <w:sz w:val="18"/>
                                  <w:szCs w:val="18"/>
                                </w:rPr>
                                <w:t>runtime</w:t>
                              </w:r>
                              <w:r w:rsidRPr="00A67686">
                                <w:rPr>
                                  <w:rFonts w:hint="eastAsia"/>
                                  <w:color w:val="FF00FF"/>
                                  <w:sz w:val="18"/>
                                  <w:szCs w:val="18"/>
                                </w:rPr>
                                <w:t xml:space="preserve"> "</w:t>
                              </w:r>
                              <w:r w:rsidRPr="00A67686">
                                <w:rPr>
                                  <w:rFonts w:hint="eastAsia"/>
                                  <w:sz w:val="18"/>
                                  <w:szCs w:val="18"/>
                                </w:rPr>
                                <w:t>}</w:t>
                              </w:r>
                              <w:r w:rsidRPr="00A67686">
                                <w:rPr>
                                  <w:sz w:val="18"/>
                                  <w:szCs w:val="18"/>
                                </w:rPr>
                                <w:t>)</w:t>
                              </w:r>
                              <w:r w:rsidRPr="00A67686">
                                <w:rPr>
                                  <w:rFonts w:hint="eastAsia"/>
                                  <w:sz w:val="18"/>
                                  <w:szCs w:val="18"/>
                                </w:rPr>
                                <w:t>.show()</w:t>
                              </w:r>
                              <w:r w:rsidRPr="00A67686">
                                <w:rPr>
                                  <w:sz w:val="18"/>
                                  <w:szCs w:val="18"/>
                                </w:rPr>
                                <w:t>;</w:t>
                              </w:r>
                            </w:p>
                            <w:p w:rsidR="0023747D" w:rsidRPr="00A67686" w:rsidRDefault="00973A41" w:rsidP="00375F9C">
                              <w:pPr>
                                <w:spacing w:line="240" w:lineRule="exact"/>
                                <w:rPr>
                                  <w:sz w:val="18"/>
                                  <w:szCs w:val="18"/>
                                </w:rPr>
                              </w:pPr>
                              <w:proofErr w:type="gramStart"/>
                              <w:r>
                                <w:rPr>
                                  <w:rFonts w:hint="eastAsia"/>
                                  <w:sz w:val="18"/>
                                  <w:szCs w:val="18"/>
                                </w:rPr>
                                <w:t>xui.</w:t>
                              </w:r>
                              <w:r w:rsidR="0023747D" w:rsidRPr="00A67686">
                                <w:rPr>
                                  <w:rFonts w:hint="eastAsia"/>
                                  <w:sz w:val="18"/>
                                  <w:szCs w:val="18"/>
                                </w:rPr>
                                <w:t>asyRun(</w:t>
                              </w:r>
                              <w:proofErr w:type="gramEnd"/>
                              <w:r w:rsidR="0023747D" w:rsidRPr="00A67686">
                                <w:rPr>
                                  <w:rFonts w:hint="eastAsia"/>
                                  <w:color w:val="0000FF"/>
                                  <w:sz w:val="18"/>
                                  <w:szCs w:val="18"/>
                                </w:rPr>
                                <w:t>function</w:t>
                              </w:r>
                              <w:r w:rsidR="0023747D"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dlg.setCaption(</w:t>
                              </w:r>
                              <w:proofErr w:type="gramEnd"/>
                              <w:r w:rsidRPr="00A67686">
                                <w:rPr>
                                  <w:rFonts w:hint="eastAsia"/>
                                  <w:color w:val="FF00FF"/>
                                  <w:sz w:val="18"/>
                                  <w:szCs w:val="18"/>
                                </w:rPr>
                                <w:t>"updated"</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500</w:t>
                              </w:r>
                              <w:proofErr w:type="gramEnd"/>
                              <w:r w:rsidRPr="00A67686">
                                <w:rPr>
                                  <w:rFonts w:hint="eastAsia"/>
                                  <w:sz w:val="18"/>
                                  <w:szCs w:val="18"/>
                                </w:rPr>
                                <w:t>);</w:t>
                              </w:r>
                            </w:p>
                            <w:p w:rsidR="0023747D" w:rsidRPr="00A67686" w:rsidRDefault="00973A41" w:rsidP="00375F9C">
                              <w:pPr>
                                <w:spacing w:line="240" w:lineRule="exact"/>
                                <w:rPr>
                                  <w:sz w:val="18"/>
                                  <w:szCs w:val="18"/>
                                </w:rPr>
                              </w:pPr>
                              <w:proofErr w:type="gramStart"/>
                              <w:r>
                                <w:rPr>
                                  <w:rFonts w:hint="eastAsia"/>
                                  <w:sz w:val="18"/>
                                  <w:szCs w:val="18"/>
                                </w:rPr>
                                <w:t>xui.</w:t>
                              </w:r>
                              <w:r w:rsidR="0023747D" w:rsidRPr="00A67686">
                                <w:rPr>
                                  <w:rFonts w:hint="eastAsia"/>
                                  <w:sz w:val="18"/>
                                  <w:szCs w:val="18"/>
                                </w:rPr>
                                <w:t>asyRun(</w:t>
                              </w:r>
                              <w:proofErr w:type="gramEnd"/>
                              <w:r w:rsidR="0023747D" w:rsidRPr="00A67686">
                                <w:rPr>
                                  <w:rFonts w:hint="eastAsia"/>
                                  <w:color w:val="0000FF"/>
                                  <w:sz w:val="18"/>
                                  <w:szCs w:val="18"/>
                                </w:rPr>
                                <w:t>function</w:t>
                              </w:r>
                              <w:r w:rsidR="0023747D"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dlg.setMaxBtn(</w:t>
                              </w:r>
                              <w:proofErr w:type="gramEnd"/>
                              <w:r w:rsidRPr="00A67686">
                                <w:rPr>
                                  <w:rFonts w:hint="eastAsia"/>
                                  <w:color w:val="0000FF"/>
                                  <w:sz w:val="18"/>
                                  <w:szCs w:val="18"/>
                                </w:rPr>
                                <w:t>false</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1000</w:t>
                              </w:r>
                              <w:proofErr w:type="gramEnd"/>
                              <w:r w:rsidRPr="00A67686">
                                <w:rPr>
                                  <w:rFonts w:hint="eastAsia"/>
                                  <w:sz w:val="18"/>
                                  <w:szCs w:val="18"/>
                                </w:rPr>
                                <w:t>);</w:t>
                              </w:r>
                            </w:p>
                            <w:p w:rsidR="0023747D" w:rsidRPr="00A67686" w:rsidRDefault="00973A41" w:rsidP="00375F9C">
                              <w:pPr>
                                <w:spacing w:line="240" w:lineRule="exact"/>
                                <w:rPr>
                                  <w:sz w:val="18"/>
                                  <w:szCs w:val="18"/>
                                </w:rPr>
                              </w:pPr>
                              <w:proofErr w:type="gramStart"/>
                              <w:r>
                                <w:rPr>
                                  <w:rFonts w:hint="eastAsia"/>
                                  <w:sz w:val="18"/>
                                  <w:szCs w:val="18"/>
                                </w:rPr>
                                <w:t>xui.</w:t>
                              </w:r>
                              <w:r w:rsidR="0023747D" w:rsidRPr="00A67686">
                                <w:rPr>
                                  <w:rFonts w:hint="eastAsia"/>
                                  <w:sz w:val="18"/>
                                  <w:szCs w:val="18"/>
                                </w:rPr>
                                <w:t>asyRun(</w:t>
                              </w:r>
                              <w:proofErr w:type="gramEnd"/>
                              <w:r w:rsidR="0023747D" w:rsidRPr="00A67686">
                                <w:rPr>
                                  <w:rFonts w:hint="eastAsia"/>
                                  <w:color w:val="0000FF"/>
                                  <w:sz w:val="18"/>
                                  <w:szCs w:val="18"/>
                                </w:rPr>
                                <w:t>function</w:t>
                              </w:r>
                              <w:r w:rsidR="0023747D"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dlg.setStatus(</w:t>
                              </w:r>
                              <w:proofErr w:type="gramEnd"/>
                              <w:r w:rsidRPr="00A67686">
                                <w:rPr>
                                  <w:rFonts w:hint="eastAsia"/>
                                  <w:color w:val="FF00FF"/>
                                  <w:sz w:val="18"/>
                                  <w:szCs w:val="18"/>
                                </w:rPr>
                                <w:t>"max"</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1500</w:t>
                              </w:r>
                              <w:proofErr w:type="gramEnd"/>
                              <w:r w:rsidRPr="00A67686">
                                <w:rPr>
                                  <w:rFonts w:hint="eastAsia"/>
                                  <w:sz w:val="18"/>
                                  <w:szCs w:val="18"/>
                                </w:rPr>
                                <w:t>);</w:t>
                              </w:r>
                            </w:p>
                            <w:p w:rsidR="0023747D" w:rsidRPr="00A67686" w:rsidRDefault="00973A41" w:rsidP="00375F9C">
                              <w:pPr>
                                <w:spacing w:line="240" w:lineRule="exact"/>
                                <w:rPr>
                                  <w:sz w:val="18"/>
                                  <w:szCs w:val="18"/>
                                </w:rPr>
                              </w:pPr>
                              <w:proofErr w:type="gramStart"/>
                              <w:r>
                                <w:rPr>
                                  <w:rFonts w:hint="eastAsia"/>
                                  <w:sz w:val="18"/>
                                  <w:szCs w:val="18"/>
                                </w:rPr>
                                <w:t>xui.</w:t>
                              </w:r>
                              <w:r w:rsidR="0023747D" w:rsidRPr="00A67686">
                                <w:rPr>
                                  <w:rFonts w:hint="eastAsia"/>
                                  <w:sz w:val="18"/>
                                  <w:szCs w:val="18"/>
                                </w:rPr>
                                <w:t>asyRun(</w:t>
                              </w:r>
                              <w:proofErr w:type="gramEnd"/>
                              <w:r w:rsidR="0023747D" w:rsidRPr="00A67686">
                                <w:rPr>
                                  <w:rFonts w:hint="eastAsia"/>
                                  <w:color w:val="0000FF"/>
                                  <w:sz w:val="18"/>
                                  <w:szCs w:val="18"/>
                                </w:rPr>
                                <w:t>function</w:t>
                              </w:r>
                              <w:r w:rsidR="0023747D"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dlg.destroy</w:t>
                              </w:r>
                              <w:r>
                                <w:rPr>
                                  <w:rFonts w:hint="eastAsia"/>
                                  <w:sz w:val="18"/>
                                  <w:szCs w:val="18"/>
                                </w:rPr>
                                <w:t>(</w:t>
                              </w:r>
                              <w:proofErr w:type="gramEnd"/>
                              <w:r>
                                <w:rPr>
                                  <w:rFonts w:hint="eastAsia"/>
                                  <w:sz w:val="18"/>
                                  <w:szCs w:val="18"/>
                                </w:rPr>
                                <w:t>)</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2000</w:t>
                              </w:r>
                              <w:proofErr w:type="gramEnd"/>
                              <w:r w:rsidRPr="00A67686">
                                <w:rPr>
                                  <w:rFonts w:hint="eastAsia"/>
                                  <w:sz w:val="18"/>
                                  <w:szCs w:val="18"/>
                                </w:rPr>
                                <w:t>);</w:t>
                              </w:r>
                            </w:p>
                          </w:txbxContent>
                        </wps:txbx>
                        <wps:bodyPr rot="0" vert="horz" wrap="square" lIns="54000" tIns="46800" rIns="54000" bIns="45720" anchor="t" anchorCtr="0" upright="1">
                          <a:spAutoFit/>
                        </wps:bodyPr>
                      </wps:wsp>
                      <wps:wsp>
                        <wps:cNvPr id="1036" name="AutoShape 230"/>
                        <wps:cNvSpPr>
                          <a:spLocks noChangeArrowheads="1"/>
                        </wps:cNvSpPr>
                        <wps:spPr bwMode="auto">
                          <a:xfrm flipH="1">
                            <a:off x="1943179" y="396041"/>
                            <a:ext cx="1257395" cy="198385"/>
                          </a:xfrm>
                          <a:prstGeom prst="wedgeRoundRectCallout">
                            <a:avLst>
                              <a:gd name="adj1" fmla="val 75454"/>
                              <a:gd name="adj2" fmla="val -8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modify caption</w:t>
                              </w:r>
                            </w:p>
                          </w:txbxContent>
                        </wps:txbx>
                        <wps:bodyPr rot="0" vert="horz" wrap="square" lIns="0" tIns="0" rIns="0" bIns="0" anchor="t" anchorCtr="0" upright="1">
                          <a:noAutofit/>
                        </wps:bodyPr>
                      </wps:wsp>
                      <wps:wsp>
                        <wps:cNvPr id="1037" name="AutoShape 231"/>
                        <wps:cNvSpPr>
                          <a:spLocks noChangeArrowheads="1"/>
                        </wps:cNvSpPr>
                        <wps:spPr bwMode="auto">
                          <a:xfrm flipH="1">
                            <a:off x="3428921" y="99193"/>
                            <a:ext cx="1484995" cy="197656"/>
                          </a:xfrm>
                          <a:prstGeom prst="wedgeRoundRectCallout">
                            <a:avLst>
                              <a:gd name="adj1" fmla="val 82278"/>
                              <a:gd name="adj2" fmla="val -13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reate a Dialog</w:t>
                              </w:r>
                            </w:p>
                          </w:txbxContent>
                        </wps:txbx>
                        <wps:bodyPr rot="0" vert="horz" wrap="square" lIns="0" tIns="0" rIns="0" bIns="0" anchor="t" anchorCtr="0" upright="1">
                          <a:noAutofit/>
                        </wps:bodyPr>
                      </wps:wsp>
                      <wps:wsp>
                        <wps:cNvPr id="1038" name="AutoShape 232"/>
                        <wps:cNvSpPr>
                          <a:spLocks noChangeArrowheads="1"/>
                        </wps:cNvSpPr>
                        <wps:spPr bwMode="auto">
                          <a:xfrm flipH="1">
                            <a:off x="1714833" y="891275"/>
                            <a:ext cx="1485741" cy="199115"/>
                          </a:xfrm>
                          <a:prstGeom prst="wedgeRoundRectCallout">
                            <a:avLst>
                              <a:gd name="adj1" fmla="val 73287"/>
                              <a:gd name="adj2" fmla="val -10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hide the max button</w:t>
                              </w:r>
                            </w:p>
                          </w:txbxContent>
                        </wps:txbx>
                        <wps:bodyPr rot="0" vert="horz" wrap="square" lIns="0" tIns="0" rIns="0" bIns="0" anchor="t" anchorCtr="0" upright="1">
                          <a:noAutofit/>
                        </wps:bodyPr>
                      </wps:wsp>
                      <wps:wsp>
                        <wps:cNvPr id="1039" name="AutoShape 233"/>
                        <wps:cNvSpPr>
                          <a:spLocks noChangeArrowheads="1"/>
                        </wps:cNvSpPr>
                        <wps:spPr bwMode="auto">
                          <a:xfrm flipH="1">
                            <a:off x="1714833" y="1288045"/>
                            <a:ext cx="1485741" cy="198385"/>
                          </a:xfrm>
                          <a:prstGeom prst="wedgeRoundRectCallout">
                            <a:avLst>
                              <a:gd name="adj1" fmla="val 75213"/>
                              <a:gd name="adj2" fmla="val 196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modify status</w:t>
                              </w:r>
                            </w:p>
                          </w:txbxContent>
                        </wps:txbx>
                        <wps:bodyPr rot="0" vert="horz" wrap="square" lIns="0" tIns="0" rIns="0" bIns="0" anchor="t" anchorCtr="0" upright="1">
                          <a:noAutofit/>
                        </wps:bodyPr>
                      </wps:wsp>
                      <wps:wsp>
                        <wps:cNvPr id="1040" name="AutoShape 234"/>
                        <wps:cNvSpPr>
                          <a:spLocks noChangeArrowheads="1"/>
                        </wps:cNvSpPr>
                        <wps:spPr bwMode="auto">
                          <a:xfrm flipH="1">
                            <a:off x="1029049" y="1882472"/>
                            <a:ext cx="914130" cy="197656"/>
                          </a:xfrm>
                          <a:prstGeom prst="wedgeRoundRectCallout">
                            <a:avLst>
                              <a:gd name="adj1" fmla="val 104514"/>
                              <a:gd name="adj2" fmla="val 355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 xml:space="preserve">o </w:t>
                              </w:r>
                              <w:r>
                                <w:rPr>
                                  <w:szCs w:val="18"/>
                                </w:rPr>
                                <w:t>destroy</w:t>
                              </w:r>
                              <w:r>
                                <w:rPr>
                                  <w:rFonts w:hint="eastAsia"/>
                                  <w:szCs w:val="18"/>
                                </w:rPr>
                                <w:t xml:space="preserve"> it</w:t>
                              </w:r>
                            </w:p>
                          </w:txbxContent>
                        </wps:txbx>
                        <wps:bodyPr rot="0" vert="horz" wrap="square" lIns="0" tIns="0" rIns="0" bIns="0" anchor="t" anchorCtr="0" upright="1">
                          <a:noAutofit/>
                        </wps:bodyPr>
                      </wps:wsp>
                    </wpc:wpc>
                  </a:graphicData>
                </a:graphic>
              </wp:inline>
            </w:drawing>
          </mc:Choice>
          <mc:Fallback>
            <w:pict>
              <v:group id="画布 227" o:spid="_x0000_s1131" editas="canvas" style="width:423pt;height:171.6pt;mso-position-horizontal-relative:char;mso-position-vertical-relative:line" coordsize="53721,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">
                <v:shape id="_x0000_s1132" type="#_x0000_t75" style="position:absolute;width:53721;height:21793;visibility:visible;mso-wrap-style:square">
                  <v:fill o:detectmouseclick="t"/>
                  <v:path o:connecttype="none"/>
                </v:shape>
                <v:shape id="Text Box 229" o:spid="_x0000_s1133" type="#_x0000_t202" style="position:absolute;top:488;width:53721;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AMcIA&#10;AADdAAAADwAAAGRycy9kb3ducmV2LnhtbERPTWsCMRC9F/wPYQRvNatS0dUoosj2Umit3ofNuFnc&#10;TJYkruu/bwqF3ubxPme97W0jOvKhdqxgMs5AEJdO11wpOH8fXxcgQkTW2DgmBU8KsN0MXtaYa/fg&#10;L+pOsRIphEOOCkyMbS5lKA1ZDGPXEifu6rzFmKCvpPb4SOG2kdMsm0uLNacGgy3tDZW3090qKG+H&#10;/lDUF+O7u1186mXx/JgXSo2G/W4FIlIf/8V/7ned5mezN/j9Jp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EAxwgAAAN0AAAAPAAAAAAAAAAAAAAAAAJgCAABkcnMvZG93&#10;bnJldi54bWxQSwUGAAAAAAQABAD1AAAAhwMAAAAA&#10;" strokeweight="1pt">
                  <v:textbox style="mso-fit-shape-to-text:t" inset="1.5mm,1.3mm,1.5mm">
                    <w:txbxContent>
                      <w:p w:rsidR="0023747D" w:rsidRPr="00A67686" w:rsidRDefault="0023747D" w:rsidP="00375F9C">
                        <w:pPr>
                          <w:spacing w:line="240" w:lineRule="exact"/>
                          <w:rPr>
                            <w:sz w:val="18"/>
                            <w:szCs w:val="18"/>
                          </w:rPr>
                        </w:pPr>
                        <w:proofErr w:type="gramStart"/>
                        <w:r w:rsidRPr="00A67686">
                          <w:rPr>
                            <w:color w:val="0000FF"/>
                            <w:sz w:val="18"/>
                            <w:szCs w:val="18"/>
                          </w:rPr>
                          <w:t>var</w:t>
                        </w:r>
                        <w:proofErr w:type="gramEnd"/>
                        <w:r w:rsidRPr="00A67686">
                          <w:rPr>
                            <w:sz w:val="18"/>
                            <w:szCs w:val="18"/>
                          </w:rPr>
                          <w:t xml:space="preserve"> </w:t>
                        </w:r>
                        <w:r w:rsidRPr="00A67686">
                          <w:rPr>
                            <w:rFonts w:hint="eastAsia"/>
                            <w:sz w:val="18"/>
                            <w:szCs w:val="18"/>
                          </w:rPr>
                          <w:t>dlg</w:t>
                        </w:r>
                        <w:r w:rsidRPr="00A67686">
                          <w:rPr>
                            <w:sz w:val="18"/>
                            <w:szCs w:val="18"/>
                          </w:rPr>
                          <w:t>=</w:t>
                        </w:r>
                        <w:r>
                          <w:rPr>
                            <w:rFonts w:hint="eastAsia"/>
                            <w:sz w:val="18"/>
                            <w:szCs w:val="18"/>
                          </w:rPr>
                          <w:t>xui</w:t>
                        </w:r>
                        <w:r w:rsidRPr="00A67686">
                          <w:rPr>
                            <w:rFonts w:hint="eastAsia"/>
                            <w:sz w:val="18"/>
                            <w:szCs w:val="18"/>
                          </w:rPr>
                          <w:t>.create(</w:t>
                        </w:r>
                        <w:r w:rsidRPr="00A67686">
                          <w:rPr>
                            <w:rFonts w:hint="eastAsia"/>
                            <w:color w:val="FF00FF"/>
                            <w:sz w:val="18"/>
                            <w:szCs w:val="18"/>
                          </w:rPr>
                          <w:t>"Dialog"</w:t>
                        </w:r>
                        <w:r w:rsidRPr="00A67686">
                          <w:rPr>
                            <w:rFonts w:hint="eastAsia"/>
                            <w:sz w:val="18"/>
                            <w:szCs w:val="18"/>
                          </w:rPr>
                          <w:t xml:space="preserve">, {caption: </w:t>
                        </w:r>
                        <w:r w:rsidRPr="00A67686">
                          <w:rPr>
                            <w:rFonts w:hint="eastAsia"/>
                            <w:color w:val="FF00FF"/>
                            <w:sz w:val="18"/>
                            <w:szCs w:val="18"/>
                          </w:rPr>
                          <w:t>"</w:t>
                        </w:r>
                        <w:r>
                          <w:rPr>
                            <w:rFonts w:hint="eastAsia"/>
                            <w:color w:val="FF00FF"/>
                            <w:sz w:val="18"/>
                            <w:szCs w:val="18"/>
                          </w:rPr>
                          <w:t>runtime</w:t>
                        </w:r>
                        <w:r w:rsidRPr="00A67686">
                          <w:rPr>
                            <w:rFonts w:hint="eastAsia"/>
                            <w:color w:val="FF00FF"/>
                            <w:sz w:val="18"/>
                            <w:szCs w:val="18"/>
                          </w:rPr>
                          <w:t xml:space="preserve"> "</w:t>
                        </w:r>
                        <w:r w:rsidRPr="00A67686">
                          <w:rPr>
                            <w:rFonts w:hint="eastAsia"/>
                            <w:sz w:val="18"/>
                            <w:szCs w:val="18"/>
                          </w:rPr>
                          <w:t>}</w:t>
                        </w:r>
                        <w:r w:rsidRPr="00A67686">
                          <w:rPr>
                            <w:sz w:val="18"/>
                            <w:szCs w:val="18"/>
                          </w:rPr>
                          <w:t>)</w:t>
                        </w:r>
                        <w:r w:rsidRPr="00A67686">
                          <w:rPr>
                            <w:rFonts w:hint="eastAsia"/>
                            <w:sz w:val="18"/>
                            <w:szCs w:val="18"/>
                          </w:rPr>
                          <w:t>.show()</w:t>
                        </w:r>
                        <w:r w:rsidRPr="00A67686">
                          <w:rPr>
                            <w:sz w:val="18"/>
                            <w:szCs w:val="18"/>
                          </w:rPr>
                          <w:t>;</w:t>
                        </w:r>
                      </w:p>
                      <w:p w:rsidR="0023747D" w:rsidRPr="00A67686" w:rsidRDefault="00973A41" w:rsidP="00375F9C">
                        <w:pPr>
                          <w:spacing w:line="240" w:lineRule="exact"/>
                          <w:rPr>
                            <w:sz w:val="18"/>
                            <w:szCs w:val="18"/>
                          </w:rPr>
                        </w:pPr>
                        <w:proofErr w:type="gramStart"/>
                        <w:r>
                          <w:rPr>
                            <w:rFonts w:hint="eastAsia"/>
                            <w:sz w:val="18"/>
                            <w:szCs w:val="18"/>
                          </w:rPr>
                          <w:t>xui.</w:t>
                        </w:r>
                        <w:r w:rsidR="0023747D" w:rsidRPr="00A67686">
                          <w:rPr>
                            <w:rFonts w:hint="eastAsia"/>
                            <w:sz w:val="18"/>
                            <w:szCs w:val="18"/>
                          </w:rPr>
                          <w:t>asyRun(</w:t>
                        </w:r>
                        <w:proofErr w:type="gramEnd"/>
                        <w:r w:rsidR="0023747D" w:rsidRPr="00A67686">
                          <w:rPr>
                            <w:rFonts w:hint="eastAsia"/>
                            <w:color w:val="0000FF"/>
                            <w:sz w:val="18"/>
                            <w:szCs w:val="18"/>
                          </w:rPr>
                          <w:t>function</w:t>
                        </w:r>
                        <w:r w:rsidR="0023747D"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dlg.setCaption(</w:t>
                        </w:r>
                        <w:proofErr w:type="gramEnd"/>
                        <w:r w:rsidRPr="00A67686">
                          <w:rPr>
                            <w:rFonts w:hint="eastAsia"/>
                            <w:color w:val="FF00FF"/>
                            <w:sz w:val="18"/>
                            <w:szCs w:val="18"/>
                          </w:rPr>
                          <w:t>"updated"</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500</w:t>
                        </w:r>
                        <w:proofErr w:type="gramEnd"/>
                        <w:r w:rsidRPr="00A67686">
                          <w:rPr>
                            <w:rFonts w:hint="eastAsia"/>
                            <w:sz w:val="18"/>
                            <w:szCs w:val="18"/>
                          </w:rPr>
                          <w:t>);</w:t>
                        </w:r>
                      </w:p>
                      <w:p w:rsidR="0023747D" w:rsidRPr="00A67686" w:rsidRDefault="00973A41" w:rsidP="00375F9C">
                        <w:pPr>
                          <w:spacing w:line="240" w:lineRule="exact"/>
                          <w:rPr>
                            <w:sz w:val="18"/>
                            <w:szCs w:val="18"/>
                          </w:rPr>
                        </w:pPr>
                        <w:proofErr w:type="gramStart"/>
                        <w:r>
                          <w:rPr>
                            <w:rFonts w:hint="eastAsia"/>
                            <w:sz w:val="18"/>
                            <w:szCs w:val="18"/>
                          </w:rPr>
                          <w:t>xui.</w:t>
                        </w:r>
                        <w:r w:rsidR="0023747D" w:rsidRPr="00A67686">
                          <w:rPr>
                            <w:rFonts w:hint="eastAsia"/>
                            <w:sz w:val="18"/>
                            <w:szCs w:val="18"/>
                          </w:rPr>
                          <w:t>asyRun(</w:t>
                        </w:r>
                        <w:proofErr w:type="gramEnd"/>
                        <w:r w:rsidR="0023747D" w:rsidRPr="00A67686">
                          <w:rPr>
                            <w:rFonts w:hint="eastAsia"/>
                            <w:color w:val="0000FF"/>
                            <w:sz w:val="18"/>
                            <w:szCs w:val="18"/>
                          </w:rPr>
                          <w:t>function</w:t>
                        </w:r>
                        <w:r w:rsidR="0023747D"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dlg.setMaxBtn(</w:t>
                        </w:r>
                        <w:proofErr w:type="gramEnd"/>
                        <w:r w:rsidRPr="00A67686">
                          <w:rPr>
                            <w:rFonts w:hint="eastAsia"/>
                            <w:color w:val="0000FF"/>
                            <w:sz w:val="18"/>
                            <w:szCs w:val="18"/>
                          </w:rPr>
                          <w:t>false</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1000</w:t>
                        </w:r>
                        <w:proofErr w:type="gramEnd"/>
                        <w:r w:rsidRPr="00A67686">
                          <w:rPr>
                            <w:rFonts w:hint="eastAsia"/>
                            <w:sz w:val="18"/>
                            <w:szCs w:val="18"/>
                          </w:rPr>
                          <w:t>);</w:t>
                        </w:r>
                      </w:p>
                      <w:p w:rsidR="0023747D" w:rsidRPr="00A67686" w:rsidRDefault="00973A41" w:rsidP="00375F9C">
                        <w:pPr>
                          <w:spacing w:line="240" w:lineRule="exact"/>
                          <w:rPr>
                            <w:sz w:val="18"/>
                            <w:szCs w:val="18"/>
                          </w:rPr>
                        </w:pPr>
                        <w:proofErr w:type="gramStart"/>
                        <w:r>
                          <w:rPr>
                            <w:rFonts w:hint="eastAsia"/>
                            <w:sz w:val="18"/>
                            <w:szCs w:val="18"/>
                          </w:rPr>
                          <w:t>xui.</w:t>
                        </w:r>
                        <w:r w:rsidR="0023747D" w:rsidRPr="00A67686">
                          <w:rPr>
                            <w:rFonts w:hint="eastAsia"/>
                            <w:sz w:val="18"/>
                            <w:szCs w:val="18"/>
                          </w:rPr>
                          <w:t>asyRun(</w:t>
                        </w:r>
                        <w:proofErr w:type="gramEnd"/>
                        <w:r w:rsidR="0023747D" w:rsidRPr="00A67686">
                          <w:rPr>
                            <w:rFonts w:hint="eastAsia"/>
                            <w:color w:val="0000FF"/>
                            <w:sz w:val="18"/>
                            <w:szCs w:val="18"/>
                          </w:rPr>
                          <w:t>function</w:t>
                        </w:r>
                        <w:r w:rsidR="0023747D"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dlg.setStatus(</w:t>
                        </w:r>
                        <w:proofErr w:type="gramEnd"/>
                        <w:r w:rsidRPr="00A67686">
                          <w:rPr>
                            <w:rFonts w:hint="eastAsia"/>
                            <w:color w:val="FF00FF"/>
                            <w:sz w:val="18"/>
                            <w:szCs w:val="18"/>
                          </w:rPr>
                          <w:t>"max"</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1500</w:t>
                        </w:r>
                        <w:proofErr w:type="gramEnd"/>
                        <w:r w:rsidRPr="00A67686">
                          <w:rPr>
                            <w:rFonts w:hint="eastAsia"/>
                            <w:sz w:val="18"/>
                            <w:szCs w:val="18"/>
                          </w:rPr>
                          <w:t>);</w:t>
                        </w:r>
                      </w:p>
                      <w:p w:rsidR="0023747D" w:rsidRPr="00A67686" w:rsidRDefault="00973A41" w:rsidP="00375F9C">
                        <w:pPr>
                          <w:spacing w:line="240" w:lineRule="exact"/>
                          <w:rPr>
                            <w:sz w:val="18"/>
                            <w:szCs w:val="18"/>
                          </w:rPr>
                        </w:pPr>
                        <w:proofErr w:type="gramStart"/>
                        <w:r>
                          <w:rPr>
                            <w:rFonts w:hint="eastAsia"/>
                            <w:sz w:val="18"/>
                            <w:szCs w:val="18"/>
                          </w:rPr>
                          <w:t>xui.</w:t>
                        </w:r>
                        <w:r w:rsidR="0023747D" w:rsidRPr="00A67686">
                          <w:rPr>
                            <w:rFonts w:hint="eastAsia"/>
                            <w:sz w:val="18"/>
                            <w:szCs w:val="18"/>
                          </w:rPr>
                          <w:t>asyRun(</w:t>
                        </w:r>
                        <w:proofErr w:type="gramEnd"/>
                        <w:r w:rsidR="0023747D" w:rsidRPr="00A67686">
                          <w:rPr>
                            <w:rFonts w:hint="eastAsia"/>
                            <w:color w:val="0000FF"/>
                            <w:sz w:val="18"/>
                            <w:szCs w:val="18"/>
                          </w:rPr>
                          <w:t>function</w:t>
                        </w:r>
                        <w:r w:rsidR="0023747D"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dlg.destroy</w:t>
                        </w:r>
                        <w:r>
                          <w:rPr>
                            <w:rFonts w:hint="eastAsia"/>
                            <w:sz w:val="18"/>
                            <w:szCs w:val="18"/>
                          </w:rPr>
                          <w:t>(</w:t>
                        </w:r>
                        <w:proofErr w:type="gramEnd"/>
                        <w:r>
                          <w:rPr>
                            <w:rFonts w:hint="eastAsia"/>
                            <w:sz w:val="18"/>
                            <w:szCs w:val="18"/>
                          </w:rPr>
                          <w:t>)</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2000</w:t>
                        </w:r>
                        <w:proofErr w:type="gramEnd"/>
                        <w:r w:rsidRPr="00A67686">
                          <w:rPr>
                            <w:rFonts w:hint="eastAsia"/>
                            <w:sz w:val="18"/>
                            <w:szCs w:val="18"/>
                          </w:rPr>
                          <w:t>);</w:t>
                        </w:r>
                      </w:p>
                    </w:txbxContent>
                  </v:textbox>
                </v:shape>
                <v:shape id="AutoShape 230" o:spid="_x0000_s1134" type="#_x0000_t62" style="position:absolute;left:19431;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fM8QA&#10;AADdAAAADwAAAGRycy9kb3ducmV2LnhtbERPTWvCQBC9C/0Pywi91Y1WUo2u0ipib1rjweOQHZNg&#10;djbNrhr99W6h4G0e73Om89ZU4kKNKy0r6PciEMSZ1SXnCvbp6m0EwnlkjZVlUnAjB/PZS2eKibZX&#10;/qHLzucihLBLUEHhfZ1I6bKCDLqerYkDd7SNQR9gk0vd4DWEm0oOoiiWBksODQXWtCgoO+3ORsFy&#10;cbqvDx+Hr3hz3Fo/aNPh+DdV6rXbfk5AeGr9U/zv/tZhfvQew9834QQ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zHzPEAAAA3QAAAA8AAAAAAAAAAAAAAAAAmAIAAGRycy9k&#10;b3ducmV2LnhtbFBLBQYAAAAABAAEAPUAAACJAwAAAAA=&#10;" adj="27098,8861" fillcolor="#ff9">
                  <v:textbox inset="0,0,0,0">
                    <w:txbxContent>
                      <w:p w:rsidR="0023747D" w:rsidRPr="000E23E9" w:rsidRDefault="0023747D" w:rsidP="00375F9C">
                        <w:pPr>
                          <w:rPr>
                            <w:szCs w:val="18"/>
                          </w:rPr>
                        </w:pPr>
                        <w:r>
                          <w:rPr>
                            <w:szCs w:val="18"/>
                          </w:rPr>
                          <w:t>T</w:t>
                        </w:r>
                        <w:r>
                          <w:rPr>
                            <w:rFonts w:hint="eastAsia"/>
                            <w:szCs w:val="18"/>
                          </w:rPr>
                          <w:t>o modify caption</w:t>
                        </w:r>
                      </w:p>
                    </w:txbxContent>
                  </v:textbox>
                </v:shape>
                <v:shape id="AutoShape 231" o:spid="_x0000_s1135" type="#_x0000_t62" style="position:absolute;left:34289;top:991;width:14850;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5s8IA&#10;AADdAAAADwAAAGRycy9kb3ducmV2LnhtbERPTWsCMRC9F/ofwhR6q4kWtmU1igjaXnro2ou3YTPu&#10;Bncmyybq1l/fFAq9zeN9zmI1cqcuNEQfxMJ0YkCR1MF5aSx87bdPr6BiQnHYBSEL3xRhtby/W2Dp&#10;wlU+6VKlRuUQiSVaaFPqS61j3RJjnISeJHPHMDCmDIdGuwGvOZw7PTOm0IxeckOLPW1aqk/VmS3w&#10;jfgQduJvfeULxybtircPax8fxvUcVKIx/Yv/3O8uzzfPL/D7TT5B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8TmzwgAAAN0AAAAPAAAAAAAAAAAAAAAAAJgCAABkcnMvZG93&#10;bnJldi54bWxQSwUGAAAAAAQABAD1AAAAhwMAAAAA&#10;" adj="28572,7917" fillcolor="#ff9">
                  <v:textbox inset="0,0,0,0">
                    <w:txbxContent>
                      <w:p w:rsidR="0023747D" w:rsidRPr="000E23E9" w:rsidRDefault="0023747D" w:rsidP="00375F9C">
                        <w:pPr>
                          <w:rPr>
                            <w:szCs w:val="18"/>
                          </w:rPr>
                        </w:pPr>
                        <w:r>
                          <w:rPr>
                            <w:szCs w:val="18"/>
                          </w:rPr>
                          <w:t>C</w:t>
                        </w:r>
                        <w:r>
                          <w:rPr>
                            <w:rFonts w:hint="eastAsia"/>
                            <w:szCs w:val="18"/>
                          </w:rPr>
                          <w:t>reate a Dialog</w:t>
                        </w:r>
                      </w:p>
                    </w:txbxContent>
                  </v:textbox>
                </v:shape>
                <v:shape id="AutoShape 232" o:spid="_x0000_s1136" type="#_x0000_t62" style="position:absolute;left:17148;top:8912;width:14857;height:199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Jg8YA&#10;AADdAAAADwAAAGRycy9kb3ducmV2LnhtbESPQWvCQBCF7wX/wzKCt7qxUinRVaSgCEIltlCP0+w0&#10;CWZnY3aN6b/vHARvM7w3732zWPWuVh21ofJsYDJOQBHn3lZcGPj63Dy/gQoR2WLtmQz8UYDVcvC0&#10;wNT6G2fUHWOhJIRDigbKGJtU65CX5DCMfUMs2q9vHUZZ20LbFm8S7mr9kiQz7bBiaSixofeS8vPx&#10;6gxkfGnyk8Zq+z35eN1vup9ZdtgbMxr26zmoSH18mO/XOyv4yVRw5Rs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WJg8YAAADdAAAADwAAAAAAAAAAAAAAAACYAgAAZHJz&#10;L2Rvd25yZXYueG1sUEsFBgAAAAAEAAQA9QAAAIsDAAAAAA==&#10;" adj="26630,8488" fillcolor="#ff9">
                  <v:textbox inset="0,0,0,0">
                    <w:txbxContent>
                      <w:p w:rsidR="0023747D" w:rsidRPr="000E23E9" w:rsidRDefault="0023747D" w:rsidP="00375F9C">
                        <w:pPr>
                          <w:rPr>
                            <w:szCs w:val="18"/>
                          </w:rPr>
                        </w:pPr>
                        <w:r>
                          <w:rPr>
                            <w:szCs w:val="18"/>
                          </w:rPr>
                          <w:t>T</w:t>
                        </w:r>
                        <w:r>
                          <w:rPr>
                            <w:rFonts w:hint="eastAsia"/>
                            <w:szCs w:val="18"/>
                          </w:rPr>
                          <w:t>o hide the max button</w:t>
                        </w:r>
                      </w:p>
                    </w:txbxContent>
                  </v:textbox>
                </v:shape>
                <v:shape id="AutoShape 233" o:spid="_x0000_s1137" type="#_x0000_t62" style="position:absolute;left:17148;top:12880;width:14857;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RMcEA&#10;AADdAAAADwAAAGRycy9kb3ducmV2LnhtbERPS2sCMRC+C/6HMII3zWpB6moUUQTRk4/ep5txs20y&#10;WZJUt/++KRR6m4/vOct156x4UIiNZwWTcQGCuPK64VrB7bofvYKICVmj9UwKvinCetXvLbHU/sln&#10;elxSLXIIxxIVmJTaUspYGXIYx74lztzdB4cpw1BLHfCZw52V06KYSYcN5waDLW0NVZ+XL6dga3dm&#10;RlfepI/Qno72cKrfzu9KDQfdZgEiUZf+xX/ug87zi5c5/H6TT5C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4ETHBAAAA3QAAAA8AAAAAAAAAAAAAAAAAmAIAAGRycy9kb3du&#10;cmV2LnhtbFBLBQYAAAAABAAEAPUAAACGAwAAAAA=&#10;" adj="27046,15044" fillcolor="#ff9">
                  <v:textbox inset="0,0,0,0">
                    <w:txbxContent>
                      <w:p w:rsidR="0023747D" w:rsidRPr="000E23E9" w:rsidRDefault="0023747D" w:rsidP="00375F9C">
                        <w:pPr>
                          <w:rPr>
                            <w:szCs w:val="18"/>
                          </w:rPr>
                        </w:pPr>
                        <w:r>
                          <w:rPr>
                            <w:szCs w:val="18"/>
                          </w:rPr>
                          <w:t>T</w:t>
                        </w:r>
                        <w:r>
                          <w:rPr>
                            <w:rFonts w:hint="eastAsia"/>
                            <w:szCs w:val="18"/>
                          </w:rPr>
                          <w:t>o modify status</w:t>
                        </w:r>
                      </w:p>
                    </w:txbxContent>
                  </v:textbox>
                </v:shape>
                <v:shape id="AutoShape 234" o:spid="_x0000_s1138" type="#_x0000_t62" style="position:absolute;left:10290;top:18824;width:9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umsYA&#10;AADdAAAADwAAAGRycy9kb3ducmV2LnhtbESPQWvCQBCF74X+h2UKvdVdq5aSuopUCgW9RP0BQ3aa&#10;BLOzIbsmsb/eOQjeZnhv3vtmuR59o3rqYh3YwnRiQBEXwdVcWjgdf94+QcWE7LAJTBauFGG9en5a&#10;YubCwDn1h1QqCeGYoYUqpTbTOhYVeYyT0BKL9hc6j0nWrtSuw0HCfaPfjfnQHmuWhgpb+q6oOB8u&#10;3sI+bsb5dHHu86HOt/+z3ekaZsba15dx8wUq0Zge5vv1rxN8Mxd++UZG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cumsYAAADdAAAADwAAAAAAAAAAAAAAAACYAgAAZHJz&#10;L2Rvd25yZXYueG1sUEsFBgAAAAAEAAQA9QAAAIsDAAAAAA==&#10;" adj="33375,18484" fillcolor="#ff9">
                  <v:textbox inset="0,0,0,0">
                    <w:txbxContent>
                      <w:p w:rsidR="0023747D" w:rsidRPr="000E23E9" w:rsidRDefault="0023747D" w:rsidP="00375F9C">
                        <w:pPr>
                          <w:rPr>
                            <w:szCs w:val="18"/>
                          </w:rPr>
                        </w:pPr>
                        <w:r>
                          <w:rPr>
                            <w:szCs w:val="18"/>
                          </w:rPr>
                          <w:t>T</w:t>
                        </w:r>
                        <w:r>
                          <w:rPr>
                            <w:rFonts w:hint="eastAsia"/>
                            <w:szCs w:val="18"/>
                          </w:rPr>
                          <w:t xml:space="preserve">o </w:t>
                        </w:r>
                        <w:r>
                          <w:rPr>
                            <w:szCs w:val="18"/>
                          </w:rPr>
                          <w:t>destroy</w:t>
                        </w:r>
                        <w:r>
                          <w:rPr>
                            <w:rFonts w:hint="eastAsia"/>
                            <w:szCs w:val="18"/>
                          </w:rPr>
                          <w:t xml:space="preserve"> it</w:t>
                        </w:r>
                      </w:p>
                    </w:txbxContent>
                  </v:textbox>
                </v:shape>
                <w10:anchorlock/>
              </v:group>
            </w:pict>
          </mc:Fallback>
        </mc:AlternateContent>
      </w:r>
    </w:p>
    <w:p w:rsidR="00375F9C" w:rsidRDefault="00375F9C" w:rsidP="00E45D25">
      <w:pPr>
        <w:pStyle w:val="2"/>
        <w:numPr>
          <w:ilvl w:val="1"/>
          <w:numId w:val="17"/>
        </w:numPr>
      </w:pPr>
      <w:bookmarkStart w:id="33" w:name="_Toc453071681"/>
      <w:r w:rsidRPr="007A0839">
        <w:t>Button related</w:t>
      </w:r>
      <w:bookmarkEnd w:id="33"/>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UI.Link, </w:t>
      </w:r>
      <w:r w:rsidR="00704D04">
        <w:rPr>
          <w:rFonts w:hint="eastAsia"/>
        </w:rPr>
        <w:t>xui.</w:t>
      </w:r>
      <w:r>
        <w:rPr>
          <w:rFonts w:hint="eastAsia"/>
        </w:rPr>
        <w:t xml:space="preserve">UI.SButton, </w:t>
      </w:r>
      <w:r w:rsidR="00704D04">
        <w:rPr>
          <w:rFonts w:hint="eastAsia"/>
        </w:rPr>
        <w:t>xui.</w:t>
      </w:r>
      <w:r>
        <w:rPr>
          <w:rFonts w:hint="eastAsia"/>
        </w:rPr>
        <w:t xml:space="preserve">UI.Button, </w:t>
      </w:r>
      <w:r w:rsidR="00704D04">
        <w:rPr>
          <w:rFonts w:hint="eastAsia"/>
        </w:rPr>
        <w:t>xui.</w:t>
      </w:r>
      <w:r>
        <w:rPr>
          <w:rFonts w:hint="eastAsia"/>
        </w:rPr>
        <w:t xml:space="preserve">UI.SCheckBox and </w:t>
      </w:r>
      <w:r w:rsidR="00704D04">
        <w:rPr>
          <w:rFonts w:hint="eastAsia"/>
        </w:rPr>
        <w:t>xui.</w:t>
      </w:r>
      <w:r>
        <w:rPr>
          <w:rFonts w:hint="eastAsia"/>
        </w:rPr>
        <w:t xml:space="preserve">UI.CheckBox. </w:t>
      </w:r>
    </w:p>
    <w:p w:rsidR="00375F9C" w:rsidRDefault="00375F9C" w:rsidP="00E45D25">
      <w:pPr>
        <w:pStyle w:val="3"/>
        <w:numPr>
          <w:ilvl w:val="2"/>
          <w:numId w:val="17"/>
        </w:numPr>
      </w:pPr>
      <w:bookmarkStart w:id="34" w:name="_Toc235676263"/>
      <w:bookmarkStart w:id="35" w:name="_Toc453071682"/>
      <w:r>
        <w:rPr>
          <w:rFonts w:hint="eastAsia"/>
        </w:rPr>
        <w:t>onClick</w:t>
      </w:r>
      <w:bookmarkEnd w:id="34"/>
      <w:r>
        <w:rPr>
          <w:rFonts w:hint="eastAsia"/>
        </w:rPr>
        <w:t xml:space="preserve"> event</w:t>
      </w:r>
      <w:bookmarkEnd w:id="35"/>
    </w:p>
    <w:p w:rsidR="00375F9C" w:rsidRPr="00F95585" w:rsidRDefault="00375F9C" w:rsidP="00375F9C">
      <w:pPr>
        <w:rPr>
          <w:b/>
        </w:rPr>
      </w:pPr>
      <w:r w:rsidRPr="00F95585">
        <w:rPr>
          <w:rFonts w:hint="eastAsia"/>
          <w:b/>
        </w:rPr>
        <w:t>Input:</w:t>
      </w:r>
    </w:p>
    <w:p w:rsidR="00375F9C" w:rsidRDefault="005C781A" w:rsidP="00375F9C">
      <w:r>
        <w:rPr>
          <w:noProof/>
        </w:rPr>
        <mc:AlternateContent>
          <mc:Choice Requires="wpc">
            <w:drawing>
              <wp:inline distT="0" distB="0" distL="0" distR="0" wp14:anchorId="1EE3E990" wp14:editId="2883F748">
                <wp:extent cx="5372100" cy="1089660"/>
                <wp:effectExtent l="9525" t="0" r="9525" b="0"/>
                <wp:docPr id="1034" name="画布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1" name="Text Box 145"/>
                        <wps:cNvSpPr txBox="1">
                          <a:spLocks noChangeArrowheads="1"/>
                        </wps:cNvSpPr>
                        <wps:spPr bwMode="auto">
                          <a:xfrm>
                            <a:off x="0" y="48867"/>
                            <a:ext cx="5372100" cy="102037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C0797" w:rsidRDefault="0023747D" w:rsidP="00375F9C">
                              <w:pPr>
                                <w:spacing w:line="240" w:lineRule="exact"/>
                                <w:rPr>
                                  <w:sz w:val="18"/>
                                  <w:szCs w:val="18"/>
                                </w:rPr>
                              </w:pPr>
                              <w:proofErr w:type="gramStart"/>
                              <w:r w:rsidRPr="00DC0797">
                                <w:rPr>
                                  <w:color w:val="0000FF"/>
                                  <w:sz w:val="18"/>
                                  <w:szCs w:val="18"/>
                                </w:rPr>
                                <w:t>var</w:t>
                              </w:r>
                              <w:proofErr w:type="gramEnd"/>
                              <w:r w:rsidRPr="00DC0797">
                                <w:rPr>
                                  <w:sz w:val="18"/>
                                  <w:szCs w:val="18"/>
                                </w:rPr>
                                <w:t xml:space="preserve"> btn=</w:t>
                              </w:r>
                              <w:r w:rsidRPr="00DC0797">
                                <w:rPr>
                                  <w:color w:val="0000FF"/>
                                  <w:sz w:val="18"/>
                                  <w:szCs w:val="18"/>
                                </w:rPr>
                                <w:t>new</w:t>
                              </w:r>
                              <w:r w:rsidRPr="00DC0797">
                                <w:rPr>
                                  <w:sz w:val="18"/>
                                  <w:szCs w:val="18"/>
                                </w:rPr>
                                <w:t xml:space="preserve"> </w:t>
                              </w:r>
                              <w:r>
                                <w:rPr>
                                  <w:sz w:val="18"/>
                                  <w:szCs w:val="18"/>
                                </w:rPr>
                                <w:t>xui.</w:t>
                              </w:r>
                              <w:r w:rsidRPr="00DC0797">
                                <w:rPr>
                                  <w:sz w:val="18"/>
                                  <w:szCs w:val="18"/>
                                </w:rPr>
                                <w:t>UI.SButton();</w:t>
                              </w:r>
                            </w:p>
                            <w:p w:rsidR="0023747D" w:rsidRPr="00DC0797" w:rsidRDefault="0023747D" w:rsidP="00375F9C">
                              <w:pPr>
                                <w:spacing w:line="240" w:lineRule="exact"/>
                                <w:rPr>
                                  <w:sz w:val="18"/>
                                  <w:szCs w:val="18"/>
                                </w:rPr>
                              </w:pPr>
                              <w:proofErr w:type="gramStart"/>
                              <w:r w:rsidRPr="00DC0797">
                                <w:rPr>
                                  <w:rFonts w:hint="eastAsia"/>
                                  <w:sz w:val="18"/>
                                  <w:szCs w:val="18"/>
                                </w:rPr>
                                <w:t>btn.setCaption(</w:t>
                              </w:r>
                              <w:proofErr w:type="gramEnd"/>
                              <w:r w:rsidRPr="00DC0797">
                                <w:rPr>
                                  <w:rFonts w:hint="eastAsia"/>
                                  <w:color w:val="FF00FF"/>
                                  <w:sz w:val="18"/>
                                  <w:szCs w:val="18"/>
                                </w:rPr>
                                <w:t>"</w:t>
                              </w:r>
                              <w:r>
                                <w:rPr>
                                  <w:rFonts w:hint="eastAsia"/>
                                  <w:color w:val="FF00FF"/>
                                  <w:sz w:val="18"/>
                                  <w:szCs w:val="18"/>
                                </w:rPr>
                                <w:t>Click Me</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roofErr w:type="gramStart"/>
                              <w:r w:rsidRPr="00DC0797">
                                <w:rPr>
                                  <w:sz w:val="18"/>
                                  <w:szCs w:val="18"/>
                                </w:rPr>
                                <w:t>onClick(</w:t>
                              </w:r>
                              <w:proofErr w:type="gramEnd"/>
                              <w:r w:rsidRPr="00DC0797">
                                <w:rPr>
                                  <w:color w:val="0000FF"/>
                                  <w:sz w:val="18"/>
                                  <w:szCs w:val="18"/>
                                </w:rPr>
                                <w:t>function</w:t>
                              </w:r>
                              <w:r w:rsidRPr="00DC0797">
                                <w:rPr>
                                  <w:sz w:val="18"/>
                                  <w:szCs w:val="18"/>
                                </w:rPr>
                                <w:t>(){</w:t>
                              </w:r>
                            </w:p>
                            <w:p w:rsidR="0023747D" w:rsidRPr="00DC0797" w:rsidRDefault="0023747D" w:rsidP="00375F9C">
                              <w:pPr>
                                <w:spacing w:line="240" w:lineRule="exact"/>
                                <w:rPr>
                                  <w:sz w:val="18"/>
                                  <w:szCs w:val="18"/>
                                </w:rPr>
                              </w:pPr>
                              <w:r w:rsidRPr="00DC0797">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
                            <w:p w:rsidR="0023747D" w:rsidRPr="00DC0797" w:rsidRDefault="0023747D" w:rsidP="00375F9C">
                              <w:pPr>
                                <w:spacing w:line="240" w:lineRule="exact"/>
                                <w:rPr>
                                  <w:sz w:val="18"/>
                                  <w:szCs w:val="18"/>
                                </w:rPr>
                              </w:pPr>
                              <w:proofErr w:type="gramStart"/>
                              <w:r w:rsidRPr="00DC0797">
                                <w:rPr>
                                  <w:sz w:val="18"/>
                                  <w:szCs w:val="18"/>
                                </w:rPr>
                                <w:t>btn.show(</w:t>
                              </w:r>
                              <w:proofErr w:type="gramEnd"/>
                              <w:r w:rsidRPr="00DC0797">
                                <w:rPr>
                                  <w:sz w:val="18"/>
                                  <w:szCs w:val="18"/>
                                </w:rPr>
                                <w:t>);</w:t>
                              </w:r>
                            </w:p>
                          </w:txbxContent>
                        </wps:txbx>
                        <wps:bodyPr rot="0" vert="horz" wrap="square" lIns="54000" tIns="46800" rIns="54000" bIns="45720" anchor="t" anchorCtr="0" upright="1">
                          <a:spAutoFit/>
                        </wps:bodyPr>
                      </wps:wsp>
                      <wps:wsp>
                        <wps:cNvPr id="1032" name="AutoShape 146"/>
                        <wps:cNvSpPr>
                          <a:spLocks noChangeArrowheads="1"/>
                        </wps:cNvSpPr>
                        <wps:spPr bwMode="auto">
                          <a:xfrm flipH="1">
                            <a:off x="1943179" y="396041"/>
                            <a:ext cx="1257395" cy="198385"/>
                          </a:xfrm>
                          <a:prstGeom prst="wedgeRoundRectCallout">
                            <a:avLst>
                              <a:gd name="adj1" fmla="val 121667"/>
                              <a:gd name="adj2" fmla="val 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onClick evnet</w:t>
                              </w:r>
                            </w:p>
                          </w:txbxContent>
                        </wps:txbx>
                        <wps:bodyPr rot="0" vert="horz" wrap="square" lIns="0" tIns="0" rIns="0" bIns="0" anchor="t" anchorCtr="0" upright="1">
                          <a:noAutofit/>
                        </wps:bodyPr>
                      </wps:wsp>
                      <wps:wsp>
                        <wps:cNvPr id="1033" name="AutoShape 150"/>
                        <wps:cNvSpPr>
                          <a:spLocks noChangeArrowheads="1"/>
                        </wps:cNvSpPr>
                        <wps:spPr bwMode="auto">
                          <a:xfrm flipH="1">
                            <a:off x="1829006" y="99193"/>
                            <a:ext cx="914130" cy="197656"/>
                          </a:xfrm>
                          <a:prstGeom prst="wedgeRoundRectCallout">
                            <a:avLst>
                              <a:gd name="adj1" fmla="val 96250"/>
                              <a:gd name="adj2" fmla="val 75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caption</w:t>
                              </w:r>
                            </w:p>
                          </w:txbxContent>
                        </wps:txbx>
                        <wps:bodyPr rot="0" vert="horz" wrap="square" lIns="0" tIns="0" rIns="0" bIns="0" anchor="t" anchorCtr="0" upright="1">
                          <a:noAutofit/>
                        </wps:bodyPr>
                      </wps:wsp>
                    </wpc:wpc>
                  </a:graphicData>
                </a:graphic>
              </wp:inline>
            </w:drawing>
          </mc:Choice>
          <mc:Fallback>
            <w:pict>
              <v:group id="画布 143" o:spid="_x0000_s1139" editas="canvas" style="width:423pt;height:85.8pt;mso-position-horizontal-relative:char;mso-position-vertical-relative:line" coordsize="53721,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">
                <v:shape id="_x0000_s1140" type="#_x0000_t75" style="position:absolute;width:53721;height:10896;visibility:visible;mso-wrap-style:square">
                  <v:fill o:detectmouseclick="t"/>
                  <v:path o:connecttype="none"/>
                </v:shape>
                <v:shape id="Text Box 145" o:spid="_x0000_s1141" type="#_x0000_t202" style="position:absolute;top:488;width:53721;height:10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GMsIA&#10;AADdAAAADwAAAGRycy9kb3ducmV2LnhtbERP32vCMBB+F/wfwg32pqkbiKumMpTRvQzUbe9Hczal&#10;zaUksdb/fhkIvt3H9/M229F2YiAfGscKFvMMBHHldMO1gp/vj9kKRIjIGjvHpOBGAbbFdLLBXLsr&#10;H2k4xVqkEA45KjAx9rmUoTJkMcxdT5y4s/MWY4K+ltrjNYXbTr5k2VJabDg1GOxpZ6hqTxeroGr3&#10;475sfo0fLnZ10G/l7WtZKvX8NL6vQUQa40N8d3/qND97XcD/N+kE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0YywgAAAN0AAAAPAAAAAAAAAAAAAAAAAJgCAABkcnMvZG93&#10;bnJldi54bWxQSwUGAAAAAAQABAD1AAAAhwMAAAAA&#10;" strokeweight="1pt">
                  <v:textbox style="mso-fit-shape-to-text:t" inset="1.5mm,1.3mm,1.5mm">
                    <w:txbxContent>
                      <w:p w:rsidR="0023747D" w:rsidRPr="00DC0797" w:rsidRDefault="0023747D" w:rsidP="00375F9C">
                        <w:pPr>
                          <w:spacing w:line="240" w:lineRule="exact"/>
                          <w:rPr>
                            <w:sz w:val="18"/>
                            <w:szCs w:val="18"/>
                          </w:rPr>
                        </w:pPr>
                        <w:proofErr w:type="gramStart"/>
                        <w:r w:rsidRPr="00DC0797">
                          <w:rPr>
                            <w:color w:val="0000FF"/>
                            <w:sz w:val="18"/>
                            <w:szCs w:val="18"/>
                          </w:rPr>
                          <w:t>var</w:t>
                        </w:r>
                        <w:proofErr w:type="gramEnd"/>
                        <w:r w:rsidRPr="00DC0797">
                          <w:rPr>
                            <w:sz w:val="18"/>
                            <w:szCs w:val="18"/>
                          </w:rPr>
                          <w:t xml:space="preserve"> btn=</w:t>
                        </w:r>
                        <w:r w:rsidRPr="00DC0797">
                          <w:rPr>
                            <w:color w:val="0000FF"/>
                            <w:sz w:val="18"/>
                            <w:szCs w:val="18"/>
                          </w:rPr>
                          <w:t>new</w:t>
                        </w:r>
                        <w:r w:rsidRPr="00DC0797">
                          <w:rPr>
                            <w:sz w:val="18"/>
                            <w:szCs w:val="18"/>
                          </w:rPr>
                          <w:t xml:space="preserve"> </w:t>
                        </w:r>
                        <w:r>
                          <w:rPr>
                            <w:sz w:val="18"/>
                            <w:szCs w:val="18"/>
                          </w:rPr>
                          <w:t>xui.</w:t>
                        </w:r>
                        <w:r w:rsidRPr="00DC0797">
                          <w:rPr>
                            <w:sz w:val="18"/>
                            <w:szCs w:val="18"/>
                          </w:rPr>
                          <w:t>UI.SButton();</w:t>
                        </w:r>
                      </w:p>
                      <w:p w:rsidR="0023747D" w:rsidRPr="00DC0797" w:rsidRDefault="0023747D" w:rsidP="00375F9C">
                        <w:pPr>
                          <w:spacing w:line="240" w:lineRule="exact"/>
                          <w:rPr>
                            <w:sz w:val="18"/>
                            <w:szCs w:val="18"/>
                          </w:rPr>
                        </w:pPr>
                        <w:proofErr w:type="gramStart"/>
                        <w:r w:rsidRPr="00DC0797">
                          <w:rPr>
                            <w:rFonts w:hint="eastAsia"/>
                            <w:sz w:val="18"/>
                            <w:szCs w:val="18"/>
                          </w:rPr>
                          <w:t>btn.setCaption(</w:t>
                        </w:r>
                        <w:proofErr w:type="gramEnd"/>
                        <w:r w:rsidRPr="00DC0797">
                          <w:rPr>
                            <w:rFonts w:hint="eastAsia"/>
                            <w:color w:val="FF00FF"/>
                            <w:sz w:val="18"/>
                            <w:szCs w:val="18"/>
                          </w:rPr>
                          <w:t>"</w:t>
                        </w:r>
                        <w:r>
                          <w:rPr>
                            <w:rFonts w:hint="eastAsia"/>
                            <w:color w:val="FF00FF"/>
                            <w:sz w:val="18"/>
                            <w:szCs w:val="18"/>
                          </w:rPr>
                          <w:t>Click Me</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roofErr w:type="gramStart"/>
                        <w:r w:rsidRPr="00DC0797">
                          <w:rPr>
                            <w:sz w:val="18"/>
                            <w:szCs w:val="18"/>
                          </w:rPr>
                          <w:t>onClick(</w:t>
                        </w:r>
                        <w:proofErr w:type="gramEnd"/>
                        <w:r w:rsidRPr="00DC0797">
                          <w:rPr>
                            <w:color w:val="0000FF"/>
                            <w:sz w:val="18"/>
                            <w:szCs w:val="18"/>
                          </w:rPr>
                          <w:t>function</w:t>
                        </w:r>
                        <w:r w:rsidRPr="00DC0797">
                          <w:rPr>
                            <w:sz w:val="18"/>
                            <w:szCs w:val="18"/>
                          </w:rPr>
                          <w:t>(){</w:t>
                        </w:r>
                      </w:p>
                      <w:p w:rsidR="0023747D" w:rsidRPr="00DC0797" w:rsidRDefault="0023747D" w:rsidP="00375F9C">
                        <w:pPr>
                          <w:spacing w:line="240" w:lineRule="exact"/>
                          <w:rPr>
                            <w:sz w:val="18"/>
                            <w:szCs w:val="18"/>
                          </w:rPr>
                        </w:pPr>
                        <w:r w:rsidRPr="00DC0797">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
                      <w:p w:rsidR="0023747D" w:rsidRPr="00DC0797" w:rsidRDefault="0023747D" w:rsidP="00375F9C">
                        <w:pPr>
                          <w:spacing w:line="240" w:lineRule="exact"/>
                          <w:rPr>
                            <w:sz w:val="18"/>
                            <w:szCs w:val="18"/>
                          </w:rPr>
                        </w:pPr>
                        <w:proofErr w:type="gramStart"/>
                        <w:r w:rsidRPr="00DC0797">
                          <w:rPr>
                            <w:sz w:val="18"/>
                            <w:szCs w:val="18"/>
                          </w:rPr>
                          <w:t>btn.show(</w:t>
                        </w:r>
                        <w:proofErr w:type="gramEnd"/>
                        <w:r w:rsidRPr="00DC0797">
                          <w:rPr>
                            <w:sz w:val="18"/>
                            <w:szCs w:val="18"/>
                          </w:rPr>
                          <w:t>);</w:t>
                        </w:r>
                      </w:p>
                    </w:txbxContent>
                  </v:textbox>
                </v:shape>
                <v:shape id="AutoShape 146" o:spid="_x0000_s1142" type="#_x0000_t62" style="position:absolute;left:19431;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HEcQA&#10;AADdAAAADwAAAGRycy9kb3ducmV2LnhtbERPS4vCMBC+L/gfwgje1lSFZa1GkVLBx2HxgXgcmrEt&#10;NpPaRK3/fiMs7G0+vudM562pxIMaV1pWMOhHIIgzq0vOFRwPy89vEM4ja6wsk4IXOZjPOh9TjLV9&#10;8o4ee5+LEMIuRgWF93UspcsKMuj6tiYO3MU2Bn2ATS51g88Qbio5jKIvabDk0FBgTUlB2XV/NwqW&#10;yfEnPQ3ur2pt2/P2tko3t/FVqV63XUxAeGr9v/jPvdJhfjQawvubc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SRxHEAAAA3QAAAA8AAAAAAAAAAAAAAAAAmAIAAGRycy9k&#10;b3ducmV2LnhtbFBLBQYAAAAABAAEAPUAAACJAwAAAAA=&#10;" adj="37080,11007" fillcolor="#ff9">
                  <v:textbox inset="0,0,0,0">
                    <w:txbxContent>
                      <w:p w:rsidR="0023747D" w:rsidRPr="000E23E9" w:rsidRDefault="0023747D" w:rsidP="00375F9C">
                        <w:pPr>
                          <w:rPr>
                            <w:szCs w:val="18"/>
                          </w:rPr>
                        </w:pPr>
                        <w:r>
                          <w:rPr>
                            <w:rFonts w:hint="eastAsia"/>
                            <w:szCs w:val="18"/>
                          </w:rPr>
                          <w:t>Adds onClick evnet</w:t>
                        </w:r>
                      </w:p>
                    </w:txbxContent>
                  </v:textbox>
                </v:shape>
                <v:shape id="AutoShape 150" o:spid="_x0000_s1143" type="#_x0000_t62" style="position:absolute;left:18290;top:991;width:9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tF8QA&#10;AADdAAAADwAAAGRycy9kb3ducmV2LnhtbERPS2vCQBC+F/wPywje6sZKS4muEguC7UEw9XGdZicP&#10;mp0N2dUk/74rFLzNx/ec5bo3tbhR6yrLCmbTCARxZnXFhYLj9/b5HYTzyBpry6RgIAfr1ehpibG2&#10;HR/olvpChBB2MSoovW9iKV1WkkE3tQ1x4HLbGvQBtoXULXYh3NTyJYrepMGKQ0OJDX2UlP2mV6Ng&#10;06XN8Jr/JF+uO10+z/l+SE57pSbjPlmA8NT7h/jfvdNhfjSfw/2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57RfEAAAA3QAAAA8AAAAAAAAAAAAAAAAAmAIAAGRycy9k&#10;b3ducmV2LnhtbFBLBQYAAAAABAAEAPUAAACJAwAAAAA=&#10;" adj="31590,27017" fillcolor="#ff9">
                  <v:textbox inset="0,0,0,0">
                    <w:txbxContent>
                      <w:p w:rsidR="0023747D" w:rsidRPr="000E23E9" w:rsidRDefault="0023747D" w:rsidP="00375F9C">
                        <w:pPr>
                          <w:rPr>
                            <w:szCs w:val="18"/>
                          </w:rPr>
                        </w:pPr>
                        <w:r>
                          <w:rPr>
                            <w:szCs w:val="18"/>
                          </w:rPr>
                          <w:t>S</w:t>
                        </w:r>
                        <w:r>
                          <w:rPr>
                            <w:rFonts w:hint="eastAsia"/>
                            <w:szCs w:val="18"/>
                          </w:rPr>
                          <w:t>ets caption</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C781A" w:rsidP="00375F9C">
      <w:r>
        <w:rPr>
          <w:rFonts w:hint="eastAsia"/>
          <w:noProof/>
        </w:rPr>
        <mc:AlternateContent>
          <mc:Choice Requires="wps">
            <w:drawing>
              <wp:anchor distT="0" distB="0" distL="114300" distR="114300" simplePos="0" relativeHeight="251623936" behindDoc="0" locked="0" layoutInCell="1" allowOverlap="1" wp14:anchorId="69B257F3" wp14:editId="79E4FA76">
                <wp:simplePos x="0" y="0"/>
                <wp:positionH relativeFrom="column">
                  <wp:posOffset>1143000</wp:posOffset>
                </wp:positionH>
                <wp:positionV relativeFrom="line">
                  <wp:posOffset>132080</wp:posOffset>
                </wp:positionV>
                <wp:extent cx="685800" cy="198120"/>
                <wp:effectExtent l="504825" t="8255" r="9525" b="12700"/>
                <wp:wrapNone/>
                <wp:docPr id="1030" name="AutoShape 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121667"/>
                            <a:gd name="adj2" fmla="val 1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Click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8" o:spid="_x0000_s1144" type="#_x0000_t62" style="position:absolute;left:0;text-align:left;margin-left:90pt;margin-top:10.4pt;width:54pt;height:15.6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" adj="37080,11146" fillcolor="#ff9">
                <v:textbox inset="0,0,0,0">
                  <w:txbxContent>
                    <w:p w:rsidR="0023747D" w:rsidRPr="000E23E9" w:rsidRDefault="0023747D" w:rsidP="00375F9C">
                      <w:pPr>
                        <w:rPr>
                          <w:szCs w:val="18"/>
                        </w:rPr>
                      </w:pPr>
                      <w:r>
                        <w:rPr>
                          <w:rFonts w:hint="eastAsia"/>
                          <w:szCs w:val="18"/>
                        </w:rPr>
                        <w:t>Click it</w:t>
                      </w:r>
                    </w:p>
                  </w:txbxContent>
                </v:textbox>
                <w10:wrap anchory="line"/>
              </v:shape>
            </w:pict>
          </mc:Fallback>
        </mc:AlternateContent>
      </w:r>
      <w:r>
        <w:rPr>
          <w:rFonts w:hint="eastAsia"/>
          <w:noProof/>
        </w:rPr>
        <mc:AlternateContent>
          <mc:Choice Requires="wps">
            <w:drawing>
              <wp:anchor distT="0" distB="0" distL="114300" distR="114300" simplePos="0" relativeHeight="251509248" behindDoc="0" locked="0" layoutInCell="1" allowOverlap="1" wp14:anchorId="6069845D" wp14:editId="4B07DB98">
                <wp:simplePos x="0" y="0"/>
                <wp:positionH relativeFrom="column">
                  <wp:posOffset>457200</wp:posOffset>
                </wp:positionH>
                <wp:positionV relativeFrom="line">
                  <wp:posOffset>396240</wp:posOffset>
                </wp:positionV>
                <wp:extent cx="266700" cy="495300"/>
                <wp:effectExtent l="9525" t="15240" r="38100" b="60960"/>
                <wp:wrapNone/>
                <wp:docPr id="1029"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495300"/>
                        </a:xfrm>
                        <a:custGeom>
                          <a:avLst/>
                          <a:gdLst>
                            <a:gd name="T0" fmla="*/ 60 w 420"/>
                            <a:gd name="T1" fmla="*/ 0 h 780"/>
                            <a:gd name="T2" fmla="*/ 60 w 420"/>
                            <a:gd name="T3" fmla="*/ 624 h 780"/>
                            <a:gd name="T4" fmla="*/ 420 w 420"/>
                            <a:gd name="T5" fmla="*/ 780 h 780"/>
                          </a:gdLst>
                          <a:ahLst/>
                          <a:cxnLst>
                            <a:cxn ang="0">
                              <a:pos x="T0" y="T1"/>
                            </a:cxn>
                            <a:cxn ang="0">
                              <a:pos x="T2" y="T3"/>
                            </a:cxn>
                            <a:cxn ang="0">
                              <a:pos x="T4" y="T5"/>
                            </a:cxn>
                          </a:cxnLst>
                          <a:rect l="0" t="0" r="r" b="b"/>
                          <a:pathLst>
                            <a:path w="420" h="780">
                              <a:moveTo>
                                <a:pt x="60" y="0"/>
                              </a:moveTo>
                              <a:cubicBezTo>
                                <a:pt x="30" y="247"/>
                                <a:pt x="0" y="494"/>
                                <a:pt x="60" y="624"/>
                              </a:cubicBezTo>
                              <a:cubicBezTo>
                                <a:pt x="120" y="754"/>
                                <a:pt x="360" y="754"/>
                                <a:pt x="420" y="780"/>
                              </a:cubicBezTo>
                            </a:path>
                          </a:pathLst>
                        </a:custGeom>
                        <a:noFill/>
                        <a:ln w="12700" cap="flat" cmpd="sng">
                          <a:solidFill>
                            <a:srgbClr val="000000"/>
                          </a:solidFill>
                          <a:prstDash val="dash"/>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9" o:spid="_x0000_s1026" style="position:absolute;left:0;text-align:left;margin-left:36pt;margin-top:31.2pt;width:21pt;height:39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42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" path="m60,c30,247,,494,60,624v60,130,300,130,360,156e" filled="f" strokeweight="1pt">
                <v:stroke dashstyle="dash" endarrow="classic"/>
                <v:path arrowok="t" o:connecttype="custom" o:connectlocs="38100,0;38100,396240;266700,495300" o:connectangles="0,0,0"/>
                <w10:wrap anchory="line"/>
              </v:shape>
            </w:pict>
          </mc:Fallback>
        </mc:AlternateContent>
      </w:r>
      <w:r w:rsidR="00375F9C" w:rsidRPr="006A55D7">
        <w:rPr>
          <w:rFonts w:hint="eastAsia"/>
        </w:rPr>
        <w:t xml:space="preserve"> </w:t>
      </w:r>
      <w:r w:rsidR="00CC3FCE">
        <w:rPr>
          <w:noProof/>
        </w:rPr>
        <w:drawing>
          <wp:inline distT="0" distB="0" distL="0" distR="0" wp14:anchorId="07804112" wp14:editId="5E4D03C3">
            <wp:extent cx="2628572" cy="1647619"/>
            <wp:effectExtent l="0" t="0" r="635" b="0"/>
            <wp:docPr id="1189" name="图片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8572" cy="1647619"/>
                    </a:xfrm>
                    <a:prstGeom prst="rect">
                      <a:avLst/>
                    </a:prstGeom>
                  </pic:spPr>
                </pic:pic>
              </a:graphicData>
            </a:graphic>
          </wp:inline>
        </w:drawing>
      </w:r>
    </w:p>
    <w:p w:rsidR="00375F9C" w:rsidRPr="00F95585" w:rsidRDefault="00375F9C" w:rsidP="00375F9C">
      <w:pPr>
        <w:rPr>
          <w:b/>
        </w:rPr>
      </w:pPr>
      <w:r w:rsidRPr="00F95585">
        <w:rPr>
          <w:rFonts w:hint="eastAsia"/>
          <w:b/>
        </w:rPr>
        <w:t>Input:</w:t>
      </w:r>
    </w:p>
    <w:p w:rsidR="00375F9C" w:rsidRDefault="005C781A" w:rsidP="00375F9C">
      <w:r>
        <w:rPr>
          <w:noProof/>
        </w:rPr>
        <w:lastRenderedPageBreak/>
        <mc:AlternateContent>
          <mc:Choice Requires="wpc">
            <w:drawing>
              <wp:inline distT="0" distB="0" distL="0" distR="0" wp14:anchorId="4B9640D5" wp14:editId="5E4201EB">
                <wp:extent cx="5486400" cy="1983105"/>
                <wp:effectExtent l="9525" t="0" r="9525" b="7620"/>
                <wp:docPr id="1028" name="画布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4" name="Text Box 153"/>
                        <wps:cNvSpPr txBox="1">
                          <a:spLocks noChangeArrowheads="1"/>
                        </wps:cNvSpPr>
                        <wps:spPr bwMode="auto">
                          <a:xfrm>
                            <a:off x="0" y="48867"/>
                            <a:ext cx="5486400" cy="193423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D68E6" w:rsidRDefault="0023747D" w:rsidP="00375F9C">
                              <w:pPr>
                                <w:spacing w:line="240" w:lineRule="exact"/>
                                <w:rPr>
                                  <w:sz w:val="18"/>
                                  <w:szCs w:val="18"/>
                                </w:rPr>
                              </w:pPr>
                              <w:proofErr w:type="gramStart"/>
                              <w:r w:rsidRPr="002D68E6">
                                <w:rPr>
                                  <w:color w:val="0000FF"/>
                                  <w:sz w:val="18"/>
                                  <w:szCs w:val="18"/>
                                </w:rPr>
                                <w:t>var</w:t>
                              </w:r>
                              <w:proofErr w:type="gramEnd"/>
                              <w:r w:rsidRPr="002D68E6">
                                <w:rPr>
                                  <w:sz w:val="18"/>
                                  <w:szCs w:val="18"/>
                                </w:rPr>
                                <w:t xml:space="preserve"> btn=</w:t>
                              </w:r>
                              <w:r w:rsidRPr="002D68E6">
                                <w:rPr>
                                  <w:color w:val="0000FF"/>
                                  <w:sz w:val="18"/>
                                  <w:szCs w:val="18"/>
                                </w:rPr>
                                <w:t>new</w:t>
                              </w:r>
                              <w:r w:rsidRPr="002D68E6">
                                <w:rPr>
                                  <w:sz w:val="18"/>
                                  <w:szCs w:val="18"/>
                                </w:rPr>
                                <w:t xml:space="preserve"> </w:t>
                              </w:r>
                              <w:r>
                                <w:rPr>
                                  <w:sz w:val="18"/>
                                  <w:szCs w:val="18"/>
                                </w:rPr>
                                <w:t>xui.</w:t>
                              </w:r>
                              <w:r w:rsidRPr="002D68E6">
                                <w:rPr>
                                  <w:sz w:val="18"/>
                                  <w:szCs w:val="18"/>
                                </w:rPr>
                                <w:t>UI.Button();</w:t>
                              </w:r>
                            </w:p>
                            <w:p w:rsidR="0023747D" w:rsidRPr="002D68E6" w:rsidRDefault="0023747D" w:rsidP="00375F9C">
                              <w:pPr>
                                <w:spacing w:line="240" w:lineRule="exact"/>
                                <w:rPr>
                                  <w:sz w:val="18"/>
                                  <w:szCs w:val="18"/>
                                </w:rPr>
                              </w:pPr>
                              <w:proofErr w:type="gramStart"/>
                              <w:r w:rsidRPr="002D68E6">
                                <w:rPr>
                                  <w:rFonts w:hint="eastAsia"/>
                                  <w:sz w:val="18"/>
                                  <w:szCs w:val="18"/>
                                </w:rPr>
                                <w:t>btn.setCaption(</w:t>
                              </w:r>
                              <w:proofErr w:type="gramEnd"/>
                              <w:r w:rsidRPr="002D68E6">
                                <w:rPr>
                                  <w:rFonts w:hint="eastAsia"/>
                                  <w:color w:val="FF00FF"/>
                                  <w:sz w:val="18"/>
                                  <w:szCs w:val="18"/>
                                </w:rPr>
                                <w:t>"</w:t>
                              </w:r>
                              <w:r>
                                <w:rPr>
                                  <w:rFonts w:hint="eastAsia"/>
                                  <w:color w:val="FF00FF"/>
                                  <w:sz w:val="18"/>
                                  <w:szCs w:val="18"/>
                                </w:rPr>
                                <w:t>Click Me</w:t>
                              </w:r>
                              <w:r w:rsidRPr="002D68E6">
                                <w:rPr>
                                  <w:rFonts w:hint="eastAsia"/>
                                  <w:color w:val="FF00FF"/>
                                  <w:sz w:val="18"/>
                                  <w:szCs w:val="18"/>
                                </w:rPr>
                                <w:t>"</w:t>
                              </w:r>
                              <w:r w:rsidRPr="002D68E6">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roofErr w:type="gramStart"/>
                              <w:r w:rsidRPr="002D68E6">
                                <w:rPr>
                                  <w:sz w:val="18"/>
                                  <w:szCs w:val="18"/>
                                </w:rPr>
                                <w:t>onClick(</w:t>
                              </w:r>
                              <w:proofErr w:type="gramEnd"/>
                              <w:r w:rsidRPr="002D68E6">
                                <w:rPr>
                                  <w:color w:val="0000FF"/>
                                  <w:sz w:val="18"/>
                                  <w:szCs w:val="18"/>
                                </w:rPr>
                                <w:t>function</w:t>
                              </w:r>
                              <w:r w:rsidRPr="002D68E6">
                                <w:rPr>
                                  <w:sz w:val="18"/>
                                  <w:szCs w:val="18"/>
                                </w:rPr>
                                <w:t>(){</w:t>
                              </w:r>
                            </w:p>
                            <w:p w:rsidR="0023747D" w:rsidRPr="00DC0797" w:rsidRDefault="0023747D" w:rsidP="00375F9C">
                              <w:pPr>
                                <w:spacing w:line="240" w:lineRule="exact"/>
                                <w:rPr>
                                  <w:sz w:val="18"/>
                                  <w:szCs w:val="18"/>
                                </w:rPr>
                              </w:pPr>
                              <w:r w:rsidRPr="002D68E6">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
                            <w:p w:rsidR="0023747D" w:rsidRPr="002D68E6" w:rsidRDefault="0023747D" w:rsidP="00375F9C">
                              <w:pPr>
                                <w:spacing w:line="240" w:lineRule="exact"/>
                                <w:rPr>
                                  <w:sz w:val="18"/>
                                  <w:szCs w:val="18"/>
                                </w:rPr>
                              </w:pPr>
                              <w:proofErr w:type="gramStart"/>
                              <w:r w:rsidRPr="002D68E6">
                                <w:rPr>
                                  <w:sz w:val="18"/>
                                  <w:szCs w:val="18"/>
                                </w:rPr>
                                <w:t>btn.show(</w:t>
                              </w:r>
                              <w:proofErr w:type="gramEnd"/>
                              <w:r w:rsidRPr="002D68E6">
                                <w:rPr>
                                  <w:sz w:val="18"/>
                                  <w:szCs w:val="18"/>
                                </w:rPr>
                                <w:t>);</w:t>
                              </w:r>
                            </w:p>
                            <w:p w:rsidR="0023747D" w:rsidRDefault="0023747D" w:rsidP="00375F9C">
                              <w:pPr>
                                <w:spacing w:line="240" w:lineRule="exact"/>
                                <w:rPr>
                                  <w:color w:val="008000"/>
                                  <w:sz w:val="18"/>
                                  <w:szCs w:val="18"/>
                                </w:rPr>
                              </w:pPr>
                            </w:p>
                            <w:p w:rsidR="0023747D" w:rsidRPr="002D68E6" w:rsidRDefault="00973A41" w:rsidP="00375F9C">
                              <w:pPr>
                                <w:spacing w:line="240" w:lineRule="exact"/>
                                <w:rPr>
                                  <w:sz w:val="18"/>
                                  <w:szCs w:val="18"/>
                                </w:rPr>
                              </w:pPr>
                              <w:proofErr w:type="gramStart"/>
                              <w:r>
                                <w:rPr>
                                  <w:rFonts w:hint="eastAsia"/>
                                  <w:sz w:val="18"/>
                                  <w:szCs w:val="18"/>
                                </w:rPr>
                                <w:t>xui.</w:t>
                              </w:r>
                              <w:r w:rsidR="0023747D" w:rsidRPr="002D68E6">
                                <w:rPr>
                                  <w:rFonts w:hint="eastAsia"/>
                                  <w:sz w:val="18"/>
                                  <w:szCs w:val="18"/>
                                </w:rPr>
                                <w:t>asyRun(</w:t>
                              </w:r>
                              <w:proofErr w:type="gramEnd"/>
                              <w:r w:rsidR="0023747D" w:rsidRPr="002D68E6">
                                <w:rPr>
                                  <w:rFonts w:hint="eastAsia"/>
                                  <w:color w:val="0000FF"/>
                                  <w:sz w:val="18"/>
                                  <w:szCs w:val="18"/>
                                </w:rPr>
                                <w:t>function</w:t>
                              </w:r>
                              <w:r w:rsidR="0023747D" w:rsidRPr="002D68E6">
                                <w:rPr>
                                  <w:rFonts w:hint="eastAsia"/>
                                  <w:sz w:val="18"/>
                                  <w:szCs w:val="18"/>
                                </w:rPr>
                                <w:t>(){</w:t>
                              </w:r>
                            </w:p>
                            <w:p w:rsidR="0023747D" w:rsidRPr="002D68E6" w:rsidRDefault="0023747D" w:rsidP="00375F9C">
                              <w:pPr>
                                <w:spacing w:line="240" w:lineRule="exact"/>
                                <w:rPr>
                                  <w:sz w:val="18"/>
                                  <w:szCs w:val="18"/>
                                </w:rPr>
                              </w:pPr>
                              <w:proofErr w:type="gramStart"/>
                              <w:r w:rsidRPr="002D68E6">
                                <w:rPr>
                                  <w:rFonts w:hint="eastAsia"/>
                                  <w:sz w:val="18"/>
                                  <w:szCs w:val="18"/>
                                </w:rPr>
                                <w:t>btn.setHeight(</w:t>
                              </w:r>
                              <w:proofErr w:type="gramEnd"/>
                              <w:r w:rsidRPr="002D68E6">
                                <w:rPr>
                                  <w:color w:val="800000"/>
                                  <w:sz w:val="18"/>
                                  <w:szCs w:val="18"/>
                                </w:rPr>
                                <w:t>80</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setShadow(</w:t>
                              </w:r>
                              <w:proofErr w:type="gramEnd"/>
                              <w:r w:rsidRPr="002D68E6">
                                <w:rPr>
                                  <w:rFonts w:hint="eastAsia"/>
                                  <w:color w:val="0000FF"/>
                                  <w:sz w:val="18"/>
                                  <w:szCs w:val="18"/>
                                </w:rPr>
                                <w:t>true</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setType(</w:t>
                              </w:r>
                              <w:proofErr w:type="gramEnd"/>
                              <w:r w:rsidRPr="002D68E6">
                                <w:rPr>
                                  <w:rFonts w:hint="eastAsia"/>
                                  <w:color w:val="FF00FF"/>
                                  <w:sz w:val="18"/>
                                  <w:szCs w:val="18"/>
                                </w:rPr>
                                <w:t>"drop"</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w:t>
                              </w:r>
                              <w:proofErr w:type="gramStart"/>
                              <w:r>
                                <w:rPr>
                                  <w:rFonts w:hint="eastAsia"/>
                                  <w:sz w:val="18"/>
                                  <w:szCs w:val="18"/>
                                </w:rPr>
                                <w:t>,1000</w:t>
                              </w:r>
                              <w:proofErr w:type="gramEnd"/>
                              <w:r w:rsidRPr="002D68E6">
                                <w:rPr>
                                  <w:rFonts w:hint="eastAsia"/>
                                  <w:sz w:val="18"/>
                                  <w:szCs w:val="18"/>
                                </w:rPr>
                                <w:t>);</w:t>
                              </w:r>
                            </w:p>
                          </w:txbxContent>
                        </wps:txbx>
                        <wps:bodyPr rot="0" vert="horz" wrap="square" lIns="54000" tIns="46800" rIns="54000" bIns="45720" anchor="t" anchorCtr="0" upright="1">
                          <a:spAutoFit/>
                        </wps:bodyPr>
                      </wps:wsp>
                      <wps:wsp>
                        <wps:cNvPr id="1025" name="AutoShape 154"/>
                        <wps:cNvSpPr>
                          <a:spLocks noChangeArrowheads="1"/>
                        </wps:cNvSpPr>
                        <wps:spPr bwMode="auto">
                          <a:xfrm flipH="1">
                            <a:off x="2057400" y="396038"/>
                            <a:ext cx="1257424" cy="198383"/>
                          </a:xfrm>
                          <a:prstGeom prst="wedgeRoundRectCallout">
                            <a:avLst>
                              <a:gd name="adj1" fmla="val 130755"/>
                              <a:gd name="adj2" fmla="val 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onClick event</w:t>
                              </w:r>
                            </w:p>
                          </w:txbxContent>
                        </wps:txbx>
                        <wps:bodyPr rot="0" vert="horz" wrap="square" lIns="0" tIns="0" rIns="0" bIns="0" anchor="t" anchorCtr="0" upright="1">
                          <a:noAutofit/>
                        </wps:bodyPr>
                      </wps:wsp>
                      <wps:wsp>
                        <wps:cNvPr id="1026" name="AutoShape 155"/>
                        <wps:cNvSpPr>
                          <a:spLocks noChangeArrowheads="1"/>
                        </wps:cNvSpPr>
                        <wps:spPr bwMode="auto">
                          <a:xfrm flipH="1">
                            <a:off x="1599951" y="99192"/>
                            <a:ext cx="800722" cy="197654"/>
                          </a:xfrm>
                          <a:prstGeom prst="wedgeRoundRectCallout">
                            <a:avLst>
                              <a:gd name="adj1" fmla="val 107616"/>
                              <a:gd name="adj2" fmla="val 908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caption</w:t>
                              </w:r>
                            </w:p>
                          </w:txbxContent>
                        </wps:txbx>
                        <wps:bodyPr rot="0" vert="horz" wrap="square" lIns="0" tIns="0" rIns="0" bIns="0" anchor="t" anchorCtr="0" upright="1">
                          <a:noAutofit/>
                        </wps:bodyPr>
                      </wps:wsp>
                      <wps:wsp>
                        <wps:cNvPr id="1027" name="AutoShape 156"/>
                        <wps:cNvSpPr>
                          <a:spLocks noChangeArrowheads="1"/>
                        </wps:cNvSpPr>
                        <wps:spPr bwMode="auto">
                          <a:xfrm flipH="1">
                            <a:off x="1029073" y="1783263"/>
                            <a:ext cx="1714127" cy="197654"/>
                          </a:xfrm>
                          <a:prstGeom prst="wedgeRoundRectCallout">
                            <a:avLst>
                              <a:gd name="adj1" fmla="val 83491"/>
                              <a:gd name="adj2" fmla="val -60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E</w:t>
                              </w:r>
                              <w:r>
                                <w:rPr>
                                  <w:rFonts w:hint="eastAsia"/>
                                  <w:szCs w:val="18"/>
                                </w:rPr>
                                <w:t>xecute code after 1 second</w:t>
                              </w:r>
                            </w:p>
                          </w:txbxContent>
                        </wps:txbx>
                        <wps:bodyPr rot="0" vert="horz" wrap="square" lIns="0" tIns="0" rIns="0" bIns="0" anchor="t" anchorCtr="0" upright="1">
                          <a:noAutofit/>
                        </wps:bodyPr>
                      </wps:wsp>
                    </wpc:wpc>
                  </a:graphicData>
                </a:graphic>
              </wp:inline>
            </w:drawing>
          </mc:Choice>
          <mc:Fallback>
            <w:pict>
              <v:group id="画布 151" o:spid="_x0000_s1145" editas="canvas" style="width:6in;height:156.15pt;mso-position-horizontal-relative:char;mso-position-vertical-relative:line" coordsize="54864,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">
                <v:shape id="_x0000_s1146" type="#_x0000_t75" style="position:absolute;width:54864;height:19831;visibility:visible;mso-wrap-style:square">
                  <v:fill o:detectmouseclick="t"/>
                  <v:path o:connecttype="none"/>
                </v:shape>
                <v:shape id="Text Box 153" o:spid="_x0000_s1147" type="#_x0000_t202" style="position:absolute;top:488;width:54864;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zd8EA&#10;AADdAAAADwAAAGRycy9kb3ducmV2LnhtbERPTYvCMBC9L/gfwgje1lQRcatRRJHuZcF19T40Y1Ns&#10;JiWJtf77zYKwt3m8z1ltetuIjnyoHSuYjDMQxKXTNVcKzj+H9wWIEJE1No5JwZMCbNaDtxXm2j34&#10;m7pTrEQK4ZCjAhNjm0sZSkMWw9i1xIm7Om8xJugrqT0+Urht5DTL5tJizanBYEs7Q+XtdLcKytu+&#10;3xf1xfjubhdH/VE8v+aFUqNhv12CiNTHf/HL/anT/Gw6g79v0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Zc3fBAAAA3QAAAA8AAAAAAAAAAAAAAAAAmAIAAGRycy9kb3du&#10;cmV2LnhtbFBLBQYAAAAABAAEAPUAAACGAwAAAAA=&#10;" strokeweight="1pt">
                  <v:textbox style="mso-fit-shape-to-text:t" inset="1.5mm,1.3mm,1.5mm">
                    <w:txbxContent>
                      <w:p w:rsidR="0023747D" w:rsidRPr="002D68E6" w:rsidRDefault="0023747D" w:rsidP="00375F9C">
                        <w:pPr>
                          <w:spacing w:line="240" w:lineRule="exact"/>
                          <w:rPr>
                            <w:sz w:val="18"/>
                            <w:szCs w:val="18"/>
                          </w:rPr>
                        </w:pPr>
                        <w:proofErr w:type="gramStart"/>
                        <w:r w:rsidRPr="002D68E6">
                          <w:rPr>
                            <w:color w:val="0000FF"/>
                            <w:sz w:val="18"/>
                            <w:szCs w:val="18"/>
                          </w:rPr>
                          <w:t>var</w:t>
                        </w:r>
                        <w:proofErr w:type="gramEnd"/>
                        <w:r w:rsidRPr="002D68E6">
                          <w:rPr>
                            <w:sz w:val="18"/>
                            <w:szCs w:val="18"/>
                          </w:rPr>
                          <w:t xml:space="preserve"> btn=</w:t>
                        </w:r>
                        <w:r w:rsidRPr="002D68E6">
                          <w:rPr>
                            <w:color w:val="0000FF"/>
                            <w:sz w:val="18"/>
                            <w:szCs w:val="18"/>
                          </w:rPr>
                          <w:t>new</w:t>
                        </w:r>
                        <w:r w:rsidRPr="002D68E6">
                          <w:rPr>
                            <w:sz w:val="18"/>
                            <w:szCs w:val="18"/>
                          </w:rPr>
                          <w:t xml:space="preserve"> </w:t>
                        </w:r>
                        <w:r>
                          <w:rPr>
                            <w:sz w:val="18"/>
                            <w:szCs w:val="18"/>
                          </w:rPr>
                          <w:t>xui.</w:t>
                        </w:r>
                        <w:r w:rsidRPr="002D68E6">
                          <w:rPr>
                            <w:sz w:val="18"/>
                            <w:szCs w:val="18"/>
                          </w:rPr>
                          <w:t>UI.Button();</w:t>
                        </w:r>
                      </w:p>
                      <w:p w:rsidR="0023747D" w:rsidRPr="002D68E6" w:rsidRDefault="0023747D" w:rsidP="00375F9C">
                        <w:pPr>
                          <w:spacing w:line="240" w:lineRule="exact"/>
                          <w:rPr>
                            <w:sz w:val="18"/>
                            <w:szCs w:val="18"/>
                          </w:rPr>
                        </w:pPr>
                        <w:proofErr w:type="gramStart"/>
                        <w:r w:rsidRPr="002D68E6">
                          <w:rPr>
                            <w:rFonts w:hint="eastAsia"/>
                            <w:sz w:val="18"/>
                            <w:szCs w:val="18"/>
                          </w:rPr>
                          <w:t>btn.setCaption(</w:t>
                        </w:r>
                        <w:proofErr w:type="gramEnd"/>
                        <w:r w:rsidRPr="002D68E6">
                          <w:rPr>
                            <w:rFonts w:hint="eastAsia"/>
                            <w:color w:val="FF00FF"/>
                            <w:sz w:val="18"/>
                            <w:szCs w:val="18"/>
                          </w:rPr>
                          <w:t>"</w:t>
                        </w:r>
                        <w:r>
                          <w:rPr>
                            <w:rFonts w:hint="eastAsia"/>
                            <w:color w:val="FF00FF"/>
                            <w:sz w:val="18"/>
                            <w:szCs w:val="18"/>
                          </w:rPr>
                          <w:t>Click Me</w:t>
                        </w:r>
                        <w:r w:rsidRPr="002D68E6">
                          <w:rPr>
                            <w:rFonts w:hint="eastAsia"/>
                            <w:color w:val="FF00FF"/>
                            <w:sz w:val="18"/>
                            <w:szCs w:val="18"/>
                          </w:rPr>
                          <w:t>"</w:t>
                        </w:r>
                        <w:r w:rsidRPr="002D68E6">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roofErr w:type="gramStart"/>
                        <w:r w:rsidRPr="002D68E6">
                          <w:rPr>
                            <w:sz w:val="18"/>
                            <w:szCs w:val="18"/>
                          </w:rPr>
                          <w:t>onClick(</w:t>
                        </w:r>
                        <w:proofErr w:type="gramEnd"/>
                        <w:r w:rsidRPr="002D68E6">
                          <w:rPr>
                            <w:color w:val="0000FF"/>
                            <w:sz w:val="18"/>
                            <w:szCs w:val="18"/>
                          </w:rPr>
                          <w:t>function</w:t>
                        </w:r>
                        <w:r w:rsidRPr="002D68E6">
                          <w:rPr>
                            <w:sz w:val="18"/>
                            <w:szCs w:val="18"/>
                          </w:rPr>
                          <w:t>(){</w:t>
                        </w:r>
                      </w:p>
                      <w:p w:rsidR="0023747D" w:rsidRPr="00DC0797" w:rsidRDefault="0023747D" w:rsidP="00375F9C">
                        <w:pPr>
                          <w:spacing w:line="240" w:lineRule="exact"/>
                          <w:rPr>
                            <w:sz w:val="18"/>
                            <w:szCs w:val="18"/>
                          </w:rPr>
                        </w:pPr>
                        <w:r w:rsidRPr="002D68E6">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
                      <w:p w:rsidR="0023747D" w:rsidRPr="002D68E6" w:rsidRDefault="0023747D" w:rsidP="00375F9C">
                        <w:pPr>
                          <w:spacing w:line="240" w:lineRule="exact"/>
                          <w:rPr>
                            <w:sz w:val="18"/>
                            <w:szCs w:val="18"/>
                          </w:rPr>
                        </w:pPr>
                        <w:proofErr w:type="gramStart"/>
                        <w:r w:rsidRPr="002D68E6">
                          <w:rPr>
                            <w:sz w:val="18"/>
                            <w:szCs w:val="18"/>
                          </w:rPr>
                          <w:t>btn.show(</w:t>
                        </w:r>
                        <w:proofErr w:type="gramEnd"/>
                        <w:r w:rsidRPr="002D68E6">
                          <w:rPr>
                            <w:sz w:val="18"/>
                            <w:szCs w:val="18"/>
                          </w:rPr>
                          <w:t>);</w:t>
                        </w:r>
                      </w:p>
                      <w:p w:rsidR="0023747D" w:rsidRDefault="0023747D" w:rsidP="00375F9C">
                        <w:pPr>
                          <w:spacing w:line="240" w:lineRule="exact"/>
                          <w:rPr>
                            <w:color w:val="008000"/>
                            <w:sz w:val="18"/>
                            <w:szCs w:val="18"/>
                          </w:rPr>
                        </w:pPr>
                      </w:p>
                      <w:p w:rsidR="0023747D" w:rsidRPr="002D68E6" w:rsidRDefault="00973A41" w:rsidP="00375F9C">
                        <w:pPr>
                          <w:spacing w:line="240" w:lineRule="exact"/>
                          <w:rPr>
                            <w:sz w:val="18"/>
                            <w:szCs w:val="18"/>
                          </w:rPr>
                        </w:pPr>
                        <w:proofErr w:type="gramStart"/>
                        <w:r>
                          <w:rPr>
                            <w:rFonts w:hint="eastAsia"/>
                            <w:sz w:val="18"/>
                            <w:szCs w:val="18"/>
                          </w:rPr>
                          <w:t>xui.</w:t>
                        </w:r>
                        <w:r w:rsidR="0023747D" w:rsidRPr="002D68E6">
                          <w:rPr>
                            <w:rFonts w:hint="eastAsia"/>
                            <w:sz w:val="18"/>
                            <w:szCs w:val="18"/>
                          </w:rPr>
                          <w:t>asyRun(</w:t>
                        </w:r>
                        <w:proofErr w:type="gramEnd"/>
                        <w:r w:rsidR="0023747D" w:rsidRPr="002D68E6">
                          <w:rPr>
                            <w:rFonts w:hint="eastAsia"/>
                            <w:color w:val="0000FF"/>
                            <w:sz w:val="18"/>
                            <w:szCs w:val="18"/>
                          </w:rPr>
                          <w:t>function</w:t>
                        </w:r>
                        <w:r w:rsidR="0023747D" w:rsidRPr="002D68E6">
                          <w:rPr>
                            <w:rFonts w:hint="eastAsia"/>
                            <w:sz w:val="18"/>
                            <w:szCs w:val="18"/>
                          </w:rPr>
                          <w:t>(){</w:t>
                        </w:r>
                      </w:p>
                      <w:p w:rsidR="0023747D" w:rsidRPr="002D68E6" w:rsidRDefault="0023747D" w:rsidP="00375F9C">
                        <w:pPr>
                          <w:spacing w:line="240" w:lineRule="exact"/>
                          <w:rPr>
                            <w:sz w:val="18"/>
                            <w:szCs w:val="18"/>
                          </w:rPr>
                        </w:pPr>
                        <w:proofErr w:type="gramStart"/>
                        <w:r w:rsidRPr="002D68E6">
                          <w:rPr>
                            <w:rFonts w:hint="eastAsia"/>
                            <w:sz w:val="18"/>
                            <w:szCs w:val="18"/>
                          </w:rPr>
                          <w:t>btn.setHeight(</w:t>
                        </w:r>
                        <w:proofErr w:type="gramEnd"/>
                        <w:r w:rsidRPr="002D68E6">
                          <w:rPr>
                            <w:color w:val="800000"/>
                            <w:sz w:val="18"/>
                            <w:szCs w:val="18"/>
                          </w:rPr>
                          <w:t>80</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setShadow(</w:t>
                        </w:r>
                        <w:proofErr w:type="gramEnd"/>
                        <w:r w:rsidRPr="002D68E6">
                          <w:rPr>
                            <w:rFonts w:hint="eastAsia"/>
                            <w:color w:val="0000FF"/>
                            <w:sz w:val="18"/>
                            <w:szCs w:val="18"/>
                          </w:rPr>
                          <w:t>true</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setType(</w:t>
                        </w:r>
                        <w:proofErr w:type="gramEnd"/>
                        <w:r w:rsidRPr="002D68E6">
                          <w:rPr>
                            <w:rFonts w:hint="eastAsia"/>
                            <w:color w:val="FF00FF"/>
                            <w:sz w:val="18"/>
                            <w:szCs w:val="18"/>
                          </w:rPr>
                          <w:t>"drop"</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w:t>
                        </w:r>
                        <w:proofErr w:type="gramStart"/>
                        <w:r>
                          <w:rPr>
                            <w:rFonts w:hint="eastAsia"/>
                            <w:sz w:val="18"/>
                            <w:szCs w:val="18"/>
                          </w:rPr>
                          <w:t>,1000</w:t>
                        </w:r>
                        <w:proofErr w:type="gramEnd"/>
                        <w:r w:rsidRPr="002D68E6">
                          <w:rPr>
                            <w:rFonts w:hint="eastAsia"/>
                            <w:sz w:val="18"/>
                            <w:szCs w:val="18"/>
                          </w:rPr>
                          <w:t>);</w:t>
                        </w:r>
                      </w:p>
                    </w:txbxContent>
                  </v:textbox>
                </v:shape>
                <v:shape id="AutoShape 154" o:spid="_x0000_s1148" type="#_x0000_t62" style="position:absolute;left:20574;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QEcEA&#10;AADdAAAADwAAAGRycy9kb3ducmV2LnhtbERPy6rCMBDdX/AfwgjuromCD6pRRBAE78IX6HJsxrbY&#10;TEoTtf79jSC4m8N5znTe2FI8qPaFYw29rgJBnDpTcKbheFj9jkH4gGywdEwaXuRhPmv9TDEx7sk7&#10;euxDJmII+wQ15CFUiZQ+zcmi77qKOHJXV1sMEdaZNDU+Y7gtZV+pobRYcGzIsaJlTultf7caLg2+&#10;UvXXG2/vo+3mdN7xdbRirTvtZjEBEagJX/HHvTZxvuoP4P1NPEH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a0BHBAAAA3QAAAA8AAAAAAAAAAAAAAAAAmAIAAGRycy9kb3du&#10;cmV2LnhtbFBLBQYAAAAABAAEAPUAAACGAwAAAAA=&#10;" adj="39043,11007" fillcolor="#ff9">
                  <v:textbox inset="0,0,0,0">
                    <w:txbxContent>
                      <w:p w:rsidR="0023747D" w:rsidRPr="000E23E9" w:rsidRDefault="0023747D" w:rsidP="00375F9C">
                        <w:pPr>
                          <w:rPr>
                            <w:szCs w:val="18"/>
                          </w:rPr>
                        </w:pPr>
                        <w:r>
                          <w:rPr>
                            <w:rFonts w:hint="eastAsia"/>
                            <w:szCs w:val="18"/>
                          </w:rPr>
                          <w:t>Adds onClick event</w:t>
                        </w:r>
                      </w:p>
                    </w:txbxContent>
                  </v:textbox>
                </v:shape>
                <v:shape id="_x0000_s1149" type="#_x0000_t62" style="position:absolute;left:15999;top:991;width:8007;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GzsQA&#10;AADdAAAADwAAAGRycy9kb3ducmV2LnhtbERP3WrCMBS+F/YO4Qy8EU2nIK4zytg62ECUVR/g0Byb&#10;YnPSNVGrT78Ignfn4/s982Vna3Gi1leOFbyMEhDEhdMVlwp226/hDIQPyBprx6TgQh6Wi6feHFPt&#10;zvxLpzyUIoawT1GBCaFJpfSFIYt+5BriyO1dazFE2JZSt3iO4baW4ySZSosVxwaDDX0YKg750Sr4&#10;ed1MBpm5/m1X1/zTZOuDsftMqf5z9/4GIlAXHuK7+1vH+cl4Crdv4gl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rRs7EAAAA3QAAAA8AAAAAAAAAAAAAAAAAmAIAAGRycy9k&#10;b3ducmV2LnhtbFBLBQYAAAAABAAEAPUAAACJAwAAAAA=&#10;" adj="34045,30420" fillcolor="#ff9">
                  <v:textbox inset="0,0,0,0">
                    <w:txbxContent>
                      <w:p w:rsidR="0023747D" w:rsidRPr="000E23E9" w:rsidRDefault="0023747D" w:rsidP="00375F9C">
                        <w:pPr>
                          <w:rPr>
                            <w:szCs w:val="18"/>
                          </w:rPr>
                        </w:pPr>
                        <w:r>
                          <w:rPr>
                            <w:rFonts w:hint="eastAsia"/>
                            <w:szCs w:val="18"/>
                          </w:rPr>
                          <w:t>Sets caption</w:t>
                        </w:r>
                      </w:p>
                    </w:txbxContent>
                  </v:textbox>
                </v:shape>
                <v:shape id="_x0000_s1150" type="#_x0000_t62" style="position:absolute;left:10290;top:17832;width:17142;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38MMA&#10;AADdAAAADwAAAGRycy9kb3ducmV2LnhtbERPTWsCMRC9F/wPYQq91UQLVlajVMGiiNCupV6Hzbi7&#10;upksSarrvzeFQm/zeJ8znXe2ERfyoXasYdBXIIgLZ2ouNXztV89jECEiG2wck4YbBZjPeg9TzIy7&#10;8idd8liKFMIhQw1VjG0mZSgqshj6riVO3NF5izFBX0rj8ZrCbSOHSo2kxZpTQ4UtLSsqzvmP1aDe&#10;Tx/bzW5QL/xKHX3+/XLC7UHrp8fubQIiUhf/xX/utUnz1fAVfr9JJ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w38MMAAADdAAAADwAAAAAAAAAAAAAAAACYAgAAZHJzL2Rv&#10;d25yZXYueG1sUEsFBgAAAAAEAAQA9QAAAIgDAAAAAA==&#10;" adj="28834,9484" fillcolor="#ff9">
                  <v:textbox inset="0,0,0,0">
                    <w:txbxContent>
                      <w:p w:rsidR="0023747D" w:rsidRPr="000E23E9" w:rsidRDefault="0023747D" w:rsidP="00375F9C">
                        <w:pPr>
                          <w:rPr>
                            <w:szCs w:val="18"/>
                          </w:rPr>
                        </w:pPr>
                        <w:r>
                          <w:rPr>
                            <w:szCs w:val="18"/>
                          </w:rPr>
                          <w:t>E</w:t>
                        </w:r>
                        <w:r>
                          <w:rPr>
                            <w:rFonts w:hint="eastAsia"/>
                            <w:szCs w:val="18"/>
                          </w:rPr>
                          <w:t>xecute code after 1 second</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C781A" w:rsidP="00375F9C">
      <w:r>
        <w:rPr>
          <w:rFonts w:hint="eastAsia"/>
          <w:noProof/>
        </w:rPr>
        <w:drawing>
          <wp:inline distT="0" distB="0" distL="0" distR="0" wp14:anchorId="25508CB5" wp14:editId="1E32CAA8">
            <wp:extent cx="1304925" cy="8858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04925" cy="885825"/>
                    </a:xfrm>
                    <a:prstGeom prst="rect">
                      <a:avLst/>
                    </a:prstGeom>
                    <a:noFill/>
                    <a:ln>
                      <a:noFill/>
                    </a:ln>
                  </pic:spPr>
                </pic:pic>
              </a:graphicData>
            </a:graphic>
          </wp:inline>
        </w:drawing>
      </w:r>
    </w:p>
    <w:p w:rsidR="00375F9C" w:rsidRDefault="005C781A" w:rsidP="00375F9C">
      <w:r>
        <w:rPr>
          <w:noProof/>
        </w:rPr>
        <mc:AlternateContent>
          <mc:Choice Requires="wpc">
            <w:drawing>
              <wp:inline distT="0" distB="0" distL="0" distR="0" wp14:anchorId="1D954CC6" wp14:editId="03AF152F">
                <wp:extent cx="5486400" cy="792480"/>
                <wp:effectExtent l="9525" t="0" r="0" b="0"/>
                <wp:docPr id="927" name="画布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6" name="Text Box 160"/>
                        <wps:cNvSpPr txBox="1">
                          <a:spLocks noChangeArrowheads="1"/>
                        </wps:cNvSpPr>
                        <wps:spPr bwMode="auto">
                          <a:xfrm>
                            <a:off x="0" y="99151"/>
                            <a:ext cx="5372255" cy="652502"/>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Pr>
                                  <w:rFonts w:hint="eastAsia"/>
                                  <w:b/>
                                </w:rPr>
                                <w:t>xui.</w:t>
                              </w:r>
                              <w:r w:rsidRPr="00980CAB">
                                <w:rPr>
                                  <w:rFonts w:hint="eastAsia"/>
                                  <w:b/>
                                </w:rPr>
                                <w:t>UI.SButton</w:t>
                              </w:r>
                              <w:r>
                                <w:rPr>
                                  <w:rFonts w:hint="eastAsia"/>
                                  <w:b/>
                                </w:rPr>
                                <w:t xml:space="preserve"> </w:t>
                              </w:r>
                              <w:r w:rsidRPr="00980CAB">
                                <w:rPr>
                                  <w:rFonts w:hint="eastAsia"/>
                                  <w:b/>
                                </w:rPr>
                                <w:t>/</w:t>
                              </w:r>
                              <w:r>
                                <w:rPr>
                                  <w:rFonts w:hint="eastAsia"/>
                                  <w:b/>
                                </w:rPr>
                                <w:t xml:space="preserve"> </w:t>
                              </w:r>
                              <w:r w:rsidRPr="00980CAB">
                                <w:rPr>
                                  <w:rFonts w:hint="eastAsia"/>
                                  <w:b/>
                                </w:rPr>
                                <w:t>SLabel</w:t>
                              </w:r>
                              <w:r>
                                <w:rPr>
                                  <w:rFonts w:hint="eastAsia"/>
                                  <w:b/>
                                </w:rPr>
                                <w:t xml:space="preserve"> </w:t>
                              </w:r>
                              <w:r w:rsidRPr="00980CAB">
                                <w:rPr>
                                  <w:rFonts w:hint="eastAsia"/>
                                  <w:b/>
                                </w:rPr>
                                <w:t>/</w:t>
                              </w:r>
                              <w:r>
                                <w:rPr>
                                  <w:rFonts w:hint="eastAsia"/>
                                  <w:b/>
                                </w:rPr>
                                <w:t xml:space="preserve"> </w:t>
                              </w:r>
                              <w:r w:rsidRPr="00980CAB">
                                <w:rPr>
                                  <w:rFonts w:hint="eastAsia"/>
                                  <w:b/>
                                </w:rPr>
                                <w:t>SCheckbox</w:t>
                              </w:r>
                              <w:r>
                                <w:rPr>
                                  <w:rFonts w:hint="eastAsia"/>
                                </w:rPr>
                                <w:t xml:space="preserve"> are enough for </w:t>
                              </w:r>
                              <w:r w:rsidRPr="00980CAB">
                                <w:t>most cases</w:t>
                              </w:r>
                              <w:r>
                                <w:rPr>
                                  <w:rFonts w:hint="eastAsia"/>
                                </w:rPr>
                                <w:t xml:space="preserve">; </w:t>
                              </w:r>
                              <w:proofErr w:type="gramStart"/>
                              <w:r w:rsidRPr="00980CAB">
                                <w:t>Only</w:t>
                              </w:r>
                              <w:proofErr w:type="gramEnd"/>
                              <w:r w:rsidRPr="00980CAB">
                                <w:t xml:space="preserve"> if you need more complex feature</w:t>
                              </w:r>
                              <w:r>
                                <w:rPr>
                                  <w:rFonts w:hint="eastAsia"/>
                                </w:rPr>
                                <w:t xml:space="preserve">, you should use those </w:t>
                              </w:r>
                              <w:r w:rsidRPr="00980CAB">
                                <w:t>complex control</w:t>
                              </w:r>
                              <w:r>
                                <w:rPr>
                                  <w:rFonts w:hint="eastAsia"/>
                                </w:rPr>
                                <w:t>:</w:t>
                              </w:r>
                              <w:r w:rsidRPr="00980CAB">
                                <w:rPr>
                                  <w:rFonts w:hint="eastAsia"/>
                                  <w:b/>
                                </w:rPr>
                                <w:t xml:space="preserve"> </w:t>
                              </w:r>
                              <w:r>
                                <w:rPr>
                                  <w:rFonts w:hint="eastAsia"/>
                                  <w:b/>
                                </w:rPr>
                                <w:t>xui.</w:t>
                              </w:r>
                              <w:r w:rsidRPr="00980CAB">
                                <w:rPr>
                                  <w:rFonts w:hint="eastAsia"/>
                                  <w:b/>
                                </w:rPr>
                                <w:t>UI.Button</w:t>
                              </w:r>
                              <w:r>
                                <w:rPr>
                                  <w:rFonts w:hint="eastAsia"/>
                                  <w:b/>
                                </w:rPr>
                                <w:t xml:space="preserve"> </w:t>
                              </w:r>
                              <w:r w:rsidRPr="00980CAB">
                                <w:rPr>
                                  <w:rFonts w:hint="eastAsia"/>
                                  <w:b/>
                                </w:rPr>
                                <w:t>/</w:t>
                              </w:r>
                              <w:r>
                                <w:rPr>
                                  <w:rFonts w:hint="eastAsia"/>
                                  <w:b/>
                                </w:rPr>
                                <w:t xml:space="preserve"> </w:t>
                              </w:r>
                              <w:r w:rsidRPr="00980CAB">
                                <w:rPr>
                                  <w:rFonts w:hint="eastAsia"/>
                                  <w:b/>
                                </w:rPr>
                                <w:t>Label</w:t>
                              </w:r>
                              <w:r>
                                <w:rPr>
                                  <w:rFonts w:hint="eastAsia"/>
                                  <w:b/>
                                </w:rPr>
                                <w:t xml:space="preserve"> </w:t>
                              </w:r>
                              <w:r w:rsidRPr="00980CAB">
                                <w:rPr>
                                  <w:rFonts w:hint="eastAsia"/>
                                  <w:b/>
                                </w:rPr>
                                <w:t>/</w:t>
                              </w:r>
                              <w:r>
                                <w:rPr>
                                  <w:rFonts w:hint="eastAsia"/>
                                  <w:b/>
                                </w:rPr>
                                <w:t xml:space="preserve"> </w:t>
                              </w:r>
                              <w:r w:rsidRPr="00980CAB">
                                <w:rPr>
                                  <w:rFonts w:hint="eastAsia"/>
                                  <w:b/>
                                </w:rPr>
                                <w:t>Checkbox</w:t>
                              </w:r>
                              <w:r>
                                <w:rPr>
                                  <w:rFonts w:hint="eastAsia"/>
                                </w:rPr>
                                <w:t>.</w:t>
                              </w:r>
                            </w:p>
                          </w:txbxContent>
                        </wps:txbx>
                        <wps:bodyPr rot="0" vert="horz" wrap="square" lIns="54000" tIns="0" rIns="91440" bIns="45720" anchor="t" anchorCtr="0" upright="1">
                          <a:spAutoFit/>
                        </wps:bodyPr>
                      </wps:wsp>
                    </wpc:wpc>
                  </a:graphicData>
                </a:graphic>
              </wp:inline>
            </w:drawing>
          </mc:Choice>
          <mc:Fallback>
            <w:pict>
              <v:group id="画布 158" o:spid="_x0000_s1151" editas="canvas" style="width:6in;height:62.4pt;mso-position-horizontal-relative:char;mso-position-vertical-relative:line" coordsize="54864,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">
                <v:shape id="_x0000_s1152" type="#_x0000_t75" style="position:absolute;width:54864;height:7924;visibility:visible;mso-wrap-style:square">
                  <v:fill o:detectmouseclick="t"/>
                  <v:path o:connecttype="none"/>
                </v:shape>
                <v:shape id="Text Box 160" o:spid="_x0000_s1153" type="#_x0000_t202" style="position:absolute;top:991;width:53722;height:6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T0cYA&#10;AADcAAAADwAAAGRycy9kb3ducmV2LnhtbESP3WoCMRSE74W+QzgF72rWFUS3RrGCYH8o1YrSu8Pm&#10;dLN0c7Ikqa5vbwoFL4eZ+YaZLTrbiBP5UDtWMBxkIIhLp2uuFOw/1w8TECEia2wck4ILBVjM73oz&#10;LLQ785ZOu1iJBOFQoAITY1tIGUpDFsPAtcTJ+3beYkzSV1J7PCe4bWSeZWNpsea0YLCllaHyZ/dr&#10;FcSXY/41eRvVufnYv2+enM8Oz69K9e+75SOISF28hf/bG61gmo/h70w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wT0cYAAADcAAAADwAAAAAAAAAAAAAAAACYAgAAZHJz&#10;L2Rvd25yZXYueG1sUEsFBgAAAAAEAAQA9QAAAIsD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Pr>
                            <w:rFonts w:hint="eastAsia"/>
                            <w:b/>
                          </w:rPr>
                          <w:t>xui.</w:t>
                        </w:r>
                        <w:r w:rsidRPr="00980CAB">
                          <w:rPr>
                            <w:rFonts w:hint="eastAsia"/>
                            <w:b/>
                          </w:rPr>
                          <w:t>UI.SButton</w:t>
                        </w:r>
                        <w:r>
                          <w:rPr>
                            <w:rFonts w:hint="eastAsia"/>
                            <w:b/>
                          </w:rPr>
                          <w:t xml:space="preserve"> </w:t>
                        </w:r>
                        <w:r w:rsidRPr="00980CAB">
                          <w:rPr>
                            <w:rFonts w:hint="eastAsia"/>
                            <w:b/>
                          </w:rPr>
                          <w:t>/</w:t>
                        </w:r>
                        <w:r>
                          <w:rPr>
                            <w:rFonts w:hint="eastAsia"/>
                            <w:b/>
                          </w:rPr>
                          <w:t xml:space="preserve"> </w:t>
                        </w:r>
                        <w:r w:rsidRPr="00980CAB">
                          <w:rPr>
                            <w:rFonts w:hint="eastAsia"/>
                            <w:b/>
                          </w:rPr>
                          <w:t>SLabel</w:t>
                        </w:r>
                        <w:r>
                          <w:rPr>
                            <w:rFonts w:hint="eastAsia"/>
                            <w:b/>
                          </w:rPr>
                          <w:t xml:space="preserve"> </w:t>
                        </w:r>
                        <w:r w:rsidRPr="00980CAB">
                          <w:rPr>
                            <w:rFonts w:hint="eastAsia"/>
                            <w:b/>
                          </w:rPr>
                          <w:t>/</w:t>
                        </w:r>
                        <w:r>
                          <w:rPr>
                            <w:rFonts w:hint="eastAsia"/>
                            <w:b/>
                          </w:rPr>
                          <w:t xml:space="preserve"> </w:t>
                        </w:r>
                        <w:r w:rsidRPr="00980CAB">
                          <w:rPr>
                            <w:rFonts w:hint="eastAsia"/>
                            <w:b/>
                          </w:rPr>
                          <w:t>SCheckbox</w:t>
                        </w:r>
                        <w:r>
                          <w:rPr>
                            <w:rFonts w:hint="eastAsia"/>
                          </w:rPr>
                          <w:t xml:space="preserve"> are enough for </w:t>
                        </w:r>
                        <w:r w:rsidRPr="00980CAB">
                          <w:t>most cases</w:t>
                        </w:r>
                        <w:r>
                          <w:rPr>
                            <w:rFonts w:hint="eastAsia"/>
                          </w:rPr>
                          <w:t xml:space="preserve">; </w:t>
                        </w:r>
                        <w:proofErr w:type="gramStart"/>
                        <w:r w:rsidRPr="00980CAB">
                          <w:t>Only</w:t>
                        </w:r>
                        <w:proofErr w:type="gramEnd"/>
                        <w:r w:rsidRPr="00980CAB">
                          <w:t xml:space="preserve"> if you need more complex feature</w:t>
                        </w:r>
                        <w:r>
                          <w:rPr>
                            <w:rFonts w:hint="eastAsia"/>
                          </w:rPr>
                          <w:t xml:space="preserve">, you should use those </w:t>
                        </w:r>
                        <w:r w:rsidRPr="00980CAB">
                          <w:t>complex control</w:t>
                        </w:r>
                        <w:r>
                          <w:rPr>
                            <w:rFonts w:hint="eastAsia"/>
                          </w:rPr>
                          <w:t>:</w:t>
                        </w:r>
                        <w:r w:rsidRPr="00980CAB">
                          <w:rPr>
                            <w:rFonts w:hint="eastAsia"/>
                            <w:b/>
                          </w:rPr>
                          <w:t xml:space="preserve"> </w:t>
                        </w:r>
                        <w:r>
                          <w:rPr>
                            <w:rFonts w:hint="eastAsia"/>
                            <w:b/>
                          </w:rPr>
                          <w:t>xui.</w:t>
                        </w:r>
                        <w:r w:rsidRPr="00980CAB">
                          <w:rPr>
                            <w:rFonts w:hint="eastAsia"/>
                            <w:b/>
                          </w:rPr>
                          <w:t>UI.Button</w:t>
                        </w:r>
                        <w:r>
                          <w:rPr>
                            <w:rFonts w:hint="eastAsia"/>
                            <w:b/>
                          </w:rPr>
                          <w:t xml:space="preserve"> </w:t>
                        </w:r>
                        <w:r w:rsidRPr="00980CAB">
                          <w:rPr>
                            <w:rFonts w:hint="eastAsia"/>
                            <w:b/>
                          </w:rPr>
                          <w:t>/</w:t>
                        </w:r>
                        <w:r>
                          <w:rPr>
                            <w:rFonts w:hint="eastAsia"/>
                            <w:b/>
                          </w:rPr>
                          <w:t xml:space="preserve"> </w:t>
                        </w:r>
                        <w:r w:rsidRPr="00980CAB">
                          <w:rPr>
                            <w:rFonts w:hint="eastAsia"/>
                            <w:b/>
                          </w:rPr>
                          <w:t>Label</w:t>
                        </w:r>
                        <w:r>
                          <w:rPr>
                            <w:rFonts w:hint="eastAsia"/>
                            <w:b/>
                          </w:rPr>
                          <w:t xml:space="preserve"> </w:t>
                        </w:r>
                        <w:r w:rsidRPr="00980CAB">
                          <w:rPr>
                            <w:rFonts w:hint="eastAsia"/>
                            <w:b/>
                          </w:rPr>
                          <w:t>/</w:t>
                        </w:r>
                        <w:r>
                          <w:rPr>
                            <w:rFonts w:hint="eastAsia"/>
                            <w:b/>
                          </w:rPr>
                          <w:t xml:space="preserve"> </w:t>
                        </w:r>
                        <w:r w:rsidRPr="00980CAB">
                          <w:rPr>
                            <w:rFonts w:hint="eastAsia"/>
                            <w:b/>
                          </w:rPr>
                          <w:t>Checkbox</w:t>
                        </w:r>
                        <w:r>
                          <w:rPr>
                            <w:rFonts w:hint="eastAsia"/>
                          </w:rPr>
                          <w:t>.</w:t>
                        </w:r>
                      </w:p>
                    </w:txbxContent>
                  </v:textbox>
                </v:shape>
                <w10:anchorlock/>
              </v:group>
            </w:pict>
          </mc:Fallback>
        </mc:AlternateContent>
      </w:r>
    </w:p>
    <w:p w:rsidR="00375F9C" w:rsidRDefault="00375F9C" w:rsidP="00E45D25">
      <w:pPr>
        <w:pStyle w:val="3"/>
        <w:numPr>
          <w:ilvl w:val="2"/>
          <w:numId w:val="17"/>
        </w:numPr>
      </w:pPr>
      <w:bookmarkStart w:id="36" w:name="_Toc453071683"/>
      <w:r>
        <w:rPr>
          <w:rFonts w:hint="eastAsia"/>
        </w:rPr>
        <w:t>Boolean Controls</w:t>
      </w:r>
      <w:bookmarkEnd w:id="36"/>
    </w:p>
    <w:p w:rsidR="00375F9C" w:rsidRDefault="00375F9C" w:rsidP="00375F9C">
      <w:r>
        <w:rPr>
          <w:rFonts w:hint="eastAsia"/>
        </w:rPr>
        <w:t xml:space="preserve">There are three </w:t>
      </w:r>
      <w:r>
        <w:t>controls</w:t>
      </w:r>
      <w:r>
        <w:rPr>
          <w:rFonts w:hint="eastAsia"/>
        </w:rPr>
        <w:t xml:space="preserve"> can </w:t>
      </w:r>
      <w:r w:rsidRPr="00D0346C">
        <w:t>represent</w:t>
      </w:r>
      <w:r>
        <w:rPr>
          <w:rFonts w:hint="eastAsia"/>
        </w:rPr>
        <w:t xml:space="preserve"> and modify Boolean value: </w:t>
      </w:r>
    </w:p>
    <w:p w:rsidR="00375F9C" w:rsidRPr="00F95585" w:rsidRDefault="00375F9C" w:rsidP="00375F9C">
      <w:pPr>
        <w:rPr>
          <w:b/>
        </w:rPr>
      </w:pPr>
      <w:r w:rsidRPr="00F95585">
        <w:rPr>
          <w:rFonts w:hint="eastAsia"/>
          <w:b/>
        </w:rPr>
        <w:t>Input:</w:t>
      </w:r>
    </w:p>
    <w:p w:rsidR="00375F9C" w:rsidRDefault="005C781A" w:rsidP="00375F9C">
      <w:r>
        <w:rPr>
          <w:noProof/>
        </w:rPr>
        <mc:AlternateContent>
          <mc:Choice Requires="wpc">
            <w:drawing>
              <wp:inline distT="0" distB="0" distL="0" distR="0" wp14:anchorId="6ECC69F6" wp14:editId="330A03EB">
                <wp:extent cx="5257800" cy="1584960"/>
                <wp:effectExtent l="9525" t="0" r="9525" b="0"/>
                <wp:docPr id="925" name="画布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1" name="Text Box 163"/>
                        <wps:cNvSpPr txBox="1">
                          <a:spLocks noChangeArrowheads="1"/>
                        </wps:cNvSpPr>
                        <wps:spPr bwMode="auto">
                          <a:xfrm>
                            <a:off x="0" y="48869"/>
                            <a:ext cx="5257800" cy="147701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btn= (</w:t>
                              </w:r>
                              <w:r w:rsidRPr="003E1BD2">
                                <w:rPr>
                                  <w:color w:val="0000FF"/>
                                  <w:sz w:val="18"/>
                                  <w:szCs w:val="18"/>
                                </w:rPr>
                                <w:t>new</w:t>
                              </w:r>
                              <w:r w:rsidRPr="003E1BD2">
                                <w:rPr>
                                  <w:sz w:val="18"/>
                                  <w:szCs w:val="18"/>
                                </w:rPr>
                                <w:t xml:space="preserve"> </w:t>
                              </w:r>
                              <w:r>
                                <w:rPr>
                                  <w:sz w:val="18"/>
                                  <w:szCs w:val="18"/>
                                </w:rPr>
                                <w:t>xui.</w:t>
                              </w:r>
                              <w:r w:rsidRPr="003E1BD2">
                                <w:rPr>
                                  <w:sz w:val="18"/>
                                  <w:szCs w:val="18"/>
                                </w:rPr>
                                <w:t>UI.Button(</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"Button"</w:t>
                              </w:r>
                              <w:r w:rsidRPr="003E1BD2">
                                <w:rPr>
                                  <w:rFonts w:hint="eastAsia"/>
                                  <w:sz w:val="18"/>
                                  <w:szCs w:val="18"/>
                                </w:rPr>
                                <w:t>, type:</w:t>
                              </w:r>
                              <w:r w:rsidRPr="003E1BD2">
                                <w:rPr>
                                  <w:rFonts w:hint="eastAsia"/>
                                  <w:color w:val="FF00FF"/>
                                  <w:sz w:val="18"/>
                                  <w:szCs w:val="18"/>
                                </w:rPr>
                                <w:t>"status"</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scb=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SCheck</w:t>
                              </w:r>
                              <w:r w:rsidRPr="003E1BD2">
                                <w:rPr>
                                  <w:sz w:val="18"/>
                                  <w:szCs w:val="18"/>
                                </w:rPr>
                                <w:t>B</w:t>
                              </w:r>
                              <w:r w:rsidRPr="003E1BD2">
                                <w:rPr>
                                  <w:rFonts w:hint="eastAsia"/>
                                  <w:sz w:val="18"/>
                                  <w:szCs w:val="18"/>
                                </w:rPr>
                                <w:t>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SCheck</w:t>
                              </w:r>
                              <w:r w:rsidRPr="003E1BD2">
                                <w:rPr>
                                  <w:color w:val="FF00FF"/>
                                  <w:sz w:val="18"/>
                                  <w:szCs w:val="18"/>
                                </w:rPr>
                                <w:t>B</w:t>
                              </w:r>
                              <w:r w:rsidRPr="003E1BD2">
                                <w:rPr>
                                  <w:rFonts w:hint="eastAsia"/>
                                  <w:color w:val="FF00FF"/>
                                  <w:sz w:val="18"/>
                                  <w:szCs w:val="18"/>
                                </w:rPr>
                                <w:t>ox"</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CheckBox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CheckBox"</w:t>
                              </w:r>
                              <w:r w:rsidRPr="003E1BD2">
                                <w:rPr>
                                  <w:rFonts w:hint="eastAsia"/>
                                  <w:sz w:val="18"/>
                                  <w:szCs w:val="18"/>
                                </w:rPr>
                                <w:t>})).show();</w:t>
                              </w:r>
                            </w:p>
                            <w:p w:rsidR="0023747D" w:rsidRPr="003E1BD2" w:rsidRDefault="0023747D" w:rsidP="00375F9C">
                              <w:pPr>
                                <w:spacing w:line="240" w:lineRule="exact"/>
                                <w:rPr>
                                  <w:sz w:val="18"/>
                                  <w:szCs w:val="18"/>
                                </w:rPr>
                              </w:pPr>
                            </w:p>
                            <w:p w:rsidR="0023747D" w:rsidRPr="003E1BD2" w:rsidRDefault="00973A41" w:rsidP="00375F9C">
                              <w:pPr>
                                <w:spacing w:line="240" w:lineRule="exact"/>
                                <w:rPr>
                                  <w:sz w:val="18"/>
                                  <w:szCs w:val="18"/>
                                </w:rPr>
                              </w:pPr>
                              <w:proofErr w:type="gramStart"/>
                              <w:r>
                                <w:rPr>
                                  <w:rFonts w:hint="eastAsia"/>
                                  <w:sz w:val="18"/>
                                  <w:szCs w:val="18"/>
                                </w:rPr>
                                <w:t>xui.</w:t>
                              </w:r>
                              <w:r w:rsidR="0023747D" w:rsidRPr="003E1BD2">
                                <w:rPr>
                                  <w:rFonts w:hint="eastAsia"/>
                                  <w:sz w:val="18"/>
                                  <w:szCs w:val="18"/>
                                </w:rPr>
                                <w:t>asyRun(</w:t>
                              </w:r>
                              <w:proofErr w:type="gramEnd"/>
                              <w:r w:rsidR="0023747D" w:rsidRPr="003E1BD2">
                                <w:rPr>
                                  <w:rFonts w:hint="eastAsia"/>
                                  <w:color w:val="0000FF"/>
                                  <w:sz w:val="18"/>
                                  <w:szCs w:val="18"/>
                                </w:rPr>
                                <w:t>function</w:t>
                              </w:r>
                              <w:r w:rsidR="0023747D"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btn.setValue(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scb.setValue(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w:t>
                              </w:r>
                              <w:proofErr w:type="gramStart"/>
                              <w:r w:rsidRPr="003E1BD2">
                                <w:rPr>
                                  <w:rFonts w:hint="eastAsia"/>
                                  <w:sz w:val="18"/>
                                  <w:szCs w:val="18"/>
                                </w:rPr>
                                <w:t>,</w:t>
                              </w:r>
                              <w:r w:rsidRPr="003E1BD2">
                                <w:rPr>
                                  <w:rFonts w:hint="eastAsia"/>
                                  <w:color w:val="800000"/>
                                  <w:sz w:val="18"/>
                                  <w:szCs w:val="18"/>
                                </w:rPr>
                                <w:t>1000</w:t>
                              </w:r>
                              <w:proofErr w:type="gramEnd"/>
                              <w:r w:rsidRPr="003E1BD2">
                                <w:rPr>
                                  <w:rFonts w:hint="eastAsia"/>
                                  <w:sz w:val="18"/>
                                  <w:szCs w:val="18"/>
                                </w:rPr>
                                <w:t>);</w:t>
                              </w:r>
                            </w:p>
                          </w:txbxContent>
                        </wps:txbx>
                        <wps:bodyPr rot="0" vert="horz" wrap="square" lIns="54000" tIns="46800" rIns="54000" bIns="45720" anchor="t" anchorCtr="0" upright="1">
                          <a:spAutoFit/>
                        </wps:bodyPr>
                      </wps:wsp>
                      <wps:wsp>
                        <wps:cNvPr id="922" name="AutoShape 164"/>
                        <wps:cNvSpPr>
                          <a:spLocks noChangeArrowheads="1"/>
                        </wps:cNvSpPr>
                        <wps:spPr bwMode="auto">
                          <a:xfrm flipH="1">
                            <a:off x="1714792" y="693648"/>
                            <a:ext cx="1714046" cy="197664"/>
                          </a:xfrm>
                          <a:prstGeom prst="wedgeRoundRectCallout">
                            <a:avLst>
                              <a:gd name="adj1" fmla="val 41963"/>
                              <a:gd name="adj2" fmla="val -1233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position to </w:t>
                              </w:r>
                              <w:r>
                                <w:rPr>
                                  <w:szCs w:val="18"/>
                                </w:rPr>
                                <w:t>‘</w:t>
                              </w:r>
                              <w:r>
                                <w:rPr>
                                  <w:rFonts w:hint="eastAsia"/>
                                  <w:szCs w:val="18"/>
                                </w:rPr>
                                <w:t>relative</w:t>
                              </w:r>
                              <w:r>
                                <w:rPr>
                                  <w:szCs w:val="18"/>
                                </w:rPr>
                                <w:t>’</w:t>
                              </w:r>
                            </w:p>
                          </w:txbxContent>
                        </wps:txbx>
                        <wps:bodyPr rot="0" vert="horz" wrap="square" lIns="0" tIns="0" rIns="0" bIns="0" anchor="t" anchorCtr="0" upright="1">
                          <a:noAutofit/>
                        </wps:bodyPr>
                      </wps:wsp>
                      <wps:wsp>
                        <wps:cNvPr id="924" name="AutoShape 166"/>
                        <wps:cNvSpPr>
                          <a:spLocks noChangeArrowheads="1"/>
                        </wps:cNvSpPr>
                        <wps:spPr bwMode="auto">
                          <a:xfrm flipH="1">
                            <a:off x="1828962" y="1188902"/>
                            <a:ext cx="2057303" cy="197664"/>
                          </a:xfrm>
                          <a:prstGeom prst="wedgeRoundRectCallout">
                            <a:avLst>
                              <a:gd name="adj1" fmla="val 66819"/>
                              <a:gd name="adj2" fmla="val -6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values to true after 1 second</w:t>
                              </w:r>
                            </w:p>
                          </w:txbxContent>
                        </wps:txbx>
                        <wps:bodyPr rot="0" vert="horz" wrap="square" lIns="0" tIns="0" rIns="0" bIns="0" anchor="t" anchorCtr="0" upright="1">
                          <a:noAutofit/>
                        </wps:bodyPr>
                      </wps:wsp>
                    </wpc:wpc>
                  </a:graphicData>
                </a:graphic>
              </wp:inline>
            </w:drawing>
          </mc:Choice>
          <mc:Fallback>
            <w:pict>
              <v:group id="画布 161" o:spid="_x0000_s1154" editas="canvas" style="width:414pt;height:124.8pt;mso-position-horizontal-relative:char;mso-position-vertical-relative:line" coordsize="52578,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">
                <v:shape id="_x0000_s1155" type="#_x0000_t75" style="position:absolute;width:52578;height:15849;visibility:visible;mso-wrap-style:square">
                  <v:fill o:detectmouseclick="t"/>
                  <v:path o:connecttype="none"/>
                </v:shape>
                <v:shape id="Text Box 163" o:spid="_x0000_s1156" type="#_x0000_t202" style="position:absolute;top:488;width:52578;height:14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H08IA&#10;AADcAAAADwAAAGRycy9kb3ducmV2LnhtbESPQYvCMBSE74L/ITxhb5rqQbRrFFGkXgRXd++P5m1T&#10;bF5KEmv99xtB2OMwM98wq01vG9GRD7VjBdNJBoK4dLrmSsH39TBegAgRWWPjmBQ8KcBmPRysMNfu&#10;wV/UXWIlEoRDjgpMjG0uZSgNWQwT1xIn79d5izFJX0nt8ZHgtpGzLJtLizWnBYMt7QyVt8vdKihv&#10;+35f1D/Gd3e7OOtl8TzNC6U+Rv32E0SkPv6H3+2jVrCcTeF1Jh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kfTwgAAANwAAAAPAAAAAAAAAAAAAAAAAJgCAABkcnMvZG93&#10;bnJldi54bWxQSwUGAAAAAAQABAD1AAAAhwMAAAAA&#10;" strokeweight="1pt">
                  <v:textbox style="mso-fit-shape-to-text:t" inset="1.5mm,1.3mm,1.5mm">
                    <w:txbxContent>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btn= (</w:t>
                        </w:r>
                        <w:r w:rsidRPr="003E1BD2">
                          <w:rPr>
                            <w:color w:val="0000FF"/>
                            <w:sz w:val="18"/>
                            <w:szCs w:val="18"/>
                          </w:rPr>
                          <w:t>new</w:t>
                        </w:r>
                        <w:r w:rsidRPr="003E1BD2">
                          <w:rPr>
                            <w:sz w:val="18"/>
                            <w:szCs w:val="18"/>
                          </w:rPr>
                          <w:t xml:space="preserve"> </w:t>
                        </w:r>
                        <w:r>
                          <w:rPr>
                            <w:sz w:val="18"/>
                            <w:szCs w:val="18"/>
                          </w:rPr>
                          <w:t>xui.</w:t>
                        </w:r>
                        <w:r w:rsidRPr="003E1BD2">
                          <w:rPr>
                            <w:sz w:val="18"/>
                            <w:szCs w:val="18"/>
                          </w:rPr>
                          <w:t>UI.Button(</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"Button"</w:t>
                        </w:r>
                        <w:r w:rsidRPr="003E1BD2">
                          <w:rPr>
                            <w:rFonts w:hint="eastAsia"/>
                            <w:sz w:val="18"/>
                            <w:szCs w:val="18"/>
                          </w:rPr>
                          <w:t>, type:</w:t>
                        </w:r>
                        <w:r w:rsidRPr="003E1BD2">
                          <w:rPr>
                            <w:rFonts w:hint="eastAsia"/>
                            <w:color w:val="FF00FF"/>
                            <w:sz w:val="18"/>
                            <w:szCs w:val="18"/>
                          </w:rPr>
                          <w:t>"status"</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scb=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SCheck</w:t>
                        </w:r>
                        <w:r w:rsidRPr="003E1BD2">
                          <w:rPr>
                            <w:sz w:val="18"/>
                            <w:szCs w:val="18"/>
                          </w:rPr>
                          <w:t>B</w:t>
                        </w:r>
                        <w:r w:rsidRPr="003E1BD2">
                          <w:rPr>
                            <w:rFonts w:hint="eastAsia"/>
                            <w:sz w:val="18"/>
                            <w:szCs w:val="18"/>
                          </w:rPr>
                          <w:t>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SCheck</w:t>
                        </w:r>
                        <w:r w:rsidRPr="003E1BD2">
                          <w:rPr>
                            <w:color w:val="FF00FF"/>
                            <w:sz w:val="18"/>
                            <w:szCs w:val="18"/>
                          </w:rPr>
                          <w:t>B</w:t>
                        </w:r>
                        <w:r w:rsidRPr="003E1BD2">
                          <w:rPr>
                            <w:rFonts w:hint="eastAsia"/>
                            <w:color w:val="FF00FF"/>
                            <w:sz w:val="18"/>
                            <w:szCs w:val="18"/>
                          </w:rPr>
                          <w:t>ox"</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CheckBox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CheckBox"</w:t>
                        </w:r>
                        <w:r w:rsidRPr="003E1BD2">
                          <w:rPr>
                            <w:rFonts w:hint="eastAsia"/>
                            <w:sz w:val="18"/>
                            <w:szCs w:val="18"/>
                          </w:rPr>
                          <w:t>})).show();</w:t>
                        </w:r>
                      </w:p>
                      <w:p w:rsidR="0023747D" w:rsidRPr="003E1BD2" w:rsidRDefault="0023747D" w:rsidP="00375F9C">
                        <w:pPr>
                          <w:spacing w:line="240" w:lineRule="exact"/>
                          <w:rPr>
                            <w:sz w:val="18"/>
                            <w:szCs w:val="18"/>
                          </w:rPr>
                        </w:pPr>
                      </w:p>
                      <w:p w:rsidR="0023747D" w:rsidRPr="003E1BD2" w:rsidRDefault="00973A41" w:rsidP="00375F9C">
                        <w:pPr>
                          <w:spacing w:line="240" w:lineRule="exact"/>
                          <w:rPr>
                            <w:sz w:val="18"/>
                            <w:szCs w:val="18"/>
                          </w:rPr>
                        </w:pPr>
                        <w:proofErr w:type="gramStart"/>
                        <w:r>
                          <w:rPr>
                            <w:rFonts w:hint="eastAsia"/>
                            <w:sz w:val="18"/>
                            <w:szCs w:val="18"/>
                          </w:rPr>
                          <w:t>xui.</w:t>
                        </w:r>
                        <w:r w:rsidR="0023747D" w:rsidRPr="003E1BD2">
                          <w:rPr>
                            <w:rFonts w:hint="eastAsia"/>
                            <w:sz w:val="18"/>
                            <w:szCs w:val="18"/>
                          </w:rPr>
                          <w:t>asyRun(</w:t>
                        </w:r>
                        <w:proofErr w:type="gramEnd"/>
                        <w:r w:rsidR="0023747D" w:rsidRPr="003E1BD2">
                          <w:rPr>
                            <w:rFonts w:hint="eastAsia"/>
                            <w:color w:val="0000FF"/>
                            <w:sz w:val="18"/>
                            <w:szCs w:val="18"/>
                          </w:rPr>
                          <w:t>function</w:t>
                        </w:r>
                        <w:r w:rsidR="0023747D"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btn.setValue(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scb.setValue(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w:t>
                        </w:r>
                        <w:proofErr w:type="gramStart"/>
                        <w:r w:rsidRPr="003E1BD2">
                          <w:rPr>
                            <w:rFonts w:hint="eastAsia"/>
                            <w:sz w:val="18"/>
                            <w:szCs w:val="18"/>
                          </w:rPr>
                          <w:t>,</w:t>
                        </w:r>
                        <w:r w:rsidRPr="003E1BD2">
                          <w:rPr>
                            <w:rFonts w:hint="eastAsia"/>
                            <w:color w:val="800000"/>
                            <w:sz w:val="18"/>
                            <w:szCs w:val="18"/>
                          </w:rPr>
                          <w:t>1000</w:t>
                        </w:r>
                        <w:proofErr w:type="gramEnd"/>
                        <w:r w:rsidRPr="003E1BD2">
                          <w:rPr>
                            <w:rFonts w:hint="eastAsia"/>
                            <w:sz w:val="18"/>
                            <w:szCs w:val="18"/>
                          </w:rPr>
                          <w:t>);</w:t>
                        </w:r>
                      </w:p>
                    </w:txbxContent>
                  </v:textbox>
                </v:shape>
                <v:shape id="AutoShape 164" o:spid="_x0000_s1157" type="#_x0000_t62" style="position:absolute;left:17147;top:6936;width:17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1QsUA&#10;AADcAAAADwAAAGRycy9kb3ducmV2LnhtbESPQWvCQBSE7wX/w/IK3uqmAWuMriEWBOmtUQK5PbKv&#10;SWr2bchuNf57t1DocZiZb5htNpleXGl0nWUFr4sIBHFtdceNgvPp8JKAcB5ZY2+ZFNzJQbabPW0x&#10;1fbGn3QtfCMChF2KClrvh1RKV7dk0C3sQBy8Lzsa9EGOjdQj3gLc9DKOojdpsOOw0OJA7y3Vl+LH&#10;KLgciq5ySbT8XpXl6iPXy2R/rpSaP0/5BoSnyf+H/9pHrWAdx/B7JhwB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jVCxQAAANwAAAAPAAAAAAAAAAAAAAAAAJgCAABkcnMv&#10;ZG93bnJldi54bWxQSwUGAAAAAAQABAD1AAAAigMAAAAA&#10;" adj="19864,-15854" fillcolor="#ff9">
                  <v:textbox inset="0,0,0,0">
                    <w:txbxContent>
                      <w:p w:rsidR="0023747D" w:rsidRPr="000E23E9" w:rsidRDefault="0023747D" w:rsidP="00375F9C">
                        <w:pPr>
                          <w:rPr>
                            <w:szCs w:val="18"/>
                          </w:rPr>
                        </w:pPr>
                        <w:r>
                          <w:rPr>
                            <w:rFonts w:hint="eastAsia"/>
                            <w:szCs w:val="18"/>
                          </w:rPr>
                          <w:t xml:space="preserve">Sets position to </w:t>
                        </w:r>
                        <w:r>
                          <w:rPr>
                            <w:szCs w:val="18"/>
                          </w:rPr>
                          <w:t>‘</w:t>
                        </w:r>
                        <w:r>
                          <w:rPr>
                            <w:rFonts w:hint="eastAsia"/>
                            <w:szCs w:val="18"/>
                          </w:rPr>
                          <w:t>relative</w:t>
                        </w:r>
                        <w:r>
                          <w:rPr>
                            <w:szCs w:val="18"/>
                          </w:rPr>
                          <w:t>’</w:t>
                        </w:r>
                      </w:p>
                    </w:txbxContent>
                  </v:textbox>
                </v:shape>
                <v:shape id="AutoShape 166" o:spid="_x0000_s1158" type="#_x0000_t62" style="position:absolute;left:18289;top:11889;width:20573;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qkcUA&#10;AADcAAAADwAAAGRycy9kb3ducmV2LnhtbESPQWsCMRSE74X+h/AKvdWsSy3tapR2S4s96ip4fG6e&#10;u4vJy5Kkuv57IxR6HGbmG2a2GKwRJ/Khc6xgPMpAENdOd9wo2FRfT68gQkTWaByTggsFWMzv72ZY&#10;aHfmFZ3WsREJwqFABW2MfSFlqFuyGEauJ07ewXmLMUnfSO3xnODWyDzLXqTFjtNCiz2VLdXH9a9V&#10;ED6M//yp9lX1vaXdZFNu83JplHp8GN6nICIN8T/8115qBW/5M9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yqRxQAAANwAAAAPAAAAAAAAAAAAAAAAAJgCAABkcnMv&#10;ZG93bnJldi54bWxQSwUGAAAAAAQABAD1AAAAigMAAAAA&#10;" adj="25233,9346" fillcolor="#ff9">
                  <v:textbox inset="0,0,0,0">
                    <w:txbxContent>
                      <w:p w:rsidR="0023747D" w:rsidRPr="000E23E9" w:rsidRDefault="0023747D" w:rsidP="00375F9C">
                        <w:pPr>
                          <w:rPr>
                            <w:szCs w:val="18"/>
                          </w:rPr>
                        </w:pPr>
                        <w:r>
                          <w:rPr>
                            <w:rFonts w:hint="eastAsia"/>
                            <w:szCs w:val="18"/>
                          </w:rPr>
                          <w:t>Sets values to true after 1 second</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458D3" w:rsidP="00375F9C">
      <w:r>
        <w:rPr>
          <w:noProof/>
        </w:rPr>
        <w:drawing>
          <wp:inline distT="0" distB="0" distL="0" distR="0" wp14:anchorId="22452A76" wp14:editId="527AAD69">
            <wp:extent cx="2876191" cy="219048"/>
            <wp:effectExtent l="0" t="0" r="635" b="0"/>
            <wp:docPr id="1190" name="图片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76191" cy="219048"/>
                    </a:xfrm>
                    <a:prstGeom prst="rect">
                      <a:avLst/>
                    </a:prstGeom>
                  </pic:spPr>
                </pic:pic>
              </a:graphicData>
            </a:graphic>
          </wp:inline>
        </w:drawing>
      </w:r>
    </w:p>
    <w:p w:rsidR="00375F9C" w:rsidRDefault="00375F9C" w:rsidP="00E45D25">
      <w:pPr>
        <w:pStyle w:val="3"/>
        <w:numPr>
          <w:ilvl w:val="2"/>
          <w:numId w:val="17"/>
        </w:numPr>
      </w:pPr>
      <w:bookmarkStart w:id="37" w:name="_Toc235676265"/>
      <w:bookmarkStart w:id="38" w:name="_Toc453071684"/>
      <w:r>
        <w:rPr>
          <w:rFonts w:hint="eastAsia"/>
        </w:rPr>
        <w:t>Link</w:t>
      </w:r>
      <w:bookmarkEnd w:id="37"/>
      <w:r>
        <w:rPr>
          <w:rFonts w:hint="eastAsia"/>
        </w:rPr>
        <w:t xml:space="preserve"> Control</w:t>
      </w:r>
      <w:bookmarkEnd w:id="38"/>
    </w:p>
    <w:p w:rsidR="00375F9C" w:rsidRDefault="00375F9C" w:rsidP="00375F9C">
      <w:r w:rsidRPr="00F95585">
        <w:t xml:space="preserve">You can take </w:t>
      </w:r>
      <w:r w:rsidR="00704D04">
        <w:t>xui.</w:t>
      </w:r>
      <w:r w:rsidRPr="00F95585">
        <w:t>UI.Link as a simple button.</w:t>
      </w:r>
    </w:p>
    <w:p w:rsidR="00375F9C" w:rsidRPr="00F95585" w:rsidRDefault="00375F9C" w:rsidP="00375F9C">
      <w:pPr>
        <w:rPr>
          <w:b/>
        </w:rPr>
      </w:pPr>
      <w:r w:rsidRPr="00F95585">
        <w:rPr>
          <w:rFonts w:hint="eastAsia"/>
          <w:b/>
        </w:rPr>
        <w:lastRenderedPageBreak/>
        <w:t>Input:</w:t>
      </w:r>
    </w:p>
    <w:p w:rsidR="00375F9C" w:rsidRDefault="005C781A" w:rsidP="00375F9C">
      <w:pPr>
        <w:rPr>
          <w:b/>
          <w:color w:val="FF0000"/>
        </w:rPr>
      </w:pPr>
      <w:r>
        <w:rPr>
          <w:noProof/>
        </w:rPr>
        <mc:AlternateContent>
          <mc:Choice Requires="wpc">
            <w:drawing>
              <wp:inline distT="0" distB="0" distL="0" distR="0" wp14:anchorId="475B65FE" wp14:editId="18649ABE">
                <wp:extent cx="5257800" cy="2440305"/>
                <wp:effectExtent l="9525" t="0" r="9525" b="7620"/>
                <wp:docPr id="920" name="画布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6" name="Text Box 177"/>
                        <wps:cNvSpPr txBox="1">
                          <a:spLocks noChangeArrowheads="1"/>
                        </wps:cNvSpPr>
                        <wps:spPr bwMode="auto">
                          <a:xfrm>
                            <a:off x="0" y="48850"/>
                            <a:ext cx="5257800" cy="239145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D23FD" w:rsidRDefault="0023747D" w:rsidP="00375F9C">
                              <w:pPr>
                                <w:spacing w:line="240" w:lineRule="exact"/>
                                <w:rPr>
                                  <w:sz w:val="18"/>
                                  <w:szCs w:val="18"/>
                                </w:rPr>
                              </w:pPr>
                              <w:proofErr w:type="gramStart"/>
                              <w:r w:rsidRPr="008D23FD">
                                <w:rPr>
                                  <w:color w:val="0000FF"/>
                                  <w:sz w:val="18"/>
                                  <w:szCs w:val="18"/>
                                </w:rPr>
                                <w:t>var</w:t>
                              </w:r>
                              <w:proofErr w:type="gramEnd"/>
                              <w:r w:rsidRPr="008D23FD">
                                <w:rPr>
                                  <w:sz w:val="18"/>
                                  <w:szCs w:val="18"/>
                                </w:rPr>
                                <w:t xml:space="preserve"> btn=</w:t>
                              </w:r>
                              <w:r w:rsidRPr="008D23FD">
                                <w:rPr>
                                  <w:color w:val="0000FF"/>
                                  <w:sz w:val="18"/>
                                  <w:szCs w:val="18"/>
                                </w:rPr>
                                <w:t>new</w:t>
                              </w:r>
                              <w:r w:rsidRPr="008D23FD">
                                <w:rPr>
                                  <w:sz w:val="18"/>
                                  <w:szCs w:val="18"/>
                                </w:rPr>
                                <w:t xml:space="preserve"> </w:t>
                              </w:r>
                              <w:r>
                                <w:rPr>
                                  <w:sz w:val="18"/>
                                  <w:szCs w:val="18"/>
                                </w:rPr>
                                <w:t>xui.</w:t>
                              </w:r>
                              <w:r w:rsidRPr="008D23FD">
                                <w:rPr>
                                  <w:sz w:val="18"/>
                                  <w:szCs w:val="18"/>
                                </w:rPr>
                                <w:t>UI.</w:t>
                              </w:r>
                              <w:r w:rsidRPr="008D23FD">
                                <w:rPr>
                                  <w:rFonts w:hint="eastAsia"/>
                                  <w:sz w:val="18"/>
                                  <w:szCs w:val="18"/>
                                </w:rPr>
                                <w:t>Link</w:t>
                              </w:r>
                              <w:r w:rsidRPr="008D23FD">
                                <w:rPr>
                                  <w:sz w:val="18"/>
                                  <w:szCs w:val="18"/>
                                </w:rPr>
                                <w:t>();</w:t>
                              </w:r>
                            </w:p>
                            <w:p w:rsidR="0023747D" w:rsidRPr="008D23FD" w:rsidRDefault="0023747D" w:rsidP="00375F9C">
                              <w:pPr>
                                <w:spacing w:line="240" w:lineRule="exact"/>
                                <w:rPr>
                                  <w:sz w:val="18"/>
                                  <w:szCs w:val="18"/>
                                </w:rPr>
                              </w:pPr>
                              <w:proofErr w:type="gramStart"/>
                              <w:r w:rsidRPr="008D23FD">
                                <w:rPr>
                                  <w:rFonts w:hint="eastAsia"/>
                                  <w:sz w:val="18"/>
                                  <w:szCs w:val="18"/>
                                </w:rPr>
                                <w:t>btn.setCaption(</w:t>
                              </w:r>
                              <w:proofErr w:type="gramEnd"/>
                              <w:r w:rsidRPr="008D23FD">
                                <w:rPr>
                                  <w:rFonts w:hint="eastAsia"/>
                                  <w:color w:val="FF00FF"/>
                                  <w:sz w:val="18"/>
                                  <w:szCs w:val="18"/>
                                </w:rPr>
                                <w:t>"</w:t>
                              </w:r>
                              <w:r>
                                <w:rPr>
                                  <w:rFonts w:hint="eastAsia"/>
                                  <w:color w:val="FF00FF"/>
                                  <w:sz w:val="18"/>
                                  <w:szCs w:val="18"/>
                                </w:rPr>
                                <w:t>Click Me</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roofErr w:type="gramStart"/>
                              <w:r w:rsidRPr="008D23FD">
                                <w:rPr>
                                  <w:sz w:val="18"/>
                                  <w:szCs w:val="18"/>
                                </w:rPr>
                                <w:t>onClick(</w:t>
                              </w:r>
                              <w:proofErr w:type="gramEnd"/>
                              <w:r w:rsidRPr="008D23FD">
                                <w:rPr>
                                  <w:color w:val="0000FF"/>
                                  <w:sz w:val="18"/>
                                  <w:szCs w:val="18"/>
                                </w:rPr>
                                <w:t>function</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Pr>
                                  <w:rFonts w:hint="eastAsia"/>
                                  <w:sz w:val="18"/>
                                  <w:szCs w:val="18"/>
                                </w:rPr>
                                <w:t>xui.</w:t>
                              </w:r>
                              <w:r w:rsidRPr="008D23FD">
                                <w:rPr>
                                  <w:rFonts w:hint="eastAsia"/>
                                  <w:sz w:val="18"/>
                                  <w:szCs w:val="18"/>
                                </w:rPr>
                                <w:t>alert(</w:t>
                              </w:r>
                              <w:proofErr w:type="gramEnd"/>
                              <w:r w:rsidRPr="008D23FD">
                                <w:rPr>
                                  <w:rFonts w:hint="eastAsia"/>
                                  <w:color w:val="FF00FF"/>
                                  <w:sz w:val="18"/>
                                  <w:szCs w:val="18"/>
                                </w:rPr>
                                <w:t>"</w:t>
                              </w:r>
                              <w:r>
                                <w:rPr>
                                  <w:rFonts w:hint="eastAsia"/>
                                  <w:color w:val="FF00FF"/>
                                  <w:sz w:val="18"/>
                                  <w:szCs w:val="18"/>
                                </w:rPr>
                                <w:t>Hi</w:t>
                              </w:r>
                              <w:r w:rsidRPr="008D23FD">
                                <w:rPr>
                                  <w:rFonts w:hint="eastAsia"/>
                                  <w:color w:val="FF00FF"/>
                                  <w:sz w:val="18"/>
                                  <w:szCs w:val="18"/>
                                </w:rPr>
                                <w:t>"</w:t>
                              </w:r>
                              <w:r w:rsidRPr="008D23FD">
                                <w:rPr>
                                  <w:rFonts w:hint="eastAsia"/>
                                  <w:sz w:val="18"/>
                                  <w:szCs w:val="18"/>
                                </w:rPr>
                                <w:t>,</w:t>
                              </w:r>
                              <w:r w:rsidRPr="008D23FD">
                                <w:rPr>
                                  <w:rFonts w:hint="eastAsia"/>
                                  <w:color w:val="FF00FF"/>
                                  <w:sz w:val="18"/>
                                  <w:szCs w:val="18"/>
                                </w:rPr>
                                <w:t>"</w:t>
                              </w:r>
                              <w:r>
                                <w:rPr>
                                  <w:rFonts w:hint="eastAsia"/>
                                  <w:color w:val="FF00FF"/>
                                  <w:sz w:val="18"/>
                                  <w:szCs w:val="18"/>
                                </w:rPr>
                                <w:t>You are great!</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
                            <w:p w:rsidR="0023747D" w:rsidRPr="008D23FD" w:rsidRDefault="0023747D" w:rsidP="00375F9C">
                              <w:pPr>
                                <w:spacing w:line="240" w:lineRule="exact"/>
                                <w:rPr>
                                  <w:sz w:val="18"/>
                                  <w:szCs w:val="18"/>
                                </w:rPr>
                              </w:pPr>
                              <w:proofErr w:type="gramStart"/>
                              <w:r w:rsidRPr="008D23FD">
                                <w:rPr>
                                  <w:sz w:val="18"/>
                                  <w:szCs w:val="18"/>
                                </w:rPr>
                                <w:t>btn.show(</w:t>
                              </w:r>
                              <w:proofErr w:type="gramEnd"/>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 href</w:t>
                              </w:r>
                              <w:r>
                                <w:rPr>
                                  <w:rFonts w:hint="eastAsia"/>
                                  <w:color w:val="008000"/>
                                  <w:sz w:val="18"/>
                                  <w:szCs w:val="18"/>
                                </w:rPr>
                                <w:t xml:space="preserve"> property</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hyperlink r:id="rId59" w:history="1">
                                <w:r w:rsidRPr="00CF291A">
                                  <w:rPr>
                                    <w:rStyle w:val="a3"/>
                                    <w:sz w:val="18"/>
                                    <w:szCs w:val="18"/>
                                  </w:rPr>
                                  <w:t>http://www.</w:t>
                                </w:r>
                                <w:r w:rsidRPr="00CF291A">
                                  <w:rPr>
                                    <w:rStyle w:val="a3"/>
                                    <w:rFonts w:hint="eastAsia"/>
                                    <w:sz w:val="18"/>
                                    <w:szCs w:val="18"/>
                                  </w:rPr>
                                  <w:t>crossui.com</w:t>
                                </w:r>
                              </w:hyperlink>
                              <w:r>
                                <w:rPr>
                                  <w:rFonts w:hint="eastAsia"/>
                                  <w:color w:val="FF00FF"/>
                                  <w:sz w:val="18"/>
                                  <w:szCs w:val="18"/>
                                </w:rPr>
                                <w:t>,</w:t>
                              </w:r>
                              <w:r w:rsidRPr="009C670E">
                                <w:t xml:space="preserve"> </w:t>
                              </w:r>
                              <w:r w:rsidRPr="009C670E">
                                <w:rPr>
                                  <w:sz w:val="18"/>
                                  <w:szCs w:val="18"/>
                                </w:rPr>
                                <w:t>target</w:t>
                              </w:r>
                              <w:r>
                                <w:rPr>
                                  <w:rFonts w:hint="eastAsia"/>
                                  <w:color w:val="FF00FF"/>
                                  <w:sz w:val="18"/>
                                  <w:szCs w:val="18"/>
                                </w:rPr>
                                <w:t>:</w:t>
                              </w:r>
                              <w:r w:rsidRPr="009C670E">
                                <w:rPr>
                                  <w:color w:val="FF00FF"/>
                                  <w:sz w:val="18"/>
                                  <w:szCs w:val="18"/>
                                </w:rPr>
                                <w:t xml:space="preserve"> </w:t>
                              </w:r>
                              <w:r>
                                <w:rPr>
                                  <w:color w:val="FF00FF"/>
                                  <w:sz w:val="18"/>
                                  <w:szCs w:val="18"/>
                                </w:rPr>
                                <w:t>"</w:t>
                              </w:r>
                              <w:r>
                                <w:rPr>
                                  <w:rFonts w:hint="eastAsia"/>
                                  <w:color w:val="FF00FF"/>
                                  <w:sz w:val="18"/>
                                  <w:szCs w:val="18"/>
                                </w:rPr>
                                <w:t>_blank</w:t>
                              </w:r>
                              <w:r w:rsidRPr="008D23FD">
                                <w:rPr>
                                  <w:color w:val="FF00FF"/>
                                  <w:sz w:val="18"/>
                                  <w:szCs w:val="18"/>
                                </w:rPr>
                                <w:t>"</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color w:val="800000"/>
                                  <w:sz w:val="18"/>
                                  <w:szCs w:val="18"/>
                                </w:rPr>
                                <w:t>100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w:t>
                              </w:r>
                              <w:r>
                                <w:rPr>
                                  <w:rFonts w:hint="eastAsia"/>
                                  <w:color w:val="008000"/>
                                  <w:sz w:val="18"/>
                                  <w:szCs w:val="18"/>
                                </w:rPr>
                                <w:t xml:space="preserve"> href was disabled when return false</w:t>
                              </w:r>
                              <w:r w:rsidRPr="008D23FD">
                                <w:rPr>
                                  <w:rFonts w:hint="eastAsia"/>
                                  <w:sz w:val="18"/>
                                  <w:szCs w:val="18"/>
                                </w:rPr>
                                <w:t xml:space="preserve"> </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r w:rsidRPr="008D23FD">
                                <w:rPr>
                                  <w:color w:val="FF00FF"/>
                                  <w:sz w:val="18"/>
                                  <w:szCs w:val="18"/>
                                </w:rPr>
                                <w:t>"http://www.longboo.com"</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rFonts w:hint="eastAsia"/>
                                  <w:color w:val="800000"/>
                                  <w:sz w:val="18"/>
                                  <w:szCs w:val="18"/>
                                </w:rPr>
                                <w:t>2</w:t>
                              </w:r>
                              <w:r w:rsidRPr="008D23FD">
                                <w:rPr>
                                  <w:color w:val="800000"/>
                                  <w:sz w:val="18"/>
                                  <w:szCs w:val="18"/>
                                </w:rPr>
                                <w:t>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w:t>
                              </w:r>
                              <w:proofErr w:type="gramStart"/>
                              <w:r w:rsidRPr="008D23FD">
                                <w:rPr>
                                  <w:rFonts w:hint="eastAsia"/>
                                  <w:sz w:val="18"/>
                                  <w:szCs w:val="18"/>
                                </w:rPr>
                                <w:t>onClick(</w:t>
                              </w:r>
                              <w:proofErr w:type="gramEnd"/>
                              <w:r w:rsidRPr="008D23FD">
                                <w:rPr>
                                  <w:rFonts w:hint="eastAsia"/>
                                  <w:color w:val="0000FF"/>
                                  <w:sz w:val="18"/>
                                  <w:szCs w:val="18"/>
                                </w:rPr>
                                <w:t>function</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sidRPr="008D23FD">
                                <w:rPr>
                                  <w:rFonts w:hint="eastAsia"/>
                                  <w:color w:val="0000FF"/>
                                  <w:sz w:val="18"/>
                                  <w:szCs w:val="18"/>
                                </w:rPr>
                                <w:t>return</w:t>
                              </w:r>
                              <w:proofErr w:type="gramEnd"/>
                              <w:r w:rsidRPr="008D23FD">
                                <w:rPr>
                                  <w:rFonts w:hint="eastAsia"/>
                                  <w:sz w:val="18"/>
                                  <w:szCs w:val="18"/>
                                </w:rPr>
                                <w:t xml:space="preserve"> </w:t>
                              </w:r>
                              <w:r w:rsidRPr="008D23FD">
                                <w:rPr>
                                  <w:rFonts w:hint="eastAsia"/>
                                  <w:color w:val="0000FF"/>
                                  <w:sz w:val="18"/>
                                  <w:szCs w:val="18"/>
                                </w:rPr>
                                <w:t>false</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w:t>
                              </w:r>
                            </w:p>
                          </w:txbxContent>
                        </wps:txbx>
                        <wps:bodyPr rot="0" vert="horz" wrap="square" lIns="54000" tIns="46800" rIns="54000" bIns="45720" anchor="t" anchorCtr="0" upright="1">
                          <a:spAutoFit/>
                        </wps:bodyPr>
                      </wps:wsp>
                      <wps:wsp>
                        <wps:cNvPr id="918" name="AutoShape 178"/>
                        <wps:cNvSpPr>
                          <a:spLocks noChangeArrowheads="1"/>
                        </wps:cNvSpPr>
                        <wps:spPr bwMode="auto">
                          <a:xfrm flipH="1">
                            <a:off x="2171473" y="395902"/>
                            <a:ext cx="1486452" cy="198316"/>
                          </a:xfrm>
                          <a:prstGeom prst="wedgeRoundRectCallout">
                            <a:avLst>
                              <a:gd name="adj1" fmla="val 126023"/>
                              <a:gd name="adj2" fmla="val 111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5325C0">
                              <w:pPr>
                                <w:jc w:val="center"/>
                                <w:rPr>
                                  <w:szCs w:val="18"/>
                                </w:rPr>
                              </w:pPr>
                              <w:r>
                                <w:rPr>
                                  <w:rFonts w:hint="eastAsia"/>
                                  <w:szCs w:val="18"/>
                                </w:rPr>
                                <w:t>Adds onClick event</w:t>
                              </w:r>
                            </w:p>
                          </w:txbxContent>
                        </wps:txbx>
                        <wps:bodyPr rot="0" vert="horz" wrap="square" lIns="0" tIns="0" rIns="0" bIns="0" anchor="t" anchorCtr="0" upright="1">
                          <a:noAutofit/>
                        </wps:bodyPr>
                      </wps:wsp>
                      <wps:wsp>
                        <wps:cNvPr id="919" name="AutoShape 179"/>
                        <wps:cNvSpPr>
                          <a:spLocks noChangeArrowheads="1"/>
                        </wps:cNvSpPr>
                        <wps:spPr bwMode="auto">
                          <a:xfrm flipH="1">
                            <a:off x="1485705" y="99158"/>
                            <a:ext cx="1029024" cy="198316"/>
                          </a:xfrm>
                          <a:prstGeom prst="wedgeRoundRectCallout">
                            <a:avLst>
                              <a:gd name="adj1" fmla="val 60491"/>
                              <a:gd name="adj2" fmla="val 80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95585" w:rsidRDefault="0023747D" w:rsidP="005325C0">
                              <w:pPr>
                                <w:jc w:val="center"/>
                                <w:rPr>
                                  <w:szCs w:val="18"/>
                                </w:rPr>
                              </w:pPr>
                              <w:r>
                                <w:rPr>
                                  <w:rFonts w:hint="eastAsia"/>
                                  <w:szCs w:val="18"/>
                                </w:rPr>
                                <w:t>Sets caption</w:t>
                              </w:r>
                            </w:p>
                          </w:txbxContent>
                        </wps:txbx>
                        <wps:bodyPr rot="0" vert="horz" wrap="square" lIns="0" tIns="0" rIns="0" bIns="0" anchor="t" anchorCtr="0" upright="1">
                          <a:noAutofit/>
                        </wps:bodyPr>
                      </wps:wsp>
                    </wpc:wpc>
                  </a:graphicData>
                </a:graphic>
              </wp:inline>
            </w:drawing>
          </mc:Choice>
          <mc:Fallback>
            <w:pict>
              <v:group id="画布 175" o:spid="_x0000_s1159"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">
                <v:shape id="_x0000_s1160" type="#_x0000_t75" style="position:absolute;width:52578;height:24403;visibility:visible;mso-wrap-style:square">
                  <v:fill o:detectmouseclick="t"/>
                  <v:path o:connecttype="none"/>
                </v:shape>
                <v:shape id="Text Box 177" o:spid="_x0000_s1161"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VGsMA&#10;AADcAAAADwAAAGRycy9kb3ducmV2LnhtbESPQYvCMBSE74L/IbwFb5q6h6LVKMuKdC8L6q73R/O2&#10;KTYvJYm1/nuzIHgcZuYbZr0dbCt68qFxrGA+y0AQV043XCv4/dlPFyBCRNbYOiYFdwqw3YxHayy0&#10;u/GR+lOsRYJwKFCBibErpAyVIYth5jri5P05bzEm6WupPd4S3LbyPctyabHhtGCwo09D1eV0tQqq&#10;y27Ylc3Z+P5qFwe9LO/feanU5G34WIGINMRX+Nn+0gqW8xz+z6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cVGsMAAADcAAAADwAAAAAAAAAAAAAAAACYAgAAZHJzL2Rv&#10;d25yZXYueG1sUEsFBgAAAAAEAAQA9QAAAIgDAAAAAA==&#10;" strokeweight="1pt">
                  <v:textbox style="mso-fit-shape-to-text:t" inset="1.5mm,1.3mm,1.5mm">
                    <w:txbxContent>
                      <w:p w:rsidR="0023747D" w:rsidRPr="008D23FD" w:rsidRDefault="0023747D" w:rsidP="00375F9C">
                        <w:pPr>
                          <w:spacing w:line="240" w:lineRule="exact"/>
                          <w:rPr>
                            <w:sz w:val="18"/>
                            <w:szCs w:val="18"/>
                          </w:rPr>
                        </w:pPr>
                        <w:proofErr w:type="gramStart"/>
                        <w:r w:rsidRPr="008D23FD">
                          <w:rPr>
                            <w:color w:val="0000FF"/>
                            <w:sz w:val="18"/>
                            <w:szCs w:val="18"/>
                          </w:rPr>
                          <w:t>var</w:t>
                        </w:r>
                        <w:proofErr w:type="gramEnd"/>
                        <w:r w:rsidRPr="008D23FD">
                          <w:rPr>
                            <w:sz w:val="18"/>
                            <w:szCs w:val="18"/>
                          </w:rPr>
                          <w:t xml:space="preserve"> btn=</w:t>
                        </w:r>
                        <w:r w:rsidRPr="008D23FD">
                          <w:rPr>
                            <w:color w:val="0000FF"/>
                            <w:sz w:val="18"/>
                            <w:szCs w:val="18"/>
                          </w:rPr>
                          <w:t>new</w:t>
                        </w:r>
                        <w:r w:rsidRPr="008D23FD">
                          <w:rPr>
                            <w:sz w:val="18"/>
                            <w:szCs w:val="18"/>
                          </w:rPr>
                          <w:t xml:space="preserve"> </w:t>
                        </w:r>
                        <w:r>
                          <w:rPr>
                            <w:sz w:val="18"/>
                            <w:szCs w:val="18"/>
                          </w:rPr>
                          <w:t>xui.</w:t>
                        </w:r>
                        <w:r w:rsidRPr="008D23FD">
                          <w:rPr>
                            <w:sz w:val="18"/>
                            <w:szCs w:val="18"/>
                          </w:rPr>
                          <w:t>UI.</w:t>
                        </w:r>
                        <w:r w:rsidRPr="008D23FD">
                          <w:rPr>
                            <w:rFonts w:hint="eastAsia"/>
                            <w:sz w:val="18"/>
                            <w:szCs w:val="18"/>
                          </w:rPr>
                          <w:t>Link</w:t>
                        </w:r>
                        <w:r w:rsidRPr="008D23FD">
                          <w:rPr>
                            <w:sz w:val="18"/>
                            <w:szCs w:val="18"/>
                          </w:rPr>
                          <w:t>();</w:t>
                        </w:r>
                      </w:p>
                      <w:p w:rsidR="0023747D" w:rsidRPr="008D23FD" w:rsidRDefault="0023747D" w:rsidP="00375F9C">
                        <w:pPr>
                          <w:spacing w:line="240" w:lineRule="exact"/>
                          <w:rPr>
                            <w:sz w:val="18"/>
                            <w:szCs w:val="18"/>
                          </w:rPr>
                        </w:pPr>
                        <w:proofErr w:type="gramStart"/>
                        <w:r w:rsidRPr="008D23FD">
                          <w:rPr>
                            <w:rFonts w:hint="eastAsia"/>
                            <w:sz w:val="18"/>
                            <w:szCs w:val="18"/>
                          </w:rPr>
                          <w:t>btn.setCaption(</w:t>
                        </w:r>
                        <w:proofErr w:type="gramEnd"/>
                        <w:r w:rsidRPr="008D23FD">
                          <w:rPr>
                            <w:rFonts w:hint="eastAsia"/>
                            <w:color w:val="FF00FF"/>
                            <w:sz w:val="18"/>
                            <w:szCs w:val="18"/>
                          </w:rPr>
                          <w:t>"</w:t>
                        </w:r>
                        <w:r>
                          <w:rPr>
                            <w:rFonts w:hint="eastAsia"/>
                            <w:color w:val="FF00FF"/>
                            <w:sz w:val="18"/>
                            <w:szCs w:val="18"/>
                          </w:rPr>
                          <w:t>Click Me</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roofErr w:type="gramStart"/>
                        <w:r w:rsidRPr="008D23FD">
                          <w:rPr>
                            <w:sz w:val="18"/>
                            <w:szCs w:val="18"/>
                          </w:rPr>
                          <w:t>onClick(</w:t>
                        </w:r>
                        <w:proofErr w:type="gramEnd"/>
                        <w:r w:rsidRPr="008D23FD">
                          <w:rPr>
                            <w:color w:val="0000FF"/>
                            <w:sz w:val="18"/>
                            <w:szCs w:val="18"/>
                          </w:rPr>
                          <w:t>function</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Pr>
                            <w:rFonts w:hint="eastAsia"/>
                            <w:sz w:val="18"/>
                            <w:szCs w:val="18"/>
                          </w:rPr>
                          <w:t>xui.</w:t>
                        </w:r>
                        <w:r w:rsidRPr="008D23FD">
                          <w:rPr>
                            <w:rFonts w:hint="eastAsia"/>
                            <w:sz w:val="18"/>
                            <w:szCs w:val="18"/>
                          </w:rPr>
                          <w:t>alert(</w:t>
                        </w:r>
                        <w:proofErr w:type="gramEnd"/>
                        <w:r w:rsidRPr="008D23FD">
                          <w:rPr>
                            <w:rFonts w:hint="eastAsia"/>
                            <w:color w:val="FF00FF"/>
                            <w:sz w:val="18"/>
                            <w:szCs w:val="18"/>
                          </w:rPr>
                          <w:t>"</w:t>
                        </w:r>
                        <w:r>
                          <w:rPr>
                            <w:rFonts w:hint="eastAsia"/>
                            <w:color w:val="FF00FF"/>
                            <w:sz w:val="18"/>
                            <w:szCs w:val="18"/>
                          </w:rPr>
                          <w:t>Hi</w:t>
                        </w:r>
                        <w:r w:rsidRPr="008D23FD">
                          <w:rPr>
                            <w:rFonts w:hint="eastAsia"/>
                            <w:color w:val="FF00FF"/>
                            <w:sz w:val="18"/>
                            <w:szCs w:val="18"/>
                          </w:rPr>
                          <w:t>"</w:t>
                        </w:r>
                        <w:r w:rsidRPr="008D23FD">
                          <w:rPr>
                            <w:rFonts w:hint="eastAsia"/>
                            <w:sz w:val="18"/>
                            <w:szCs w:val="18"/>
                          </w:rPr>
                          <w:t>,</w:t>
                        </w:r>
                        <w:r w:rsidRPr="008D23FD">
                          <w:rPr>
                            <w:rFonts w:hint="eastAsia"/>
                            <w:color w:val="FF00FF"/>
                            <w:sz w:val="18"/>
                            <w:szCs w:val="18"/>
                          </w:rPr>
                          <w:t>"</w:t>
                        </w:r>
                        <w:r>
                          <w:rPr>
                            <w:rFonts w:hint="eastAsia"/>
                            <w:color w:val="FF00FF"/>
                            <w:sz w:val="18"/>
                            <w:szCs w:val="18"/>
                          </w:rPr>
                          <w:t>You are great!</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
                      <w:p w:rsidR="0023747D" w:rsidRPr="008D23FD" w:rsidRDefault="0023747D" w:rsidP="00375F9C">
                        <w:pPr>
                          <w:spacing w:line="240" w:lineRule="exact"/>
                          <w:rPr>
                            <w:sz w:val="18"/>
                            <w:szCs w:val="18"/>
                          </w:rPr>
                        </w:pPr>
                        <w:proofErr w:type="gramStart"/>
                        <w:r w:rsidRPr="008D23FD">
                          <w:rPr>
                            <w:sz w:val="18"/>
                            <w:szCs w:val="18"/>
                          </w:rPr>
                          <w:t>btn.show(</w:t>
                        </w:r>
                        <w:proofErr w:type="gramEnd"/>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 href</w:t>
                        </w:r>
                        <w:r>
                          <w:rPr>
                            <w:rFonts w:hint="eastAsia"/>
                            <w:color w:val="008000"/>
                            <w:sz w:val="18"/>
                            <w:szCs w:val="18"/>
                          </w:rPr>
                          <w:t xml:space="preserve"> property</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hyperlink r:id="rId60" w:history="1">
                          <w:r w:rsidRPr="00CF291A">
                            <w:rPr>
                              <w:rStyle w:val="a3"/>
                              <w:sz w:val="18"/>
                              <w:szCs w:val="18"/>
                            </w:rPr>
                            <w:t>http://www.</w:t>
                          </w:r>
                          <w:r w:rsidRPr="00CF291A">
                            <w:rPr>
                              <w:rStyle w:val="a3"/>
                              <w:rFonts w:hint="eastAsia"/>
                              <w:sz w:val="18"/>
                              <w:szCs w:val="18"/>
                            </w:rPr>
                            <w:t>crossui.com</w:t>
                          </w:r>
                        </w:hyperlink>
                        <w:r>
                          <w:rPr>
                            <w:rFonts w:hint="eastAsia"/>
                            <w:color w:val="FF00FF"/>
                            <w:sz w:val="18"/>
                            <w:szCs w:val="18"/>
                          </w:rPr>
                          <w:t>,</w:t>
                        </w:r>
                        <w:r w:rsidRPr="009C670E">
                          <w:t xml:space="preserve"> </w:t>
                        </w:r>
                        <w:r w:rsidRPr="009C670E">
                          <w:rPr>
                            <w:sz w:val="18"/>
                            <w:szCs w:val="18"/>
                          </w:rPr>
                          <w:t>target</w:t>
                        </w:r>
                        <w:r>
                          <w:rPr>
                            <w:rFonts w:hint="eastAsia"/>
                            <w:color w:val="FF00FF"/>
                            <w:sz w:val="18"/>
                            <w:szCs w:val="18"/>
                          </w:rPr>
                          <w:t>:</w:t>
                        </w:r>
                        <w:r w:rsidRPr="009C670E">
                          <w:rPr>
                            <w:color w:val="FF00FF"/>
                            <w:sz w:val="18"/>
                            <w:szCs w:val="18"/>
                          </w:rPr>
                          <w:t xml:space="preserve"> </w:t>
                        </w:r>
                        <w:r>
                          <w:rPr>
                            <w:color w:val="FF00FF"/>
                            <w:sz w:val="18"/>
                            <w:szCs w:val="18"/>
                          </w:rPr>
                          <w:t>"</w:t>
                        </w:r>
                        <w:r>
                          <w:rPr>
                            <w:rFonts w:hint="eastAsia"/>
                            <w:color w:val="FF00FF"/>
                            <w:sz w:val="18"/>
                            <w:szCs w:val="18"/>
                          </w:rPr>
                          <w:t>_blank</w:t>
                        </w:r>
                        <w:r w:rsidRPr="008D23FD">
                          <w:rPr>
                            <w:color w:val="FF00FF"/>
                            <w:sz w:val="18"/>
                            <w:szCs w:val="18"/>
                          </w:rPr>
                          <w:t>"</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color w:val="800000"/>
                            <w:sz w:val="18"/>
                            <w:szCs w:val="18"/>
                          </w:rPr>
                          <w:t>100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w:t>
                        </w:r>
                        <w:r>
                          <w:rPr>
                            <w:rFonts w:hint="eastAsia"/>
                            <w:color w:val="008000"/>
                            <w:sz w:val="18"/>
                            <w:szCs w:val="18"/>
                          </w:rPr>
                          <w:t xml:space="preserve"> href was disabled when return false</w:t>
                        </w:r>
                        <w:r w:rsidRPr="008D23FD">
                          <w:rPr>
                            <w:rFonts w:hint="eastAsia"/>
                            <w:sz w:val="18"/>
                            <w:szCs w:val="18"/>
                          </w:rPr>
                          <w:t xml:space="preserve"> </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r w:rsidRPr="008D23FD">
                          <w:rPr>
                            <w:color w:val="FF00FF"/>
                            <w:sz w:val="18"/>
                            <w:szCs w:val="18"/>
                          </w:rPr>
                          <w:t>"http://www.longboo.com"</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rFonts w:hint="eastAsia"/>
                            <w:color w:val="800000"/>
                            <w:sz w:val="18"/>
                            <w:szCs w:val="18"/>
                          </w:rPr>
                          <w:t>2</w:t>
                        </w:r>
                        <w:r w:rsidRPr="008D23FD">
                          <w:rPr>
                            <w:color w:val="800000"/>
                            <w:sz w:val="18"/>
                            <w:szCs w:val="18"/>
                          </w:rPr>
                          <w:t>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w:t>
                        </w:r>
                        <w:proofErr w:type="gramStart"/>
                        <w:r w:rsidRPr="008D23FD">
                          <w:rPr>
                            <w:rFonts w:hint="eastAsia"/>
                            <w:sz w:val="18"/>
                            <w:szCs w:val="18"/>
                          </w:rPr>
                          <w:t>onClick(</w:t>
                        </w:r>
                        <w:proofErr w:type="gramEnd"/>
                        <w:r w:rsidRPr="008D23FD">
                          <w:rPr>
                            <w:rFonts w:hint="eastAsia"/>
                            <w:color w:val="0000FF"/>
                            <w:sz w:val="18"/>
                            <w:szCs w:val="18"/>
                          </w:rPr>
                          <w:t>function</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sidRPr="008D23FD">
                          <w:rPr>
                            <w:rFonts w:hint="eastAsia"/>
                            <w:color w:val="0000FF"/>
                            <w:sz w:val="18"/>
                            <w:szCs w:val="18"/>
                          </w:rPr>
                          <w:t>return</w:t>
                        </w:r>
                        <w:proofErr w:type="gramEnd"/>
                        <w:r w:rsidRPr="008D23FD">
                          <w:rPr>
                            <w:rFonts w:hint="eastAsia"/>
                            <w:sz w:val="18"/>
                            <w:szCs w:val="18"/>
                          </w:rPr>
                          <w:t xml:space="preserve"> </w:t>
                        </w:r>
                        <w:r w:rsidRPr="008D23FD">
                          <w:rPr>
                            <w:rFonts w:hint="eastAsia"/>
                            <w:color w:val="0000FF"/>
                            <w:sz w:val="18"/>
                            <w:szCs w:val="18"/>
                          </w:rPr>
                          <w:t>false</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w:t>
                        </w:r>
                      </w:p>
                    </w:txbxContent>
                  </v:textbox>
                </v:shape>
                <v:shape id="AutoShape 178" o:spid="_x0000_s1162" type="#_x0000_t62" style="position:absolute;left:21714;top:3959;width:14865;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ldcIA&#10;AADcAAAADwAAAGRycy9kb3ducmV2LnhtbERPy2rCQBTdF/oPwy24q5OI2DY6ShEUUTcmFbq8ZK5J&#10;aOZOyEwe/r2zELo8nPdqM5pa9NS6yrKCeBqBIM6trrhQ8JPt3j9BOI+ssbZMCu7kYLN+fVlhou3A&#10;F+pTX4gQwi5BBaX3TSKly0sy6Ka2IQ7czbYGfYBtIXWLQwg3tZxF0UIarDg0lNjQtqT8L+2Mgnnm&#10;5HWf/0bdtftw4+kcn4/zWKnJ2/i9BOFp9P/ip/ugFXzFYW04E4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KV1wgAAANwAAAAPAAAAAAAAAAAAAAAAAJgCAABkcnMvZG93&#10;bnJldi54bWxQSwUGAAAAAAQABAD1AAAAhwMAAAAA&#10;" adj="38021,11041" fillcolor="#ff9">
                  <v:textbox inset="0,0,0,0">
                    <w:txbxContent>
                      <w:p w:rsidR="0023747D" w:rsidRPr="000E23E9" w:rsidRDefault="0023747D" w:rsidP="005325C0">
                        <w:pPr>
                          <w:jc w:val="center"/>
                          <w:rPr>
                            <w:szCs w:val="18"/>
                          </w:rPr>
                        </w:pPr>
                        <w:r>
                          <w:rPr>
                            <w:rFonts w:hint="eastAsia"/>
                            <w:szCs w:val="18"/>
                          </w:rPr>
                          <w:t>Adds onClick event</w:t>
                        </w:r>
                      </w:p>
                    </w:txbxContent>
                  </v:textbox>
                </v:shape>
                <v:shape id="AutoShape 179" o:spid="_x0000_s1163" type="#_x0000_t62" style="position:absolute;left:14857;top:991;width:10290;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KPLcUA&#10;AADcAAAADwAAAGRycy9kb3ducmV2LnhtbESPQWvCQBSE74X+h+UVvNVNKhZNXaUoUg8iGPX+zL5u&#10;0mbfhuxWo7/eFQoeh5n5hpnMOluLE7W+cqwg7ScgiAunKzYK9rvl6wiED8gaa8ek4EIeZtPnpwlm&#10;2p15S6c8GBEh7DNUUIbQZFL6oiSLvu8a4uh9u9ZiiLI1Urd4jnBby7ckeZcWK44LJTY0L6n4zf+s&#10;ArP5GV6Lo9y4wWW+MFan6/zroFTvpfv8ABGoC4/wf3ulFYzTMdzPxCM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o8txQAAANwAAAAPAAAAAAAAAAAAAAAAAJgCAABkcnMv&#10;ZG93bnJldi54bWxQSwUGAAAAAAQABAD1AAAAigMAAAAA&#10;" adj="23866,28107" fillcolor="#ff9">
                  <v:textbox inset="0,0,0,0">
                    <w:txbxContent>
                      <w:p w:rsidR="0023747D" w:rsidRPr="00F95585" w:rsidRDefault="0023747D" w:rsidP="005325C0">
                        <w:pPr>
                          <w:jc w:val="center"/>
                          <w:rPr>
                            <w:szCs w:val="18"/>
                          </w:rPr>
                        </w:pPr>
                        <w:r>
                          <w:rPr>
                            <w:rFonts w:hint="eastAsia"/>
                            <w:szCs w:val="18"/>
                          </w:rPr>
                          <w:t>Sets caption</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Pr="00D61EF0" w:rsidRDefault="00160BBB" w:rsidP="00375F9C">
      <w:pPr>
        <w:jc w:val="left"/>
        <w:rPr>
          <w:b/>
          <w:color w:val="FF0000"/>
        </w:rPr>
      </w:pPr>
      <w:r>
        <w:rPr>
          <w:rFonts w:hint="eastAsia"/>
          <w:b/>
          <w:noProof/>
          <w:color w:val="FF0000"/>
        </w:rPr>
        <mc:AlternateContent>
          <mc:Choice Requires="wps">
            <w:drawing>
              <wp:anchor distT="0" distB="0" distL="114300" distR="114300" simplePos="0" relativeHeight="251577856" behindDoc="0" locked="0" layoutInCell="1" allowOverlap="1" wp14:anchorId="669119DA" wp14:editId="6799AE30">
                <wp:simplePos x="0" y="0"/>
                <wp:positionH relativeFrom="column">
                  <wp:posOffset>605155</wp:posOffset>
                </wp:positionH>
                <wp:positionV relativeFrom="line">
                  <wp:posOffset>590550</wp:posOffset>
                </wp:positionV>
                <wp:extent cx="1390015" cy="198120"/>
                <wp:effectExtent l="0" t="0" r="19685" b="259080"/>
                <wp:wrapNone/>
                <wp:docPr id="914" name="AutoShap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90015" cy="198120"/>
                        </a:xfrm>
                        <a:prstGeom prst="wedgeRoundRectCallout">
                          <a:avLst>
                            <a:gd name="adj1" fmla="val 14296"/>
                            <a:gd name="adj2" fmla="val 17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szCs w:val="18"/>
                              </w:rPr>
                              <w:t>Goes</w:t>
                            </w:r>
                            <w:r>
                              <w:rPr>
                                <w:rFonts w:hint="eastAsia"/>
                                <w:szCs w:val="18"/>
                              </w:rPr>
                              <w:t xml:space="preserve"> to crossui.com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3" o:spid="_x0000_s1164" type="#_x0000_t62" style="position:absolute;margin-left:47.65pt;margin-top:46.5pt;width:109.45pt;height:15.6pt;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" adj="13888,48115" fillcolor="#ff9">
                <v:textbox inset="0,0,0,0">
                  <w:txbxContent>
                    <w:p w:rsidR="0023747D" w:rsidRPr="000E23E9" w:rsidRDefault="0023747D" w:rsidP="00160BBB">
                      <w:pPr>
                        <w:jc w:val="center"/>
                        <w:rPr>
                          <w:szCs w:val="18"/>
                        </w:rPr>
                      </w:pPr>
                      <w:r>
                        <w:rPr>
                          <w:szCs w:val="18"/>
                        </w:rPr>
                        <w:t>Goes</w:t>
                      </w:r>
                      <w:r>
                        <w:rPr>
                          <w:rFonts w:hint="eastAsia"/>
                          <w:szCs w:val="18"/>
                        </w:rPr>
                        <w:t xml:space="preserve"> to crossui.com</w:t>
                      </w:r>
                    </w:p>
                  </w:txbxContent>
                </v:textbox>
                <w10:wrap anchory="line"/>
              </v:shape>
            </w:pict>
          </mc:Fallback>
        </mc:AlternateContent>
      </w:r>
      <w:r w:rsidR="00CD05D1">
        <w:rPr>
          <w:rFonts w:hint="eastAsia"/>
          <w:b/>
          <w:noProof/>
          <w:color w:val="FF0000"/>
        </w:rPr>
        <mc:AlternateContent>
          <mc:Choice Requires="wps">
            <w:drawing>
              <wp:anchor distT="0" distB="0" distL="114300" distR="114300" simplePos="0" relativeHeight="251575808" behindDoc="0" locked="0" layoutInCell="1" allowOverlap="1" wp14:anchorId="0DBC5A28" wp14:editId="0DDB6788">
                <wp:simplePos x="0" y="0"/>
                <wp:positionH relativeFrom="column">
                  <wp:posOffset>729615</wp:posOffset>
                </wp:positionH>
                <wp:positionV relativeFrom="line">
                  <wp:posOffset>295275</wp:posOffset>
                </wp:positionV>
                <wp:extent cx="1257300" cy="198120"/>
                <wp:effectExtent l="247650" t="95250" r="19050" b="11430"/>
                <wp:wrapNone/>
                <wp:docPr id="915" name="Auto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6360"/>
                            <a:gd name="adj2" fmla="val -875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szCs w:val="18"/>
                              </w:rPr>
                              <w:t>S</w:t>
                            </w:r>
                            <w:r>
                              <w:rPr>
                                <w:rFonts w:hint="eastAsia"/>
                                <w:szCs w:val="18"/>
                              </w:rPr>
                              <w:t>hows alert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1" o:spid="_x0000_s1165" type="#_x0000_t62" style="position:absolute;margin-left:57.45pt;margin-top:23.25pt;width:99pt;height:15.6pt;flip:x;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" adj="25134,-8101" fillcolor="#ff9">
                <v:textbox inset="0,0,0,0">
                  <w:txbxContent>
                    <w:p w:rsidR="0023747D" w:rsidRPr="000E23E9" w:rsidRDefault="0023747D" w:rsidP="00160BBB">
                      <w:pPr>
                        <w:jc w:val="center"/>
                        <w:rPr>
                          <w:szCs w:val="18"/>
                        </w:rPr>
                      </w:pPr>
                      <w:r>
                        <w:rPr>
                          <w:szCs w:val="18"/>
                        </w:rPr>
                        <w:t>S</w:t>
                      </w:r>
                      <w:r>
                        <w:rPr>
                          <w:rFonts w:hint="eastAsia"/>
                          <w:szCs w:val="18"/>
                        </w:rPr>
                        <w:t>hows alert window</w:t>
                      </w:r>
                    </w:p>
                  </w:txbxContent>
                </v:textbox>
                <w10:wrap anchory="line"/>
              </v:shape>
            </w:pict>
          </mc:Fallback>
        </mc:AlternateContent>
      </w:r>
      <w:r w:rsidR="00CD05D1">
        <w:rPr>
          <w:rFonts w:hint="eastAsia"/>
          <w:b/>
          <w:noProof/>
          <w:color w:val="FF0000"/>
        </w:rPr>
        <mc:AlternateContent>
          <mc:Choice Requires="wps">
            <w:drawing>
              <wp:anchor distT="0" distB="0" distL="114300" distR="114300" simplePos="0" relativeHeight="251576832" behindDoc="0" locked="0" layoutInCell="1" allowOverlap="1" wp14:anchorId="351F8C52" wp14:editId="1656FD4F">
                <wp:simplePos x="0" y="0"/>
                <wp:positionH relativeFrom="column">
                  <wp:posOffset>2167890</wp:posOffset>
                </wp:positionH>
                <wp:positionV relativeFrom="line">
                  <wp:posOffset>571500</wp:posOffset>
                </wp:positionV>
                <wp:extent cx="1028065" cy="198120"/>
                <wp:effectExtent l="0" t="0" r="19685" b="259080"/>
                <wp:wrapNone/>
                <wp:docPr id="913" name="Auto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065" cy="198120"/>
                        </a:xfrm>
                        <a:prstGeom prst="wedgeRoundRectCallout">
                          <a:avLst>
                            <a:gd name="adj1" fmla="val 40176"/>
                            <a:gd name="adj2" fmla="val 165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rFonts w:hint="eastAsia"/>
                                <w:szCs w:val="18"/>
                              </w:rPr>
                              <w:t>No action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2" o:spid="_x0000_s1166" type="#_x0000_t62" style="position:absolute;margin-left:170.7pt;margin-top:45pt;width:80.95pt;height:15.6pt;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" adj="19478,46592" fillcolor="#ff9">
                <v:textbox inset="0,0,0,0">
                  <w:txbxContent>
                    <w:p w:rsidR="0023747D" w:rsidRPr="000E23E9" w:rsidRDefault="0023747D" w:rsidP="00160BBB">
                      <w:pPr>
                        <w:jc w:val="center"/>
                        <w:rPr>
                          <w:szCs w:val="18"/>
                        </w:rPr>
                      </w:pPr>
                      <w:r>
                        <w:rPr>
                          <w:rFonts w:hint="eastAsia"/>
                          <w:szCs w:val="18"/>
                        </w:rPr>
                        <w:t>No action</w:t>
                      </w:r>
                    </w:p>
                  </w:txbxContent>
                </v:textbox>
                <w10:wrap anchory="line"/>
              </v:shape>
            </w:pict>
          </mc:Fallback>
        </mc:AlternateContent>
      </w:r>
      <w:r w:rsidR="00CD05D1" w:rsidRPr="00CD05D1">
        <w:rPr>
          <w:noProof/>
        </w:rPr>
        <w:t xml:space="preserve"> </w:t>
      </w:r>
      <w:r w:rsidR="00CD05D1">
        <w:rPr>
          <w:noProof/>
        </w:rPr>
        <w:drawing>
          <wp:inline distT="0" distB="0" distL="0" distR="0" wp14:anchorId="2240792C" wp14:editId="1E754CAD">
            <wp:extent cx="2495238" cy="1190476"/>
            <wp:effectExtent l="0" t="0" r="635" b="0"/>
            <wp:docPr id="1191" name="图片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95238" cy="1190476"/>
                    </a:xfrm>
                    <a:prstGeom prst="rect">
                      <a:avLst/>
                    </a:prstGeom>
                  </pic:spPr>
                </pic:pic>
              </a:graphicData>
            </a:graphic>
          </wp:inline>
        </w:drawing>
      </w:r>
    </w:p>
    <w:p w:rsidR="00375F9C" w:rsidRDefault="00375F9C" w:rsidP="00E45D25">
      <w:pPr>
        <w:pStyle w:val="2"/>
        <w:numPr>
          <w:ilvl w:val="1"/>
          <w:numId w:val="17"/>
        </w:numPr>
      </w:pPr>
      <w:bookmarkStart w:id="39" w:name="_Toc235676266"/>
      <w:bookmarkStart w:id="40" w:name="_Toc453071685"/>
      <w:r>
        <w:rPr>
          <w:rFonts w:hint="eastAsia"/>
        </w:rPr>
        <w:t>Label</w:t>
      </w:r>
      <w:bookmarkEnd w:id="39"/>
      <w:r>
        <w:rPr>
          <w:rFonts w:hint="eastAsia"/>
        </w:rPr>
        <w:t xml:space="preserve"> related</w:t>
      </w:r>
      <w:bookmarkEnd w:id="40"/>
    </w:p>
    <w:p w:rsidR="00375F9C" w:rsidRPr="00846144"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UI.SLabel, </w:t>
      </w:r>
      <w:r w:rsidR="00704D04">
        <w:rPr>
          <w:rFonts w:hint="eastAsia"/>
        </w:rPr>
        <w:t>xui.</w:t>
      </w:r>
      <w:r>
        <w:rPr>
          <w:rFonts w:hint="eastAsia"/>
        </w:rPr>
        <w:t xml:space="preserve">UI.Label and </w:t>
      </w:r>
      <w:r w:rsidR="00704D04">
        <w:rPr>
          <w:rFonts w:hint="eastAsia"/>
        </w:rPr>
        <w:t>xui.</w:t>
      </w:r>
      <w:r>
        <w:rPr>
          <w:rFonts w:hint="eastAsia"/>
        </w:rPr>
        <w:t xml:space="preserve">UI.Div. These three controls can be used as </w:t>
      </w:r>
      <w:r>
        <w:t>“</w:t>
      </w:r>
      <w:r>
        <w:rPr>
          <w:rFonts w:hint="eastAsia"/>
        </w:rPr>
        <w:t>label</w:t>
      </w:r>
      <w:r>
        <w:t>”</w:t>
      </w:r>
      <w:r>
        <w:rPr>
          <w:rFonts w:hint="eastAsia"/>
        </w:rPr>
        <w:t xml:space="preserve">, </w:t>
      </w:r>
      <w:r w:rsidR="00704D04">
        <w:rPr>
          <w:rFonts w:hint="eastAsia"/>
        </w:rPr>
        <w:t>xui.</w:t>
      </w:r>
      <w:r>
        <w:rPr>
          <w:rFonts w:hint="eastAsia"/>
        </w:rPr>
        <w:t xml:space="preserve">UI.SLabel is the </w:t>
      </w:r>
      <w:r w:rsidRPr="00846144">
        <w:t>simplest</w:t>
      </w:r>
      <w:r>
        <w:rPr>
          <w:rFonts w:hint="eastAsia"/>
        </w:rPr>
        <w:t xml:space="preserve"> one, but it</w:t>
      </w:r>
      <w:r>
        <w:t>’</w:t>
      </w:r>
      <w:r>
        <w:rPr>
          <w:rFonts w:hint="eastAsia"/>
        </w:rPr>
        <w:t xml:space="preserve">s </w:t>
      </w:r>
      <w:r>
        <w:t>enough for most cases</w:t>
      </w:r>
      <w:r>
        <w:rPr>
          <w:rFonts w:hint="eastAsia"/>
        </w:rPr>
        <w:t>; I</w:t>
      </w:r>
      <w:r w:rsidRPr="00846144">
        <w:t>f you need more complex feature</w:t>
      </w:r>
      <w:r>
        <w:rPr>
          <w:rFonts w:hint="eastAsia"/>
        </w:rPr>
        <w:t xml:space="preserve"> like shadow, resizer or border</w:t>
      </w:r>
      <w:r w:rsidRPr="00846144">
        <w:t xml:space="preserve">, you should </w:t>
      </w:r>
      <w:r>
        <w:rPr>
          <w:rFonts w:hint="eastAsia"/>
        </w:rPr>
        <w:t>choose</w:t>
      </w:r>
      <w:r w:rsidRPr="00846144">
        <w:t xml:space="preserve"> </w:t>
      </w:r>
      <w:r w:rsidR="00704D04">
        <w:rPr>
          <w:rFonts w:hint="eastAsia"/>
        </w:rPr>
        <w:t>xui.</w:t>
      </w:r>
      <w:r>
        <w:rPr>
          <w:rFonts w:hint="eastAsia"/>
        </w:rPr>
        <w:t>UI.Label; Or if you want to input m</w:t>
      </w:r>
      <w:r w:rsidRPr="00846144">
        <w:t>ore complex html</w:t>
      </w:r>
      <w:r>
        <w:rPr>
          <w:rFonts w:hint="eastAsia"/>
        </w:rPr>
        <w:t xml:space="preserve"> code in the control, </w:t>
      </w:r>
      <w:r w:rsidR="00704D04">
        <w:rPr>
          <w:rFonts w:hint="eastAsia"/>
        </w:rPr>
        <w:t>xui.</w:t>
      </w:r>
      <w:r>
        <w:rPr>
          <w:rFonts w:hint="eastAsia"/>
        </w:rPr>
        <w:t>UI.Div is better.</w:t>
      </w:r>
    </w:p>
    <w:p w:rsidR="00375F9C" w:rsidRPr="00846144" w:rsidRDefault="00375F9C" w:rsidP="00375F9C">
      <w:pPr>
        <w:rPr>
          <w:b/>
        </w:rPr>
      </w:pPr>
      <w:r w:rsidRPr="00846144">
        <w:rPr>
          <w:rFonts w:hint="eastAsia"/>
          <w:b/>
        </w:rPr>
        <w:t>Input:</w:t>
      </w:r>
    </w:p>
    <w:p w:rsidR="00375F9C" w:rsidRPr="00463551" w:rsidRDefault="005C781A" w:rsidP="00375F9C">
      <w:r>
        <w:rPr>
          <w:noProof/>
        </w:rPr>
        <mc:AlternateContent>
          <mc:Choice Requires="wpc">
            <w:drawing>
              <wp:inline distT="0" distB="0" distL="0" distR="0" wp14:anchorId="150B4B76" wp14:editId="6D5AB3B3">
                <wp:extent cx="5257800" cy="946785"/>
                <wp:effectExtent l="9525" t="0" r="9525" b="15240"/>
                <wp:docPr id="912" name="画布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0" name="Text Box 185"/>
                        <wps:cNvSpPr txBox="1">
                          <a:spLocks noChangeArrowheads="1"/>
                        </wps:cNvSpPr>
                        <wps:spPr bwMode="auto">
                          <a:xfrm>
                            <a:off x="0" y="48833"/>
                            <a:ext cx="5257800" cy="89795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UI.SLabel()).setCaption(</w:t>
                              </w:r>
                              <w:r w:rsidRPr="00463551">
                                <w:rPr>
                                  <w:color w:val="FF00FF"/>
                                  <w:sz w:val="18"/>
                                  <w:szCs w:val="18"/>
                                </w:rPr>
                                <w:t>"SLabel"</w:t>
                              </w:r>
                              <w:r w:rsidRPr="00463551">
                                <w:rPr>
                                  <w:sz w:val="18"/>
                                  <w:szCs w:val="18"/>
                                </w:rPr>
                                <w:t>).setPosition(</w:t>
                              </w:r>
                              <w:r w:rsidRPr="00463551">
                                <w:rPr>
                                  <w:color w:val="FF00FF"/>
                                  <w:sz w:val="18"/>
                                  <w:szCs w:val="18"/>
                                </w:rPr>
                                <w:t>"relative"</w:t>
                              </w:r>
                              <w:r w:rsidRPr="00463551">
                                <w:rPr>
                                  <w:sz w:val="18"/>
                                  <w:szCs w:val="18"/>
                                </w:rPr>
                                <w:t>).show();</w:t>
                              </w:r>
                            </w:p>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UI.Label()).setCaption(</w:t>
                              </w:r>
                              <w:r w:rsidRPr="00463551">
                                <w:rPr>
                                  <w:color w:val="FF00FF"/>
                                  <w:sz w:val="18"/>
                                  <w:szCs w:val="18"/>
                                </w:rPr>
                                <w:t>"Label"</w:t>
                              </w:r>
                              <w:r w:rsidRPr="00463551">
                                <w:rPr>
                                  <w:sz w:val="18"/>
                                  <w:szCs w:val="18"/>
                                </w:rPr>
                                <w:t>).setPosition(</w:t>
                              </w:r>
                              <w:r w:rsidRPr="00463551">
                                <w:rPr>
                                  <w:color w:val="FF00FF"/>
                                  <w:sz w:val="18"/>
                                  <w:szCs w:val="18"/>
                                </w:rPr>
                                <w:t>"relative"</w:t>
                              </w:r>
                              <w:r w:rsidRPr="00463551">
                                <w:rPr>
                                  <w:sz w:val="18"/>
                                  <w:szCs w:val="18"/>
                                </w:rPr>
                                <w:t>).setShadowText(</w:t>
                              </w:r>
                              <w:r w:rsidRPr="00463551">
                                <w:rPr>
                                  <w:color w:val="0000FF"/>
                                  <w:sz w:val="18"/>
                                  <w:szCs w:val="18"/>
                                </w:rPr>
                                <w:t>true</w:t>
                              </w:r>
                              <w:r w:rsidRPr="00463551">
                                <w:rPr>
                                  <w:sz w:val="18"/>
                                  <w:szCs w:val="18"/>
                                </w:rPr>
                                <w:t>).show();</w:t>
                              </w:r>
                            </w:p>
                            <w:p w:rsidR="0023747D"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UI.Div()).setHtml(</w:t>
                              </w:r>
                              <w:r>
                                <w:rPr>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more complicated label in a &lt;br /&gt;</w:t>
                              </w:r>
                              <w:r>
                                <w:rPr>
                                  <w:color w:val="FF00FF"/>
                                  <w:sz w:val="18"/>
                                  <w:szCs w:val="18"/>
                                </w:rPr>
                                <w:t>&lt;b&gt;</w:t>
                              </w:r>
                              <w:r>
                                <w:rPr>
                                  <w:rFonts w:hint="eastAsia"/>
                                  <w:color w:val="FF00FF"/>
                                  <w:sz w:val="18"/>
                                  <w:szCs w:val="18"/>
                                </w:rPr>
                                <w:t>xui.UI.Div</w:t>
                              </w:r>
                              <w:r>
                                <w:rPr>
                                  <w:color w:val="FF00FF"/>
                                  <w:sz w:val="18"/>
                                  <w:szCs w:val="18"/>
                                </w:rPr>
                                <w:t>&lt;/b&gt;</w:t>
                              </w:r>
                              <w:r w:rsidRPr="00463551">
                                <w:rPr>
                                  <w:color w:val="FF00FF"/>
                                  <w:sz w:val="18"/>
                                  <w:szCs w:val="18"/>
                                </w:rPr>
                                <w:t>"</w:t>
                              </w:r>
                              <w:r w:rsidRPr="00463551">
                                <w:rPr>
                                  <w:sz w:val="18"/>
                                  <w:szCs w:val="18"/>
                                </w:rPr>
                                <w:t>)</w:t>
                              </w:r>
                            </w:p>
                            <w:p w:rsidR="0023747D" w:rsidRPr="00463551" w:rsidRDefault="0023747D" w:rsidP="00375F9C">
                              <w:pPr>
                                <w:jc w:val="left"/>
                                <w:rPr>
                                  <w:sz w:val="18"/>
                                  <w:szCs w:val="18"/>
                                </w:rPr>
                              </w:pPr>
                              <w:r w:rsidRPr="00463551">
                                <w:rPr>
                                  <w:sz w:val="18"/>
                                  <w:szCs w:val="18"/>
                                </w:rPr>
                                <w:t>.</w:t>
                              </w:r>
                              <w:proofErr w:type="gramStart"/>
                              <w:r w:rsidRPr="00463551">
                                <w:rPr>
                                  <w:sz w:val="18"/>
                                  <w:szCs w:val="18"/>
                                </w:rPr>
                                <w:t>setPosition(</w:t>
                              </w:r>
                              <w:proofErr w:type="gramEnd"/>
                              <w:r w:rsidRPr="00463551">
                                <w:rPr>
                                  <w:color w:val="FF00FF"/>
                                  <w:sz w:val="18"/>
                                  <w:szCs w:val="18"/>
                                </w:rPr>
                                <w:t>"relative"</w:t>
                              </w:r>
                              <w:r w:rsidRPr="00463551">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183" o:spid="_x0000_s1167" editas="canvas" style="width:414pt;height:74.55pt;mso-position-horizontal-relative:char;mso-position-vertical-relative:line" coordsize="52578,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">
                <v:shape id="_x0000_s1168" type="#_x0000_t75" style="position:absolute;width:52578;height:9467;visibility:visible;mso-wrap-style:square">
                  <v:fill o:detectmouseclick="t"/>
                  <v:path o:connecttype="none"/>
                </v:shape>
                <v:shape id="Text Box 185" o:spid="_x0000_s1169" type="#_x0000_t202" style="position:absolute;top:488;width:52578;height:8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9cAA&#10;AADcAAAADwAAAGRycy9kb3ducmV2LnhtbERPTYvCMBC9C/sfwix4s6keRLtGEUXqRXB19z40s02x&#10;mZQk1vrvzUHY4+N9rzaDbUVPPjSOFUyzHARx5XTDtYKf62GyABEissbWMSl4UoDN+mO0wkK7B39T&#10;f4m1SCEcClRgYuwKKUNlyGLIXEecuD/nLcYEfS21x0cKt62c5flcWmw4NRjsaGeoul3uVkF12w/7&#10;svk1vr/bxVkvy+dpXio1/hy2XyAiDfFf/HYftYLlNM1P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o9cAAAADcAAAADwAAAAAAAAAAAAAAAACYAgAAZHJzL2Rvd25y&#10;ZXYueG1sUEsFBgAAAAAEAAQA9QAAAIUDAAAAAA==&#10;" strokeweight="1pt">
                  <v:textbox style="mso-fit-shape-to-text:t" inset="1.5mm,1.3mm,1.5mm">
                    <w:txbxContent>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UI.SLabel()).setCaption(</w:t>
                        </w:r>
                        <w:r w:rsidRPr="00463551">
                          <w:rPr>
                            <w:color w:val="FF00FF"/>
                            <w:sz w:val="18"/>
                            <w:szCs w:val="18"/>
                          </w:rPr>
                          <w:t>"SLabel"</w:t>
                        </w:r>
                        <w:r w:rsidRPr="00463551">
                          <w:rPr>
                            <w:sz w:val="18"/>
                            <w:szCs w:val="18"/>
                          </w:rPr>
                          <w:t>).setPosition(</w:t>
                        </w:r>
                        <w:r w:rsidRPr="00463551">
                          <w:rPr>
                            <w:color w:val="FF00FF"/>
                            <w:sz w:val="18"/>
                            <w:szCs w:val="18"/>
                          </w:rPr>
                          <w:t>"relative"</w:t>
                        </w:r>
                        <w:r w:rsidRPr="00463551">
                          <w:rPr>
                            <w:sz w:val="18"/>
                            <w:szCs w:val="18"/>
                          </w:rPr>
                          <w:t>).show();</w:t>
                        </w:r>
                      </w:p>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UI.Label()).setCaption(</w:t>
                        </w:r>
                        <w:r w:rsidRPr="00463551">
                          <w:rPr>
                            <w:color w:val="FF00FF"/>
                            <w:sz w:val="18"/>
                            <w:szCs w:val="18"/>
                          </w:rPr>
                          <w:t>"Label"</w:t>
                        </w:r>
                        <w:r w:rsidRPr="00463551">
                          <w:rPr>
                            <w:sz w:val="18"/>
                            <w:szCs w:val="18"/>
                          </w:rPr>
                          <w:t>).setPosition(</w:t>
                        </w:r>
                        <w:r w:rsidRPr="00463551">
                          <w:rPr>
                            <w:color w:val="FF00FF"/>
                            <w:sz w:val="18"/>
                            <w:szCs w:val="18"/>
                          </w:rPr>
                          <w:t>"relative"</w:t>
                        </w:r>
                        <w:r w:rsidRPr="00463551">
                          <w:rPr>
                            <w:sz w:val="18"/>
                            <w:szCs w:val="18"/>
                          </w:rPr>
                          <w:t>).setShadowText(</w:t>
                        </w:r>
                        <w:r w:rsidRPr="00463551">
                          <w:rPr>
                            <w:color w:val="0000FF"/>
                            <w:sz w:val="18"/>
                            <w:szCs w:val="18"/>
                          </w:rPr>
                          <w:t>true</w:t>
                        </w:r>
                        <w:r w:rsidRPr="00463551">
                          <w:rPr>
                            <w:sz w:val="18"/>
                            <w:szCs w:val="18"/>
                          </w:rPr>
                          <w:t>).show();</w:t>
                        </w:r>
                      </w:p>
                      <w:p w:rsidR="0023747D"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UI.Div()).setHtml(</w:t>
                        </w:r>
                        <w:r>
                          <w:rPr>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more complicated label in a &lt;br /&gt;</w:t>
                        </w:r>
                        <w:r>
                          <w:rPr>
                            <w:color w:val="FF00FF"/>
                            <w:sz w:val="18"/>
                            <w:szCs w:val="18"/>
                          </w:rPr>
                          <w:t>&lt;b&gt;</w:t>
                        </w:r>
                        <w:r>
                          <w:rPr>
                            <w:rFonts w:hint="eastAsia"/>
                            <w:color w:val="FF00FF"/>
                            <w:sz w:val="18"/>
                            <w:szCs w:val="18"/>
                          </w:rPr>
                          <w:t>xui.UI.Div</w:t>
                        </w:r>
                        <w:r>
                          <w:rPr>
                            <w:color w:val="FF00FF"/>
                            <w:sz w:val="18"/>
                            <w:szCs w:val="18"/>
                          </w:rPr>
                          <w:t>&lt;/b&gt;</w:t>
                        </w:r>
                        <w:r w:rsidRPr="00463551">
                          <w:rPr>
                            <w:color w:val="FF00FF"/>
                            <w:sz w:val="18"/>
                            <w:szCs w:val="18"/>
                          </w:rPr>
                          <w:t>"</w:t>
                        </w:r>
                        <w:r w:rsidRPr="00463551">
                          <w:rPr>
                            <w:sz w:val="18"/>
                            <w:szCs w:val="18"/>
                          </w:rPr>
                          <w:t>)</w:t>
                        </w:r>
                      </w:p>
                      <w:p w:rsidR="0023747D" w:rsidRPr="00463551" w:rsidRDefault="0023747D" w:rsidP="00375F9C">
                        <w:pPr>
                          <w:jc w:val="left"/>
                          <w:rPr>
                            <w:sz w:val="18"/>
                            <w:szCs w:val="18"/>
                          </w:rPr>
                        </w:pPr>
                        <w:r w:rsidRPr="00463551">
                          <w:rPr>
                            <w:sz w:val="18"/>
                            <w:szCs w:val="18"/>
                          </w:rPr>
                          <w:t>.</w:t>
                        </w:r>
                        <w:proofErr w:type="gramStart"/>
                        <w:r w:rsidRPr="00463551">
                          <w:rPr>
                            <w:sz w:val="18"/>
                            <w:szCs w:val="18"/>
                          </w:rPr>
                          <w:t>setPosition(</w:t>
                        </w:r>
                        <w:proofErr w:type="gramEnd"/>
                        <w:r w:rsidRPr="00463551">
                          <w:rPr>
                            <w:color w:val="FF00FF"/>
                            <w:sz w:val="18"/>
                            <w:szCs w:val="18"/>
                          </w:rPr>
                          <w:t>"relative"</w:t>
                        </w:r>
                        <w:r w:rsidRPr="00463551">
                          <w:rPr>
                            <w:sz w:val="18"/>
                            <w:szCs w:val="18"/>
                          </w:rPr>
                          <w:t>).show();</w:t>
                        </w:r>
                      </w:p>
                    </w:txbxContent>
                  </v:textbox>
                </v:shape>
                <w10:anchorlock/>
              </v:group>
            </w:pict>
          </mc:Fallback>
        </mc:AlternateContent>
      </w:r>
    </w:p>
    <w:p w:rsidR="00375F9C" w:rsidRPr="00846144" w:rsidRDefault="00375F9C" w:rsidP="00375F9C">
      <w:pPr>
        <w:rPr>
          <w:b/>
        </w:rPr>
      </w:pPr>
      <w:r w:rsidRPr="00846144">
        <w:rPr>
          <w:rFonts w:hint="eastAsia"/>
          <w:b/>
        </w:rPr>
        <w:t>Output:</w:t>
      </w:r>
    </w:p>
    <w:p w:rsidR="00375F9C" w:rsidRDefault="005C781A" w:rsidP="00375F9C">
      <w:pPr>
        <w:ind w:firstLine="420"/>
      </w:pPr>
      <w:r>
        <w:rPr>
          <w:rFonts w:hint="eastAsia"/>
          <w:noProof/>
        </w:rPr>
        <mc:AlternateContent>
          <mc:Choice Requires="wps">
            <w:drawing>
              <wp:anchor distT="0" distB="0" distL="114300" distR="114300" simplePos="0" relativeHeight="251578880" behindDoc="0" locked="0" layoutInCell="1" allowOverlap="1" wp14:anchorId="4BACBEF5" wp14:editId="3D268A41">
                <wp:simplePos x="0" y="0"/>
                <wp:positionH relativeFrom="column">
                  <wp:posOffset>457200</wp:posOffset>
                </wp:positionH>
                <wp:positionV relativeFrom="line">
                  <wp:posOffset>528320</wp:posOffset>
                </wp:positionV>
                <wp:extent cx="570865" cy="198120"/>
                <wp:effectExtent l="9525" t="252095" r="10160" b="6985"/>
                <wp:wrapNone/>
                <wp:docPr id="909" name="AutoShap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30088"/>
                            <a:gd name="adj2" fmla="val -165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SLabel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4" o:spid="_x0000_s1170" type="#_x0000_t62" style="position:absolute;left:0;text-align:left;margin-left:36pt;margin-top:41.6pt;width:44.95pt;height:15.6pt;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" adj="17299,-24924" fillcolor="#ff9">
                <v:textbox inset="0,0,0,0">
                  <w:txbxContent>
                    <w:p w:rsidR="0023747D" w:rsidRPr="000E23E9" w:rsidRDefault="0023747D" w:rsidP="009C670E">
                      <w:pPr>
                        <w:jc w:val="center"/>
                        <w:rPr>
                          <w:szCs w:val="18"/>
                        </w:rPr>
                      </w:pPr>
                      <w:r>
                        <w:rPr>
                          <w:rFonts w:hint="eastAsia"/>
                          <w:szCs w:val="18"/>
                        </w:rPr>
                        <w:t>SLabel</w:t>
                      </w:r>
                    </w:p>
                  </w:txbxContent>
                </v:textbox>
                <w10:wrap anchory="line"/>
              </v:shape>
            </w:pict>
          </mc:Fallback>
        </mc:AlternateContent>
      </w:r>
      <w:r>
        <w:rPr>
          <w:rFonts w:hint="eastAsia"/>
          <w:noProof/>
        </w:rPr>
        <mc:AlternateContent>
          <mc:Choice Requires="wps">
            <w:drawing>
              <wp:anchor distT="0" distB="0" distL="114300" distR="114300" simplePos="0" relativeHeight="251579904" behindDoc="0" locked="0" layoutInCell="1" allowOverlap="1" wp14:anchorId="0A92C3DF" wp14:editId="3B70F6D6">
                <wp:simplePos x="0" y="0"/>
                <wp:positionH relativeFrom="column">
                  <wp:posOffset>2058035</wp:posOffset>
                </wp:positionH>
                <wp:positionV relativeFrom="line">
                  <wp:posOffset>231140</wp:posOffset>
                </wp:positionV>
                <wp:extent cx="570865" cy="198120"/>
                <wp:effectExtent l="219710" t="12065" r="9525" b="8890"/>
                <wp:wrapNone/>
                <wp:docPr id="908"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80144"/>
                            <a:gd name="adj2" fmla="val -445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5" o:spid="_x0000_s1171" type="#_x0000_t62" style="position:absolute;left:0;text-align:left;margin-left:162.05pt;margin-top:18.2pt;width:44.95pt;height:15.6pt;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" adj="28111,1176" fillcolor="#ff9">
                <v:textbox inset="0,0,0,0">
                  <w:txbxContent>
                    <w:p w:rsidR="0023747D" w:rsidRPr="000E23E9" w:rsidRDefault="0023747D" w:rsidP="009C670E">
                      <w:pPr>
                        <w:jc w:val="center"/>
                        <w:rPr>
                          <w:szCs w:val="18"/>
                        </w:rPr>
                      </w:pPr>
                      <w:r>
                        <w:rPr>
                          <w:rFonts w:hint="eastAsia"/>
                          <w:szCs w:val="18"/>
                        </w:rPr>
                        <w:t>Label</w:t>
                      </w:r>
                    </w:p>
                  </w:txbxContent>
                </v:textbox>
                <w10:wrap anchory="line"/>
              </v:shape>
            </w:pict>
          </mc:Fallback>
        </mc:AlternateContent>
      </w:r>
      <w:r>
        <w:rPr>
          <w:rFonts w:hint="eastAsia"/>
          <w:noProof/>
        </w:rPr>
        <mc:AlternateContent>
          <mc:Choice Requires="wps">
            <w:drawing>
              <wp:anchor distT="0" distB="0" distL="114300" distR="114300" simplePos="0" relativeHeight="251580928" behindDoc="0" locked="0" layoutInCell="1" allowOverlap="1" wp14:anchorId="77BA4BC0" wp14:editId="40F9070D">
                <wp:simplePos x="0" y="0"/>
                <wp:positionH relativeFrom="column">
                  <wp:posOffset>1600835</wp:posOffset>
                </wp:positionH>
                <wp:positionV relativeFrom="line">
                  <wp:posOffset>726440</wp:posOffset>
                </wp:positionV>
                <wp:extent cx="570865" cy="198120"/>
                <wp:effectExtent l="267335" t="202565" r="9525" b="8890"/>
                <wp:wrapNone/>
                <wp:docPr id="907" name="Auto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94935"/>
                            <a:gd name="adj2" fmla="val -131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Div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6" o:spid="_x0000_s1172" type="#_x0000_t62" style="position:absolute;left:0;text-align:left;margin-left:126.05pt;margin-top:57.2pt;width:44.95pt;height:15.6pt;flip:x;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" adj="31306,-17654" fillcolor="#ff9">
                <v:textbox inset="0,0,0,0">
                  <w:txbxContent>
                    <w:p w:rsidR="0023747D" w:rsidRPr="000E23E9" w:rsidRDefault="0023747D" w:rsidP="009C670E">
                      <w:pPr>
                        <w:jc w:val="center"/>
                        <w:rPr>
                          <w:szCs w:val="18"/>
                        </w:rPr>
                      </w:pPr>
                      <w:r>
                        <w:rPr>
                          <w:rFonts w:hint="eastAsia"/>
                          <w:szCs w:val="18"/>
                        </w:rPr>
                        <w:t>Div</w:t>
                      </w:r>
                    </w:p>
                  </w:txbxContent>
                </v:textbox>
                <w10:wrap anchory="line"/>
              </v:shape>
            </w:pict>
          </mc:Fallback>
        </mc:AlternateContent>
      </w:r>
      <w:r>
        <w:rPr>
          <w:rFonts w:hint="eastAsia"/>
          <w:noProof/>
        </w:rPr>
        <mc:AlternateContent>
          <mc:Choice Requires="wps">
            <w:drawing>
              <wp:anchor distT="0" distB="0" distL="114300" distR="114300" simplePos="0" relativeHeight="251584000" behindDoc="0" locked="0" layoutInCell="1" allowOverlap="1" wp14:anchorId="2C9052C5" wp14:editId="37C40943">
                <wp:simplePos x="0" y="0"/>
                <wp:positionH relativeFrom="column">
                  <wp:posOffset>324485</wp:posOffset>
                </wp:positionH>
                <wp:positionV relativeFrom="line">
                  <wp:posOffset>301625</wp:posOffset>
                </wp:positionV>
                <wp:extent cx="1028700" cy="594360"/>
                <wp:effectExtent l="10160" t="6350" r="8890" b="8890"/>
                <wp:wrapNone/>
                <wp:docPr id="906"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9436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026" style="position:absolute;left:0;text-align:left;margin-left:25.55pt;margin-top:23.75pt;width:81pt;height:46.8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" filled="f" strokecolor="red" strokeweight="1pt">
                <v:stroke dashstyle="dash"/>
                <v:textbox inset="1.5mm,1.3mm,1.5mm"/>
                <w10:wrap anchory="line"/>
              </v:rect>
            </w:pict>
          </mc:Fallback>
        </mc:AlternateContent>
      </w:r>
      <w:r>
        <w:rPr>
          <w:rFonts w:hint="eastAsia"/>
          <w:noProof/>
        </w:rPr>
        <mc:AlternateContent>
          <mc:Choice Requires="wps">
            <w:drawing>
              <wp:anchor distT="0" distB="0" distL="114300" distR="114300" simplePos="0" relativeHeight="251582976" behindDoc="0" locked="0" layoutInCell="1" allowOverlap="1" wp14:anchorId="76A423EE" wp14:editId="12036470">
                <wp:simplePos x="0" y="0"/>
                <wp:positionH relativeFrom="column">
                  <wp:posOffset>857885</wp:posOffset>
                </wp:positionH>
                <wp:positionV relativeFrom="line">
                  <wp:posOffset>99695</wp:posOffset>
                </wp:positionV>
                <wp:extent cx="1028700" cy="198120"/>
                <wp:effectExtent l="10160" t="13970" r="8890" b="6985"/>
                <wp:wrapNone/>
                <wp:docPr id="905"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9812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026" style="position:absolute;left:0;text-align:left;margin-left:67.55pt;margin-top:7.85pt;width:81pt;height:15.6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" filled="f" strokecolor="red" strokeweight="1pt">
                <v:stroke dashstyle="dash"/>
                <v:textbox inset="1.5mm,1.3mm,1.5mm"/>
                <w10:wrap anchory="line"/>
              </v:rect>
            </w:pict>
          </mc:Fallback>
        </mc:AlternateContent>
      </w:r>
      <w:r>
        <w:rPr>
          <w:rFonts w:hint="eastAsia"/>
          <w:noProof/>
        </w:rPr>
        <mc:AlternateContent>
          <mc:Choice Requires="wps">
            <w:drawing>
              <wp:anchor distT="0" distB="0" distL="114300" distR="114300" simplePos="0" relativeHeight="251581952" behindDoc="0" locked="0" layoutInCell="1" allowOverlap="1" wp14:anchorId="2730E3A5" wp14:editId="199A0B4F">
                <wp:simplePos x="0" y="0"/>
                <wp:positionH relativeFrom="column">
                  <wp:posOffset>343535</wp:posOffset>
                </wp:positionH>
                <wp:positionV relativeFrom="line">
                  <wp:posOffset>84455</wp:posOffset>
                </wp:positionV>
                <wp:extent cx="457200" cy="198120"/>
                <wp:effectExtent l="10160" t="8255" r="8890" b="12700"/>
                <wp:wrapNone/>
                <wp:docPr id="904"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7" o:spid="_x0000_s1026" style="position:absolute;left:0;text-align:left;margin-left:27.05pt;margin-top:6.65pt;width:36pt;height:15.6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" filled="f" strokecolor="red" strokeweight="1pt">
                <v:stroke dashstyle="dash"/>
                <v:textbox inset="1.5mm,1.3mm,1.5mm"/>
                <w10:wrap anchory="line"/>
              </v:rect>
            </w:pict>
          </mc:Fallback>
        </mc:AlternateContent>
      </w:r>
      <w:r>
        <w:rPr>
          <w:rFonts w:hint="eastAsia"/>
          <w:noProof/>
        </w:rPr>
        <w:drawing>
          <wp:inline distT="0" distB="0" distL="0" distR="0" wp14:anchorId="45B08B6C" wp14:editId="20E19124">
            <wp:extent cx="1866900" cy="8667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66900" cy="866775"/>
                    </a:xfrm>
                    <a:prstGeom prst="rect">
                      <a:avLst/>
                    </a:prstGeom>
                    <a:noFill/>
                    <a:ln>
                      <a:noFill/>
                    </a:ln>
                  </pic:spPr>
                </pic:pic>
              </a:graphicData>
            </a:graphic>
          </wp:inline>
        </w:drawing>
      </w:r>
    </w:p>
    <w:p w:rsidR="00375F9C" w:rsidRDefault="00375F9C" w:rsidP="00E45D25">
      <w:pPr>
        <w:pStyle w:val="2"/>
        <w:numPr>
          <w:ilvl w:val="1"/>
          <w:numId w:val="17"/>
        </w:numPr>
      </w:pPr>
      <w:bookmarkStart w:id="41" w:name="_Toc235676267"/>
      <w:bookmarkStart w:id="42" w:name="_Toc453071686"/>
      <w:r>
        <w:lastRenderedPageBreak/>
        <w:t>I</w:t>
      </w:r>
      <w:r>
        <w:rPr>
          <w:rFonts w:hint="eastAsia"/>
        </w:rPr>
        <w:t>nput</w:t>
      </w:r>
      <w:bookmarkEnd w:id="41"/>
      <w:r>
        <w:rPr>
          <w:rFonts w:hint="eastAsia"/>
        </w:rPr>
        <w:t xml:space="preserve"> related</w:t>
      </w:r>
      <w:bookmarkEnd w:id="42"/>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Fonts w:hint="eastAsia"/>
        </w:rPr>
        <w:t xml:space="preserve"> </w:t>
      </w:r>
      <w:r w:rsidR="00704D04">
        <w:rPr>
          <w:rFonts w:hint="eastAsia"/>
        </w:rPr>
        <w:t>xui.</w:t>
      </w:r>
      <w:r>
        <w:rPr>
          <w:rFonts w:hint="eastAsia"/>
        </w:rPr>
        <w:t xml:space="preserve">UI.Input, </w:t>
      </w:r>
      <w:r w:rsidR="00704D04">
        <w:rPr>
          <w:rFonts w:hint="eastAsia"/>
        </w:rPr>
        <w:t>xui.</w:t>
      </w:r>
      <w:r>
        <w:rPr>
          <w:rFonts w:hint="eastAsia"/>
        </w:rPr>
        <w:t xml:space="preserve">UI.ComboInput and </w:t>
      </w:r>
      <w:r w:rsidR="00704D04">
        <w:rPr>
          <w:rFonts w:hint="eastAsia"/>
        </w:rPr>
        <w:t>xui.</w:t>
      </w:r>
      <w:r>
        <w:rPr>
          <w:rFonts w:hint="eastAsia"/>
        </w:rPr>
        <w:t xml:space="preserve">UI.RichEditor. </w:t>
      </w:r>
      <w:r w:rsidR="00704D04">
        <w:t>xui.</w:t>
      </w:r>
      <w:r w:rsidRPr="00F415C5">
        <w:t xml:space="preserve">UI.ComboInput is an enhanced version of </w:t>
      </w:r>
      <w:r w:rsidR="00704D04">
        <w:t>xui.</w:t>
      </w:r>
      <w:r w:rsidRPr="00F415C5">
        <w:t xml:space="preserve">UI.Input, it can input/edit value through a pop window; </w:t>
      </w:r>
      <w:r w:rsidR="00704D04">
        <w:t>xui.</w:t>
      </w:r>
      <w:r w:rsidRPr="00F415C5">
        <w:t>UI.RichEditor is a rich text input/edit control.</w:t>
      </w:r>
      <w:r>
        <w:rPr>
          <w:rFonts w:hint="eastAsia"/>
        </w:rPr>
        <w:t xml:space="preserve"> </w:t>
      </w:r>
    </w:p>
    <w:p w:rsidR="00375F9C" w:rsidRDefault="00375F9C" w:rsidP="00E45D25">
      <w:pPr>
        <w:pStyle w:val="3"/>
        <w:numPr>
          <w:ilvl w:val="2"/>
          <w:numId w:val="17"/>
        </w:numPr>
      </w:pPr>
      <w:bookmarkStart w:id="43" w:name="_Toc235676268"/>
      <w:bookmarkStart w:id="44" w:name="_Toc453071687"/>
      <w:r>
        <w:rPr>
          <w:rFonts w:hint="eastAsia"/>
        </w:rPr>
        <w:t>setValue/setValue/getUIValue/setUIValue</w:t>
      </w:r>
      <w:bookmarkEnd w:id="43"/>
      <w:bookmarkEnd w:id="44"/>
      <w:r>
        <w:rPr>
          <w:rFonts w:hint="eastAsia"/>
        </w:rPr>
        <w:t xml:space="preserve"> </w:t>
      </w:r>
    </w:p>
    <w:p w:rsidR="00375F9C" w:rsidRDefault="00375F9C" w:rsidP="00375F9C">
      <w:r w:rsidRPr="00864B86">
        <w:t xml:space="preserve">From the users point of view,  value controls  (all derived from the </w:t>
      </w:r>
      <w:r w:rsidR="00704D04">
        <w:t>xui.</w:t>
      </w:r>
      <w:r w:rsidRPr="00864B86">
        <w:t xml:space="preserve">absValue control) in </w:t>
      </w:r>
      <w:r w:rsidR="007E23B3">
        <w:t>CrossUI</w:t>
      </w:r>
      <w:r w:rsidRPr="00864B86">
        <w:t xml:space="preserve"> has two values has two values: the </w:t>
      </w:r>
      <w:r>
        <w:t>“</w:t>
      </w:r>
      <w:r w:rsidRPr="00864B86">
        <w:t>UI value</w:t>
      </w:r>
      <w:r>
        <w:t>”</w:t>
      </w:r>
      <w:r>
        <w:rPr>
          <w:rFonts w:hint="eastAsia"/>
        </w:rPr>
        <w:t>(</w:t>
      </w:r>
      <w:r w:rsidRPr="0023583C">
        <w:rPr>
          <w:rFonts w:hint="eastAsia"/>
          <w:b/>
        </w:rPr>
        <w:t>getUIValue/setUIValue</w:t>
      </w:r>
      <w:r>
        <w:rPr>
          <w:rFonts w:hint="eastAsia"/>
        </w:rPr>
        <w:t>)</w:t>
      </w:r>
      <w:r w:rsidRPr="00864B86">
        <w:t xml:space="preserve"> and the </w:t>
      </w:r>
      <w:r>
        <w:t>“</w:t>
      </w:r>
      <w:r w:rsidRPr="00864B86">
        <w:t>control value</w:t>
      </w:r>
      <w:r>
        <w:t>”</w:t>
      </w:r>
      <w:r>
        <w:rPr>
          <w:rFonts w:hint="eastAsia"/>
        </w:rPr>
        <w:t>(</w:t>
      </w:r>
      <w:r w:rsidRPr="0023583C">
        <w:rPr>
          <w:rFonts w:hint="eastAsia"/>
          <w:b/>
        </w:rPr>
        <w:t>getValue/setValue</w:t>
      </w:r>
      <w:r>
        <w:rPr>
          <w:rFonts w:hint="eastAsia"/>
        </w:rPr>
        <w:t>)</w:t>
      </w:r>
      <w:r w:rsidRPr="00864B86">
        <w:t>.</w:t>
      </w:r>
      <w:r w:rsidRPr="00864B86">
        <w:rPr>
          <w:rFonts w:hint="eastAsia"/>
        </w:rPr>
        <w:t xml:space="preserve"> </w:t>
      </w:r>
    </w:p>
    <w:p w:rsidR="00375F9C" w:rsidRDefault="00375F9C" w:rsidP="00375F9C"/>
    <w:p w:rsidR="00375F9C" w:rsidRDefault="00375F9C" w:rsidP="00375F9C">
      <w:r>
        <w:t>“</w:t>
      </w:r>
      <w:r w:rsidRPr="00864B86">
        <w:t>UI value</w:t>
      </w:r>
      <w:r>
        <w:t>”</w:t>
      </w:r>
      <w:r>
        <w:rPr>
          <w:rFonts w:hint="eastAsia"/>
        </w:rPr>
        <w:t xml:space="preserve"> </w:t>
      </w:r>
      <w:r w:rsidR="004D6FBC">
        <w:t>does</w:t>
      </w:r>
      <w:r>
        <w:rPr>
          <w:rFonts w:hint="eastAsia"/>
        </w:rPr>
        <w:t xml:space="preserve"> not always equal to </w:t>
      </w:r>
      <w:r>
        <w:t>“</w:t>
      </w:r>
      <w:r w:rsidRPr="00864B86">
        <w:t>control value</w:t>
      </w:r>
      <w:r>
        <w:t>”</w:t>
      </w:r>
      <w:r>
        <w:rPr>
          <w:rFonts w:hint="eastAsia"/>
        </w:rPr>
        <w:t>. For example, for an empty input control</w:t>
      </w:r>
    </w:p>
    <w:p w:rsidR="00375F9C" w:rsidRDefault="00375F9C" w:rsidP="00E45D25">
      <w:pPr>
        <w:numPr>
          <w:ilvl w:val="0"/>
          <w:numId w:val="19"/>
        </w:numPr>
      </w:pPr>
      <w:r>
        <w:t>Keyboard</w:t>
      </w:r>
      <w:r w:rsidR="00DE2922">
        <w:rPr>
          <w:rFonts w:hint="eastAsia"/>
        </w:rPr>
        <w:t xml:space="preserve"> input</w:t>
      </w:r>
      <w:r>
        <w:rPr>
          <w:rFonts w:hint="eastAsia"/>
        </w:rPr>
        <w:t xml:space="preserve"> </w:t>
      </w:r>
      <w:r>
        <w:t>“</w:t>
      </w:r>
      <w:r w:rsidRPr="002F45D8">
        <w:rPr>
          <w:rFonts w:hint="eastAsia"/>
          <w:b/>
        </w:rPr>
        <w:t>abc</w:t>
      </w:r>
      <w:r>
        <w:t>”</w:t>
      </w:r>
      <w:r>
        <w:rPr>
          <w:rFonts w:hint="eastAsia"/>
        </w:rPr>
        <w:t xml:space="preserve">: </w:t>
      </w:r>
      <w:r>
        <w:t>“</w:t>
      </w:r>
      <w:r w:rsidRPr="00864B86">
        <w:t>UI value</w:t>
      </w:r>
      <w:r>
        <w:t>”</w:t>
      </w:r>
      <w:r>
        <w:rPr>
          <w:rFonts w:hint="eastAsia"/>
        </w:rPr>
        <w:t xml:space="preserve"> is </w:t>
      </w:r>
      <w:r>
        <w:t>“</w:t>
      </w:r>
      <w:r w:rsidRPr="002F45D8">
        <w:rPr>
          <w:rFonts w:hint="eastAsia"/>
          <w:b/>
        </w:rPr>
        <w:t>abc</w:t>
      </w:r>
      <w:r>
        <w:t>”</w:t>
      </w:r>
      <w:r>
        <w:rPr>
          <w:rFonts w:hint="eastAsia"/>
        </w:rPr>
        <w:t xml:space="preserve">, </w:t>
      </w:r>
      <w:r>
        <w:t>“</w:t>
      </w:r>
      <w:r w:rsidRPr="00864B86">
        <w:t>control value</w:t>
      </w:r>
      <w:r>
        <w:t>”</w:t>
      </w:r>
      <w:r>
        <w:rPr>
          <w:rFonts w:hint="eastAsia"/>
        </w:rPr>
        <w:t xml:space="preserve"> is </w:t>
      </w:r>
      <w:r w:rsidRPr="002F45D8">
        <w:rPr>
          <w:rFonts w:hint="eastAsia"/>
          <w:b/>
        </w:rPr>
        <w:t>empty</w:t>
      </w:r>
      <w:r>
        <w:rPr>
          <w:rFonts w:hint="eastAsia"/>
        </w:rPr>
        <w:t>;</w:t>
      </w:r>
    </w:p>
    <w:p w:rsidR="00375F9C" w:rsidRDefault="00375F9C" w:rsidP="00E45D25">
      <w:pPr>
        <w:numPr>
          <w:ilvl w:val="0"/>
          <w:numId w:val="19"/>
        </w:numPr>
      </w:pPr>
      <w:r>
        <w:rPr>
          <w:rFonts w:hint="eastAsia"/>
        </w:rPr>
        <w:t xml:space="preserve">Calls </w:t>
      </w:r>
      <w:r>
        <w:t>“</w:t>
      </w:r>
      <w:r>
        <w:rPr>
          <w:rFonts w:hint="eastAsia"/>
        </w:rPr>
        <w:t>updateValue</w:t>
      </w:r>
      <w:r>
        <w:t>”</w:t>
      </w:r>
      <w:r>
        <w:rPr>
          <w:rFonts w:hint="eastAsia"/>
        </w:rPr>
        <w:t xml:space="preserve"> function: </w:t>
      </w:r>
      <w:r>
        <w:t>“</w:t>
      </w:r>
      <w:r w:rsidRPr="00864B86">
        <w:t>UI value</w:t>
      </w:r>
      <w:r>
        <w:t>”</w:t>
      </w:r>
      <w:r>
        <w:rPr>
          <w:rFonts w:hint="eastAsia"/>
        </w:rPr>
        <w:t xml:space="preserve"> is </w:t>
      </w:r>
      <w:r>
        <w:t>“</w:t>
      </w:r>
      <w:r w:rsidRPr="002F45D8">
        <w:rPr>
          <w:rFonts w:hint="eastAsia"/>
          <w:b/>
        </w:rPr>
        <w:t>abc</w:t>
      </w:r>
      <w:r>
        <w:t>”</w:t>
      </w:r>
      <w:r>
        <w:rPr>
          <w:rFonts w:hint="eastAsia"/>
        </w:rPr>
        <w:t xml:space="preserve">, </w:t>
      </w:r>
      <w:r>
        <w:t>“</w:t>
      </w:r>
      <w:r w:rsidRPr="00864B86">
        <w:t>control value</w:t>
      </w:r>
      <w:r>
        <w:t>”</w:t>
      </w:r>
      <w:r>
        <w:rPr>
          <w:rFonts w:hint="eastAsia"/>
        </w:rPr>
        <w:t xml:space="preserve"> is </w:t>
      </w:r>
      <w:r>
        <w:t>“</w:t>
      </w:r>
      <w:r w:rsidRPr="002F45D8">
        <w:rPr>
          <w:rFonts w:hint="eastAsia"/>
          <w:b/>
        </w:rPr>
        <w:t>abc</w:t>
      </w:r>
      <w:r>
        <w:t>”</w:t>
      </w:r>
      <w:r>
        <w:rPr>
          <w:rFonts w:hint="eastAsia"/>
        </w:rPr>
        <w:t>;</w:t>
      </w:r>
    </w:p>
    <w:p w:rsidR="00375F9C" w:rsidRDefault="00375F9C" w:rsidP="00E45D25">
      <w:pPr>
        <w:numPr>
          <w:ilvl w:val="0"/>
          <w:numId w:val="19"/>
        </w:numPr>
      </w:pPr>
      <w:r>
        <w:rPr>
          <w:rFonts w:hint="eastAsia"/>
        </w:rPr>
        <w:t xml:space="preserve">Calls </w:t>
      </w:r>
      <w:r>
        <w:t>“</w:t>
      </w:r>
      <w:r>
        <w:rPr>
          <w:rFonts w:hint="eastAsia"/>
        </w:rPr>
        <w:t>setValue(</w:t>
      </w:r>
      <w:r>
        <w:t>‘</w:t>
      </w:r>
      <w:r w:rsidRPr="002F45D8">
        <w:rPr>
          <w:rFonts w:hint="eastAsia"/>
          <w:b/>
        </w:rPr>
        <w:t>bcd</w:t>
      </w:r>
      <w:r>
        <w:rPr>
          <w:b/>
        </w:rP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bcd</w:t>
      </w:r>
      <w:r>
        <w:t>”</w:t>
      </w:r>
      <w:r>
        <w:rPr>
          <w:rFonts w:hint="eastAsia"/>
        </w:rPr>
        <w:t xml:space="preserve">, </w:t>
      </w:r>
      <w:r>
        <w:t>“</w:t>
      </w:r>
      <w:r w:rsidRPr="00864B86">
        <w:t>control value</w:t>
      </w:r>
      <w:r>
        <w:t>”</w:t>
      </w:r>
      <w:r>
        <w:rPr>
          <w:rFonts w:hint="eastAsia"/>
        </w:rPr>
        <w:t xml:space="preserve"> is </w:t>
      </w:r>
      <w:r>
        <w:t>“</w:t>
      </w:r>
      <w:r w:rsidRPr="002F45D8">
        <w:rPr>
          <w:rFonts w:hint="eastAsia"/>
          <w:b/>
        </w:rPr>
        <w:t>bcd</w:t>
      </w:r>
      <w:r>
        <w:t>”</w:t>
      </w:r>
      <w:r>
        <w:rPr>
          <w:rFonts w:hint="eastAsia"/>
        </w:rPr>
        <w:t>;</w:t>
      </w:r>
    </w:p>
    <w:p w:rsidR="00375F9C" w:rsidRDefault="00375F9C" w:rsidP="00E45D25">
      <w:pPr>
        <w:numPr>
          <w:ilvl w:val="0"/>
          <w:numId w:val="19"/>
        </w:numPr>
      </w:pPr>
      <w:r>
        <w:rPr>
          <w:rFonts w:hint="eastAsia"/>
        </w:rPr>
        <w:t xml:space="preserve">Calls </w:t>
      </w:r>
      <w:r>
        <w:t>“</w:t>
      </w:r>
      <w:r>
        <w:rPr>
          <w:rFonts w:hint="eastAsia"/>
        </w:rPr>
        <w:t>setUIValue(</w:t>
      </w:r>
      <w:r>
        <w:t>‘</w:t>
      </w:r>
      <w:r w:rsidRPr="002F45D8">
        <w:rPr>
          <w:rFonts w:hint="eastAsia"/>
          <w:b/>
        </w:rPr>
        <w:t>efg</w:t>
      </w:r>
      <w:r>
        <w:rPr>
          <w:b/>
        </w:rP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efg</w:t>
      </w:r>
      <w:r>
        <w:rPr>
          <w:b/>
        </w:rPr>
        <w:t>’</w:t>
      </w:r>
      <w:r>
        <w:t>”</w:t>
      </w:r>
      <w:r>
        <w:rPr>
          <w:rFonts w:hint="eastAsia"/>
        </w:rPr>
        <w:t xml:space="preserve">, </w:t>
      </w:r>
      <w:r>
        <w:t>“</w:t>
      </w:r>
      <w:r w:rsidRPr="00864B86">
        <w:t>control value</w:t>
      </w:r>
      <w:r>
        <w:t>”</w:t>
      </w:r>
      <w:r>
        <w:rPr>
          <w:rFonts w:hint="eastAsia"/>
        </w:rPr>
        <w:t xml:space="preserve"> is </w:t>
      </w:r>
      <w:r>
        <w:t>“</w:t>
      </w:r>
      <w:r w:rsidR="00B340E8" w:rsidRPr="002F45D8">
        <w:rPr>
          <w:rFonts w:hint="eastAsia"/>
          <w:b/>
        </w:rPr>
        <w:t>bcd</w:t>
      </w:r>
      <w:r>
        <w:t>”</w:t>
      </w:r>
    </w:p>
    <w:p w:rsidR="00375F9C" w:rsidRDefault="00375F9C" w:rsidP="00E45D25">
      <w:pPr>
        <w:numPr>
          <w:ilvl w:val="0"/>
          <w:numId w:val="19"/>
        </w:numPr>
      </w:pPr>
      <w:r>
        <w:rPr>
          <w:rFonts w:hint="eastAsia"/>
        </w:rPr>
        <w:t xml:space="preserve">Calls </w:t>
      </w:r>
      <w:r>
        <w:t>“</w:t>
      </w:r>
      <w:r>
        <w:rPr>
          <w:rFonts w:hint="eastAsia"/>
        </w:rPr>
        <w:t>resetValue(</w:t>
      </w:r>
      <w:r>
        <w:t>‘</w:t>
      </w:r>
      <w:r w:rsidRPr="002F45D8">
        <w:rPr>
          <w:rFonts w:hint="eastAsia"/>
          <w:b/>
        </w:rPr>
        <w:t>x</w:t>
      </w:r>
      <w: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x</w:t>
      </w:r>
      <w:r>
        <w:t>”</w:t>
      </w:r>
      <w:r>
        <w:rPr>
          <w:rFonts w:hint="eastAsia"/>
        </w:rPr>
        <w:t xml:space="preserve">, </w:t>
      </w:r>
      <w:r>
        <w:t>“</w:t>
      </w:r>
      <w:r w:rsidRPr="00864B86">
        <w:t>control value</w:t>
      </w:r>
      <w:r>
        <w:t>”</w:t>
      </w:r>
      <w:r>
        <w:rPr>
          <w:rFonts w:hint="eastAsia"/>
        </w:rPr>
        <w:t xml:space="preserve"> is </w:t>
      </w:r>
      <w:r>
        <w:t>“</w:t>
      </w:r>
      <w:r w:rsidRPr="002F45D8">
        <w:rPr>
          <w:rFonts w:hint="eastAsia"/>
          <w:b/>
        </w:rPr>
        <w:t>x</w:t>
      </w:r>
      <w:r>
        <w:t>”</w:t>
      </w:r>
      <w:r>
        <w:rPr>
          <w:rFonts w:hint="eastAsia"/>
        </w:rPr>
        <w:t>;</w:t>
      </w:r>
    </w:p>
    <w:p w:rsidR="00375F9C" w:rsidRPr="00463551" w:rsidRDefault="005C781A" w:rsidP="00375F9C">
      <w:r>
        <w:rPr>
          <w:b/>
          <w:noProof/>
        </w:rPr>
        <mc:AlternateContent>
          <mc:Choice Requires="wpc">
            <w:drawing>
              <wp:inline distT="0" distB="0" distL="0" distR="0" wp14:anchorId="0889E2EE" wp14:editId="2CD37790">
                <wp:extent cx="5372100" cy="1678305"/>
                <wp:effectExtent l="9525" t="9525" r="9525" b="7620"/>
                <wp:docPr id="902" name="画布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7" name="Text Box 196"/>
                        <wps:cNvSpPr txBox="1">
                          <a:spLocks noChangeArrowheads="1"/>
                        </wps:cNvSpPr>
                        <wps:spPr bwMode="auto">
                          <a:xfrm>
                            <a:off x="0" y="48847"/>
                            <a:ext cx="5372100" cy="162945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2000</w:t>
                              </w:r>
                              <w:proofErr w:type="gramEnd"/>
                              <w:r w:rsidRPr="003F7378">
                                <w:rPr>
                                  <w:sz w:val="18"/>
                                  <w:szCs w:val="18"/>
                                </w:rPr>
                                <w:t>);</w:t>
                              </w: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4000</w:t>
                              </w:r>
                              <w:proofErr w:type="gramEnd"/>
                              <w:r w:rsidRPr="003F7378">
                                <w:rPr>
                                  <w:sz w:val="18"/>
                                  <w:szCs w:val="18"/>
                                </w:rPr>
                                <w:t>);</w:t>
                              </w:r>
                            </w:p>
                          </w:txbxContent>
                        </wps:txbx>
                        <wps:bodyPr rot="0" vert="horz" wrap="square" lIns="54000" tIns="46800" rIns="54000" bIns="45720" anchor="t" anchorCtr="0" upright="1">
                          <a:spAutoFit/>
                        </wps:bodyPr>
                      </wps:wsp>
                      <wps:wsp>
                        <wps:cNvPr id="898" name="AutoShape 197"/>
                        <wps:cNvSpPr>
                          <a:spLocks noChangeArrowheads="1"/>
                        </wps:cNvSpPr>
                        <wps:spPr bwMode="auto">
                          <a:xfrm flipH="1">
                            <a:off x="2285698" y="0"/>
                            <a:ext cx="1029049" cy="198305"/>
                          </a:xfrm>
                          <a:prstGeom prst="wedgeRoundRectCallout">
                            <a:avLst>
                              <a:gd name="adj1" fmla="val 81847"/>
                              <a:gd name="adj2" fmla="val 53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A new Input</w:t>
                              </w:r>
                            </w:p>
                          </w:txbxContent>
                        </wps:txbx>
                        <wps:bodyPr rot="0" vert="horz" wrap="square" lIns="0" tIns="0" rIns="0" bIns="0" anchor="t" anchorCtr="0" upright="1">
                          <a:noAutofit/>
                        </wps:bodyPr>
                      </wps:wsp>
                      <wps:wsp>
                        <wps:cNvPr id="900" name="AutoShape 198"/>
                        <wps:cNvSpPr>
                          <a:spLocks noChangeArrowheads="1"/>
                        </wps:cNvSpPr>
                        <wps:spPr bwMode="auto">
                          <a:xfrm flipH="1">
                            <a:off x="1943179" y="495034"/>
                            <a:ext cx="1257395" cy="198305"/>
                          </a:xfrm>
                          <a:prstGeom prst="wedgeRoundRectCallout">
                            <a:avLst>
                              <a:gd name="adj1" fmla="val 73736"/>
                              <a:gd name="adj2" fmla="val 28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Sets UI value</w:t>
                              </w:r>
                            </w:p>
                          </w:txbxContent>
                        </wps:txbx>
                        <wps:bodyPr rot="0" vert="horz" wrap="square" lIns="0" tIns="0" rIns="0" bIns="0" anchor="t" anchorCtr="0" upright="1">
                          <a:noAutofit/>
                        </wps:bodyPr>
                      </wps:wsp>
                      <wps:wsp>
                        <wps:cNvPr id="901" name="AutoShape 199"/>
                        <wps:cNvSpPr>
                          <a:spLocks noChangeArrowheads="1"/>
                        </wps:cNvSpPr>
                        <wps:spPr bwMode="auto">
                          <a:xfrm flipH="1">
                            <a:off x="1599914" y="990798"/>
                            <a:ext cx="1943179" cy="197576"/>
                          </a:xfrm>
                          <a:prstGeom prst="wedgeRoundRectCallout">
                            <a:avLst>
                              <a:gd name="adj1" fmla="val 65815"/>
                              <a:gd name="adj2" fmla="val 79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Updates UI value to control value</w:t>
                              </w:r>
                            </w:p>
                          </w:txbxContent>
                        </wps:txbx>
                        <wps:bodyPr rot="0" vert="horz" wrap="square" lIns="0" tIns="0" rIns="0" bIns="0" anchor="t" anchorCtr="0" upright="1">
                          <a:noAutofit/>
                        </wps:bodyPr>
                      </wps:wsp>
                    </wpc:wpc>
                  </a:graphicData>
                </a:graphic>
              </wp:inline>
            </w:drawing>
          </mc:Choice>
          <mc:Fallback>
            <w:pict>
              <v:group id="画布 194" o:spid="_x0000_s1173" editas="canvas" style="width:423pt;height:132.15pt;mso-position-horizontal-relative:char;mso-position-vertical-relative:line" coordsize="53721,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">
                <v:shape id="_x0000_s1174" type="#_x0000_t75" style="position:absolute;width:53721;height:16783;visibility:visible;mso-wrap-style:square">
                  <v:fill o:detectmouseclick="t"/>
                  <v:path o:connecttype="none"/>
                </v:shape>
                <v:shape id="Text Box 196" o:spid="_x0000_s1175" type="#_x0000_t202" style="position:absolute;top:488;width:53721;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8RsMA&#10;AADcAAAADwAAAGRycy9kb3ducmV2LnhtbESPQWsCMRSE7wX/Q3iCt5q1B123RilKWS9Cq/b+2Lxu&#10;FjcvSxLX9d8bodDjMDPfMKvNYFvRkw+NYwWzaQaCuHK64VrB+fT5moMIEVlj65gU3CnAZj16WWGh&#10;3Y2/qT/GWiQIhwIVmBi7QspQGbIYpq4jTt6v8xZjkr6W2uMtwW0r37JsLi02nBYMdrQ1VF2OV6ug&#10;uuyGXdn8GN9fbf6ll+X9MC+VmoyHj3cQkYb4H/5r77WCfLmA5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m8RsMAAADcAAAADwAAAAAAAAAAAAAAAACYAgAAZHJzL2Rv&#10;d25yZXYueG1sUEsFBgAAAAAEAAQA9QAAAIgDAAAAAA==&#10;" strokeweight="1pt">
                  <v:textbox style="mso-fit-shape-to-text:t" inset="1.5mm,1.3mm,1.5mm">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2000</w:t>
                        </w:r>
                        <w:proofErr w:type="gramEnd"/>
                        <w:r w:rsidRPr="003F7378">
                          <w:rPr>
                            <w:sz w:val="18"/>
                            <w:szCs w:val="18"/>
                          </w:rPr>
                          <w:t>);</w:t>
                        </w: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4000</w:t>
                        </w:r>
                        <w:proofErr w:type="gramEnd"/>
                        <w:r w:rsidRPr="003F7378">
                          <w:rPr>
                            <w:sz w:val="18"/>
                            <w:szCs w:val="18"/>
                          </w:rPr>
                          <w:t>);</w:t>
                        </w:r>
                      </w:p>
                    </w:txbxContent>
                  </v:textbox>
                </v:shape>
                <v:shape id="AutoShape 197" o:spid="_x0000_s1176" type="#_x0000_t62" style="position:absolute;left:22856;width:10291;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V/sIA&#10;AADcAAAADwAAAGRycy9kb3ducmV2LnhtbERPS2rDMBDdF3oHMYVsSiK7htR2ooTSEpxFN3V7gMGa&#10;WE6tkbHU2Ll9tAh0+Xj/7X62vbjQ6DvHCtJVAoK4cbrjVsHP92GZg/ABWWPvmBRcycN+9/iwxVK7&#10;ib/oUodWxBD2JSowIQyllL4xZNGv3EAcuZMbLYYIx1bqEacYbnv5kiRrabHj2GBwoHdDzW/9ZxU8&#10;f1Svrvo8mGJKfb1OjxnSOVNq8TS/bUAEmsO/+O4+agV5EdfG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FX+wgAAANwAAAAPAAAAAAAAAAAAAAAAAJgCAABkcnMvZG93&#10;bnJldi54bWxQSwUGAAAAAAQABAD1AAAAhwMAAAAA&#10;" adj="28479,22430" fillcolor="#ff9">
                  <v:textbox inset="0,0,0,0">
                    <w:txbxContent>
                      <w:p w:rsidR="0023747D" w:rsidRPr="000E23E9" w:rsidRDefault="0023747D" w:rsidP="002232AB">
                        <w:pPr>
                          <w:jc w:val="center"/>
                          <w:rPr>
                            <w:szCs w:val="18"/>
                          </w:rPr>
                        </w:pPr>
                        <w:r>
                          <w:rPr>
                            <w:rFonts w:hint="eastAsia"/>
                            <w:szCs w:val="18"/>
                          </w:rPr>
                          <w:t>A new Input</w:t>
                        </w:r>
                      </w:p>
                    </w:txbxContent>
                  </v:textbox>
                </v:shape>
                <v:shape id="AutoShape 198" o:spid="_x0000_s1177" type="#_x0000_t62" style="position:absolute;left:19431;top:4950;width:12574;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fcN8EA&#10;AADcAAAADwAAAGRycy9kb3ducmV2LnhtbERPTYvCMBC9L/gfwgheFk0VFO02igqCIiuoi+ehmW3L&#10;NpOSxFr/vTkIe3y872zVmVq05HxlWcF4lIAgzq2uuFDwc90N5yB8QNZYWyYFT/KwWvY+Mky1ffCZ&#10;2ksoRAxhn6KCMoQmldLnJRn0I9sQR+7XOoMhQldI7fARw00tJ0kykwYrjg0lNrQtKf+73I0CfaBp&#10;sZ65zf54m1af88n99i1PSg363foLRKAu/Ivf7r1WsEj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X3DfBAAAA3AAAAA8AAAAAAAAAAAAAAAAAmAIAAGRycy9kb3du&#10;cmV2LnhtbFBLBQYAAAAABAAEAPUAAACGAwAAAAA=&#10;" adj="26727,17030" fillcolor="#ff9">
                  <v:textbox inset="0,0,0,0">
                    <w:txbxContent>
                      <w:p w:rsidR="0023747D" w:rsidRPr="000E23E9" w:rsidRDefault="0023747D" w:rsidP="002232AB">
                        <w:pPr>
                          <w:jc w:val="center"/>
                          <w:rPr>
                            <w:szCs w:val="18"/>
                          </w:rPr>
                        </w:pPr>
                        <w:r>
                          <w:rPr>
                            <w:rFonts w:hint="eastAsia"/>
                            <w:szCs w:val="18"/>
                          </w:rPr>
                          <w:t>Sets UI value</w:t>
                        </w:r>
                      </w:p>
                    </w:txbxContent>
                  </v:textbox>
                </v:shape>
                <v:shape id="AutoShape 199" o:spid="_x0000_s1178" type="#_x0000_t62" style="position:absolute;left:15999;top:9907;width:19431;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I/sYA&#10;AADcAAAADwAAAGRycy9kb3ducmV2LnhtbESPW2vCQBSE34X+h+UUfJG6UUHa1FWsUAiIeGnp8zF7&#10;cqnZsyG7mvjvXUHwcZiZb5jZojOVuFDjSssKRsMIBHFqdcm5gt+f77d3EM4ja6wsk4IrOVjMX3oz&#10;jLVteU+Xg89FgLCLUUHhfR1L6dKCDLqhrYmDl9nGoA+yyaVusA1wU8lxFE2lwZLDQoE1rQpKT4ez&#10;UXCabL/q9SDbZbvlqkr+2uPmPzkq1X/tlp8gPHX+GX60E63gIxrB/Uw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4I/sYAAADcAAAADwAAAAAAAAAAAAAAAACYAgAAZHJz&#10;L2Rvd25yZXYueG1sUEsFBgAAAAAEAAQA9QAAAIsDAAAAAA==&#10;" adj="25016,28038" fillcolor="#ff9">
                  <v:textbox inset="0,0,0,0">
                    <w:txbxContent>
                      <w:p w:rsidR="0023747D" w:rsidRPr="000E23E9" w:rsidRDefault="0023747D" w:rsidP="002232AB">
                        <w:pPr>
                          <w:jc w:val="center"/>
                          <w:rPr>
                            <w:szCs w:val="18"/>
                          </w:rPr>
                        </w:pPr>
                        <w:r>
                          <w:rPr>
                            <w:rFonts w:hint="eastAsia"/>
                            <w:szCs w:val="18"/>
                          </w:rPr>
                          <w:t>Updates UI value to control value</w:t>
                        </w:r>
                      </w:p>
                    </w:txbxContent>
                  </v:textbox>
                </v:shape>
                <w10:anchorlock/>
              </v:group>
            </w:pict>
          </mc:Fallback>
        </mc:AlternateContent>
      </w:r>
    </w:p>
    <w:p w:rsidR="002232AB" w:rsidRDefault="002232AB" w:rsidP="00375F9C"/>
    <w:p w:rsidR="00375F9C" w:rsidRDefault="002232AB" w:rsidP="00375F9C">
      <w:r>
        <w:rPr>
          <w:rFonts w:hint="eastAsia"/>
        </w:rPr>
        <w:t xml:space="preserve">You can go to  </w:t>
      </w:r>
      <w:hyperlink r:id="rId63" w:history="1">
        <w:r w:rsidRPr="00CF291A">
          <w:rPr>
            <w:rStyle w:val="a3"/>
          </w:rPr>
          <w:t>http://www.crossui.com/xui/Examples/comb/DataBinder/index.html</w:t>
        </w:r>
      </w:hyperlink>
      <w:r>
        <w:rPr>
          <w:rFonts w:hint="eastAsia"/>
        </w:rPr>
        <w:t xml:space="preserve"> for more information about it. </w:t>
      </w:r>
    </w:p>
    <w:p w:rsidR="00375F9C" w:rsidRDefault="00375F9C" w:rsidP="00E45D25">
      <w:pPr>
        <w:pStyle w:val="3"/>
        <w:numPr>
          <w:ilvl w:val="2"/>
          <w:numId w:val="17"/>
        </w:numPr>
      </w:pPr>
      <w:bookmarkStart w:id="45" w:name="_Toc453071688"/>
      <w:r>
        <w:rPr>
          <w:rFonts w:hint="eastAsia"/>
        </w:rPr>
        <w:t>Dirty Mark</w:t>
      </w:r>
      <w:bookmarkEnd w:id="45"/>
      <w:r>
        <w:rPr>
          <w:rFonts w:hint="eastAsia"/>
        </w:rPr>
        <w:t xml:space="preserve"> </w:t>
      </w:r>
    </w:p>
    <w:p w:rsidR="00375F9C" w:rsidRDefault="00375F9C" w:rsidP="00375F9C">
      <w:r>
        <w:rPr>
          <w:rFonts w:hint="eastAsia"/>
        </w:rPr>
        <w:t>If the control</w:t>
      </w:r>
      <w:r>
        <w:t>’</w:t>
      </w:r>
      <w:r>
        <w:rPr>
          <w:rFonts w:hint="eastAsia"/>
        </w:rPr>
        <w:t xml:space="preserve">s dirtyMark property is set to true, when </w:t>
      </w:r>
      <w:r>
        <w:t>“</w:t>
      </w:r>
      <w:r>
        <w:rPr>
          <w:rFonts w:hint="eastAsia"/>
        </w:rPr>
        <w:t>UI value</w:t>
      </w:r>
      <w:r>
        <w:t>”</w:t>
      </w:r>
      <w:r>
        <w:rPr>
          <w:rFonts w:hint="eastAsia"/>
        </w:rPr>
        <w:t xml:space="preserve"> does not equal to </w:t>
      </w:r>
      <w:r>
        <w:t>“</w:t>
      </w:r>
      <w:r>
        <w:rPr>
          <w:rFonts w:hint="eastAsia"/>
        </w:rPr>
        <w:t>control value</w:t>
      </w:r>
      <w:r>
        <w:t>”</w:t>
      </w:r>
      <w:r>
        <w:rPr>
          <w:rFonts w:hint="eastAsia"/>
        </w:rPr>
        <w:t xml:space="preserve">, a </w:t>
      </w:r>
      <w:r>
        <w:t>“</w:t>
      </w:r>
      <w:r>
        <w:rPr>
          <w:rFonts w:hint="eastAsia"/>
        </w:rPr>
        <w:t>Dirty Mark</w:t>
      </w:r>
      <w:r>
        <w:t>”</w:t>
      </w:r>
      <w:r>
        <w:rPr>
          <w:rFonts w:hint="eastAsia"/>
        </w:rPr>
        <w:t xml:space="preserve"> will </w:t>
      </w:r>
      <w:r w:rsidRPr="00FC01FE">
        <w:t>appear</w:t>
      </w:r>
      <w:r>
        <w:rPr>
          <w:rFonts w:hint="eastAsia"/>
        </w:rPr>
        <w:t xml:space="preserve">. The </w:t>
      </w:r>
      <w:r>
        <w:t>“</w:t>
      </w:r>
      <w:r>
        <w:rPr>
          <w:rFonts w:hint="eastAsia"/>
        </w:rPr>
        <w:t>Dirty Mark</w:t>
      </w:r>
      <w:r>
        <w:t>”</w:t>
      </w:r>
      <w:r>
        <w:rPr>
          <w:rFonts w:hint="eastAsia"/>
        </w:rPr>
        <w:t xml:space="preserve"> will disappear when  </w:t>
      </w:r>
      <w:r>
        <w:t>“</w:t>
      </w:r>
      <w:r>
        <w:rPr>
          <w:rFonts w:hint="eastAsia"/>
        </w:rPr>
        <w:t>UI value</w:t>
      </w:r>
      <w:r>
        <w:t>”</w:t>
      </w:r>
      <w:r>
        <w:rPr>
          <w:rFonts w:hint="eastAsia"/>
        </w:rPr>
        <w:t xml:space="preserve"> equals to </w:t>
      </w:r>
      <w:r>
        <w:t>“</w:t>
      </w:r>
      <w:r>
        <w:rPr>
          <w:rFonts w:hint="eastAsia"/>
        </w:rPr>
        <w:t>control value</w:t>
      </w:r>
      <w:r>
        <w:t>”</w:t>
      </w:r>
      <w:r>
        <w:rPr>
          <w:rFonts w:hint="eastAsia"/>
        </w:rPr>
        <w:t>.</w:t>
      </w:r>
    </w:p>
    <w:p w:rsidR="00375F9C" w:rsidRDefault="005C781A" w:rsidP="00375F9C">
      <w:pPr>
        <w:jc w:val="center"/>
      </w:pPr>
      <w:r>
        <w:rPr>
          <w:rFonts w:hint="eastAsia"/>
          <w:noProof/>
        </w:rPr>
        <mc:AlternateContent>
          <mc:Choice Requires="wps">
            <w:drawing>
              <wp:anchor distT="0" distB="0" distL="114300" distR="114300" simplePos="0" relativeHeight="251514368" behindDoc="0" locked="0" layoutInCell="1" allowOverlap="1" wp14:anchorId="479EA481" wp14:editId="2C19D6DC">
                <wp:simplePos x="0" y="0"/>
                <wp:positionH relativeFrom="column">
                  <wp:posOffset>914400</wp:posOffset>
                </wp:positionH>
                <wp:positionV relativeFrom="line">
                  <wp:posOffset>66040</wp:posOffset>
                </wp:positionV>
                <wp:extent cx="800100" cy="198120"/>
                <wp:effectExtent l="9525" t="8890" r="447675" b="12065"/>
                <wp:wrapNone/>
                <wp:docPr id="896" name="Auto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95718"/>
                            <a:gd name="adj2" fmla="val -30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Dirty Mark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8" o:spid="_x0000_s1179" type="#_x0000_t62" style="position:absolute;left:0;text-align:left;margin-left:1in;margin-top:5.2pt;width:63pt;height:15.6pt;flip:x;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" adj="-9875,4292" fillcolor="#ff9">
                <v:textbox inset="0,0,0,0">
                  <w:txbxContent>
                    <w:p w:rsidR="0023747D" w:rsidRPr="000E23E9" w:rsidRDefault="0023747D" w:rsidP="00375F9C">
                      <w:pPr>
                        <w:rPr>
                          <w:szCs w:val="18"/>
                        </w:rPr>
                      </w:pPr>
                      <w:r>
                        <w:rPr>
                          <w:rFonts w:hint="eastAsia"/>
                          <w:szCs w:val="18"/>
                        </w:rPr>
                        <w:t>Dirty Mark</w:t>
                      </w:r>
                    </w:p>
                  </w:txbxContent>
                </v:textbox>
                <w10:wrap anchory="line"/>
              </v:shape>
            </w:pict>
          </mc:Fallback>
        </mc:AlternateContent>
      </w:r>
      <w:r>
        <w:rPr>
          <w:rFonts w:hint="eastAsia"/>
          <w:noProof/>
        </w:rPr>
        <w:drawing>
          <wp:inline distT="0" distB="0" distL="0" distR="0" wp14:anchorId="76548245" wp14:editId="231694CB">
            <wp:extent cx="1219200" cy="228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19200" cy="228600"/>
                    </a:xfrm>
                    <a:prstGeom prst="rect">
                      <a:avLst/>
                    </a:prstGeom>
                    <a:noFill/>
                    <a:ln>
                      <a:noFill/>
                    </a:ln>
                  </pic:spPr>
                </pic:pic>
              </a:graphicData>
            </a:graphic>
          </wp:inline>
        </w:drawing>
      </w:r>
      <w:r w:rsidR="00375F9C">
        <w:rPr>
          <w:rFonts w:hint="eastAsia"/>
        </w:rPr>
        <w:t>.</w:t>
      </w:r>
    </w:p>
    <w:p w:rsidR="00375F9C" w:rsidRPr="00463551" w:rsidRDefault="005C781A" w:rsidP="00375F9C">
      <w:r>
        <w:rPr>
          <w:noProof/>
        </w:rPr>
        <w:lastRenderedPageBreak/>
        <mc:AlternateContent>
          <mc:Choice Requires="wpc">
            <w:drawing>
              <wp:inline distT="0" distB="0" distL="0" distR="0" wp14:anchorId="3456EFA9" wp14:editId="0634FDEA">
                <wp:extent cx="5257800" cy="1830705"/>
                <wp:effectExtent l="9525" t="0" r="9525" b="7620"/>
                <wp:docPr id="894" name="画布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8" name="Text Box 274"/>
                        <wps:cNvSpPr txBox="1">
                          <a:spLocks noChangeArrowheads="1"/>
                        </wps:cNvSpPr>
                        <wps:spPr bwMode="auto">
                          <a:xfrm>
                            <a:off x="0" y="48848"/>
                            <a:ext cx="5257800" cy="1781857"/>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sidRPr="003F7378">
                                <w:rPr>
                                  <w:sz w:val="18"/>
                                  <w:szCs w:val="18"/>
                                </w:rPr>
                                <w:t>);</w:t>
                              </w: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w:t>
                              </w:r>
                              <w:r>
                                <w:rPr>
                                  <w:rFonts w:hint="eastAsia"/>
                                  <w:sz w:val="18"/>
                                  <w:szCs w:val="18"/>
                                </w:rPr>
                                <w:t>DirtyMark</w:t>
                              </w:r>
                              <w:r w:rsidRPr="003F7378">
                                <w:rPr>
                                  <w:sz w:val="18"/>
                                  <w:szCs w:val="18"/>
                                </w:rPr>
                                <w:t xml:space="preserve"> (</w:t>
                              </w:r>
                              <w:r>
                                <w:rPr>
                                  <w:rFonts w:hint="eastAsia"/>
                                  <w:color w:val="FF00FF"/>
                                  <w:sz w:val="18"/>
                                  <w:szCs w:val="18"/>
                                </w:rPr>
                                <w:t>false</w:t>
                              </w:r>
                              <w:r w:rsidRPr="003F7378">
                                <w:rPr>
                                  <w:sz w:val="18"/>
                                  <w:szCs w:val="18"/>
                                </w:rPr>
                                <w:t>);</w:t>
                              </w:r>
                            </w:p>
                            <w:p w:rsidR="0023747D"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2</w:t>
                              </w:r>
                              <w:r w:rsidRPr="003F7378">
                                <w:rPr>
                                  <w:color w:val="800000"/>
                                  <w:sz w:val="18"/>
                                  <w:szCs w:val="18"/>
                                </w:rPr>
                                <w:t>000</w:t>
                              </w:r>
                              <w:proofErr w:type="gramEnd"/>
                              <w:r w:rsidRPr="003F7378">
                                <w:rPr>
                                  <w:sz w:val="18"/>
                                  <w:szCs w:val="18"/>
                                </w:rPr>
                                <w:t>);</w:t>
                              </w: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Pr>
                                  <w:rFonts w:hint="eastAsia"/>
                                  <w:color w:val="FF00FF"/>
                                  <w:sz w:val="18"/>
                                  <w:szCs w:val="18"/>
                                </w:rPr>
                                <w:t xml:space="preserve"> 2</w:t>
                              </w:r>
                              <w:r w:rsidRPr="003F7378">
                                <w:rPr>
                                  <w:color w:val="FF00FF"/>
                                  <w:sz w:val="18"/>
                                  <w:szCs w:val="18"/>
                                </w:rPr>
                                <w:t>'</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3</w:t>
                              </w:r>
                              <w:r w:rsidRPr="003F7378">
                                <w:rPr>
                                  <w:color w:val="800000"/>
                                  <w:sz w:val="18"/>
                                  <w:szCs w:val="18"/>
                                </w:rPr>
                                <w:t>000</w:t>
                              </w:r>
                              <w:proofErr w:type="gramEnd"/>
                              <w:r w:rsidRPr="003F7378">
                                <w:rPr>
                                  <w:sz w:val="18"/>
                                  <w:szCs w:val="18"/>
                                </w:rPr>
                                <w:t>);</w:t>
                              </w:r>
                            </w:p>
                          </w:txbxContent>
                        </wps:txbx>
                        <wps:bodyPr rot="0" vert="horz" wrap="square" lIns="54000" tIns="46800" rIns="54000" bIns="45720" anchor="t" anchorCtr="0" upright="1">
                          <a:spAutoFit/>
                        </wps:bodyPr>
                      </wps:wsp>
                      <wps:wsp>
                        <wps:cNvPr id="889" name="AutoShape 276"/>
                        <wps:cNvSpPr>
                          <a:spLocks noChangeArrowheads="1"/>
                        </wps:cNvSpPr>
                        <wps:spPr bwMode="auto">
                          <a:xfrm flipH="1">
                            <a:off x="1942857" y="198308"/>
                            <a:ext cx="1371340" cy="197579"/>
                          </a:xfrm>
                          <a:prstGeom prst="wedgeRoundRectCallout">
                            <a:avLst>
                              <a:gd name="adj1" fmla="val 71722"/>
                              <a:gd name="adj2" fmla="val 90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Dirty Mark appears</w:t>
                              </w:r>
                            </w:p>
                          </w:txbxContent>
                        </wps:txbx>
                        <wps:bodyPr rot="0" vert="horz" wrap="square" lIns="0" tIns="0" rIns="0" bIns="0" anchor="t" anchorCtr="0" upright="1">
                          <a:noAutofit/>
                        </wps:bodyPr>
                      </wps:wsp>
                      <wps:wsp>
                        <wps:cNvPr id="890" name="AutoShape 277"/>
                        <wps:cNvSpPr>
                          <a:spLocks noChangeArrowheads="1"/>
                        </wps:cNvSpPr>
                        <wps:spPr bwMode="auto">
                          <a:xfrm flipH="1">
                            <a:off x="1714549" y="693349"/>
                            <a:ext cx="1600395" cy="198308"/>
                          </a:xfrm>
                          <a:prstGeom prst="wedgeRoundRectCallout">
                            <a:avLst>
                              <a:gd name="adj1" fmla="val 78213"/>
                              <a:gd name="adj2" fmla="val 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Dirty Mark disappears</w:t>
                              </w:r>
                            </w:p>
                            <w:p w:rsidR="0023747D" w:rsidRPr="00C90673" w:rsidRDefault="0023747D" w:rsidP="00375F9C">
                              <w:pPr>
                                <w:rPr>
                                  <w:szCs w:val="18"/>
                                </w:rPr>
                              </w:pPr>
                            </w:p>
                          </w:txbxContent>
                        </wps:txbx>
                        <wps:bodyPr rot="0" vert="horz" wrap="square" lIns="0" tIns="0" rIns="0" bIns="0" anchor="t" anchorCtr="0" upright="1">
                          <a:noAutofit/>
                        </wps:bodyPr>
                      </wps:wsp>
                      <wps:wsp>
                        <wps:cNvPr id="892" name="AutoShape 278"/>
                        <wps:cNvSpPr>
                          <a:spLocks noChangeArrowheads="1"/>
                        </wps:cNvSpPr>
                        <wps:spPr bwMode="auto">
                          <a:xfrm flipH="1">
                            <a:off x="2057757" y="1485853"/>
                            <a:ext cx="1371340" cy="198308"/>
                          </a:xfrm>
                          <a:prstGeom prst="wedgeRoundRectCallout">
                            <a:avLst>
                              <a:gd name="adj1" fmla="val 84213"/>
                              <a:gd name="adj2" fmla="val -22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90673" w:rsidRDefault="0023747D" w:rsidP="00B532B2">
                              <w:pPr>
                                <w:jc w:val="center"/>
                                <w:rPr>
                                  <w:szCs w:val="18"/>
                                </w:rPr>
                              </w:pPr>
                              <w:r>
                                <w:rPr>
                                  <w:rFonts w:hint="eastAsia"/>
                                  <w:szCs w:val="18"/>
                                </w:rPr>
                                <w:t>Nothing happen</w:t>
                              </w:r>
                            </w:p>
                          </w:txbxContent>
                        </wps:txbx>
                        <wps:bodyPr rot="0" vert="horz" wrap="square" lIns="0" tIns="0" rIns="0" bIns="0" anchor="t" anchorCtr="0" upright="1">
                          <a:noAutofit/>
                        </wps:bodyPr>
                      </wps:wsp>
                      <wps:wsp>
                        <wps:cNvPr id="893" name="AutoShape 279"/>
                        <wps:cNvSpPr>
                          <a:spLocks noChangeArrowheads="1"/>
                        </wps:cNvSpPr>
                        <wps:spPr bwMode="auto">
                          <a:xfrm flipH="1">
                            <a:off x="2057757" y="1089966"/>
                            <a:ext cx="1713803" cy="197579"/>
                          </a:xfrm>
                          <a:prstGeom prst="wedgeRoundRectCallout">
                            <a:avLst>
                              <a:gd name="adj1" fmla="val 76417"/>
                              <a:gd name="adj2" fmla="val -46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55835" w:rsidRDefault="0023747D" w:rsidP="00B532B2">
                              <w:pPr>
                                <w:jc w:val="center"/>
                                <w:rPr>
                                  <w:szCs w:val="18"/>
                                </w:rPr>
                              </w:pPr>
                              <w:r>
                                <w:rPr>
                                  <w:rFonts w:hint="eastAsia"/>
                                  <w:szCs w:val="18"/>
                                </w:rPr>
                                <w:t>If DirtyMark is disabled</w:t>
                              </w:r>
                            </w:p>
                          </w:txbxContent>
                        </wps:txbx>
                        <wps:bodyPr rot="0" vert="horz" wrap="square" lIns="0" tIns="0" rIns="0" bIns="0" anchor="t" anchorCtr="0" upright="1">
                          <a:noAutofit/>
                        </wps:bodyPr>
                      </wps:wsp>
                    </wpc:wpc>
                  </a:graphicData>
                </a:graphic>
              </wp:inline>
            </w:drawing>
          </mc:Choice>
          <mc:Fallback>
            <w:pict>
              <v:group id="画布 272" o:spid="_x0000_s1180"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">
                <v:shape id="_x0000_s1181" type="#_x0000_t75" style="position:absolute;width:52578;height:18307;visibility:visible;mso-wrap-style:square">
                  <v:fill o:detectmouseclick="t"/>
                  <v:path o:connecttype="none"/>
                </v:shape>
                <v:shape id="Text Box 274" o:spid="_x0000_s1182"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6cAA&#10;AADcAAAADwAAAGRycy9kb3ducmV2LnhtbERPy4rCMBTdD/gP4QruxtRZSKcaRRTpbIQZH/tLc22K&#10;zU1JYq1/bxbCLA/nvVwPthU9+dA4VjCbZiCIK6cbrhWcT/vPHESIyBpbx6TgSQHWq9HHEgvtHvxH&#10;/THWIoVwKFCBibErpAyVIYth6jrixF2dtxgT9LXUHh8p3LbyK8vm0mLDqcFgR1tD1e14twqq227Y&#10;lc3F+P5u81/9XT4P81KpyXjYLEBEGuK/+O3+0QryP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6cAAAADcAAAADwAAAAAAAAAAAAAAAACYAgAAZHJzL2Rvd25y&#10;ZXYueG1sUEsFBgAAAAAEAAQA9QAAAIUDAAAAAA==&#10;" strokeweight="1pt">
                  <v:textbox style="mso-fit-shape-to-text:t" inset="1.5mm,1.3mm,1.5mm">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sidRPr="003F7378">
                          <w:rPr>
                            <w:sz w:val="18"/>
                            <w:szCs w:val="18"/>
                          </w:rPr>
                          <w:t>);</w:t>
                        </w: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w:t>
                        </w:r>
                        <w:r>
                          <w:rPr>
                            <w:rFonts w:hint="eastAsia"/>
                            <w:sz w:val="18"/>
                            <w:szCs w:val="18"/>
                          </w:rPr>
                          <w:t>DirtyMark</w:t>
                        </w:r>
                        <w:r w:rsidRPr="003F7378">
                          <w:rPr>
                            <w:sz w:val="18"/>
                            <w:szCs w:val="18"/>
                          </w:rPr>
                          <w:t xml:space="preserve"> (</w:t>
                        </w:r>
                        <w:r>
                          <w:rPr>
                            <w:rFonts w:hint="eastAsia"/>
                            <w:color w:val="FF00FF"/>
                            <w:sz w:val="18"/>
                            <w:szCs w:val="18"/>
                          </w:rPr>
                          <w:t>false</w:t>
                        </w:r>
                        <w:r w:rsidRPr="003F7378">
                          <w:rPr>
                            <w:sz w:val="18"/>
                            <w:szCs w:val="18"/>
                          </w:rPr>
                          <w:t>);</w:t>
                        </w:r>
                      </w:p>
                      <w:p w:rsidR="0023747D"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2</w:t>
                        </w:r>
                        <w:r w:rsidRPr="003F7378">
                          <w:rPr>
                            <w:color w:val="800000"/>
                            <w:sz w:val="18"/>
                            <w:szCs w:val="18"/>
                          </w:rPr>
                          <w:t>000</w:t>
                        </w:r>
                        <w:proofErr w:type="gramEnd"/>
                        <w:r w:rsidRPr="003F7378">
                          <w:rPr>
                            <w:sz w:val="18"/>
                            <w:szCs w:val="18"/>
                          </w:rPr>
                          <w:t>);</w:t>
                        </w: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Pr>
                            <w:rFonts w:hint="eastAsia"/>
                            <w:color w:val="FF00FF"/>
                            <w:sz w:val="18"/>
                            <w:szCs w:val="18"/>
                          </w:rPr>
                          <w:t xml:space="preserve"> 2</w:t>
                        </w:r>
                        <w:r w:rsidRPr="003F7378">
                          <w:rPr>
                            <w:color w:val="FF00FF"/>
                            <w:sz w:val="18"/>
                            <w:szCs w:val="18"/>
                          </w:rPr>
                          <w:t>'</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3</w:t>
                        </w:r>
                        <w:r w:rsidRPr="003F7378">
                          <w:rPr>
                            <w:color w:val="800000"/>
                            <w:sz w:val="18"/>
                            <w:szCs w:val="18"/>
                          </w:rPr>
                          <w:t>000</w:t>
                        </w:r>
                        <w:proofErr w:type="gramEnd"/>
                        <w:r w:rsidRPr="003F7378">
                          <w:rPr>
                            <w:sz w:val="18"/>
                            <w:szCs w:val="18"/>
                          </w:rPr>
                          <w:t>);</w:t>
                        </w:r>
                      </w:p>
                    </w:txbxContent>
                  </v:textbox>
                </v:shape>
                <v:shape id="AutoShape 276" o:spid="_x0000_s1183" type="#_x0000_t62" style="position:absolute;left:19428;top:1983;width:13713;height:19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w88UA&#10;AADcAAAADwAAAGRycy9kb3ducmV2LnhtbESPQWvCQBSE70L/w/KE3nRjDyWmriKWQkqxkFjo9ZF9&#10;JqnZtyG7Jtt/3xUKHoeZ+YbZ7ILpxEiDay0rWC0TEMSV1S3XCr5Ob4sUhPPIGjvLpOCXHOy2D7MN&#10;ZtpOXNBY+lpECLsMFTTe95mUrmrIoFvanjh6ZzsY9FEOtdQDThFuOvmUJM/SYMtxocGeDg1Vl/Jq&#10;FExd+HjPi/0hjMfimr9+nr9XP6NSj/OwfwHhKfh7+L+dawVpuobb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zDzxQAAANwAAAAPAAAAAAAAAAAAAAAAAJgCAABkcnMv&#10;ZG93bnJldi54bWxQSwUGAAAAAAQABAD1AAAAigMAAAAA&#10;" adj="26292,30351" fillcolor="#ff9">
                  <v:textbox inset="0,0,0,0">
                    <w:txbxContent>
                      <w:p w:rsidR="0023747D" w:rsidRPr="000E23E9" w:rsidRDefault="0023747D" w:rsidP="00B532B2">
                        <w:pPr>
                          <w:jc w:val="center"/>
                          <w:rPr>
                            <w:szCs w:val="18"/>
                          </w:rPr>
                        </w:pPr>
                        <w:r>
                          <w:rPr>
                            <w:rFonts w:hint="eastAsia"/>
                            <w:szCs w:val="18"/>
                          </w:rPr>
                          <w:t>Dirty Mark appears</w:t>
                        </w:r>
                      </w:p>
                    </w:txbxContent>
                  </v:textbox>
                </v:shape>
                <v:shape id="AutoShape 277" o:spid="_x0000_s1184" type="#_x0000_t62" style="position:absolute;left:17145;top:6933;width:16004;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6BcsIA&#10;AADcAAAADwAAAGRycy9kb3ducmV2LnhtbERPz2vCMBS+D/wfwhO8zdSBs1ajiCA42A6z9f5snk2x&#10;eSlN1nb765fDYMeP7/d2P9pG9NT52rGCxTwBQVw6XXOloMhPzykIH5A1No5JwTd52O8mT1vMtBv4&#10;k/pLqEQMYZ+hAhNCm0npS0MW/dy1xJG7u85iiLCrpO5wiOG2kS9J8iot1hwbDLZ0NFQ+Ll9WwXV1&#10;at5/lsWqGnT6cZf58rbo35SaTcfDBkSgMfyL/9xnrSBdx/n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oFywgAAANwAAAAPAAAAAAAAAAAAAAAAAJgCAABkcnMvZG93&#10;bnJldi54bWxQSwUGAAAAAAQABAD1AAAAhwMAAAAA&#10;" adj="27694,27069" fillcolor="#ff9">
                  <v:textbox inset="0,0,0,0">
                    <w:txbxContent>
                      <w:p w:rsidR="0023747D" w:rsidRPr="000E23E9" w:rsidRDefault="0023747D" w:rsidP="00B532B2">
                        <w:pPr>
                          <w:jc w:val="center"/>
                          <w:rPr>
                            <w:szCs w:val="18"/>
                          </w:rPr>
                        </w:pPr>
                        <w:r>
                          <w:rPr>
                            <w:rFonts w:hint="eastAsia"/>
                            <w:szCs w:val="18"/>
                          </w:rPr>
                          <w:t>Dirty Mark disappears</w:t>
                        </w:r>
                      </w:p>
                      <w:p w:rsidR="0023747D" w:rsidRPr="00C90673" w:rsidRDefault="0023747D" w:rsidP="00375F9C">
                        <w:pPr>
                          <w:rPr>
                            <w:szCs w:val="18"/>
                          </w:rPr>
                        </w:pPr>
                      </w:p>
                    </w:txbxContent>
                  </v:textbox>
                </v:shape>
                <v:shape id="AutoShape 278" o:spid="_x0000_s1185" type="#_x0000_t62" style="position:absolute;left:20577;top:14858;width:13713;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NMUA&#10;AADcAAAADwAAAGRycy9kb3ducmV2LnhtbESPQYvCMBSE78L+h/AWvIim9iDdapTdRdGDF10RvT2a&#10;Z1u2eSlN1OqvN4LgcZiZb5jJrDWVuFDjSssKhoMIBHFmdcm5gt3fop+AcB5ZY2WZFNzIwWz60Zlg&#10;qu2VN3TZ+lwECLsUFRTe16mULivIoBvYmjh4J9sY9EE2udQNXgPcVDKOopE0WHJYKLCm34Ky/+3Z&#10;KDA/8Xl+nGvTqw6nfdJbre+jZaZU97P9HoPw1Pp3+NVeaQXJVwz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tY0xQAAANwAAAAPAAAAAAAAAAAAAAAAAJgCAABkcnMv&#10;ZG93bnJldi54bWxQSwUGAAAAAAQABAD1AAAAigMAAAAA&#10;" adj="28990,5884" fillcolor="#ff9">
                  <v:textbox inset="0,0,0,0">
                    <w:txbxContent>
                      <w:p w:rsidR="0023747D" w:rsidRPr="00C90673" w:rsidRDefault="0023747D" w:rsidP="00B532B2">
                        <w:pPr>
                          <w:jc w:val="center"/>
                          <w:rPr>
                            <w:szCs w:val="18"/>
                          </w:rPr>
                        </w:pPr>
                        <w:r>
                          <w:rPr>
                            <w:rFonts w:hint="eastAsia"/>
                            <w:szCs w:val="18"/>
                          </w:rPr>
                          <w:t>Nothing happen</w:t>
                        </w:r>
                      </w:p>
                    </w:txbxContent>
                  </v:textbox>
                </v:shape>
                <v:shape id="AutoShape 279" o:spid="_x0000_s1186" type="#_x0000_t62" style="position:absolute;left:20577;top:10899;width:17138;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58YA&#10;AADcAAAADwAAAGRycy9kb3ducmV2LnhtbESPT4vCMBTE78J+h/AWvMia7griVqPIwi6iB/EPnp/N&#10;26bYvNQm1vrtjSB4HGbmN8xk1tpSNFT7wrGCz34CgjhzuuBcwX73+zEC4QOyxtIxKbiRh9n0rTPB&#10;VLsrb6jZhlxECPsUFZgQqlRKnxmy6PuuIo7ev6sthijrXOoarxFuS/mVJENpseC4YLCiH0PZaXux&#10;CnrueK7M/LBbHU4D+be6nBfrZqlU972dj0EEasMr/GwvtILR9wA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p/58YAAADcAAAADwAAAAAAAAAAAAAAAACYAgAAZHJz&#10;L2Rvd25yZXYueG1sUEsFBgAAAAAEAAQA9QAAAIsDAAAAAA==&#10;" adj="27306,692" fillcolor="#ff9">
                  <v:textbox inset="0,0,0,0">
                    <w:txbxContent>
                      <w:p w:rsidR="0023747D" w:rsidRPr="00E55835" w:rsidRDefault="0023747D" w:rsidP="00B532B2">
                        <w:pPr>
                          <w:jc w:val="center"/>
                          <w:rPr>
                            <w:szCs w:val="18"/>
                          </w:rPr>
                        </w:pPr>
                        <w:r>
                          <w:rPr>
                            <w:rFonts w:hint="eastAsia"/>
                            <w:szCs w:val="18"/>
                          </w:rPr>
                          <w:t>If DirtyMark is disabled</w:t>
                        </w:r>
                      </w:p>
                    </w:txbxContent>
                  </v:textbox>
                </v:shape>
                <w10:anchorlock/>
              </v:group>
            </w:pict>
          </mc:Fallback>
        </mc:AlternateContent>
      </w:r>
    </w:p>
    <w:p w:rsidR="00375F9C" w:rsidRDefault="00375F9C" w:rsidP="00E45D25">
      <w:pPr>
        <w:pStyle w:val="3"/>
        <w:numPr>
          <w:ilvl w:val="2"/>
          <w:numId w:val="17"/>
        </w:numPr>
      </w:pPr>
      <w:bookmarkStart w:id="46" w:name="_Toc453071689"/>
      <w:r>
        <w:rPr>
          <w:rFonts w:hint="eastAsia"/>
        </w:rPr>
        <w:t>Password Input</w:t>
      </w:r>
      <w:bookmarkEnd w:id="46"/>
      <w:r>
        <w:rPr>
          <w:rFonts w:hint="eastAsia"/>
        </w:rPr>
        <w:t xml:space="preserve"> </w:t>
      </w:r>
    </w:p>
    <w:p w:rsidR="00375F9C" w:rsidRDefault="00375F9C" w:rsidP="00375F9C">
      <w:r>
        <w:rPr>
          <w:rFonts w:hint="eastAsia"/>
        </w:rPr>
        <w:t>Sets Input</w:t>
      </w:r>
      <w:r>
        <w:t>’</w:t>
      </w:r>
      <w:r>
        <w:rPr>
          <w:rFonts w:hint="eastAsia"/>
        </w:rPr>
        <w:t xml:space="preserve">s type property to </w:t>
      </w:r>
      <w:r>
        <w:t>“</w:t>
      </w:r>
      <w:r>
        <w:rPr>
          <w:rFonts w:hint="eastAsia"/>
        </w:rPr>
        <w:t>password</w:t>
      </w:r>
      <w:r>
        <w:t>”</w:t>
      </w:r>
      <w:r>
        <w:rPr>
          <w:rFonts w:hint="eastAsia"/>
        </w:rPr>
        <w:t>.</w:t>
      </w:r>
    </w:p>
    <w:p w:rsidR="00375F9C" w:rsidRPr="00606C37" w:rsidRDefault="00375F9C" w:rsidP="00375F9C">
      <w:pPr>
        <w:rPr>
          <w:b/>
        </w:rPr>
      </w:pPr>
      <w:r w:rsidRPr="00606C37">
        <w:rPr>
          <w:rFonts w:hint="eastAsia"/>
          <w:b/>
        </w:rPr>
        <w:t>Input:</w:t>
      </w:r>
    </w:p>
    <w:p w:rsidR="00375F9C" w:rsidRDefault="005C781A" w:rsidP="00375F9C">
      <w:r>
        <w:rPr>
          <w:noProof/>
        </w:rPr>
        <mc:AlternateContent>
          <mc:Choice Requires="wpc">
            <w:drawing>
              <wp:inline distT="0" distB="0" distL="0" distR="0" wp14:anchorId="39FDB37A" wp14:editId="54DB355F">
                <wp:extent cx="5257800" cy="1089660"/>
                <wp:effectExtent l="9525" t="0" r="9525" b="0"/>
                <wp:docPr id="887"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5" name="Text Box 202"/>
                        <wps:cNvSpPr txBox="1">
                          <a:spLocks noChangeArrowheads="1"/>
                        </wps:cNvSpPr>
                        <wps:spPr bwMode="auto">
                          <a:xfrm>
                            <a:off x="0" y="48834"/>
                            <a:ext cx="5257800" cy="1019689"/>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w:t>
                              </w:r>
                              <w:r>
                                <w:rPr>
                                  <w:rFonts w:hint="eastAsia"/>
                                  <w:sz w:val="18"/>
                                  <w:szCs w:val="18"/>
                                </w:rPr>
                                <w:t>{type:</w:t>
                              </w:r>
                              <w:r w:rsidRPr="0066585B">
                                <w:rPr>
                                  <w:color w:val="FF00FF"/>
                                  <w:sz w:val="18"/>
                                  <w:szCs w:val="18"/>
                                </w:rPr>
                                <w:t xml:space="preserve"> </w:t>
                              </w:r>
                              <w:r w:rsidRPr="003F7378">
                                <w:rPr>
                                  <w:color w:val="FF00FF"/>
                                  <w:sz w:val="18"/>
                                  <w:szCs w:val="18"/>
                                </w:rPr>
                                <w:t>'</w:t>
                              </w:r>
                              <w:r>
                                <w:rPr>
                                  <w:rFonts w:hint="eastAsia"/>
                                  <w:color w:val="FF00FF"/>
                                  <w:sz w:val="18"/>
                                  <w:szCs w:val="18"/>
                                </w:rPr>
                                <w:t>password</w:t>
                              </w:r>
                              <w:r w:rsidRPr="003F7378">
                                <w:rPr>
                                  <w:color w:val="FF00FF"/>
                                  <w:sz w:val="18"/>
                                  <w:szCs w:val="18"/>
                                </w:rPr>
                                <w:t>'</w:t>
                              </w:r>
                              <w:r>
                                <w:rPr>
                                  <w:rFonts w:hint="eastAsia"/>
                                  <w:sz w:val="18"/>
                                  <w:szCs w:val="18"/>
                                </w:rPr>
                                <w:t>}</w:t>
                              </w:r>
                              <w:r w:rsidRPr="003F7378">
                                <w:rPr>
                                  <w:sz w:val="18"/>
                                  <w:szCs w:val="18"/>
                                </w:rPr>
                                <w:t>)).show();</w:t>
                              </w:r>
                            </w:p>
                            <w:p w:rsidR="0023747D" w:rsidRDefault="0023747D" w:rsidP="00375F9C">
                              <w:pPr>
                                <w:spacing w:line="240" w:lineRule="exact"/>
                                <w:rPr>
                                  <w:sz w:val="18"/>
                                  <w:szCs w:val="18"/>
                                </w:rPr>
                              </w:pP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Default="0023747D" w:rsidP="00375F9C">
                              <w:pPr>
                                <w:spacing w:line="240" w:lineRule="exact"/>
                                <w:ind w:firstLine="360"/>
                                <w:rPr>
                                  <w:sz w:val="18"/>
                                  <w:szCs w:val="18"/>
                                </w:rPr>
                              </w:pPr>
                              <w:proofErr w:type="gramStart"/>
                              <w:r w:rsidRPr="003F7378">
                                <w:rPr>
                                  <w:sz w:val="18"/>
                                  <w:szCs w:val="18"/>
                                </w:rPr>
                                <w:t>input.setUIValue(</w:t>
                              </w:r>
                              <w:proofErr w:type="gramEnd"/>
                              <w:r>
                                <w:rPr>
                                  <w:color w:val="FF00FF"/>
                                  <w:sz w:val="18"/>
                                  <w:szCs w:val="18"/>
                                </w:rPr>
                                <w:t>'</w:t>
                              </w:r>
                              <w:r>
                                <w:rPr>
                                  <w:rFonts w:hint="eastAsia"/>
                                  <w:color w:val="FF00FF"/>
                                  <w:sz w:val="18"/>
                                  <w:szCs w:val="18"/>
                                </w:rPr>
                                <w:t>123456</w:t>
                              </w:r>
                              <w:r w:rsidRPr="003F7378">
                                <w:rPr>
                                  <w:color w:val="FF00FF"/>
                                  <w:sz w:val="18"/>
                                  <w:szCs w:val="18"/>
                                </w:rPr>
                                <w:t>'</w:t>
                              </w:r>
                              <w:r w:rsidRPr="003F7378">
                                <w:rPr>
                                  <w:sz w:val="18"/>
                                  <w:szCs w:val="18"/>
                                </w:rPr>
                                <w:t>)</w:t>
                              </w:r>
                              <w:r>
                                <w:rPr>
                                  <w:rFonts w:hint="eastAsia"/>
                                  <w:sz w:val="18"/>
                                  <w:szCs w:val="18"/>
                                </w:rPr>
                                <w:t>.updateValue()</w:t>
                              </w:r>
                              <w:r>
                                <w:rPr>
                                  <w:sz w:val="18"/>
                                  <w:szCs w:val="18"/>
                                </w:rPr>
                                <w:t>;</w:t>
                              </w:r>
                            </w:p>
                            <w:p w:rsidR="0023747D" w:rsidRPr="003F7378" w:rsidRDefault="0023747D" w:rsidP="00375F9C">
                              <w:pPr>
                                <w:spacing w:line="240" w:lineRule="exact"/>
                                <w:ind w:firstLine="360"/>
                                <w:rPr>
                                  <w:sz w:val="18"/>
                                  <w:szCs w:val="18"/>
                                </w:rPr>
                              </w:pPr>
                              <w:proofErr w:type="gramStart"/>
                              <w:r>
                                <w:rPr>
                                  <w:rFonts w:hint="eastAsia"/>
                                  <w:sz w:val="18"/>
                                  <w:szCs w:val="18"/>
                                </w:rPr>
                                <w:t>xui.pop(</w:t>
                              </w:r>
                              <w:proofErr w:type="gramEnd"/>
                              <w:r>
                                <w:rPr>
                                  <w:rFonts w:hint="eastAsia"/>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Pr>
                                  <w:sz w:val="18"/>
                                  <w:szCs w:val="18"/>
                                </w:rPr>
                                <w:t>);</w:t>
                              </w:r>
                            </w:p>
                          </w:txbxContent>
                        </wps:txbx>
                        <wps:bodyPr rot="0" vert="horz" wrap="square" lIns="54000" tIns="46800" rIns="54000" bIns="45720" anchor="t" anchorCtr="0" upright="1">
                          <a:spAutoFit/>
                        </wps:bodyPr>
                      </wps:wsp>
                      <wps:wsp>
                        <wps:cNvPr id="886" name="AutoShape 203"/>
                        <wps:cNvSpPr>
                          <a:spLocks noChangeArrowheads="1"/>
                        </wps:cNvSpPr>
                        <wps:spPr bwMode="auto">
                          <a:xfrm flipH="1">
                            <a:off x="2057303" y="395776"/>
                            <a:ext cx="571597" cy="198253"/>
                          </a:xfrm>
                          <a:prstGeom prst="wedgeRoundRectCallout">
                            <a:avLst>
                              <a:gd name="adj1" fmla="val 112889"/>
                              <a:gd name="adj2" fmla="val -124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type</w:t>
                              </w:r>
                            </w:p>
                          </w:txbxContent>
                        </wps:txbx>
                        <wps:bodyPr rot="0" vert="horz" wrap="square" lIns="0" tIns="0" rIns="0" bIns="0" anchor="t" anchorCtr="0" upright="1">
                          <a:noAutofit/>
                        </wps:bodyPr>
                      </wps:wsp>
                    </wpc:wpc>
                  </a:graphicData>
                </a:graphic>
              </wp:inline>
            </w:drawing>
          </mc:Choice>
          <mc:Fallback>
            <w:pict>
              <v:group id="画布 200" o:spid="_x0000_s1187"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">
                <v:shape id="_x0000_s1188" type="#_x0000_t75" style="position:absolute;width:52578;height:10896;visibility:visible;mso-wrap-style:square">
                  <v:fill o:detectmouseclick="t"/>
                  <v:path o:connecttype="none"/>
                </v:shape>
                <v:shape id="Text Box 202" o:spid="_x0000_s1189" type="#_x0000_t202" style="position:absolute;top:488;width:52578;height:10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4Rd8QA&#10;AADcAAAADwAAAGRycy9kb3ducmV2LnhtbESPwWrDMBBE74H8g9hAb4mcQoPrRjElobiXQpO098Xa&#10;WsbWykiK4/x9VSjkOMzMG2ZbTrYXI/nQOlawXmUgiGunW24UfJ3fljmIEJE19o5JwY0ClLv5bIuF&#10;dlc+0niKjUgQDgUqMDEOhZShNmQxrNxAnLwf5y3GJH0jtcdrgttePmbZRlpsOS0YHGhvqO5OF6ug&#10;7g7ToWq/jR8vNv/Uz9XtY1Mp9bCYXl9ARJriPfzfftcK8vwJ/s6k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uEXfEAAAA3AAAAA8AAAAAAAAAAAAAAAAAmAIAAGRycy9k&#10;b3ducmV2LnhtbFBLBQYAAAAABAAEAPUAAACJAwAAAAA=&#10;" strokeweight="1pt">
                  <v:textbox style="mso-fit-shape-to-text:t" inset="1.5mm,1.3mm,1.5mm">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w:t>
                        </w:r>
                        <w:r>
                          <w:rPr>
                            <w:rFonts w:hint="eastAsia"/>
                            <w:sz w:val="18"/>
                            <w:szCs w:val="18"/>
                          </w:rPr>
                          <w:t>{type:</w:t>
                        </w:r>
                        <w:r w:rsidRPr="0066585B">
                          <w:rPr>
                            <w:color w:val="FF00FF"/>
                            <w:sz w:val="18"/>
                            <w:szCs w:val="18"/>
                          </w:rPr>
                          <w:t xml:space="preserve"> </w:t>
                        </w:r>
                        <w:r w:rsidRPr="003F7378">
                          <w:rPr>
                            <w:color w:val="FF00FF"/>
                            <w:sz w:val="18"/>
                            <w:szCs w:val="18"/>
                          </w:rPr>
                          <w:t>'</w:t>
                        </w:r>
                        <w:r>
                          <w:rPr>
                            <w:rFonts w:hint="eastAsia"/>
                            <w:color w:val="FF00FF"/>
                            <w:sz w:val="18"/>
                            <w:szCs w:val="18"/>
                          </w:rPr>
                          <w:t>password</w:t>
                        </w:r>
                        <w:r w:rsidRPr="003F7378">
                          <w:rPr>
                            <w:color w:val="FF00FF"/>
                            <w:sz w:val="18"/>
                            <w:szCs w:val="18"/>
                          </w:rPr>
                          <w:t>'</w:t>
                        </w:r>
                        <w:r>
                          <w:rPr>
                            <w:rFonts w:hint="eastAsia"/>
                            <w:sz w:val="18"/>
                            <w:szCs w:val="18"/>
                          </w:rPr>
                          <w:t>}</w:t>
                        </w:r>
                        <w:r w:rsidRPr="003F7378">
                          <w:rPr>
                            <w:sz w:val="18"/>
                            <w:szCs w:val="18"/>
                          </w:rPr>
                          <w:t>)).show();</w:t>
                        </w:r>
                      </w:p>
                      <w:p w:rsidR="0023747D" w:rsidRDefault="0023747D" w:rsidP="00375F9C">
                        <w:pPr>
                          <w:spacing w:line="240" w:lineRule="exact"/>
                          <w:rPr>
                            <w:sz w:val="18"/>
                            <w:szCs w:val="18"/>
                          </w:rPr>
                        </w:pPr>
                      </w:p>
                      <w:p w:rsidR="0023747D" w:rsidRPr="003F7378" w:rsidRDefault="00973A41" w:rsidP="00375F9C">
                        <w:pPr>
                          <w:spacing w:line="240" w:lineRule="exact"/>
                          <w:rPr>
                            <w:sz w:val="18"/>
                            <w:szCs w:val="18"/>
                          </w:rPr>
                        </w:pPr>
                        <w:proofErr w:type="gramStart"/>
                        <w:r>
                          <w:rPr>
                            <w:sz w:val="18"/>
                            <w:szCs w:val="18"/>
                          </w:rPr>
                          <w:t>xui.</w:t>
                        </w:r>
                        <w:r w:rsidR="0023747D" w:rsidRPr="003F7378">
                          <w:rPr>
                            <w:sz w:val="18"/>
                            <w:szCs w:val="18"/>
                          </w:rPr>
                          <w:t>asyRun(</w:t>
                        </w:r>
                        <w:proofErr w:type="gramEnd"/>
                        <w:r w:rsidR="0023747D" w:rsidRPr="003F7378">
                          <w:rPr>
                            <w:color w:val="0000FF"/>
                            <w:sz w:val="18"/>
                            <w:szCs w:val="18"/>
                          </w:rPr>
                          <w:t>function</w:t>
                        </w:r>
                        <w:r w:rsidR="0023747D" w:rsidRPr="003F7378">
                          <w:rPr>
                            <w:sz w:val="18"/>
                            <w:szCs w:val="18"/>
                          </w:rPr>
                          <w:t>(){</w:t>
                        </w:r>
                      </w:p>
                      <w:p w:rsidR="0023747D" w:rsidRDefault="0023747D" w:rsidP="00375F9C">
                        <w:pPr>
                          <w:spacing w:line="240" w:lineRule="exact"/>
                          <w:ind w:firstLine="360"/>
                          <w:rPr>
                            <w:sz w:val="18"/>
                            <w:szCs w:val="18"/>
                          </w:rPr>
                        </w:pPr>
                        <w:proofErr w:type="gramStart"/>
                        <w:r w:rsidRPr="003F7378">
                          <w:rPr>
                            <w:sz w:val="18"/>
                            <w:szCs w:val="18"/>
                          </w:rPr>
                          <w:t>input.setUIValue(</w:t>
                        </w:r>
                        <w:proofErr w:type="gramEnd"/>
                        <w:r>
                          <w:rPr>
                            <w:color w:val="FF00FF"/>
                            <w:sz w:val="18"/>
                            <w:szCs w:val="18"/>
                          </w:rPr>
                          <w:t>'</w:t>
                        </w:r>
                        <w:r>
                          <w:rPr>
                            <w:rFonts w:hint="eastAsia"/>
                            <w:color w:val="FF00FF"/>
                            <w:sz w:val="18"/>
                            <w:szCs w:val="18"/>
                          </w:rPr>
                          <w:t>123456</w:t>
                        </w:r>
                        <w:r w:rsidRPr="003F7378">
                          <w:rPr>
                            <w:color w:val="FF00FF"/>
                            <w:sz w:val="18"/>
                            <w:szCs w:val="18"/>
                          </w:rPr>
                          <w:t>'</w:t>
                        </w:r>
                        <w:r w:rsidRPr="003F7378">
                          <w:rPr>
                            <w:sz w:val="18"/>
                            <w:szCs w:val="18"/>
                          </w:rPr>
                          <w:t>)</w:t>
                        </w:r>
                        <w:r>
                          <w:rPr>
                            <w:rFonts w:hint="eastAsia"/>
                            <w:sz w:val="18"/>
                            <w:szCs w:val="18"/>
                          </w:rPr>
                          <w:t>.updateValue()</w:t>
                        </w:r>
                        <w:r>
                          <w:rPr>
                            <w:sz w:val="18"/>
                            <w:szCs w:val="18"/>
                          </w:rPr>
                          <w:t>;</w:t>
                        </w:r>
                      </w:p>
                      <w:p w:rsidR="0023747D" w:rsidRPr="003F7378" w:rsidRDefault="0023747D" w:rsidP="00375F9C">
                        <w:pPr>
                          <w:spacing w:line="240" w:lineRule="exact"/>
                          <w:ind w:firstLine="360"/>
                          <w:rPr>
                            <w:sz w:val="18"/>
                            <w:szCs w:val="18"/>
                          </w:rPr>
                        </w:pPr>
                        <w:proofErr w:type="gramStart"/>
                        <w:r>
                          <w:rPr>
                            <w:rFonts w:hint="eastAsia"/>
                            <w:sz w:val="18"/>
                            <w:szCs w:val="18"/>
                          </w:rPr>
                          <w:t>xui.pop(</w:t>
                        </w:r>
                        <w:proofErr w:type="gramEnd"/>
                        <w:r>
                          <w:rPr>
                            <w:rFonts w:hint="eastAsia"/>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Pr>
                            <w:sz w:val="18"/>
                            <w:szCs w:val="18"/>
                          </w:rPr>
                          <w:t>);</w:t>
                        </w:r>
                      </w:p>
                    </w:txbxContent>
                  </v:textbox>
                </v:shape>
                <v:shape id="AutoShape 203" o:spid="_x0000_s1190" type="#_x0000_t62" style="position:absolute;left:20573;top:3957;width:571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fkN8UA&#10;AADcAAAADwAAAGRycy9kb3ducmV2LnhtbESP0WrCQBRE34X+w3ILfdONheoSXUXaRPpQxKZ+wCV7&#10;TYLZu2l2G9O/7xYEH4eZOcOst6NtxUC9bxxrmM8SEMSlMw1XGk5f+VSB8AHZYOuYNPySh+3mYbLG&#10;1Lgrf9JQhEpECPsUNdQhdKmUvqzJop+5jjh6Z9dbDFH2lTQ9XiPctvI5SRbSYsNxocaOXmsqL8WP&#10;1WCzXf62H+Zq+fK9Px7coLKKP7R+ehx3KxCBxnAP39rvRoNS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Q3xQAAANwAAAAPAAAAAAAAAAAAAAAAAJgCAABkcnMv&#10;ZG93bnJldi54bWxQSwUGAAAAAAQABAD1AAAAigMAAAAA&#10;" adj="35184,-16011" fillcolor="#ff9">
                  <v:textbox inset="0,0,0,0">
                    <w:txbxContent>
                      <w:p w:rsidR="0023747D" w:rsidRPr="000E23E9" w:rsidRDefault="0023747D" w:rsidP="00B532B2">
                        <w:pPr>
                          <w:jc w:val="center"/>
                          <w:rPr>
                            <w:szCs w:val="18"/>
                          </w:rPr>
                        </w:pPr>
                        <w:r>
                          <w:rPr>
                            <w:rFonts w:hint="eastAsia"/>
                            <w:szCs w:val="18"/>
                          </w:rPr>
                          <w:t>Sets type</w:t>
                        </w:r>
                      </w:p>
                    </w:txbxContent>
                  </v:textbox>
                </v:shape>
                <w10:anchorlock/>
              </v:group>
            </w:pict>
          </mc:Fallback>
        </mc:AlternateContent>
      </w:r>
    </w:p>
    <w:p w:rsidR="00375F9C" w:rsidRDefault="00375F9C" w:rsidP="00375F9C"/>
    <w:p w:rsidR="00375F9C" w:rsidRPr="00606C37" w:rsidRDefault="00375F9C" w:rsidP="00375F9C">
      <w:pPr>
        <w:rPr>
          <w:b/>
        </w:rPr>
      </w:pPr>
      <w:r w:rsidRPr="00606C37">
        <w:rPr>
          <w:rFonts w:hint="eastAsia"/>
          <w:b/>
        </w:rPr>
        <w:t>Output:</w:t>
      </w:r>
    </w:p>
    <w:p w:rsidR="00375F9C" w:rsidRPr="0066585B" w:rsidRDefault="005C781A" w:rsidP="00375F9C">
      <w:r>
        <w:rPr>
          <w:rFonts w:hint="eastAsia"/>
          <w:noProof/>
        </w:rPr>
        <w:drawing>
          <wp:inline distT="0" distB="0" distL="0" distR="0" wp14:anchorId="789B667C" wp14:editId="7CB78F3D">
            <wp:extent cx="2609850" cy="171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9850" cy="1714500"/>
                    </a:xfrm>
                    <a:prstGeom prst="rect">
                      <a:avLst/>
                    </a:prstGeom>
                    <a:noFill/>
                    <a:ln>
                      <a:noFill/>
                    </a:ln>
                  </pic:spPr>
                </pic:pic>
              </a:graphicData>
            </a:graphic>
          </wp:inline>
        </w:drawing>
      </w:r>
    </w:p>
    <w:p w:rsidR="00375F9C" w:rsidRDefault="00375F9C" w:rsidP="00E45D25">
      <w:pPr>
        <w:pStyle w:val="3"/>
        <w:numPr>
          <w:ilvl w:val="2"/>
          <w:numId w:val="17"/>
        </w:numPr>
      </w:pPr>
      <w:bookmarkStart w:id="47" w:name="_Toc235676270"/>
      <w:bookmarkStart w:id="48" w:name="_Toc453071690"/>
      <w:r>
        <w:rPr>
          <w:rFonts w:hint="eastAsia"/>
        </w:rPr>
        <w:t>Multi-lines</w:t>
      </w:r>
      <w:bookmarkEnd w:id="47"/>
      <w:bookmarkEnd w:id="48"/>
      <w:r>
        <w:rPr>
          <w:rFonts w:hint="eastAsia"/>
        </w:rPr>
        <w:t xml:space="preserve"> </w:t>
      </w:r>
    </w:p>
    <w:p w:rsidR="00375F9C" w:rsidRDefault="00375F9C" w:rsidP="00375F9C">
      <w:r>
        <w:rPr>
          <w:rFonts w:hint="eastAsia"/>
        </w:rPr>
        <w:t>Sets Input</w:t>
      </w:r>
      <w:r>
        <w:t>’</w:t>
      </w:r>
      <w:r>
        <w:rPr>
          <w:rFonts w:hint="eastAsia"/>
        </w:rPr>
        <w:t>s multiLine property to true.</w:t>
      </w:r>
    </w:p>
    <w:p w:rsidR="00375F9C" w:rsidRPr="00606C37" w:rsidRDefault="00375F9C" w:rsidP="00375F9C">
      <w:pPr>
        <w:rPr>
          <w:b/>
        </w:rPr>
      </w:pPr>
      <w:r w:rsidRPr="00606C37">
        <w:rPr>
          <w:rFonts w:hint="eastAsia"/>
          <w:b/>
        </w:rPr>
        <w:t>Input:</w:t>
      </w:r>
    </w:p>
    <w:p w:rsidR="00375F9C" w:rsidRPr="00606C37" w:rsidRDefault="00375F9C" w:rsidP="00375F9C"/>
    <w:p w:rsidR="00375F9C" w:rsidRDefault="005C781A" w:rsidP="00375F9C">
      <w:r>
        <w:rPr>
          <w:noProof/>
        </w:rPr>
        <w:lastRenderedPageBreak/>
        <mc:AlternateContent>
          <mc:Choice Requires="wpc">
            <w:drawing>
              <wp:inline distT="0" distB="0" distL="0" distR="0" wp14:anchorId="28FF2274" wp14:editId="5ED98964">
                <wp:extent cx="5257800" cy="1068705"/>
                <wp:effectExtent l="9525" t="0" r="9525" b="7620"/>
                <wp:docPr id="883" name="画布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1" name="Text Box 224"/>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04520" w:rsidRDefault="0023747D" w:rsidP="00375F9C">
                              <w:pPr>
                                <w:spacing w:line="240" w:lineRule="exact"/>
                                <w:rPr>
                                  <w:sz w:val="18"/>
                                  <w:szCs w:val="18"/>
                                </w:rPr>
                              </w:pPr>
                              <w:proofErr w:type="gramStart"/>
                              <w:r w:rsidRPr="00804520">
                                <w:rPr>
                                  <w:color w:val="0000FF"/>
                                  <w:sz w:val="18"/>
                                  <w:szCs w:val="18"/>
                                </w:rPr>
                                <w:t>var</w:t>
                              </w:r>
                              <w:proofErr w:type="gramEnd"/>
                              <w:r w:rsidRPr="00804520">
                                <w:rPr>
                                  <w:sz w:val="18"/>
                                  <w:szCs w:val="18"/>
                                </w:rPr>
                                <w:t xml:space="preserve"> input = (</w:t>
                              </w:r>
                              <w:r w:rsidRPr="00804520">
                                <w:rPr>
                                  <w:color w:val="0000FF"/>
                                  <w:sz w:val="18"/>
                                  <w:szCs w:val="18"/>
                                </w:rPr>
                                <w:t>new</w:t>
                              </w:r>
                              <w:r w:rsidRPr="00804520">
                                <w:rPr>
                                  <w:sz w:val="18"/>
                                  <w:szCs w:val="18"/>
                                </w:rPr>
                                <w:t xml:space="preserve"> </w:t>
                              </w:r>
                              <w:r>
                                <w:rPr>
                                  <w:sz w:val="18"/>
                                  <w:szCs w:val="18"/>
                                </w:rPr>
                                <w:t>xui.</w:t>
                              </w:r>
                              <w:r w:rsidRPr="00804520">
                                <w:rPr>
                                  <w:sz w:val="18"/>
                                  <w:szCs w:val="18"/>
                                </w:rPr>
                                <w:t>UI.Input()).setMultiLines(</w:t>
                              </w:r>
                              <w:r w:rsidRPr="00804520">
                                <w:rPr>
                                  <w:color w:val="0000FF"/>
                                  <w:sz w:val="18"/>
                                  <w:szCs w:val="18"/>
                                </w:rPr>
                                <w:t>true</w:t>
                              </w:r>
                              <w:r w:rsidRPr="00804520">
                                <w:rPr>
                                  <w:sz w:val="18"/>
                                  <w:szCs w:val="18"/>
                                </w:rPr>
                                <w:t>).setHeight(</w:t>
                              </w:r>
                              <w:r w:rsidRPr="00804520">
                                <w:rPr>
                                  <w:color w:val="800000"/>
                                  <w:sz w:val="18"/>
                                  <w:szCs w:val="18"/>
                                </w:rPr>
                                <w:t>100</w:t>
                              </w:r>
                              <w:r w:rsidRPr="00804520">
                                <w:rPr>
                                  <w:sz w:val="18"/>
                                  <w:szCs w:val="18"/>
                                </w:rPr>
                                <w:t>).show();</w:t>
                              </w:r>
                            </w:p>
                            <w:p w:rsidR="0023747D" w:rsidRPr="00B532B2" w:rsidRDefault="0023747D" w:rsidP="00375F9C">
                              <w:pPr>
                                <w:spacing w:line="240" w:lineRule="exact"/>
                                <w:rPr>
                                  <w:sz w:val="18"/>
                                  <w:szCs w:val="18"/>
                                </w:rPr>
                              </w:pPr>
                            </w:p>
                            <w:p w:rsidR="0023747D" w:rsidRPr="00804520" w:rsidRDefault="00973A41" w:rsidP="00375F9C">
                              <w:pPr>
                                <w:spacing w:line="240" w:lineRule="exact"/>
                                <w:rPr>
                                  <w:sz w:val="18"/>
                                  <w:szCs w:val="18"/>
                                </w:rPr>
                              </w:pPr>
                              <w:proofErr w:type="gramStart"/>
                              <w:r>
                                <w:rPr>
                                  <w:sz w:val="18"/>
                                  <w:szCs w:val="18"/>
                                </w:rPr>
                                <w:t>xui.</w:t>
                              </w:r>
                              <w:r w:rsidR="0023747D" w:rsidRPr="00804520">
                                <w:rPr>
                                  <w:sz w:val="18"/>
                                  <w:szCs w:val="18"/>
                                </w:rPr>
                                <w:t>asyRun(</w:t>
                              </w:r>
                              <w:proofErr w:type="gramEnd"/>
                              <w:r w:rsidR="0023747D" w:rsidRPr="00804520">
                                <w:rPr>
                                  <w:color w:val="0000FF"/>
                                  <w:sz w:val="18"/>
                                  <w:szCs w:val="18"/>
                                </w:rPr>
                                <w:t>function</w:t>
                              </w:r>
                              <w:r w:rsidR="0023747D" w:rsidRPr="00804520">
                                <w:rPr>
                                  <w:sz w:val="18"/>
                                  <w:szCs w:val="18"/>
                                </w:rPr>
                                <w:t>(){</w:t>
                              </w:r>
                            </w:p>
                            <w:p w:rsidR="0023747D" w:rsidRPr="00804520" w:rsidRDefault="0023747D" w:rsidP="00375F9C">
                              <w:pPr>
                                <w:spacing w:line="240" w:lineRule="exact"/>
                                <w:ind w:firstLineChars="200" w:firstLine="360"/>
                                <w:rPr>
                                  <w:sz w:val="18"/>
                                  <w:szCs w:val="18"/>
                                </w:rPr>
                              </w:pPr>
                              <w:proofErr w:type="gramStart"/>
                              <w:r w:rsidRPr="00804520">
                                <w:rPr>
                                  <w:sz w:val="18"/>
                                  <w:szCs w:val="18"/>
                                </w:rPr>
                                <w:t>input.setUIValue(</w:t>
                              </w:r>
                              <w:proofErr w:type="gramEnd"/>
                              <w:r w:rsidRPr="00804520">
                                <w:rPr>
                                  <w:color w:val="FF00FF"/>
                                  <w:sz w:val="18"/>
                                  <w:szCs w:val="18"/>
                                </w:rPr>
                                <w:t>'123456 \n abc'</w:t>
                              </w:r>
                              <w:r w:rsidRPr="00804520">
                                <w:rPr>
                                  <w:sz w:val="18"/>
                                  <w:szCs w:val="18"/>
                                </w:rPr>
                                <w:t>).updateValue();</w:t>
                              </w:r>
                            </w:p>
                            <w:p w:rsidR="0023747D" w:rsidRPr="00804520" w:rsidRDefault="0023747D" w:rsidP="00375F9C">
                              <w:pPr>
                                <w:spacing w:line="240" w:lineRule="exact"/>
                                <w:ind w:firstLineChars="200" w:firstLine="360"/>
                                <w:rPr>
                                  <w:sz w:val="18"/>
                                  <w:szCs w:val="18"/>
                                </w:rPr>
                              </w:pPr>
                              <w:proofErr w:type="gramStart"/>
                              <w:r>
                                <w:rPr>
                                  <w:sz w:val="18"/>
                                  <w:szCs w:val="18"/>
                                </w:rPr>
                                <w:t>xui.</w:t>
                              </w:r>
                              <w:r w:rsidRPr="00804520">
                                <w:rPr>
                                  <w:sz w:val="18"/>
                                  <w:szCs w:val="18"/>
                                </w:rPr>
                                <w:t>pop(</w:t>
                              </w:r>
                              <w:proofErr w:type="gramEnd"/>
                              <w:r w:rsidRPr="00804520">
                                <w:rPr>
                                  <w:sz w:val="18"/>
                                  <w:szCs w:val="18"/>
                                </w:rPr>
                                <w:t>input.getValue());</w:t>
                              </w:r>
                            </w:p>
                            <w:p w:rsidR="0023747D" w:rsidRPr="00804520" w:rsidRDefault="0023747D" w:rsidP="00375F9C">
                              <w:pPr>
                                <w:spacing w:line="240" w:lineRule="exact"/>
                                <w:rPr>
                                  <w:sz w:val="18"/>
                                  <w:szCs w:val="18"/>
                                </w:rPr>
                              </w:pPr>
                              <w:r w:rsidRPr="00804520">
                                <w:rPr>
                                  <w:sz w:val="18"/>
                                  <w:szCs w:val="18"/>
                                </w:rPr>
                                <w:t>}</w:t>
                              </w:r>
                              <w:proofErr w:type="gramStart"/>
                              <w:r w:rsidRPr="00804520">
                                <w:rPr>
                                  <w:sz w:val="18"/>
                                  <w:szCs w:val="18"/>
                                </w:rPr>
                                <w:t>,</w:t>
                              </w:r>
                              <w:r w:rsidRPr="00804520">
                                <w:rPr>
                                  <w:color w:val="800000"/>
                                  <w:sz w:val="18"/>
                                  <w:szCs w:val="18"/>
                                </w:rPr>
                                <w:t>1000</w:t>
                              </w:r>
                              <w:proofErr w:type="gramEnd"/>
                              <w:r w:rsidRPr="00804520">
                                <w:rPr>
                                  <w:sz w:val="18"/>
                                  <w:szCs w:val="18"/>
                                </w:rPr>
                                <w:t>);</w:t>
                              </w:r>
                            </w:p>
                          </w:txbxContent>
                        </wps:txbx>
                        <wps:bodyPr rot="0" vert="horz" wrap="square" lIns="54000" tIns="46800" rIns="54000" bIns="45720" anchor="t" anchorCtr="0" upright="1">
                          <a:spAutoFit/>
                        </wps:bodyPr>
                      </wps:wsp>
                      <wps:wsp>
                        <wps:cNvPr id="882" name="AutoShape 225"/>
                        <wps:cNvSpPr>
                          <a:spLocks noChangeArrowheads="1"/>
                        </wps:cNvSpPr>
                        <wps:spPr bwMode="auto">
                          <a:xfrm flipH="1">
                            <a:off x="2057400" y="396875"/>
                            <a:ext cx="1371600" cy="197485"/>
                          </a:xfrm>
                          <a:prstGeom prst="wedgeRoundRectCallout">
                            <a:avLst>
                              <a:gd name="adj1" fmla="val 29907"/>
                              <a:gd name="adj2" fmla="val -132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multiLine to true</w:t>
                              </w:r>
                            </w:p>
                          </w:txbxContent>
                        </wps:txbx>
                        <wps:bodyPr rot="0" vert="horz" wrap="square" lIns="0" tIns="0" rIns="0" bIns="0" anchor="t" anchorCtr="0" upright="1">
                          <a:noAutofit/>
                        </wps:bodyPr>
                      </wps:wsp>
                    </wpc:wpc>
                  </a:graphicData>
                </a:graphic>
              </wp:inline>
            </w:drawing>
          </mc:Choice>
          <mc:Fallback>
            <w:pict>
              <v:group id="画布 222" o:spid="_x0000_s1191"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">
                <v:shape id="_x0000_s1192" type="#_x0000_t75" style="position:absolute;width:52578;height:10687;visibility:visible;mso-wrap-style:square">
                  <v:fill o:detectmouseclick="t"/>
                  <v:path o:connecttype="none"/>
                </v:shape>
                <v:shape id="Text Box 224" o:spid="_x0000_s1193"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XdMMA&#10;AADcAAAADwAAAGRycy9kb3ducmV2LnhtbESPT4vCMBTE74LfITxhb5rqQWrXKMuKdC/C+u/+aN42&#10;xealJLHWb28WFvY4zMxvmPV2sK3oyYfGsYL5LANBXDndcK3gct5PcxAhImtsHZOCJwXYbsajNRba&#10;PfhI/SnWIkE4FKjAxNgVUobKkMUwcx1x8n6ctxiT9LXUHh8Jblu5yLKltNhwWjDY0aeh6na6WwXV&#10;bTfsyuZqfH+3+bdelc/DslTqbTJ8vIOINMT/8F/7SyvI8zn8nk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UXdMMAAADcAAAADwAAAAAAAAAAAAAAAACYAgAAZHJzL2Rv&#10;d25yZXYueG1sUEsFBgAAAAAEAAQA9QAAAIgDAAAAAA==&#10;" strokeweight="1pt">
                  <v:textbox style="mso-fit-shape-to-text:t" inset="1.5mm,1.3mm,1.5mm">
                    <w:txbxContent>
                      <w:p w:rsidR="0023747D" w:rsidRPr="00804520" w:rsidRDefault="0023747D" w:rsidP="00375F9C">
                        <w:pPr>
                          <w:spacing w:line="240" w:lineRule="exact"/>
                          <w:rPr>
                            <w:sz w:val="18"/>
                            <w:szCs w:val="18"/>
                          </w:rPr>
                        </w:pPr>
                        <w:proofErr w:type="gramStart"/>
                        <w:r w:rsidRPr="00804520">
                          <w:rPr>
                            <w:color w:val="0000FF"/>
                            <w:sz w:val="18"/>
                            <w:szCs w:val="18"/>
                          </w:rPr>
                          <w:t>var</w:t>
                        </w:r>
                        <w:proofErr w:type="gramEnd"/>
                        <w:r w:rsidRPr="00804520">
                          <w:rPr>
                            <w:sz w:val="18"/>
                            <w:szCs w:val="18"/>
                          </w:rPr>
                          <w:t xml:space="preserve"> input = (</w:t>
                        </w:r>
                        <w:r w:rsidRPr="00804520">
                          <w:rPr>
                            <w:color w:val="0000FF"/>
                            <w:sz w:val="18"/>
                            <w:szCs w:val="18"/>
                          </w:rPr>
                          <w:t>new</w:t>
                        </w:r>
                        <w:r w:rsidRPr="00804520">
                          <w:rPr>
                            <w:sz w:val="18"/>
                            <w:szCs w:val="18"/>
                          </w:rPr>
                          <w:t xml:space="preserve"> </w:t>
                        </w:r>
                        <w:r>
                          <w:rPr>
                            <w:sz w:val="18"/>
                            <w:szCs w:val="18"/>
                          </w:rPr>
                          <w:t>xui.</w:t>
                        </w:r>
                        <w:r w:rsidRPr="00804520">
                          <w:rPr>
                            <w:sz w:val="18"/>
                            <w:szCs w:val="18"/>
                          </w:rPr>
                          <w:t>UI.Input()).setMultiLines(</w:t>
                        </w:r>
                        <w:r w:rsidRPr="00804520">
                          <w:rPr>
                            <w:color w:val="0000FF"/>
                            <w:sz w:val="18"/>
                            <w:szCs w:val="18"/>
                          </w:rPr>
                          <w:t>true</w:t>
                        </w:r>
                        <w:r w:rsidRPr="00804520">
                          <w:rPr>
                            <w:sz w:val="18"/>
                            <w:szCs w:val="18"/>
                          </w:rPr>
                          <w:t>).setHeight(</w:t>
                        </w:r>
                        <w:r w:rsidRPr="00804520">
                          <w:rPr>
                            <w:color w:val="800000"/>
                            <w:sz w:val="18"/>
                            <w:szCs w:val="18"/>
                          </w:rPr>
                          <w:t>100</w:t>
                        </w:r>
                        <w:r w:rsidRPr="00804520">
                          <w:rPr>
                            <w:sz w:val="18"/>
                            <w:szCs w:val="18"/>
                          </w:rPr>
                          <w:t>).show();</w:t>
                        </w:r>
                      </w:p>
                      <w:p w:rsidR="0023747D" w:rsidRPr="00B532B2" w:rsidRDefault="0023747D" w:rsidP="00375F9C">
                        <w:pPr>
                          <w:spacing w:line="240" w:lineRule="exact"/>
                          <w:rPr>
                            <w:sz w:val="18"/>
                            <w:szCs w:val="18"/>
                          </w:rPr>
                        </w:pPr>
                      </w:p>
                      <w:p w:rsidR="0023747D" w:rsidRPr="00804520" w:rsidRDefault="00973A41" w:rsidP="00375F9C">
                        <w:pPr>
                          <w:spacing w:line="240" w:lineRule="exact"/>
                          <w:rPr>
                            <w:sz w:val="18"/>
                            <w:szCs w:val="18"/>
                          </w:rPr>
                        </w:pPr>
                        <w:proofErr w:type="gramStart"/>
                        <w:r>
                          <w:rPr>
                            <w:sz w:val="18"/>
                            <w:szCs w:val="18"/>
                          </w:rPr>
                          <w:t>xui.</w:t>
                        </w:r>
                        <w:r w:rsidR="0023747D" w:rsidRPr="00804520">
                          <w:rPr>
                            <w:sz w:val="18"/>
                            <w:szCs w:val="18"/>
                          </w:rPr>
                          <w:t>asyRun(</w:t>
                        </w:r>
                        <w:proofErr w:type="gramEnd"/>
                        <w:r w:rsidR="0023747D" w:rsidRPr="00804520">
                          <w:rPr>
                            <w:color w:val="0000FF"/>
                            <w:sz w:val="18"/>
                            <w:szCs w:val="18"/>
                          </w:rPr>
                          <w:t>function</w:t>
                        </w:r>
                        <w:r w:rsidR="0023747D" w:rsidRPr="00804520">
                          <w:rPr>
                            <w:sz w:val="18"/>
                            <w:szCs w:val="18"/>
                          </w:rPr>
                          <w:t>(){</w:t>
                        </w:r>
                      </w:p>
                      <w:p w:rsidR="0023747D" w:rsidRPr="00804520" w:rsidRDefault="0023747D" w:rsidP="00375F9C">
                        <w:pPr>
                          <w:spacing w:line="240" w:lineRule="exact"/>
                          <w:ind w:firstLineChars="200" w:firstLine="360"/>
                          <w:rPr>
                            <w:sz w:val="18"/>
                            <w:szCs w:val="18"/>
                          </w:rPr>
                        </w:pPr>
                        <w:proofErr w:type="gramStart"/>
                        <w:r w:rsidRPr="00804520">
                          <w:rPr>
                            <w:sz w:val="18"/>
                            <w:szCs w:val="18"/>
                          </w:rPr>
                          <w:t>input.setUIValue(</w:t>
                        </w:r>
                        <w:proofErr w:type="gramEnd"/>
                        <w:r w:rsidRPr="00804520">
                          <w:rPr>
                            <w:color w:val="FF00FF"/>
                            <w:sz w:val="18"/>
                            <w:szCs w:val="18"/>
                          </w:rPr>
                          <w:t>'123456 \n abc'</w:t>
                        </w:r>
                        <w:r w:rsidRPr="00804520">
                          <w:rPr>
                            <w:sz w:val="18"/>
                            <w:szCs w:val="18"/>
                          </w:rPr>
                          <w:t>).updateValue();</w:t>
                        </w:r>
                      </w:p>
                      <w:p w:rsidR="0023747D" w:rsidRPr="00804520" w:rsidRDefault="0023747D" w:rsidP="00375F9C">
                        <w:pPr>
                          <w:spacing w:line="240" w:lineRule="exact"/>
                          <w:ind w:firstLineChars="200" w:firstLine="360"/>
                          <w:rPr>
                            <w:sz w:val="18"/>
                            <w:szCs w:val="18"/>
                          </w:rPr>
                        </w:pPr>
                        <w:proofErr w:type="gramStart"/>
                        <w:r>
                          <w:rPr>
                            <w:sz w:val="18"/>
                            <w:szCs w:val="18"/>
                          </w:rPr>
                          <w:t>xui.</w:t>
                        </w:r>
                        <w:r w:rsidRPr="00804520">
                          <w:rPr>
                            <w:sz w:val="18"/>
                            <w:szCs w:val="18"/>
                          </w:rPr>
                          <w:t>pop(</w:t>
                        </w:r>
                        <w:proofErr w:type="gramEnd"/>
                        <w:r w:rsidRPr="00804520">
                          <w:rPr>
                            <w:sz w:val="18"/>
                            <w:szCs w:val="18"/>
                          </w:rPr>
                          <w:t>input.getValue());</w:t>
                        </w:r>
                      </w:p>
                      <w:p w:rsidR="0023747D" w:rsidRPr="00804520" w:rsidRDefault="0023747D" w:rsidP="00375F9C">
                        <w:pPr>
                          <w:spacing w:line="240" w:lineRule="exact"/>
                          <w:rPr>
                            <w:sz w:val="18"/>
                            <w:szCs w:val="18"/>
                          </w:rPr>
                        </w:pPr>
                        <w:r w:rsidRPr="00804520">
                          <w:rPr>
                            <w:sz w:val="18"/>
                            <w:szCs w:val="18"/>
                          </w:rPr>
                          <w:t>}</w:t>
                        </w:r>
                        <w:proofErr w:type="gramStart"/>
                        <w:r w:rsidRPr="00804520">
                          <w:rPr>
                            <w:sz w:val="18"/>
                            <w:szCs w:val="18"/>
                          </w:rPr>
                          <w:t>,</w:t>
                        </w:r>
                        <w:r w:rsidRPr="00804520">
                          <w:rPr>
                            <w:color w:val="800000"/>
                            <w:sz w:val="18"/>
                            <w:szCs w:val="18"/>
                          </w:rPr>
                          <w:t>1000</w:t>
                        </w:r>
                        <w:proofErr w:type="gramEnd"/>
                        <w:r w:rsidRPr="00804520">
                          <w:rPr>
                            <w:sz w:val="18"/>
                            <w:szCs w:val="18"/>
                          </w:rPr>
                          <w:t>);</w:t>
                        </w:r>
                      </w:p>
                    </w:txbxContent>
                  </v:textbox>
                </v:shape>
                <v:shape id="AutoShape 225" o:spid="_x0000_s1194" type="#_x0000_t62" style="position:absolute;left:20574;top:3968;width:13716;height:19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CMsYA&#10;AADcAAAADwAAAGRycy9kb3ducmV2LnhtbESPQUvDQBSE7wX/w/IEb+3GqiWk2RYRtEUUbM0lt0f2&#10;NQnJvo27mzb+e1cQPA4z8w2TbyfTizM531pWcLtIQBBXVrdcKyg+n+cpCB+QNfaWScE3edhurmY5&#10;Ztpe+EDnY6hFhLDPUEETwpBJ6auGDPqFHYijd7LOYIjS1VI7vES46eUySVbSYMtxocGBnhqquuNo&#10;FBxeyrfX4o5WO/fxML53X2V3P5ZK3VxPj2sQgabwH/5r77WCNF3C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CMsYAAADcAAAADwAAAAAAAAAAAAAAAACYAgAAZHJz&#10;L2Rvd25yZXYueG1sUEsFBgAAAAAEAAQA9QAAAIsDAAAAAA==&#10;" adj="17260,-17850" fillcolor="#ff9">
                  <v:textbox inset="0,0,0,0">
                    <w:txbxContent>
                      <w:p w:rsidR="0023747D" w:rsidRPr="000E23E9" w:rsidRDefault="0023747D" w:rsidP="00B532B2">
                        <w:pPr>
                          <w:jc w:val="center"/>
                          <w:rPr>
                            <w:szCs w:val="18"/>
                          </w:rPr>
                        </w:pPr>
                        <w:r>
                          <w:rPr>
                            <w:rFonts w:hint="eastAsia"/>
                            <w:szCs w:val="18"/>
                          </w:rPr>
                          <w:t>Sets multiLine to true</w:t>
                        </w:r>
                      </w:p>
                    </w:txbxContent>
                  </v:textbox>
                </v:shape>
                <w10:anchorlock/>
              </v:group>
            </w:pict>
          </mc:Fallback>
        </mc:AlternateContent>
      </w:r>
    </w:p>
    <w:p w:rsidR="00375F9C" w:rsidRDefault="00375F9C" w:rsidP="00375F9C">
      <w:pPr>
        <w:rPr>
          <w:b/>
        </w:rPr>
      </w:pPr>
    </w:p>
    <w:p w:rsidR="00375F9C" w:rsidRPr="00862C36" w:rsidRDefault="00375F9C" w:rsidP="00375F9C">
      <w:pPr>
        <w:rPr>
          <w:b/>
        </w:rPr>
      </w:pPr>
      <w:r w:rsidRPr="00606C37">
        <w:rPr>
          <w:rFonts w:hint="eastAsia"/>
          <w:b/>
        </w:rPr>
        <w:t>Output:</w:t>
      </w:r>
    </w:p>
    <w:p w:rsidR="00375F9C" w:rsidRDefault="005C781A" w:rsidP="00375F9C">
      <w:r>
        <w:rPr>
          <w:rFonts w:hint="eastAsia"/>
          <w:noProof/>
        </w:rPr>
        <w:drawing>
          <wp:inline distT="0" distB="0" distL="0" distR="0" wp14:anchorId="5A78A595" wp14:editId="61752051">
            <wp:extent cx="2857500" cy="216217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2162175"/>
                    </a:xfrm>
                    <a:prstGeom prst="rect">
                      <a:avLst/>
                    </a:prstGeom>
                    <a:noFill/>
                    <a:ln>
                      <a:noFill/>
                    </a:ln>
                  </pic:spPr>
                </pic:pic>
              </a:graphicData>
            </a:graphic>
          </wp:inline>
        </w:drawing>
      </w:r>
    </w:p>
    <w:p w:rsidR="00375F9C" w:rsidRDefault="00375F9C" w:rsidP="00E45D25">
      <w:pPr>
        <w:pStyle w:val="3"/>
        <w:numPr>
          <w:ilvl w:val="2"/>
          <w:numId w:val="17"/>
        </w:numPr>
      </w:pPr>
      <w:bookmarkStart w:id="49" w:name="_Toc453071691"/>
      <w:r w:rsidRPr="00862C36">
        <w:t>Input validation</w:t>
      </w:r>
      <w:bookmarkEnd w:id="49"/>
    </w:p>
    <w:p w:rsidR="00375F9C" w:rsidRDefault="00375F9C" w:rsidP="00E45D25">
      <w:pPr>
        <w:pStyle w:val="4"/>
        <w:numPr>
          <w:ilvl w:val="3"/>
          <w:numId w:val="17"/>
        </w:numPr>
      </w:pPr>
      <w:bookmarkStart w:id="50" w:name="_Toc453071692"/>
      <w:r w:rsidRPr="00764E2D">
        <w:t>valueFormat</w:t>
      </w:r>
      <w:r>
        <w:rPr>
          <w:rFonts w:hint="eastAsia"/>
        </w:rPr>
        <w:t xml:space="preserve"> property</w:t>
      </w:r>
      <w:bookmarkEnd w:id="50"/>
    </w:p>
    <w:p w:rsidR="00375F9C" w:rsidRDefault="00375F9C" w:rsidP="00375F9C">
      <w:r>
        <w:t>“</w:t>
      </w:r>
      <w:r>
        <w:rPr>
          <w:rFonts w:hint="eastAsia"/>
        </w:rPr>
        <w:t>valueForamt</w:t>
      </w:r>
      <w:r>
        <w:t>”</w:t>
      </w:r>
      <w:r>
        <w:rPr>
          <w:rFonts w:hint="eastAsia"/>
        </w:rPr>
        <w:t xml:space="preserve"> property </w:t>
      </w:r>
      <w:r w:rsidRPr="00684E87">
        <w:t>represents a regular expression</w:t>
      </w:r>
      <w:r>
        <w:rPr>
          <w:rFonts w:hint="eastAsia"/>
        </w:rPr>
        <w:t xml:space="preserve">. </w:t>
      </w:r>
    </w:p>
    <w:p w:rsidR="00375F9C" w:rsidRPr="00684E87" w:rsidRDefault="00375F9C" w:rsidP="00375F9C">
      <w:pPr>
        <w:rPr>
          <w:b/>
        </w:rPr>
      </w:pPr>
    </w:p>
    <w:p w:rsidR="00375F9C" w:rsidRPr="00684E87" w:rsidRDefault="00375F9C" w:rsidP="00375F9C">
      <w:pPr>
        <w:rPr>
          <w:b/>
        </w:rPr>
      </w:pPr>
      <w:r w:rsidRPr="00684E87">
        <w:rPr>
          <w:rFonts w:hint="eastAsia"/>
          <w:b/>
        </w:rPr>
        <w:t>Input:</w:t>
      </w:r>
    </w:p>
    <w:p w:rsidR="00375F9C" w:rsidRDefault="005C781A" w:rsidP="00375F9C">
      <w:r>
        <w:rPr>
          <w:noProof/>
        </w:rPr>
        <mc:AlternateContent>
          <mc:Choice Requires="wpc">
            <w:drawing>
              <wp:inline distT="0" distB="0" distL="0" distR="0" wp14:anchorId="65659F70" wp14:editId="06A267A1">
                <wp:extent cx="5257800" cy="792480"/>
                <wp:effectExtent l="9525" t="0" r="9525" b="0"/>
                <wp:docPr id="879" name="画布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7" name="Text Box 246"/>
                        <wps:cNvSpPr txBox="1">
                          <a:spLocks noChangeArrowheads="1"/>
                        </wps:cNvSpPr>
                        <wps:spPr bwMode="auto">
                          <a:xfrm>
                            <a:off x="0" y="48895"/>
                            <a:ext cx="5257800" cy="6997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64E2D" w:rsidRDefault="0023747D" w:rsidP="00375F9C">
                              <w:pPr>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rFonts w:hint="eastAsia"/>
                                  <w:sz w:val="18"/>
                                  <w:szCs w:val="18"/>
                                </w:rPr>
                                <w:t>xui</w:t>
                              </w:r>
                              <w:r w:rsidRPr="00764E2D">
                                <w:rPr>
                                  <w:sz w:val="18"/>
                                  <w:szCs w:val="18"/>
                                </w:rPr>
                                <w:t>.UI.Input())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setValueFormat(</w:t>
                              </w:r>
                              <w:proofErr w:type="gramEnd"/>
                              <w:r w:rsidRPr="00764E2D">
                                <w:rPr>
                                  <w:color w:val="FF00FF"/>
                                  <w:sz w:val="18"/>
                                  <w:szCs w:val="18"/>
                                </w:rPr>
                                <w:t>"^-?\\d\\d*$"</w:t>
                              </w:r>
                              <w:r w:rsidRPr="00764E2D">
                                <w:rPr>
                                  <w:sz w:val="18"/>
                                  <w:szCs w:val="18"/>
                                </w:rPr>
                                <w: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wps:txbx>
                        <wps:bodyPr rot="0" vert="horz" wrap="square" lIns="54000" tIns="46800" rIns="54000" bIns="45720" anchor="t" anchorCtr="0" upright="1">
                          <a:spAutoFit/>
                        </wps:bodyPr>
                      </wps:wsp>
                      <wps:wsp>
                        <wps:cNvPr id="878" name="AutoShape 248"/>
                        <wps:cNvSpPr>
                          <a:spLocks noChangeArrowheads="1"/>
                        </wps:cNvSpPr>
                        <wps:spPr bwMode="auto">
                          <a:xfrm flipH="1">
                            <a:off x="2171700" y="396240"/>
                            <a:ext cx="1028700" cy="198120"/>
                          </a:xfrm>
                          <a:prstGeom prst="wedgeRoundRectCallout">
                            <a:avLst>
                              <a:gd name="adj1" fmla="val 89444"/>
                              <a:gd name="adj2" fmla="val -368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Number only</w:t>
                              </w:r>
                            </w:p>
                          </w:txbxContent>
                        </wps:txbx>
                        <wps:bodyPr rot="0" vert="horz" wrap="square" lIns="0" tIns="0" rIns="0" bIns="0" anchor="t" anchorCtr="0" upright="1">
                          <a:noAutofit/>
                        </wps:bodyPr>
                      </wps:wsp>
                    </wpc:wpc>
                  </a:graphicData>
                </a:graphic>
              </wp:inline>
            </w:drawing>
          </mc:Choice>
          <mc:Fallback>
            <w:pict>
              <v:group id="画布 244" o:spid="_x0000_s1195" editas="canvas" style="width:414pt;height:62.4pt;mso-position-horizontal-relative:char;mso-position-vertical-relative:line" coordsize="52578,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">
                <v:shape id="_x0000_s1196" type="#_x0000_t75" style="position:absolute;width:52578;height:7924;visibility:visible;mso-wrap-style:square">
                  <v:fill o:detectmouseclick="t"/>
                  <v:path o:connecttype="none"/>
                </v:shape>
                <v:shape id="Text Box 246" o:spid="_x0000_s1197" type="#_x0000_t202" style="position:absolute;top:488;width:5257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VavMMA&#10;AADcAAAADwAAAGRycy9kb3ducmV2LnhtbESPQWsCMRSE74L/ITzBm2brQberUYoi24vQ2vb+2Dw3&#10;i5uXJYnr+u8bodDjMDPfMJvdYFvRkw+NYwUv8wwEceV0w7WC76/jLAcRIrLG1jEpeFCA3XY82mCh&#10;3Z0/qT/HWiQIhwIVmBi7QspQGbIY5q4jTt7FeYsxSV9L7fGe4LaViyxbSosNpwWDHe0NVdfzzSqo&#10;rofhUDY/xvc3m3/o1/JxWpZKTSfD2xpEpCH+h//a71pBvlrB8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VavMMAAADcAAAADwAAAAAAAAAAAAAAAACYAgAAZHJzL2Rv&#10;d25yZXYueG1sUEsFBgAAAAAEAAQA9QAAAIgDAAAAAA==&#10;" strokeweight="1pt">
                  <v:textbox style="mso-fit-shape-to-text:t" inset="1.5mm,1.3mm,1.5mm">
                    <w:txbxContent>
                      <w:p w:rsidR="0023747D" w:rsidRPr="00764E2D" w:rsidRDefault="0023747D" w:rsidP="00375F9C">
                        <w:pPr>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rFonts w:hint="eastAsia"/>
                            <w:sz w:val="18"/>
                            <w:szCs w:val="18"/>
                          </w:rPr>
                          <w:t>xui</w:t>
                        </w:r>
                        <w:r w:rsidRPr="00764E2D">
                          <w:rPr>
                            <w:sz w:val="18"/>
                            <w:szCs w:val="18"/>
                          </w:rPr>
                          <w:t>.UI.Input())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setValueFormat(</w:t>
                        </w:r>
                        <w:proofErr w:type="gramEnd"/>
                        <w:r w:rsidRPr="00764E2D">
                          <w:rPr>
                            <w:color w:val="FF00FF"/>
                            <w:sz w:val="18"/>
                            <w:szCs w:val="18"/>
                          </w:rPr>
                          <w:t>"^-?\\d\\d*$"</w:t>
                        </w:r>
                        <w:r w:rsidRPr="00764E2D">
                          <w:rPr>
                            <w:sz w:val="18"/>
                            <w:szCs w:val="18"/>
                          </w:rPr>
                          <w: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v:textbox>
                </v:shape>
                <v:shape id="AutoShape 248" o:spid="_x0000_s1198" type="#_x0000_t62" style="position:absolute;left:21717;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k5ucEA&#10;AADcAAAADwAAAGRycy9kb3ducmV2LnhtbERPu07DMBTdK/EP1kXq1jhhoFWoW1UFRNWpScp+iW+T&#10;iPg6xCaPv68HJMaj897uJ9OKgXrXWFaQRDEI4tLqhisF1+J9tQHhPLLG1jIpmMnBfvew2GKq7cgZ&#10;DbmvRAhhl6KC2vsuldKVNRl0ke2IA3ezvUEfYF9J3eMYwk0rn+L4WRpsODTU2NGxpvI7/zUKfvIP&#10;Tr7kbebP4U0m5yJ7zS6TUsvH6fACwtPk/8V/7pNWsFmHteFMOAJ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pObnBAAAA3AAAAA8AAAAAAAAAAAAAAAAAmAIAAGRycy9kb3du&#10;cmV2LnhtbFBLBQYAAAAABAAEAPUAAACGAwAAAAA=&#10;" adj="30120,2838" fillcolor="#ff9">
                  <v:textbox inset="0,0,0,0">
                    <w:txbxContent>
                      <w:p w:rsidR="0023747D" w:rsidRPr="000E23E9" w:rsidRDefault="0023747D" w:rsidP="00B532B2">
                        <w:pPr>
                          <w:jc w:val="center"/>
                          <w:rPr>
                            <w:szCs w:val="18"/>
                          </w:rPr>
                        </w:pPr>
                        <w:r>
                          <w:rPr>
                            <w:rFonts w:hint="eastAsia"/>
                            <w:szCs w:val="18"/>
                          </w:rPr>
                          <w:t>Number only</w:t>
                        </w:r>
                      </w:p>
                    </w:txbxContent>
                  </v:textbox>
                </v:shape>
                <w10:anchorlock/>
              </v:group>
            </w:pict>
          </mc:Fallback>
        </mc:AlternateContent>
      </w:r>
    </w:p>
    <w:p w:rsidR="00375F9C" w:rsidRPr="00684E87" w:rsidRDefault="00375F9C" w:rsidP="00375F9C">
      <w:r w:rsidRPr="00684E87">
        <w:t>Executes the above code, input some</w:t>
      </w:r>
      <w:r w:rsidR="00B532B2">
        <w:rPr>
          <w:rFonts w:hint="eastAsia"/>
        </w:rPr>
        <w:t xml:space="preserve"> charts</w:t>
      </w:r>
      <w:r w:rsidRPr="00684E87">
        <w:t xml:space="preserve">, and let it lose the mouse focus, the “Error </w:t>
      </w:r>
      <w:r>
        <w:rPr>
          <w:rFonts w:hint="eastAsia"/>
        </w:rPr>
        <w:t>Mark</w:t>
      </w:r>
      <w:r w:rsidRPr="00684E87">
        <w:t>” will appear.</w:t>
      </w:r>
    </w:p>
    <w:p w:rsidR="00375F9C" w:rsidRDefault="005C781A" w:rsidP="00375F9C">
      <w:r>
        <w:rPr>
          <w:rFonts w:hint="eastAsia"/>
          <w:noProof/>
        </w:rPr>
        <w:drawing>
          <wp:inline distT="0" distB="0" distL="0" distR="0" wp14:anchorId="1F6E3A19" wp14:editId="62B783CF">
            <wp:extent cx="1295400" cy="2952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95400" cy="295275"/>
                    </a:xfrm>
                    <a:prstGeom prst="rect">
                      <a:avLst/>
                    </a:prstGeom>
                    <a:noFill/>
                    <a:ln>
                      <a:noFill/>
                    </a:ln>
                  </pic:spPr>
                </pic:pic>
              </a:graphicData>
            </a:graphic>
          </wp:inline>
        </w:drawing>
      </w:r>
    </w:p>
    <w:p w:rsidR="00375F9C" w:rsidRDefault="00375F9C" w:rsidP="00E45D25">
      <w:pPr>
        <w:pStyle w:val="4"/>
        <w:numPr>
          <w:ilvl w:val="3"/>
          <w:numId w:val="17"/>
        </w:numPr>
      </w:pPr>
      <w:bookmarkStart w:id="51" w:name="_Toc453071693"/>
      <w:r w:rsidRPr="00764E2D">
        <w:t>beforeFormatCheck</w:t>
      </w:r>
      <w:r>
        <w:rPr>
          <w:rFonts w:hint="eastAsia"/>
        </w:rPr>
        <w:t xml:space="preserve"> event</w:t>
      </w:r>
      <w:bookmarkEnd w:id="51"/>
    </w:p>
    <w:p w:rsidR="00375F9C" w:rsidRPr="00684E87" w:rsidRDefault="00375F9C" w:rsidP="00375F9C">
      <w:pPr>
        <w:rPr>
          <w:b/>
        </w:rPr>
      </w:pPr>
      <w:r w:rsidRPr="00684E87">
        <w:rPr>
          <w:rFonts w:hint="eastAsia"/>
          <w:b/>
        </w:rPr>
        <w:t>Input:</w:t>
      </w:r>
    </w:p>
    <w:p w:rsidR="00375F9C" w:rsidRDefault="005C781A" w:rsidP="00375F9C">
      <w:r>
        <w:rPr>
          <w:noProof/>
        </w:rPr>
        <w:lastRenderedPageBreak/>
        <mc:AlternateContent>
          <mc:Choice Requires="wpc">
            <w:drawing>
              <wp:inline distT="0" distB="0" distL="0" distR="0" wp14:anchorId="354874EA" wp14:editId="37BA113F">
                <wp:extent cx="5257800" cy="1089660"/>
                <wp:effectExtent l="9525" t="0" r="9525" b="0"/>
                <wp:docPr id="876" name="画布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4" name="Text Box 251"/>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64E2D" w:rsidRDefault="0023747D" w:rsidP="00375F9C">
                              <w:pPr>
                                <w:spacing w:line="240" w:lineRule="exact"/>
                                <w:ind w:leftChars="100" w:left="210"/>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sz w:val="18"/>
                                  <w:szCs w:val="18"/>
                                </w:rPr>
                                <w:t>xui.</w:t>
                              </w:r>
                              <w:r w:rsidRPr="00764E2D">
                                <w:rPr>
                                  <w:sz w:val="18"/>
                                  <w:szCs w:val="18"/>
                                </w:rPr>
                                <w:t>UI.Input())</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beforeFormatCheck(</w:t>
                              </w:r>
                              <w:proofErr w:type="gramEnd"/>
                              <w:r w:rsidRPr="00764E2D">
                                <w:rPr>
                                  <w:color w:val="0000FF"/>
                                  <w:sz w:val="18"/>
                                  <w:szCs w:val="18"/>
                                </w:rPr>
                                <w:t>function</w:t>
                              </w:r>
                              <w:r w:rsidRPr="00764E2D">
                                <w:rPr>
                                  <w:sz w:val="18"/>
                                  <w:szCs w:val="18"/>
                                </w:rPr>
                                <w:t>(profile,value){</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if</w:t>
                              </w:r>
                              <w:r w:rsidRPr="00764E2D">
                                <w:rPr>
                                  <w:sz w:val="18"/>
                                  <w:szCs w:val="18"/>
                                </w:rPr>
                                <w:t>(</w:t>
                              </w:r>
                              <w:proofErr w:type="gramEnd"/>
                              <w:r w:rsidRPr="00764E2D">
                                <w:rPr>
                                  <w:sz w:val="18"/>
                                  <w:szCs w:val="18"/>
                                </w:rPr>
                                <w:t>value!=parseFloat(value).toString())</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return</w:t>
                              </w:r>
                              <w:proofErr w:type="gramEnd"/>
                              <w:r w:rsidRPr="00764E2D">
                                <w:rPr>
                                  <w:sz w:val="18"/>
                                  <w:szCs w:val="18"/>
                                </w:rPr>
                                <w:t xml:space="preserve"> </w:t>
                              </w:r>
                              <w:r w:rsidRPr="00764E2D">
                                <w:rPr>
                                  <w:color w:val="0000FF"/>
                                  <w:sz w:val="18"/>
                                  <w:szCs w:val="18"/>
                                </w:rPr>
                                <w:t>false</w:t>
                              </w:r>
                              <w:r w:rsidRPr="00764E2D">
                                <w:rPr>
                                  <w:sz w:val="18"/>
                                  <w:szCs w:val="18"/>
                                </w:rPr>
                                <w:t>;</w:t>
                              </w:r>
                            </w:p>
                            <w:p w:rsidR="0023747D" w:rsidRPr="00764E2D" w:rsidRDefault="0023747D" w:rsidP="00375F9C">
                              <w:pPr>
                                <w:spacing w:line="240" w:lineRule="exact"/>
                                <w:ind w:leftChars="100" w:left="210"/>
                                <w:rPr>
                                  <w:sz w:val="18"/>
                                  <w:szCs w:val="18"/>
                                </w:rPr>
                              </w:pPr>
                              <w:r w:rsidRPr="00764E2D">
                                <w:rPr>
                                  <w:sz w:val="18"/>
                                  <w:szCs w:val="18"/>
                                </w:rPr>
                                <w:t xml:space="preserve">     })</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wps:txbx>
                        <wps:bodyPr rot="0" vert="horz" wrap="square" lIns="54000" tIns="46800" rIns="54000" bIns="45720" anchor="t" anchorCtr="0" upright="1">
                          <a:spAutoFit/>
                        </wps:bodyPr>
                      </wps:wsp>
                      <wps:wsp>
                        <wps:cNvPr id="875" name="AutoShape 252"/>
                        <wps:cNvSpPr>
                          <a:spLocks noChangeArrowheads="1"/>
                        </wps:cNvSpPr>
                        <wps:spPr bwMode="auto">
                          <a:xfrm flipH="1">
                            <a:off x="2743200" y="396240"/>
                            <a:ext cx="1028700" cy="198120"/>
                          </a:xfrm>
                          <a:prstGeom prst="wedgeRoundRectCallout">
                            <a:avLst>
                              <a:gd name="adj1" fmla="val 69995"/>
                              <a:gd name="adj2" fmla="val 57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Number only</w:t>
                              </w:r>
                            </w:p>
                            <w:p w:rsidR="0023747D" w:rsidRPr="00684E87"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49" o:spid="_x0000_s1199"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">
                <v:shape id="_x0000_s1200" type="#_x0000_t75" style="position:absolute;width:52578;height:10896;visibility:visible;mso-wrap-style:square">
                  <v:fill o:detectmouseclick="t"/>
                  <v:path o:connecttype="none"/>
                </v:shape>
                <v:shape id="Text Box 251" o:spid="_x0000_s1201"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Ey8QA&#10;AADcAAAADwAAAGRycy9kb3ducmV2LnhtbESPQWsCMRSE7wX/Q3hCbzXbUuy6GkWUsl6E1ur9sXnd&#10;LG5eliSu6783QqHHYWa+YRarwbaiJx8axwpeJxkI4srphmsFx5/PlxxEiMgaW8ek4EYBVsvR0wIL&#10;7a78Tf0h1iJBOBSowMTYFVKGypDFMHEdcfJ+nbcYk/S11B6vCW5b+ZZlU2mx4bRgsKONoep8uFgF&#10;1Xk7bMvmZHx/sfmXnpW3/bRU6nk8rOcgIg3xP/zX3mkF+cc7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3xMvEAAAA3AAAAA8AAAAAAAAAAAAAAAAAmAIAAGRycy9k&#10;b3ducmV2LnhtbFBLBQYAAAAABAAEAPUAAACJAwAAAAA=&#10;" strokeweight="1pt">
                  <v:textbox style="mso-fit-shape-to-text:t" inset="1.5mm,1.3mm,1.5mm">
                    <w:txbxContent>
                      <w:p w:rsidR="0023747D" w:rsidRPr="00764E2D" w:rsidRDefault="0023747D" w:rsidP="00375F9C">
                        <w:pPr>
                          <w:spacing w:line="240" w:lineRule="exact"/>
                          <w:ind w:leftChars="100" w:left="210"/>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sz w:val="18"/>
                            <w:szCs w:val="18"/>
                          </w:rPr>
                          <w:t>xui.</w:t>
                        </w:r>
                        <w:r w:rsidRPr="00764E2D">
                          <w:rPr>
                            <w:sz w:val="18"/>
                            <w:szCs w:val="18"/>
                          </w:rPr>
                          <w:t>UI.Input())</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beforeFormatCheck(</w:t>
                        </w:r>
                        <w:proofErr w:type="gramEnd"/>
                        <w:r w:rsidRPr="00764E2D">
                          <w:rPr>
                            <w:color w:val="0000FF"/>
                            <w:sz w:val="18"/>
                            <w:szCs w:val="18"/>
                          </w:rPr>
                          <w:t>function</w:t>
                        </w:r>
                        <w:r w:rsidRPr="00764E2D">
                          <w:rPr>
                            <w:sz w:val="18"/>
                            <w:szCs w:val="18"/>
                          </w:rPr>
                          <w:t>(profile,value){</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if</w:t>
                        </w:r>
                        <w:r w:rsidRPr="00764E2D">
                          <w:rPr>
                            <w:sz w:val="18"/>
                            <w:szCs w:val="18"/>
                          </w:rPr>
                          <w:t>(</w:t>
                        </w:r>
                        <w:proofErr w:type="gramEnd"/>
                        <w:r w:rsidRPr="00764E2D">
                          <w:rPr>
                            <w:sz w:val="18"/>
                            <w:szCs w:val="18"/>
                          </w:rPr>
                          <w:t>value!=parseFloat(value).toString())</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return</w:t>
                        </w:r>
                        <w:proofErr w:type="gramEnd"/>
                        <w:r w:rsidRPr="00764E2D">
                          <w:rPr>
                            <w:sz w:val="18"/>
                            <w:szCs w:val="18"/>
                          </w:rPr>
                          <w:t xml:space="preserve"> </w:t>
                        </w:r>
                        <w:r w:rsidRPr="00764E2D">
                          <w:rPr>
                            <w:color w:val="0000FF"/>
                            <w:sz w:val="18"/>
                            <w:szCs w:val="18"/>
                          </w:rPr>
                          <w:t>false</w:t>
                        </w:r>
                        <w:r w:rsidRPr="00764E2D">
                          <w:rPr>
                            <w:sz w:val="18"/>
                            <w:szCs w:val="18"/>
                          </w:rPr>
                          <w:t>;</w:t>
                        </w:r>
                      </w:p>
                      <w:p w:rsidR="0023747D" w:rsidRPr="00764E2D" w:rsidRDefault="0023747D" w:rsidP="00375F9C">
                        <w:pPr>
                          <w:spacing w:line="240" w:lineRule="exact"/>
                          <w:ind w:leftChars="100" w:left="210"/>
                          <w:rPr>
                            <w:sz w:val="18"/>
                            <w:szCs w:val="18"/>
                          </w:rPr>
                        </w:pPr>
                        <w:r w:rsidRPr="00764E2D">
                          <w:rPr>
                            <w:sz w:val="18"/>
                            <w:szCs w:val="18"/>
                          </w:rPr>
                          <w:t xml:space="preserve">     })</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v:textbox>
                </v:shape>
                <v:shape id="AutoShape 252" o:spid="_x0000_s1202" type="#_x0000_t62" style="position:absolute;left:27432;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dxMUA&#10;AADcAAAADwAAAGRycy9kb3ducmV2LnhtbESPT2vCQBTE7wW/w/IKvdVNpP6LriKaQhEv2iIeH9nX&#10;JJh9G7PbGL99VxA8DjPzG2a+7EwlWmpcaVlB3I9AEGdWl5wr+Pn+fJ+AcB5ZY2WZFNzIwXLRe5lj&#10;ou2V99QefC4ChF2CCgrv60RKlxVk0PVtTRy8X9sY9EE2udQNXgPcVHIQRSNpsOSwUGBN64Ky8+HP&#10;KHB1urmU4zj+0Hp6TE+7qN2mZ6XeXrvVDISnzj/Dj/aXVjAZD+F+Jhw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B3ExQAAANwAAAAPAAAAAAAAAAAAAAAAAJgCAABkcnMv&#10;ZG93bnJldi54bWxQSwUGAAAAAAQABAD1AAAAigMAAAAA&#10;" adj="25919,12046" fillcolor="#ff9">
                  <v:textbox inset="0,0,0,0">
                    <w:txbxContent>
                      <w:p w:rsidR="0023747D" w:rsidRPr="000E23E9" w:rsidRDefault="0023747D" w:rsidP="00B532B2">
                        <w:pPr>
                          <w:jc w:val="center"/>
                          <w:rPr>
                            <w:szCs w:val="18"/>
                          </w:rPr>
                        </w:pPr>
                        <w:r>
                          <w:rPr>
                            <w:rFonts w:hint="eastAsia"/>
                            <w:szCs w:val="18"/>
                          </w:rPr>
                          <w:t>Number only</w:t>
                        </w:r>
                      </w:p>
                      <w:p w:rsidR="0023747D" w:rsidRPr="00684E87" w:rsidRDefault="0023747D" w:rsidP="00375F9C">
                        <w:pPr>
                          <w:rPr>
                            <w:szCs w:val="18"/>
                          </w:rPr>
                        </w:pPr>
                      </w:p>
                    </w:txbxContent>
                  </v:textbox>
                </v:shape>
                <w10:anchorlock/>
              </v:group>
            </w:pict>
          </mc:Fallback>
        </mc:AlternateContent>
      </w:r>
    </w:p>
    <w:p w:rsidR="00375F9C" w:rsidRPr="002655FE" w:rsidRDefault="00375F9C" w:rsidP="00375F9C">
      <w:r w:rsidRPr="002655FE">
        <w:t xml:space="preserve">In above methods, “beforeFormatCheck” has priority. That means, when "beforeFormatCheck" returns </w:t>
      </w:r>
      <w:r>
        <w:t>‘</w:t>
      </w:r>
      <w:r w:rsidRPr="002655FE">
        <w:t>false</w:t>
      </w:r>
      <w:r>
        <w:t>’</w:t>
      </w:r>
      <w:r w:rsidRPr="002655FE">
        <w:t>, "valueFormat" property will be ignored.</w:t>
      </w:r>
    </w:p>
    <w:p w:rsidR="00375F9C" w:rsidRDefault="00375F9C" w:rsidP="00E45D25">
      <w:pPr>
        <w:pStyle w:val="3"/>
        <w:numPr>
          <w:ilvl w:val="2"/>
          <w:numId w:val="17"/>
        </w:numPr>
      </w:pPr>
      <w:bookmarkStart w:id="52" w:name="_Toc453071694"/>
      <w:r w:rsidRPr="002655FE">
        <w:t>Dynamic input validation</w:t>
      </w:r>
      <w:bookmarkEnd w:id="52"/>
    </w:p>
    <w:p w:rsidR="00375F9C" w:rsidRDefault="00375F9C" w:rsidP="00375F9C">
      <w:r w:rsidRPr="002655FE">
        <w:t>In previous section examples, “Error Mark” appears only when the control loses focus</w:t>
      </w:r>
      <w:r>
        <w:rPr>
          <w:rFonts w:hint="eastAsia"/>
        </w:rPr>
        <w:t xml:space="preserve">. </w:t>
      </w:r>
      <w:r w:rsidRPr="002655FE">
        <w:t>If you want to a real-time input validation , you need to set dynCheck property to true</w:t>
      </w:r>
      <w:r>
        <w:rPr>
          <w:rFonts w:hint="eastAsia"/>
        </w:rPr>
        <w:t>.</w:t>
      </w:r>
    </w:p>
    <w:p w:rsidR="00375F9C" w:rsidRPr="002655FE" w:rsidRDefault="00375F9C" w:rsidP="00375F9C"/>
    <w:p w:rsidR="00375F9C" w:rsidRDefault="005C781A" w:rsidP="00375F9C">
      <w:r>
        <w:rPr>
          <w:noProof/>
        </w:rPr>
        <mc:AlternateContent>
          <mc:Choice Requires="wpc">
            <w:drawing>
              <wp:inline distT="0" distB="0" distL="0" distR="0" wp14:anchorId="7834685D" wp14:editId="0D94A6C2">
                <wp:extent cx="5257800" cy="901065"/>
                <wp:effectExtent l="9525" t="0" r="9525" b="13335"/>
                <wp:docPr id="872"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0" name="Text Box 255"/>
                        <wps:cNvSpPr txBox="1">
                          <a:spLocks noChangeArrowheads="1"/>
                        </wps:cNvSpPr>
                        <wps:spPr bwMode="auto">
                          <a:xfrm>
                            <a:off x="0" y="48895"/>
                            <a:ext cx="5257800" cy="8521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B60214" w:rsidRDefault="0023747D" w:rsidP="00375F9C">
                              <w:pPr>
                                <w:spacing w:line="240" w:lineRule="exact"/>
                                <w:ind w:leftChars="100" w:left="210"/>
                                <w:rPr>
                                  <w:sz w:val="18"/>
                                  <w:szCs w:val="18"/>
                                </w:rPr>
                              </w:pPr>
                              <w:r w:rsidRPr="00B60214">
                                <w:rPr>
                                  <w:rFonts w:hint="eastAsia"/>
                                  <w:sz w:val="18"/>
                                  <w:szCs w:val="18"/>
                                </w:rPr>
                                <w:t xml:space="preserve">  .</w:t>
                              </w:r>
                              <w:proofErr w:type="gramStart"/>
                              <w:r w:rsidRPr="00B60214">
                                <w:rPr>
                                  <w:rFonts w:hint="eastAsia"/>
                                  <w:sz w:val="18"/>
                                  <w:szCs w:val="18"/>
                                </w:rPr>
                                <w:t>setDynCheck(</w:t>
                              </w:r>
                              <w:proofErr w:type="gramEnd"/>
                              <w:r w:rsidRPr="00B60214">
                                <w:rPr>
                                  <w:rFonts w:hint="eastAsia"/>
                                  <w:color w:val="0000FF"/>
                                  <w:sz w:val="18"/>
                                  <w:szCs w:val="18"/>
                                </w:rPr>
                                <w:t>true</w:t>
                              </w:r>
                              <w:r w:rsidRPr="00B60214">
                                <w:rPr>
                                  <w:rFonts w:hint="eastAsia"/>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setValueFormat(</w:t>
                              </w:r>
                              <w:proofErr w:type="gramEnd"/>
                              <w:r w:rsidRPr="00B60214">
                                <w:rPr>
                                  <w:color w:val="FF00FF"/>
                                  <w:sz w:val="18"/>
                                  <w:szCs w:val="18"/>
                                </w:rPr>
                                <w:t>"^-?\\d\\d*$"</w:t>
                              </w:r>
                              <w:r w:rsidRPr="00B60214">
                                <w:rPr>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show(</w:t>
                              </w:r>
                              <w:proofErr w:type="gramEnd"/>
                              <w:r w:rsidRPr="00B60214">
                                <w:rPr>
                                  <w:sz w:val="18"/>
                                  <w:szCs w:val="18"/>
                                </w:rPr>
                                <w:t>);</w:t>
                              </w:r>
                            </w:p>
                          </w:txbxContent>
                        </wps:txbx>
                        <wps:bodyPr rot="0" vert="horz" wrap="square" lIns="54000" tIns="46800" rIns="54000" bIns="45720" anchor="t" anchorCtr="0" upright="1">
                          <a:spAutoFit/>
                        </wps:bodyPr>
                      </wps:wsp>
                      <wps:wsp>
                        <wps:cNvPr id="871" name="AutoShape 256"/>
                        <wps:cNvSpPr>
                          <a:spLocks noChangeArrowheads="1"/>
                        </wps:cNvSpPr>
                        <wps:spPr bwMode="auto">
                          <a:xfrm flipH="1">
                            <a:off x="1828800" y="297180"/>
                            <a:ext cx="1028700" cy="198120"/>
                          </a:xfrm>
                          <a:prstGeom prst="wedgeRoundRectCallout">
                            <a:avLst>
                              <a:gd name="adj1" fmla="val 96847"/>
                              <a:gd name="adj2" fmla="val 16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dynCheck</w:t>
                              </w:r>
                            </w:p>
                          </w:txbxContent>
                        </wps:txbx>
                        <wps:bodyPr rot="0" vert="horz" wrap="square" lIns="0" tIns="0" rIns="0" bIns="0" anchor="t" anchorCtr="0" upright="1">
                          <a:noAutofit/>
                        </wps:bodyPr>
                      </wps:wsp>
                    </wpc:wpc>
                  </a:graphicData>
                </a:graphic>
              </wp:inline>
            </w:drawing>
          </mc:Choice>
          <mc:Fallback>
            <w:pict>
              <v:group id="画布 253" o:spid="_x0000_s1203" editas="canvas" style="width:414pt;height:70.95pt;mso-position-horizontal-relative:char;mso-position-vertical-relative:line" coordsize="52578,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">
                <v:shape id="_x0000_s1204" type="#_x0000_t75" style="position:absolute;width:52578;height:9010;visibility:visible;mso-wrap-style:square">
                  <v:fill o:detectmouseclick="t"/>
                  <v:path o:connecttype="none"/>
                </v:shape>
                <v:shape id="Text Box 255" o:spid="_x0000_s1205" type="#_x0000_t202" style="position:absolute;top:488;width:52578;height:8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yMAA&#10;AADcAAAADwAAAGRycy9kb3ducmV2LnhtbERPz2vCMBS+D/wfwhO8zVQPrqtGEUXqZbA5vT+aZ1Ns&#10;XkoSa/3vzWGw48f3e7UZbCt68qFxrGA2zUAQV043XCs4/x7ecxAhImtsHZOCJwXYrEdvKyy0e/AP&#10;9adYixTCoUAFJsaukDJUhiyGqeuIE3d13mJM0NdSe3ykcNvKeZYtpMWGU4PBjnaGqtvpbhVUt/2w&#10;L5uL8f3d5t/6s3x+LUqlJuNhuwQRaYj/4j/3USvIP9L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gzCyMAAAADcAAAADwAAAAAAAAAAAAAAAACYAgAAZHJzL2Rvd25y&#10;ZXYueG1sUEsFBgAAAAAEAAQA9QAAAIUDAAAAAA==&#10;" strokeweight="1pt">
                  <v:textbox style="mso-fit-shape-to-text:t" inset="1.5mm,1.3mm,1.5mm">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B60214" w:rsidRDefault="0023747D" w:rsidP="00375F9C">
                        <w:pPr>
                          <w:spacing w:line="240" w:lineRule="exact"/>
                          <w:ind w:leftChars="100" w:left="210"/>
                          <w:rPr>
                            <w:sz w:val="18"/>
                            <w:szCs w:val="18"/>
                          </w:rPr>
                        </w:pPr>
                        <w:r w:rsidRPr="00B60214">
                          <w:rPr>
                            <w:rFonts w:hint="eastAsia"/>
                            <w:sz w:val="18"/>
                            <w:szCs w:val="18"/>
                          </w:rPr>
                          <w:t xml:space="preserve">  .</w:t>
                        </w:r>
                        <w:proofErr w:type="gramStart"/>
                        <w:r w:rsidRPr="00B60214">
                          <w:rPr>
                            <w:rFonts w:hint="eastAsia"/>
                            <w:sz w:val="18"/>
                            <w:szCs w:val="18"/>
                          </w:rPr>
                          <w:t>setDynCheck(</w:t>
                        </w:r>
                        <w:proofErr w:type="gramEnd"/>
                        <w:r w:rsidRPr="00B60214">
                          <w:rPr>
                            <w:rFonts w:hint="eastAsia"/>
                            <w:color w:val="0000FF"/>
                            <w:sz w:val="18"/>
                            <w:szCs w:val="18"/>
                          </w:rPr>
                          <w:t>true</w:t>
                        </w:r>
                        <w:r w:rsidRPr="00B60214">
                          <w:rPr>
                            <w:rFonts w:hint="eastAsia"/>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setValueFormat(</w:t>
                        </w:r>
                        <w:proofErr w:type="gramEnd"/>
                        <w:r w:rsidRPr="00B60214">
                          <w:rPr>
                            <w:color w:val="FF00FF"/>
                            <w:sz w:val="18"/>
                            <w:szCs w:val="18"/>
                          </w:rPr>
                          <w:t>"^-?\\d\\d*$"</w:t>
                        </w:r>
                        <w:r w:rsidRPr="00B60214">
                          <w:rPr>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show(</w:t>
                        </w:r>
                        <w:proofErr w:type="gramEnd"/>
                        <w:r w:rsidRPr="00B60214">
                          <w:rPr>
                            <w:sz w:val="18"/>
                            <w:szCs w:val="18"/>
                          </w:rPr>
                          <w:t>);</w:t>
                        </w:r>
                      </w:p>
                    </w:txbxContent>
                  </v:textbox>
                </v:shape>
                <v:shape id="AutoShape 256" o:spid="_x0000_s1206" type="#_x0000_t62" style="position:absolute;left:18288;top:2971;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ODsYA&#10;AADcAAAADwAAAGRycy9kb3ducmV2LnhtbESPT2vCQBTE7wW/w/IKvZmNHtoYXaX0DxSqiLFUvD2y&#10;z2ww+zZkV02/vSsIPQ4z8xtmtuhtI87U+dqxglGSgiAuna65UvCz/RxmIHxA1tg4JgV/5GExHzzM&#10;MNfuwhs6F6ESEcI+RwUmhDaX0peGLPrEtcTRO7jOYoiyq6Tu8BLhtpHjNH2WFmuOCwZbejNUHouT&#10;VUBhefp4H2M92VX7bPVtbLYufpV6euxfpyAC9eE/fG9/aQXZywh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PODsYAAADcAAAADwAAAAAAAAAAAAAAAACYAgAAZHJz&#10;L2Rvd25yZXYueG1sUEsFBgAAAAAEAAQA9QAAAIsDAAAAAA==&#10;" adj="31719,14330" fillcolor="#ff9">
                  <v:textbox inset="0,0,0,0">
                    <w:txbxContent>
                      <w:p w:rsidR="0023747D" w:rsidRPr="000E23E9" w:rsidRDefault="0023747D" w:rsidP="00B532B2">
                        <w:pPr>
                          <w:jc w:val="center"/>
                          <w:rPr>
                            <w:szCs w:val="18"/>
                          </w:rPr>
                        </w:pPr>
                        <w:r>
                          <w:rPr>
                            <w:rFonts w:hint="eastAsia"/>
                            <w:szCs w:val="18"/>
                          </w:rPr>
                          <w:t>Sets dynCheck</w:t>
                        </w:r>
                      </w:p>
                    </w:txbxContent>
                  </v:textbox>
                </v:shape>
                <w10:anchorlock/>
              </v:group>
            </w:pict>
          </mc:Fallback>
        </mc:AlternateContent>
      </w:r>
    </w:p>
    <w:p w:rsidR="00375F9C" w:rsidRPr="00B60214" w:rsidRDefault="00375F9C" w:rsidP="00375F9C"/>
    <w:p w:rsidR="00375F9C" w:rsidRDefault="00375F9C" w:rsidP="00E45D25">
      <w:pPr>
        <w:pStyle w:val="3"/>
        <w:numPr>
          <w:ilvl w:val="2"/>
          <w:numId w:val="17"/>
        </w:numPr>
      </w:pPr>
      <w:bookmarkStart w:id="53" w:name="_Toc453071695"/>
      <w:r w:rsidRPr="00C57BEB">
        <w:t>Error Mark</w:t>
      </w:r>
      <w:bookmarkEnd w:id="53"/>
    </w:p>
    <w:p w:rsidR="00375F9C" w:rsidRDefault="00375F9C" w:rsidP="00E45D25">
      <w:pPr>
        <w:pStyle w:val="4"/>
        <w:numPr>
          <w:ilvl w:val="3"/>
          <w:numId w:val="17"/>
        </w:numPr>
      </w:pPr>
      <w:bookmarkStart w:id="54" w:name="_Toc453071696"/>
      <w:r>
        <w:rPr>
          <w:rFonts w:hint="eastAsia"/>
        </w:rPr>
        <w:t xml:space="preserve">Default </w:t>
      </w:r>
      <w:r w:rsidRPr="00C57BEB">
        <w:t>Error Mark</w:t>
      </w:r>
      <w:bookmarkEnd w:id="54"/>
    </w:p>
    <w:p w:rsidR="00375F9C" w:rsidRPr="00C57BEB" w:rsidRDefault="00375F9C" w:rsidP="00375F9C">
      <w:r>
        <w:rPr>
          <w:rFonts w:hint="eastAsia"/>
        </w:rPr>
        <w:t xml:space="preserve">The default </w:t>
      </w:r>
      <w:r w:rsidRPr="00C57BEB">
        <w:t>“Error Mark”</w:t>
      </w:r>
      <w:r>
        <w:rPr>
          <w:rFonts w:hint="eastAsia"/>
        </w:rPr>
        <w:t xml:space="preserve"> is an icon at the right side of I</w:t>
      </w:r>
      <w:r>
        <w:t>n</w:t>
      </w:r>
      <w:r>
        <w:rPr>
          <w:rFonts w:hint="eastAsia"/>
        </w:rPr>
        <w:t>put.</w:t>
      </w:r>
    </w:p>
    <w:p w:rsidR="00375F9C" w:rsidRDefault="005C781A" w:rsidP="00375F9C">
      <w:pPr>
        <w:ind w:left="420"/>
      </w:pPr>
      <w:r>
        <w:rPr>
          <w:rFonts w:hint="eastAsia"/>
          <w:noProof/>
        </w:rPr>
        <mc:AlternateContent>
          <mc:Choice Requires="wps">
            <w:drawing>
              <wp:anchor distT="0" distB="0" distL="114300" distR="114300" simplePos="0" relativeHeight="251513344" behindDoc="0" locked="0" layoutInCell="1" allowOverlap="1" wp14:anchorId="1ACE1468" wp14:editId="6EF18889">
                <wp:simplePos x="0" y="0"/>
                <wp:positionH relativeFrom="column">
                  <wp:posOffset>1828800</wp:posOffset>
                </wp:positionH>
                <wp:positionV relativeFrom="line">
                  <wp:posOffset>13970</wp:posOffset>
                </wp:positionV>
                <wp:extent cx="1371600" cy="198120"/>
                <wp:effectExtent l="457200" t="13970" r="9525" b="16510"/>
                <wp:wrapNone/>
                <wp:docPr id="869"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82778"/>
                            <a:gd name="adj2" fmla="val 4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default Error Icon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7" o:spid="_x0000_s1207" type="#_x0000_t62" style="position:absolute;left:0;text-align:left;margin-left:2in;margin-top:1.1pt;width:108pt;height:15.6pt;flip:x;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" adj="28680,20838" fillcolor="#ff9">
                <v:textbox inset="0,0,0,0">
                  <w:txbxContent>
                    <w:p w:rsidR="0023747D" w:rsidRPr="000E23E9" w:rsidRDefault="0023747D" w:rsidP="00375F9C">
                      <w:pPr>
                        <w:rPr>
                          <w:szCs w:val="18"/>
                        </w:rPr>
                      </w:pPr>
                      <w:r>
                        <w:rPr>
                          <w:szCs w:val="18"/>
                        </w:rPr>
                        <w:t>T</w:t>
                      </w:r>
                      <w:r>
                        <w:rPr>
                          <w:rFonts w:hint="eastAsia"/>
                          <w:szCs w:val="18"/>
                        </w:rPr>
                        <w:t>he default Error Icon</w:t>
                      </w:r>
                    </w:p>
                  </w:txbxContent>
                </v:textbox>
                <w10:wrap anchory="line"/>
              </v:shape>
            </w:pict>
          </mc:Fallback>
        </mc:AlternateContent>
      </w:r>
      <w:r>
        <w:rPr>
          <w:rFonts w:hint="eastAsia"/>
          <w:noProof/>
        </w:rPr>
        <w:drawing>
          <wp:inline distT="0" distB="0" distL="0" distR="0" wp14:anchorId="430FD6CC" wp14:editId="51B020A8">
            <wp:extent cx="1152525" cy="2190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52525" cy="219075"/>
                    </a:xfrm>
                    <a:prstGeom prst="rect">
                      <a:avLst/>
                    </a:prstGeom>
                    <a:noFill/>
                    <a:ln>
                      <a:noFill/>
                    </a:ln>
                  </pic:spPr>
                </pic:pic>
              </a:graphicData>
            </a:graphic>
          </wp:inline>
        </w:drawing>
      </w:r>
    </w:p>
    <w:p w:rsidR="00375F9C" w:rsidRDefault="00375F9C" w:rsidP="00E45D25">
      <w:pPr>
        <w:pStyle w:val="4"/>
        <w:numPr>
          <w:ilvl w:val="3"/>
          <w:numId w:val="17"/>
        </w:numPr>
      </w:pPr>
      <w:bookmarkStart w:id="55" w:name="_Toc453071697"/>
      <w:r>
        <w:rPr>
          <w:rFonts w:hint="eastAsia"/>
        </w:rPr>
        <w:t>V</w:t>
      </w:r>
      <w:r w:rsidRPr="002655FE">
        <w:t>alidation</w:t>
      </w:r>
      <w:r>
        <w:rPr>
          <w:rFonts w:hint="eastAsia"/>
        </w:rPr>
        <w:t xml:space="preserve"> Tips</w:t>
      </w:r>
      <w:bookmarkEnd w:id="55"/>
    </w:p>
    <w:p w:rsidR="00375F9C" w:rsidRDefault="00375F9C" w:rsidP="00375F9C">
      <w:r>
        <w:rPr>
          <w:rFonts w:hint="eastAsia"/>
        </w:rPr>
        <w:t xml:space="preserve">There are three </w:t>
      </w:r>
      <w:r w:rsidRPr="005A22AC">
        <w:t>tool tips</w:t>
      </w:r>
      <w:r>
        <w:rPr>
          <w:rFonts w:hint="eastAsia"/>
        </w:rPr>
        <w:t xml:space="preserve"> in </w:t>
      </w:r>
      <w:r w:rsidR="00704D04">
        <w:rPr>
          <w:rFonts w:hint="eastAsia"/>
        </w:rPr>
        <w:t>xui.</w:t>
      </w:r>
      <w:r>
        <w:rPr>
          <w:rFonts w:hint="eastAsia"/>
        </w:rPr>
        <w:t>UI.Input control:</w:t>
      </w:r>
    </w:p>
    <w:p w:rsidR="00375F9C" w:rsidRDefault="00375F9C" w:rsidP="00E45D25">
      <w:pPr>
        <w:numPr>
          <w:ilvl w:val="0"/>
          <w:numId w:val="20"/>
        </w:numPr>
      </w:pPr>
      <w:r>
        <w:rPr>
          <w:rFonts w:hint="eastAsia"/>
        </w:rPr>
        <w:t xml:space="preserve">tips: the default </w:t>
      </w:r>
      <w:r w:rsidRPr="005A22AC">
        <w:t>tool tips</w:t>
      </w:r>
    </w:p>
    <w:p w:rsidR="00375F9C" w:rsidRDefault="00375F9C" w:rsidP="00E45D25">
      <w:pPr>
        <w:numPr>
          <w:ilvl w:val="0"/>
          <w:numId w:val="20"/>
        </w:numPr>
      </w:pPr>
      <w:r>
        <w:rPr>
          <w:rFonts w:hint="eastAsia"/>
        </w:rPr>
        <w:t xml:space="preserve">tipsOK: the valid </w:t>
      </w:r>
      <w:r w:rsidRPr="005A22AC">
        <w:t>tool tips</w:t>
      </w:r>
    </w:p>
    <w:p w:rsidR="00375F9C" w:rsidRDefault="00375F9C" w:rsidP="00E45D25">
      <w:pPr>
        <w:numPr>
          <w:ilvl w:val="0"/>
          <w:numId w:val="20"/>
        </w:numPr>
      </w:pPr>
      <w:r>
        <w:rPr>
          <w:rFonts w:hint="eastAsia"/>
        </w:rPr>
        <w:t xml:space="preserve">tipsErr: the invalid </w:t>
      </w:r>
      <w:r w:rsidRPr="005A22AC">
        <w:t>tool tips</w:t>
      </w:r>
    </w:p>
    <w:p w:rsidR="00375F9C" w:rsidRPr="005A22AC" w:rsidRDefault="00375F9C" w:rsidP="00375F9C">
      <w:pPr>
        <w:rPr>
          <w:b/>
        </w:rPr>
      </w:pPr>
      <w:r w:rsidRPr="005A22AC">
        <w:rPr>
          <w:rFonts w:hint="eastAsia"/>
          <w:b/>
        </w:rPr>
        <w:t xml:space="preserve">Input: </w:t>
      </w:r>
    </w:p>
    <w:p w:rsidR="00375F9C" w:rsidRDefault="005C781A" w:rsidP="00375F9C">
      <w:r>
        <w:rPr>
          <w:noProof/>
        </w:rPr>
        <w:lastRenderedPageBreak/>
        <mc:AlternateContent>
          <mc:Choice Requires="wpc">
            <w:drawing>
              <wp:inline distT="0" distB="0" distL="0" distR="0" wp14:anchorId="6CE1B0FC" wp14:editId="294F993A">
                <wp:extent cx="5257800" cy="1205865"/>
                <wp:effectExtent l="9525" t="0" r="9525" b="13335"/>
                <wp:docPr id="868" name="画布 2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6" name="Text Box 260"/>
                        <wps:cNvSpPr txBox="1">
                          <a:spLocks noChangeArrowheads="1"/>
                        </wps:cNvSpPr>
                        <wps:spPr bwMode="auto">
                          <a:xfrm>
                            <a:off x="0" y="48895"/>
                            <a:ext cx="5257800" cy="11569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375F9C" w:rsidRDefault="0023747D" w:rsidP="00375F9C">
                              <w:pPr>
                                <w:spacing w:line="240" w:lineRule="exact"/>
                                <w:ind w:leftChars="100" w:left="210"/>
                                <w:rPr>
                                  <w:sz w:val="18"/>
                                  <w:szCs w:val="18"/>
                                  <w:lang w:val="sv-SE"/>
                                </w:rPr>
                              </w:pPr>
                              <w:r w:rsidRPr="00B60214">
                                <w:rPr>
                                  <w:rFonts w:hint="eastAsia"/>
                                  <w:sz w:val="18"/>
                                  <w:szCs w:val="18"/>
                                </w:rPr>
                                <w:t xml:space="preserve">  </w:t>
                              </w:r>
                              <w:r w:rsidRPr="00375F9C">
                                <w:rPr>
                                  <w:rFonts w:hint="eastAsia"/>
                                  <w:sz w:val="18"/>
                                  <w:szCs w:val="18"/>
                                  <w:lang w:val="sv-SE"/>
                                </w:rPr>
                                <w:t>.setTips(</w:t>
                              </w:r>
                              <w:r w:rsidRPr="00375F9C">
                                <w:rPr>
                                  <w:color w:val="FF00FF"/>
                                  <w:sz w:val="18"/>
                                  <w:szCs w:val="18"/>
                                  <w:lang w:val="sv-SE"/>
                                </w:rPr>
                                <w:t>"</w:t>
                              </w:r>
                              <w:r w:rsidRPr="00375F9C">
                                <w:rPr>
                                  <w:rFonts w:hint="eastAsia"/>
                                  <w:color w:val="FF00FF"/>
                                  <w:sz w:val="18"/>
                                  <w:szCs w:val="18"/>
                                  <w:lang w:val="sv-SE"/>
                                </w:rPr>
                                <w:t>default tips</w:t>
                              </w:r>
                              <w:r w:rsidRPr="00375F9C">
                                <w:rPr>
                                  <w:color w:val="FF00FF"/>
                                  <w:sz w:val="18"/>
                                  <w:szCs w:val="18"/>
                                  <w:lang w:val="sv-SE"/>
                                </w:rPr>
                                <w:t>"</w:t>
                              </w:r>
                              <w:r w:rsidRPr="00375F9C">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.setTipsErr(</w:t>
                              </w:r>
                              <w:r w:rsidRPr="00C047B8">
                                <w:rPr>
                                  <w:color w:val="FF00FF"/>
                                  <w:sz w:val="18"/>
                                  <w:szCs w:val="18"/>
                                  <w:lang w:val="sv-SE"/>
                                </w:rPr>
                                <w:t>"</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.setTipsOK(</w:t>
                              </w:r>
                              <w:r w:rsidRPr="00C047B8">
                                <w:rPr>
                                  <w:color w:val="FF00FF"/>
                                  <w:sz w:val="18"/>
                                  <w:szCs w:val="18"/>
                                  <w:lang w:val="sv-SE"/>
                                </w:rPr>
                                <w:t>"</w:t>
                              </w:r>
                              <w:r w:rsidRPr="00C047B8">
                                <w:rPr>
                                  <w:rFonts w:hint="eastAsia"/>
                                  <w:color w:val="FF00FF"/>
                                  <w:sz w:val="18"/>
                                  <w:szCs w:val="18"/>
                                  <w:lang w:val="sv-SE"/>
                                </w:rPr>
                                <w:t>valid tips</w:t>
                              </w:r>
                              <w:r w:rsidRPr="00C047B8">
                                <w:rPr>
                                  <w:color w:val="FF00FF"/>
                                  <w:sz w:val="18"/>
                                  <w:szCs w:val="18"/>
                                  <w:lang w:val="sv-SE"/>
                                </w:rPr>
                                <w:t>"</w:t>
                              </w:r>
                              <w:r w:rsidRPr="00C047B8">
                                <w:rPr>
                                  <w:rFonts w:hint="eastAsia"/>
                                  <w:sz w:val="18"/>
                                  <w:szCs w:val="18"/>
                                  <w:lang w:val="sv-SE"/>
                                </w:rPr>
                                <w:t>)</w:t>
                              </w:r>
                            </w:p>
                            <w:p w:rsidR="0023747D" w:rsidRPr="00375F9C" w:rsidRDefault="0023747D" w:rsidP="00375F9C">
                              <w:pPr>
                                <w:rPr>
                                  <w:sz w:val="18"/>
                                  <w:szCs w:val="18"/>
                                  <w:lang w:val="sv-SE"/>
                                </w:rPr>
                              </w:pPr>
                              <w:r w:rsidRPr="00C047B8">
                                <w:rPr>
                                  <w:sz w:val="18"/>
                                  <w:szCs w:val="18"/>
                                  <w:lang w:val="sv-SE"/>
                                </w:rPr>
                                <w:t xml:space="preserve">    </w:t>
                              </w:r>
                              <w:r w:rsidRPr="00375F9C">
                                <w:rPr>
                                  <w:sz w:val="18"/>
                                  <w:szCs w:val="18"/>
                                  <w:lang w:val="sv-SE"/>
                                </w:rPr>
                                <w:t>.setValueFormat(</w:t>
                              </w:r>
                              <w:r w:rsidRPr="00375F9C">
                                <w:rPr>
                                  <w:color w:val="FF00FF"/>
                                  <w:sz w:val="18"/>
                                  <w:szCs w:val="18"/>
                                  <w:lang w:val="sv-SE"/>
                                </w:rPr>
                                <w:t>"^-?\\d\\d*$"</w:t>
                              </w:r>
                              <w:r w:rsidRPr="00375F9C">
                                <w:rPr>
                                  <w:sz w:val="18"/>
                                  <w:szCs w:val="18"/>
                                  <w:lang w:val="sv-SE"/>
                                </w:rPr>
                                <w:t>)</w:t>
                              </w:r>
                            </w:p>
                            <w:p w:rsidR="0023747D" w:rsidRPr="00B60214" w:rsidRDefault="0023747D" w:rsidP="00375F9C">
                              <w:pPr>
                                <w:rPr>
                                  <w:sz w:val="18"/>
                                  <w:szCs w:val="18"/>
                                </w:rPr>
                              </w:pPr>
                              <w:r w:rsidRPr="00375F9C">
                                <w:rPr>
                                  <w:sz w:val="18"/>
                                  <w:szCs w:val="18"/>
                                  <w:lang w:val="sv-SE"/>
                                </w:rPr>
                                <w:t xml:space="preserve">    </w:t>
                              </w:r>
                              <w:r w:rsidRPr="00B60214">
                                <w:rPr>
                                  <w:sz w:val="18"/>
                                  <w:szCs w:val="18"/>
                                </w:rPr>
                                <w:t>.</w:t>
                              </w:r>
                              <w:proofErr w:type="gramStart"/>
                              <w:r w:rsidRPr="00B60214">
                                <w:rPr>
                                  <w:sz w:val="18"/>
                                  <w:szCs w:val="18"/>
                                </w:rPr>
                                <w:t>show(</w:t>
                              </w:r>
                              <w:proofErr w:type="gramEnd"/>
                              <w:r w:rsidRPr="00B60214">
                                <w:rPr>
                                  <w:sz w:val="18"/>
                                  <w:szCs w:val="18"/>
                                </w:rPr>
                                <w:t>);</w:t>
                              </w:r>
                            </w:p>
                          </w:txbxContent>
                        </wps:txbx>
                        <wps:bodyPr rot="0" vert="horz" wrap="square" lIns="54000" tIns="46800" rIns="54000" bIns="45720" anchor="t" anchorCtr="0" upright="1">
                          <a:spAutoFit/>
                        </wps:bodyPr>
                      </wps:wsp>
                      <wps:wsp>
                        <wps:cNvPr id="867" name="AutoShape 261"/>
                        <wps:cNvSpPr>
                          <a:spLocks noChangeArrowheads="1"/>
                        </wps:cNvSpPr>
                        <wps:spPr bwMode="auto">
                          <a:xfrm flipH="1">
                            <a:off x="1828800" y="297180"/>
                            <a:ext cx="1143000" cy="198120"/>
                          </a:xfrm>
                          <a:prstGeom prst="wedgeRoundRectCallout">
                            <a:avLst>
                              <a:gd name="adj1" fmla="val 60500"/>
                              <a:gd name="adj2" fmla="val 101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szCs w:val="18"/>
                                </w:rPr>
                                <w:t>S</w:t>
                              </w:r>
                              <w:r>
                                <w:rPr>
                                  <w:rFonts w:hint="eastAsia"/>
                                  <w:szCs w:val="18"/>
                                </w:rPr>
                                <w:t>ets those tips</w:t>
                              </w:r>
                            </w:p>
                          </w:txbxContent>
                        </wps:txbx>
                        <wps:bodyPr rot="0" vert="horz" wrap="square" lIns="0" tIns="0" rIns="0" bIns="0" anchor="t" anchorCtr="0" upright="1">
                          <a:noAutofit/>
                        </wps:bodyPr>
                      </wps:wsp>
                    </wpc:wpc>
                  </a:graphicData>
                </a:graphic>
              </wp:inline>
            </w:drawing>
          </mc:Choice>
          <mc:Fallback>
            <w:pict>
              <v:group id="画布 258" o:spid="_x0000_s1208" editas="canvas" style="width:414pt;height:94.95pt;mso-position-horizontal-relative:char;mso-position-vertical-relative:line" coordsize="52578,12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">
                <v:shape id="_x0000_s1209" type="#_x0000_t75" style="position:absolute;width:52578;height:12058;visibility:visible;mso-wrap-style:square">
                  <v:fill o:detectmouseclick="t"/>
                  <v:path o:connecttype="none"/>
                </v:shape>
                <v:shape id="Text Box 260" o:spid="_x0000_s1210" type="#_x0000_t202" style="position:absolute;top:488;width:52578;height:1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Bp+sMA&#10;AADcAAAADwAAAGRycy9kb3ducmV2LnhtbESPQWvCQBSE7wX/w/IEb3VjDyFNXUWUEi9Ca9v7I/vM&#10;BrNvw+4a4793C4LHYWa+YZbr0XZiIB9axwoW8wwEce10y42C35/P1wJEiMgaO8ek4EYB1qvJyxJL&#10;7a78TcMxNiJBOJSowMTYl1KG2pDFMHc9cfJOzluMSfpGao/XBLedfMuyXFpsOS0Y7GlrqD4fL1ZB&#10;fd6Nu6r9M3642OJLv1e3Q14pNZuOmw8Qkcb4DD/ae62gyHP4P5OO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Bp+sMAAADcAAAADwAAAAAAAAAAAAAAAACYAgAAZHJzL2Rv&#10;d25yZXYueG1sUEsFBgAAAAAEAAQA9QAAAIgDAAAAAA==&#10;" strokeweight="1pt">
                  <v:textbox style="mso-fit-shape-to-text:t" inset="1.5mm,1.3mm,1.5mm">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375F9C" w:rsidRDefault="0023747D" w:rsidP="00375F9C">
                        <w:pPr>
                          <w:spacing w:line="240" w:lineRule="exact"/>
                          <w:ind w:leftChars="100" w:left="210"/>
                          <w:rPr>
                            <w:sz w:val="18"/>
                            <w:szCs w:val="18"/>
                            <w:lang w:val="sv-SE"/>
                          </w:rPr>
                        </w:pPr>
                        <w:r w:rsidRPr="00B60214">
                          <w:rPr>
                            <w:rFonts w:hint="eastAsia"/>
                            <w:sz w:val="18"/>
                            <w:szCs w:val="18"/>
                          </w:rPr>
                          <w:t xml:space="preserve">  </w:t>
                        </w:r>
                        <w:r w:rsidRPr="00375F9C">
                          <w:rPr>
                            <w:rFonts w:hint="eastAsia"/>
                            <w:sz w:val="18"/>
                            <w:szCs w:val="18"/>
                            <w:lang w:val="sv-SE"/>
                          </w:rPr>
                          <w:t>.setTips(</w:t>
                        </w:r>
                        <w:r w:rsidRPr="00375F9C">
                          <w:rPr>
                            <w:color w:val="FF00FF"/>
                            <w:sz w:val="18"/>
                            <w:szCs w:val="18"/>
                            <w:lang w:val="sv-SE"/>
                          </w:rPr>
                          <w:t>"</w:t>
                        </w:r>
                        <w:r w:rsidRPr="00375F9C">
                          <w:rPr>
                            <w:rFonts w:hint="eastAsia"/>
                            <w:color w:val="FF00FF"/>
                            <w:sz w:val="18"/>
                            <w:szCs w:val="18"/>
                            <w:lang w:val="sv-SE"/>
                          </w:rPr>
                          <w:t>default tips</w:t>
                        </w:r>
                        <w:r w:rsidRPr="00375F9C">
                          <w:rPr>
                            <w:color w:val="FF00FF"/>
                            <w:sz w:val="18"/>
                            <w:szCs w:val="18"/>
                            <w:lang w:val="sv-SE"/>
                          </w:rPr>
                          <w:t>"</w:t>
                        </w:r>
                        <w:r w:rsidRPr="00375F9C">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.setTipsErr(</w:t>
                        </w:r>
                        <w:r w:rsidRPr="00C047B8">
                          <w:rPr>
                            <w:color w:val="FF00FF"/>
                            <w:sz w:val="18"/>
                            <w:szCs w:val="18"/>
                            <w:lang w:val="sv-SE"/>
                          </w:rPr>
                          <w:t>"</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.setTipsOK(</w:t>
                        </w:r>
                        <w:r w:rsidRPr="00C047B8">
                          <w:rPr>
                            <w:color w:val="FF00FF"/>
                            <w:sz w:val="18"/>
                            <w:szCs w:val="18"/>
                            <w:lang w:val="sv-SE"/>
                          </w:rPr>
                          <w:t>"</w:t>
                        </w:r>
                        <w:r w:rsidRPr="00C047B8">
                          <w:rPr>
                            <w:rFonts w:hint="eastAsia"/>
                            <w:color w:val="FF00FF"/>
                            <w:sz w:val="18"/>
                            <w:szCs w:val="18"/>
                            <w:lang w:val="sv-SE"/>
                          </w:rPr>
                          <w:t>valid tips</w:t>
                        </w:r>
                        <w:r w:rsidRPr="00C047B8">
                          <w:rPr>
                            <w:color w:val="FF00FF"/>
                            <w:sz w:val="18"/>
                            <w:szCs w:val="18"/>
                            <w:lang w:val="sv-SE"/>
                          </w:rPr>
                          <w:t>"</w:t>
                        </w:r>
                        <w:r w:rsidRPr="00C047B8">
                          <w:rPr>
                            <w:rFonts w:hint="eastAsia"/>
                            <w:sz w:val="18"/>
                            <w:szCs w:val="18"/>
                            <w:lang w:val="sv-SE"/>
                          </w:rPr>
                          <w:t>)</w:t>
                        </w:r>
                      </w:p>
                      <w:p w:rsidR="0023747D" w:rsidRPr="00375F9C" w:rsidRDefault="0023747D" w:rsidP="00375F9C">
                        <w:pPr>
                          <w:rPr>
                            <w:sz w:val="18"/>
                            <w:szCs w:val="18"/>
                            <w:lang w:val="sv-SE"/>
                          </w:rPr>
                        </w:pPr>
                        <w:r w:rsidRPr="00C047B8">
                          <w:rPr>
                            <w:sz w:val="18"/>
                            <w:szCs w:val="18"/>
                            <w:lang w:val="sv-SE"/>
                          </w:rPr>
                          <w:t xml:space="preserve">    </w:t>
                        </w:r>
                        <w:r w:rsidRPr="00375F9C">
                          <w:rPr>
                            <w:sz w:val="18"/>
                            <w:szCs w:val="18"/>
                            <w:lang w:val="sv-SE"/>
                          </w:rPr>
                          <w:t>.setValueFormat(</w:t>
                        </w:r>
                        <w:r w:rsidRPr="00375F9C">
                          <w:rPr>
                            <w:color w:val="FF00FF"/>
                            <w:sz w:val="18"/>
                            <w:szCs w:val="18"/>
                            <w:lang w:val="sv-SE"/>
                          </w:rPr>
                          <w:t>"^-?\\d\\d*$"</w:t>
                        </w:r>
                        <w:r w:rsidRPr="00375F9C">
                          <w:rPr>
                            <w:sz w:val="18"/>
                            <w:szCs w:val="18"/>
                            <w:lang w:val="sv-SE"/>
                          </w:rPr>
                          <w:t>)</w:t>
                        </w:r>
                      </w:p>
                      <w:p w:rsidR="0023747D" w:rsidRPr="00B60214" w:rsidRDefault="0023747D" w:rsidP="00375F9C">
                        <w:pPr>
                          <w:rPr>
                            <w:sz w:val="18"/>
                            <w:szCs w:val="18"/>
                          </w:rPr>
                        </w:pPr>
                        <w:r w:rsidRPr="00375F9C">
                          <w:rPr>
                            <w:sz w:val="18"/>
                            <w:szCs w:val="18"/>
                            <w:lang w:val="sv-SE"/>
                          </w:rPr>
                          <w:t xml:space="preserve">    </w:t>
                        </w:r>
                        <w:r w:rsidRPr="00B60214">
                          <w:rPr>
                            <w:sz w:val="18"/>
                            <w:szCs w:val="18"/>
                          </w:rPr>
                          <w:t>.</w:t>
                        </w:r>
                        <w:proofErr w:type="gramStart"/>
                        <w:r w:rsidRPr="00B60214">
                          <w:rPr>
                            <w:sz w:val="18"/>
                            <w:szCs w:val="18"/>
                          </w:rPr>
                          <w:t>show(</w:t>
                        </w:r>
                        <w:proofErr w:type="gramEnd"/>
                        <w:r w:rsidRPr="00B60214">
                          <w:rPr>
                            <w:sz w:val="18"/>
                            <w:szCs w:val="18"/>
                          </w:rPr>
                          <w:t>);</w:t>
                        </w:r>
                      </w:p>
                    </w:txbxContent>
                  </v:textbox>
                </v:shape>
                <v:shape id="AutoShape 261" o:spid="_x0000_s1211" type="#_x0000_t62" style="position:absolute;left:18288;top:2971;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JYsMA&#10;AADcAAAADwAAAGRycy9kb3ducmV2LnhtbESPQYvCMBSE78L+h/AW9qapwlqpRnEXlhU82QpeH80z&#10;rTYvpYla/70RBI/DzHzDLFa9bcSVOl87VjAeJSCIS6drNgr2xd9wBsIHZI2NY1JwJw+r5cdggZl2&#10;N97RNQ9GRAj7DBVUIbSZlL6syKIfuZY4ekfXWQxRdkbqDm8Rbhs5SZKptFhzXKiwpd+KynN+sQpS&#10;82+Kn4MbN73Zp6dNmm+/i7tSX5/9eg4iUB/e4Vd7oxXMpi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BJYsMAAADcAAAADwAAAAAAAAAAAAAAAACYAgAAZHJzL2Rv&#10;d25yZXYueG1sUEsFBgAAAAAEAAQA9QAAAIgDAAAAAA==&#10;" adj="23868,32676" fillcolor="#ff9">
                  <v:textbox inset="0,0,0,0">
                    <w:txbxContent>
                      <w:p w:rsidR="0023747D" w:rsidRPr="000E23E9" w:rsidRDefault="0023747D" w:rsidP="00B532B2">
                        <w:pPr>
                          <w:jc w:val="center"/>
                          <w:rPr>
                            <w:szCs w:val="18"/>
                          </w:rPr>
                        </w:pPr>
                        <w:r>
                          <w:rPr>
                            <w:szCs w:val="18"/>
                          </w:rPr>
                          <w:t>S</w:t>
                        </w:r>
                        <w:r>
                          <w:rPr>
                            <w:rFonts w:hint="eastAsia"/>
                            <w:szCs w:val="18"/>
                          </w:rPr>
                          <w:t>ets those tips</w:t>
                        </w:r>
                      </w:p>
                    </w:txbxContent>
                  </v:textbox>
                </v:shape>
                <w10:anchorlock/>
              </v:group>
            </w:pict>
          </mc:Fallback>
        </mc:AlternateContent>
      </w:r>
    </w:p>
    <w:p w:rsidR="00375F9C" w:rsidRPr="005A22AC" w:rsidRDefault="00375F9C" w:rsidP="00375F9C">
      <w:pPr>
        <w:rPr>
          <w:b/>
        </w:rPr>
      </w:pPr>
      <w:r w:rsidRPr="005A22AC">
        <w:rPr>
          <w:rFonts w:hint="eastAsia"/>
          <w:b/>
        </w:rPr>
        <w:t>Output:</w:t>
      </w:r>
    </w:p>
    <w:p w:rsidR="00375F9C" w:rsidRDefault="005C781A" w:rsidP="00375F9C">
      <w:r>
        <w:rPr>
          <w:rFonts w:hint="eastAsia"/>
          <w:noProof/>
        </w:rPr>
        <w:drawing>
          <wp:inline distT="0" distB="0" distL="0" distR="0" wp14:anchorId="6DB60C47" wp14:editId="7C01E132">
            <wp:extent cx="5038725" cy="6953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695325"/>
                    </a:xfrm>
                    <a:prstGeom prst="rect">
                      <a:avLst/>
                    </a:prstGeom>
                    <a:noFill/>
                    <a:ln>
                      <a:noFill/>
                    </a:ln>
                  </pic:spPr>
                </pic:pic>
              </a:graphicData>
            </a:graphic>
          </wp:inline>
        </w:drawing>
      </w:r>
    </w:p>
    <w:p w:rsidR="00375F9C" w:rsidRDefault="00375F9C" w:rsidP="00E45D25">
      <w:pPr>
        <w:pStyle w:val="4"/>
        <w:numPr>
          <w:ilvl w:val="3"/>
          <w:numId w:val="17"/>
        </w:numPr>
      </w:pPr>
      <w:bookmarkStart w:id="56" w:name="_Toc453071698"/>
      <w:r w:rsidRPr="005A22AC">
        <w:t>Binding</w:t>
      </w:r>
      <w:r>
        <w:rPr>
          <w:rFonts w:hint="eastAsia"/>
        </w:rPr>
        <w:t xml:space="preserve"> V</w:t>
      </w:r>
      <w:r w:rsidRPr="002655FE">
        <w:t>alidation</w:t>
      </w:r>
      <w:bookmarkEnd w:id="56"/>
    </w:p>
    <w:p w:rsidR="00375F9C" w:rsidRDefault="00375F9C" w:rsidP="00375F9C">
      <w:r>
        <w:rPr>
          <w:rFonts w:hint="eastAsia"/>
        </w:rPr>
        <w:t xml:space="preserve">You can bind the validation tips to a </w:t>
      </w:r>
      <w:r w:rsidR="00704D04">
        <w:rPr>
          <w:rFonts w:hint="eastAsia"/>
        </w:rPr>
        <w:t>xui.</w:t>
      </w:r>
      <w:r>
        <w:rPr>
          <w:rFonts w:hint="eastAsia"/>
        </w:rPr>
        <w:t xml:space="preserve">UI.Div, </w:t>
      </w:r>
      <w:r w:rsidR="00704D04">
        <w:rPr>
          <w:rFonts w:hint="eastAsia"/>
        </w:rPr>
        <w:t>xui.</w:t>
      </w:r>
      <w:r>
        <w:rPr>
          <w:rFonts w:hint="eastAsia"/>
        </w:rPr>
        <w:t xml:space="preserve">UI.SLabel or </w:t>
      </w:r>
      <w:r w:rsidR="00704D04">
        <w:rPr>
          <w:rFonts w:hint="eastAsia"/>
        </w:rPr>
        <w:t>xui.</w:t>
      </w:r>
      <w:r>
        <w:rPr>
          <w:rFonts w:hint="eastAsia"/>
        </w:rPr>
        <w:t>UI.Span.</w:t>
      </w:r>
    </w:p>
    <w:p w:rsidR="00375F9C" w:rsidRPr="002E6A26" w:rsidRDefault="00375F9C" w:rsidP="00375F9C">
      <w:pPr>
        <w:rPr>
          <w:b/>
        </w:rPr>
      </w:pPr>
      <w:r w:rsidRPr="002E6A26">
        <w:rPr>
          <w:rFonts w:hint="eastAsia"/>
          <w:b/>
        </w:rPr>
        <w:t xml:space="preserve">Input: </w:t>
      </w:r>
    </w:p>
    <w:p w:rsidR="00375F9C" w:rsidRDefault="005C781A" w:rsidP="00375F9C">
      <w:r>
        <w:rPr>
          <w:noProof/>
        </w:rPr>
        <mc:AlternateContent>
          <mc:Choice Requires="wpc">
            <w:drawing>
              <wp:inline distT="0" distB="0" distL="0" distR="0" wp14:anchorId="6F294075" wp14:editId="1C9ACE1B">
                <wp:extent cx="5257800" cy="1882140"/>
                <wp:effectExtent l="9525" t="0" r="9525" b="3810"/>
                <wp:docPr id="865" name="画布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1" name="Text Box 264"/>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slbl= (</w:t>
                              </w:r>
                              <w:r w:rsidRPr="00C1137A">
                                <w:rPr>
                                  <w:color w:val="0000FF"/>
                                  <w:sz w:val="18"/>
                                  <w:szCs w:val="18"/>
                                </w:rPr>
                                <w:t>new</w:t>
                              </w:r>
                              <w:r w:rsidRPr="00C1137A">
                                <w:rPr>
                                  <w:sz w:val="18"/>
                                  <w:szCs w:val="18"/>
                                </w:rPr>
                                <w:t xml:space="preserve"> </w:t>
                              </w:r>
                              <w:r>
                                <w:rPr>
                                  <w:sz w:val="18"/>
                                  <w:szCs w:val="18"/>
                                </w:rPr>
                                <w:t>xui.</w:t>
                              </w:r>
                              <w:r w:rsidRPr="00C1137A">
                                <w:rPr>
                                  <w:sz w:val="18"/>
                                  <w:szCs w:val="18"/>
                                </w:rPr>
                                <w:t>UI.SLabel({position:</w:t>
                              </w:r>
                              <w:r w:rsidRPr="00C1137A">
                                <w:rPr>
                                  <w:color w:val="FF00FF"/>
                                  <w:sz w:val="18"/>
                                  <w:szCs w:val="18"/>
                                </w:rPr>
                                <w:t>'relative'</w:t>
                              </w:r>
                              <w:r w:rsidRPr="00C1137A">
                                <w:rPr>
                                  <w:sz w:val="18"/>
                                  <w:szCs w:val="18"/>
                                </w:rPr>
                                <w:t>}))</w:t>
                              </w:r>
                              <w:r>
                                <w:rPr>
                                  <w:rFonts w:hint="eastAsia"/>
                                  <w:sz w:val="18"/>
                                  <w:szCs w:val="18"/>
                                </w:rPr>
                                <w:t>.setCustomStyle(</w:t>
                              </w:r>
                              <w:r w:rsidRPr="00C1137A">
                                <w:rPr>
                                  <w:sz w:val="18"/>
                                  <w:szCs w:val="18"/>
                                </w:rPr>
                                <w:t>{</w:t>
                              </w:r>
                              <w:r>
                                <w:rPr>
                                  <w:rFonts w:hint="eastAsia"/>
                                  <w:sz w:val="18"/>
                                  <w:szCs w:val="18"/>
                                </w:rPr>
                                <w:t>KEY</w:t>
                              </w:r>
                              <w:r w:rsidRPr="00C1137A">
                                <w:rPr>
                                  <w:sz w:val="18"/>
                                  <w:szCs w:val="18"/>
                                </w:rPr>
                                <w:t>:</w:t>
                              </w:r>
                              <w:r>
                                <w:rPr>
                                  <w:color w:val="FF00FF"/>
                                  <w:sz w:val="18"/>
                                  <w:szCs w:val="18"/>
                                </w:rPr>
                                <w:t>'</w:t>
                              </w:r>
                              <w:r>
                                <w:rPr>
                                  <w:rFonts w:hint="eastAsia"/>
                                  <w:color w:val="FF00FF"/>
                                  <w:sz w:val="18"/>
                                  <w:szCs w:val="18"/>
                                </w:rPr>
                                <w:t>padding-left:10px</w:t>
                              </w:r>
                              <w:r w:rsidRPr="00C1137A">
                                <w:rPr>
                                  <w:color w:val="FF00FF"/>
                                  <w:sz w:val="18"/>
                                  <w:szCs w:val="18"/>
                                </w:rPr>
                                <w:t>'</w:t>
                              </w:r>
                              <w:r w:rsidRPr="00C1137A">
                                <w:rPr>
                                  <w:sz w:val="18"/>
                                  <w:szCs w:val="18"/>
                                </w:rPr>
                                <w:t>}</w:t>
                              </w:r>
                              <w:r>
                                <w:rPr>
                                  <w:rFonts w:hint="eastAsia"/>
                                  <w:sz w:val="18"/>
                                  <w:szCs w:val="18"/>
                                </w:rPr>
                                <w:t>)</w:t>
                              </w:r>
                              <w:r w:rsidRPr="00C1137A">
                                <w:rPr>
                                  <w:sz w:val="18"/>
                                  <w:szCs w:val="18"/>
                                </w:rPr>
                                <w:t>;</w:t>
                              </w:r>
                            </w:p>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UI.Input({position:</w:t>
                              </w:r>
                              <w:r w:rsidRPr="00C1137A">
                                <w:rPr>
                                  <w:color w:val="FF00FF"/>
                                  <w:sz w:val="18"/>
                                  <w:szCs w:val="18"/>
                                </w:rPr>
                                <w:t>'relative'</w:t>
                              </w:r>
                              <w:r w:rsidRPr="00C1137A">
                                <w:rPr>
                                  <w:sz w:val="18"/>
                                  <w:szCs w:val="18"/>
                                </w:rPr>
                                <w:t>}))</w:t>
                              </w:r>
                            </w:p>
                            <w:p w:rsidR="0023747D" w:rsidRPr="00C1137A" w:rsidRDefault="0023747D" w:rsidP="00375F9C">
                              <w:pPr>
                                <w:spacing w:line="240" w:lineRule="exact"/>
                                <w:ind w:left="420"/>
                                <w:rPr>
                                  <w:sz w:val="18"/>
                                  <w:szCs w:val="18"/>
                                  <w:lang w:val="sv-SE"/>
                                </w:rPr>
                              </w:pPr>
                              <w:r w:rsidRPr="00C1137A">
                                <w:rPr>
                                  <w:sz w:val="18"/>
                                  <w:szCs w:val="18"/>
                                </w:rPr>
                                <w:t xml:space="preserve">  </w:t>
                              </w:r>
                              <w:r w:rsidRPr="00C1137A">
                                <w:rPr>
                                  <w:sz w:val="18"/>
                                  <w:szCs w:val="18"/>
                                  <w:lang w:val="sv-SE"/>
                                </w:rPr>
                                <w:t>.setValueFormat(</w:t>
                              </w:r>
                              <w:r w:rsidRPr="00C1137A">
                                <w:rPr>
                                  <w:color w:val="FF00FF"/>
                                  <w:sz w:val="18"/>
                                  <w:szCs w:val="18"/>
                                  <w:lang w:val="sv-SE"/>
                                </w:rPr>
                                <w:t>"^-?\\d\\d*$"</w:t>
                              </w:r>
                              <w:r w:rsidRPr="00C1137A">
                                <w:rPr>
                                  <w:sz w:val="18"/>
                                  <w:szCs w:val="18"/>
                                  <w:lang w:val="sv-SE"/>
                                </w:rPr>
                                <w:t>)</w:t>
                              </w:r>
                            </w:p>
                            <w:p w:rsidR="0023747D" w:rsidRPr="00C1137A" w:rsidRDefault="0023747D" w:rsidP="00375F9C">
                              <w:pPr>
                                <w:spacing w:line="240" w:lineRule="exact"/>
                                <w:ind w:left="420"/>
                                <w:rPr>
                                  <w:sz w:val="18"/>
                                  <w:szCs w:val="18"/>
                                  <w:lang w:val="sv-SE"/>
                                </w:rPr>
                              </w:pPr>
                              <w:r w:rsidRPr="00C1137A">
                                <w:rPr>
                                  <w:sz w:val="18"/>
                                  <w:szCs w:val="18"/>
                                  <w:lang w:val="sv-SE"/>
                                </w:rPr>
                                <w:t xml:space="preserve">  .setTipsBinder(slbl)</w:t>
                              </w:r>
                            </w:p>
                            <w:p w:rsidR="0023747D" w:rsidRPr="00375F9C" w:rsidRDefault="0023747D" w:rsidP="00375F9C">
                              <w:pPr>
                                <w:spacing w:line="240" w:lineRule="exact"/>
                                <w:ind w:left="420"/>
                                <w:rPr>
                                  <w:sz w:val="18"/>
                                  <w:szCs w:val="18"/>
                                </w:rPr>
                              </w:pPr>
                              <w:r w:rsidRPr="00C1137A">
                                <w:rPr>
                                  <w:sz w:val="18"/>
                                  <w:szCs w:val="18"/>
                                  <w:lang w:val="sv-SE"/>
                                </w:rPr>
                                <w:t xml:space="preserve">  </w:t>
                              </w:r>
                              <w:r w:rsidRPr="00375F9C">
                                <w:rPr>
                                  <w:sz w:val="18"/>
                                  <w:szCs w:val="18"/>
                                </w:rPr>
                                <w:t>.</w:t>
                              </w:r>
                              <w:proofErr w:type="gramStart"/>
                              <w:r w:rsidRPr="00375F9C">
                                <w:rPr>
                                  <w:sz w:val="18"/>
                                  <w:szCs w:val="18"/>
                                </w:rPr>
                                <w:t>setDynCheck(</w:t>
                              </w:r>
                              <w:proofErr w:type="gramEnd"/>
                              <w:r w:rsidRPr="00375F9C">
                                <w:rPr>
                                  <w:color w:val="0000FF"/>
                                  <w:sz w:val="18"/>
                                  <w:szCs w:val="18"/>
                                </w:rPr>
                                <w:t>true</w:t>
                              </w:r>
                              <w:r w:rsidRPr="00375F9C">
                                <w:rPr>
                                  <w:sz w:val="18"/>
                                  <w:szCs w:val="18"/>
                                </w:rPr>
                                <w:t>)</w:t>
                              </w:r>
                            </w:p>
                            <w:p w:rsidR="0023747D" w:rsidRPr="00375F9C" w:rsidRDefault="0023747D" w:rsidP="00375F9C">
                              <w:pPr>
                                <w:spacing w:line="240" w:lineRule="exact"/>
                                <w:ind w:leftChars="100" w:left="210" w:firstLineChars="100" w:firstLine="180"/>
                                <w:rPr>
                                  <w:sz w:val="18"/>
                                  <w:szCs w:val="18"/>
                                </w:rPr>
                              </w:pPr>
                              <w:r w:rsidRPr="00375F9C">
                                <w:rPr>
                                  <w:rFonts w:hint="eastAsia"/>
                                  <w:sz w:val="18"/>
                                  <w:szCs w:val="18"/>
                                </w:rPr>
                                <w:t xml:space="preserve">  .</w:t>
                              </w:r>
                              <w:proofErr w:type="gramStart"/>
                              <w:r w:rsidRPr="00375F9C">
                                <w:rPr>
                                  <w:rFonts w:hint="eastAsia"/>
                                  <w:sz w:val="18"/>
                                  <w:szCs w:val="18"/>
                                </w:rPr>
                                <w:t>setTips(</w:t>
                              </w:r>
                              <w:proofErr w:type="gramEnd"/>
                              <w:r w:rsidRPr="00375F9C">
                                <w:rPr>
                                  <w:color w:val="FF00FF"/>
                                  <w:sz w:val="18"/>
                                  <w:szCs w:val="18"/>
                                </w:rPr>
                                <w:t>"</w:t>
                              </w:r>
                              <w:r w:rsidRPr="00375F9C">
                                <w:rPr>
                                  <w:rFonts w:hint="eastAsia"/>
                                  <w:color w:val="FF00FF"/>
                                  <w:sz w:val="18"/>
                                  <w:szCs w:val="18"/>
                                </w:rPr>
                                <w:t xml:space="preserve"> default tips</w:t>
                              </w:r>
                              <w:r w:rsidRPr="00375F9C">
                                <w:rPr>
                                  <w:color w:val="FF00FF"/>
                                  <w:sz w:val="18"/>
                                  <w:szCs w:val="18"/>
                                </w:rPr>
                                <w:t>"</w:t>
                              </w:r>
                              <w:r w:rsidRPr="00375F9C">
                                <w:rPr>
                                  <w:rFonts w:hint="eastAsia"/>
                                  <w:sz w:val="18"/>
                                  <w:szCs w:val="18"/>
                                </w:rPr>
                                <w:t>)</w:t>
                              </w:r>
                            </w:p>
                            <w:p w:rsidR="0023747D" w:rsidRPr="00C047B8" w:rsidRDefault="0023747D" w:rsidP="00375F9C">
                              <w:pPr>
                                <w:spacing w:line="240" w:lineRule="exact"/>
                                <w:ind w:leftChars="100" w:left="210"/>
                                <w:rPr>
                                  <w:sz w:val="18"/>
                                  <w:szCs w:val="18"/>
                                  <w:lang w:val="sv-SE"/>
                                </w:rPr>
                              </w:pPr>
                              <w:r w:rsidRPr="00375F9C">
                                <w:rPr>
                                  <w:rFonts w:hint="eastAsia"/>
                                  <w:sz w:val="18"/>
                                  <w:szCs w:val="18"/>
                                </w:rPr>
                                <w:t xml:space="preserve">    </w:t>
                              </w:r>
                              <w:r w:rsidRPr="00C047B8">
                                <w:rPr>
                                  <w:rFonts w:hint="eastAsia"/>
                                  <w:sz w:val="18"/>
                                  <w:szCs w:val="18"/>
                                  <w:lang w:val="sv-SE"/>
                                </w:rPr>
                                <w:t>.setTipsErr(</w:t>
                              </w:r>
                              <w:r w:rsidRPr="00C047B8">
                                <w:rPr>
                                  <w:color w:val="FF00FF"/>
                                  <w:sz w:val="18"/>
                                  <w:szCs w:val="18"/>
                                  <w:lang w:val="sv-SE"/>
                                </w:rPr>
                                <w:t>"</w:t>
                              </w:r>
                              <w:r>
                                <w:rPr>
                                  <w:rFonts w:hint="eastAsia"/>
                                  <w:color w:val="FF00FF"/>
                                  <w:sz w:val="18"/>
                                  <w:szCs w:val="18"/>
                                  <w:lang w:val="sv-SE"/>
                                </w:rPr>
                                <w:t xml:space="preserve"> </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375F9C" w:rsidRDefault="0023747D" w:rsidP="00375F9C">
                              <w:pPr>
                                <w:spacing w:line="240" w:lineRule="exact"/>
                                <w:ind w:leftChars="100" w:left="210"/>
                                <w:rPr>
                                  <w:sz w:val="18"/>
                                  <w:szCs w:val="18"/>
                                  <w:lang w:val="sv-SE"/>
                                </w:rPr>
                              </w:pPr>
                              <w:r w:rsidRPr="00C047B8">
                                <w:rPr>
                                  <w:rFonts w:hint="eastAsia"/>
                                  <w:sz w:val="18"/>
                                  <w:szCs w:val="18"/>
                                  <w:lang w:val="sv-SE"/>
                                </w:rPr>
                                <w:t xml:space="preserve">    </w:t>
                              </w:r>
                              <w:r w:rsidRPr="00375F9C">
                                <w:rPr>
                                  <w:rFonts w:hint="eastAsia"/>
                                  <w:sz w:val="18"/>
                                  <w:szCs w:val="18"/>
                                  <w:lang w:val="sv-SE"/>
                                </w:rPr>
                                <w:t>.setTipsOK(</w:t>
                              </w:r>
                              <w:r w:rsidRPr="00375F9C">
                                <w:rPr>
                                  <w:color w:val="FF00FF"/>
                                  <w:sz w:val="18"/>
                                  <w:szCs w:val="18"/>
                                  <w:lang w:val="sv-SE"/>
                                </w:rPr>
                                <w:t>"</w:t>
                              </w:r>
                              <w:r w:rsidRPr="00375F9C">
                                <w:rPr>
                                  <w:rFonts w:hint="eastAsia"/>
                                  <w:color w:val="FF00FF"/>
                                  <w:sz w:val="18"/>
                                  <w:szCs w:val="18"/>
                                  <w:lang w:val="sv-SE"/>
                                </w:rPr>
                                <w:t xml:space="preserve"> valid tips</w:t>
                              </w:r>
                              <w:r w:rsidRPr="00375F9C">
                                <w:rPr>
                                  <w:color w:val="FF00FF"/>
                                  <w:sz w:val="18"/>
                                  <w:szCs w:val="18"/>
                                  <w:lang w:val="sv-SE"/>
                                </w:rPr>
                                <w:t>"</w:t>
                              </w:r>
                              <w:r w:rsidRPr="00375F9C">
                                <w:rPr>
                                  <w:rFonts w:hint="eastAsia"/>
                                  <w:sz w:val="18"/>
                                  <w:szCs w:val="18"/>
                                  <w:lang w:val="sv-SE"/>
                                </w:rPr>
                                <w:t>)</w:t>
                              </w:r>
                            </w:p>
                            <w:p w:rsidR="0023747D" w:rsidRPr="00375F9C" w:rsidRDefault="0023747D" w:rsidP="00375F9C">
                              <w:pPr>
                                <w:spacing w:line="240" w:lineRule="exact"/>
                                <w:ind w:left="420"/>
                                <w:rPr>
                                  <w:sz w:val="18"/>
                                  <w:szCs w:val="18"/>
                                  <w:lang w:val="sv-SE"/>
                                </w:rPr>
                              </w:pPr>
                            </w:p>
                            <w:p w:rsidR="0023747D" w:rsidRPr="00C047B8" w:rsidRDefault="0023747D" w:rsidP="00375F9C">
                              <w:pPr>
                                <w:spacing w:line="240" w:lineRule="exact"/>
                                <w:ind w:left="420"/>
                                <w:rPr>
                                  <w:sz w:val="18"/>
                                  <w:szCs w:val="18"/>
                                </w:rPr>
                              </w:pPr>
                              <w:proofErr w:type="gramStart"/>
                              <w:r w:rsidRPr="00C047B8">
                                <w:rPr>
                                  <w:sz w:val="18"/>
                                  <w:szCs w:val="18"/>
                                </w:rPr>
                                <w:t>input.show(</w:t>
                              </w:r>
                              <w:proofErr w:type="gramEnd"/>
                              <w:r w:rsidRPr="00C047B8">
                                <w:rPr>
                                  <w:sz w:val="18"/>
                                  <w:szCs w:val="18"/>
                                </w:rPr>
                                <w:t>);</w:t>
                              </w:r>
                            </w:p>
                            <w:p w:rsidR="0023747D" w:rsidRPr="00C1137A" w:rsidRDefault="0023747D" w:rsidP="00375F9C">
                              <w:pPr>
                                <w:spacing w:line="240" w:lineRule="exact"/>
                                <w:ind w:firstLineChars="250" w:firstLine="450"/>
                                <w:rPr>
                                  <w:sz w:val="18"/>
                                  <w:szCs w:val="18"/>
                                  <w:lang w:val="sv-SE"/>
                                </w:rPr>
                              </w:pPr>
                              <w:r w:rsidRPr="00C1137A">
                                <w:rPr>
                                  <w:sz w:val="18"/>
                                  <w:szCs w:val="18"/>
                                  <w:lang w:val="sv-SE"/>
                                </w:rPr>
                                <w:t>slbl.show();</w:t>
                              </w:r>
                            </w:p>
                          </w:txbxContent>
                        </wps:txbx>
                        <wps:bodyPr rot="0" vert="horz" wrap="square" lIns="54000" tIns="46800" rIns="54000" bIns="45720" anchor="t" anchorCtr="0" upright="1">
                          <a:spAutoFit/>
                        </wps:bodyPr>
                      </wps:wsp>
                      <wps:wsp>
                        <wps:cNvPr id="862" name="AutoShape 265"/>
                        <wps:cNvSpPr>
                          <a:spLocks noChangeArrowheads="1"/>
                        </wps:cNvSpPr>
                        <wps:spPr bwMode="auto">
                          <a:xfrm flipH="1">
                            <a:off x="1485900" y="1485900"/>
                            <a:ext cx="1257300" cy="198120"/>
                          </a:xfrm>
                          <a:prstGeom prst="wedgeRoundRectCallout">
                            <a:avLst>
                              <a:gd name="adj1" fmla="val 82269"/>
                              <a:gd name="adj2" fmla="val 5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Show SLabel here</w:t>
                              </w:r>
                            </w:p>
                          </w:txbxContent>
                        </wps:txbx>
                        <wps:bodyPr rot="0" vert="horz" wrap="square" lIns="0" tIns="0" rIns="0" bIns="0" anchor="t" anchorCtr="0" upright="1">
                          <a:noAutofit/>
                        </wps:bodyPr>
                      </wps:wsp>
                      <wps:wsp>
                        <wps:cNvPr id="864" name="AutoShape 266"/>
                        <wps:cNvSpPr>
                          <a:spLocks noChangeArrowheads="1"/>
                        </wps:cNvSpPr>
                        <wps:spPr bwMode="auto">
                          <a:xfrm flipH="1">
                            <a:off x="1943100" y="594360"/>
                            <a:ext cx="1257300" cy="198120"/>
                          </a:xfrm>
                          <a:prstGeom prst="wedgeRoundRectCallout">
                            <a:avLst>
                              <a:gd name="adj1" fmla="val 90602"/>
                              <a:gd name="adj2" fmla="val -15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tipsBinder</w:t>
                              </w:r>
                            </w:p>
                          </w:txbxContent>
                        </wps:txbx>
                        <wps:bodyPr rot="0" vert="horz" wrap="square" lIns="0" tIns="0" rIns="0" bIns="0" anchor="t" anchorCtr="0" upright="1">
                          <a:noAutofit/>
                        </wps:bodyPr>
                      </wps:wsp>
                    </wpc:wpc>
                  </a:graphicData>
                </a:graphic>
              </wp:inline>
            </w:drawing>
          </mc:Choice>
          <mc:Fallback>
            <w:pict>
              <v:group id="画布 262" o:spid="_x0000_s1212" editas="canvas" style="width:414pt;height:148.2pt;mso-position-horizontal-relative:char;mso-position-vertical-relative:line" coordsize="52578,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">
                <v:shape id="_x0000_s1213" type="#_x0000_t75" style="position:absolute;width:52578;height:18821;visibility:visible;mso-wrap-style:square">
                  <v:fill o:detectmouseclick="t"/>
                  <v:path o:connecttype="none"/>
                </v:shape>
                <v:shape id="Text Box 264" o:spid="_x0000_s1214"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nxjsMA&#10;AADcAAAADwAAAGRycy9kb3ducmV2LnhtbESPzWrDMBCE74W+g9hCb42cHozjRAkhobiXQvN3X6yN&#10;ZWKtjKQ4zttXhUCOw8x8wyxWo+3EQD60jhVMJxkI4trplhsFx8PXRwEiRGSNnWNScKcAq+XrywJL&#10;7W68o2EfG5EgHEpUYGLsSylDbchimLieOHln5y3GJH0jtcdbgttOfmZZLi22nBYM9rQxVF/2V6ug&#10;vmzHbdWejB+utvjVs+r+k1dKvb+N6zmISGN8hh/tb62gyKfwfy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nxjsMAAADcAAAADwAAAAAAAAAAAAAAAACYAgAAZHJzL2Rv&#10;d25yZXYueG1sUEsFBgAAAAAEAAQA9QAAAIgDAAAAAA==&#10;" strokeweight="1pt">
                  <v:textbox style="mso-fit-shape-to-text:t" inset="1.5mm,1.3mm,1.5mm">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slbl= (</w:t>
                        </w:r>
                        <w:r w:rsidRPr="00C1137A">
                          <w:rPr>
                            <w:color w:val="0000FF"/>
                            <w:sz w:val="18"/>
                            <w:szCs w:val="18"/>
                          </w:rPr>
                          <w:t>new</w:t>
                        </w:r>
                        <w:r w:rsidRPr="00C1137A">
                          <w:rPr>
                            <w:sz w:val="18"/>
                            <w:szCs w:val="18"/>
                          </w:rPr>
                          <w:t xml:space="preserve"> </w:t>
                        </w:r>
                        <w:r>
                          <w:rPr>
                            <w:sz w:val="18"/>
                            <w:szCs w:val="18"/>
                          </w:rPr>
                          <w:t>xui.</w:t>
                        </w:r>
                        <w:r w:rsidRPr="00C1137A">
                          <w:rPr>
                            <w:sz w:val="18"/>
                            <w:szCs w:val="18"/>
                          </w:rPr>
                          <w:t>UI.SLabel({position:</w:t>
                        </w:r>
                        <w:r w:rsidRPr="00C1137A">
                          <w:rPr>
                            <w:color w:val="FF00FF"/>
                            <w:sz w:val="18"/>
                            <w:szCs w:val="18"/>
                          </w:rPr>
                          <w:t>'relative'</w:t>
                        </w:r>
                        <w:r w:rsidRPr="00C1137A">
                          <w:rPr>
                            <w:sz w:val="18"/>
                            <w:szCs w:val="18"/>
                          </w:rPr>
                          <w:t>}))</w:t>
                        </w:r>
                        <w:r>
                          <w:rPr>
                            <w:rFonts w:hint="eastAsia"/>
                            <w:sz w:val="18"/>
                            <w:szCs w:val="18"/>
                          </w:rPr>
                          <w:t>.setCustomStyle(</w:t>
                        </w:r>
                        <w:r w:rsidRPr="00C1137A">
                          <w:rPr>
                            <w:sz w:val="18"/>
                            <w:szCs w:val="18"/>
                          </w:rPr>
                          <w:t>{</w:t>
                        </w:r>
                        <w:r>
                          <w:rPr>
                            <w:rFonts w:hint="eastAsia"/>
                            <w:sz w:val="18"/>
                            <w:szCs w:val="18"/>
                          </w:rPr>
                          <w:t>KEY</w:t>
                        </w:r>
                        <w:r w:rsidRPr="00C1137A">
                          <w:rPr>
                            <w:sz w:val="18"/>
                            <w:szCs w:val="18"/>
                          </w:rPr>
                          <w:t>:</w:t>
                        </w:r>
                        <w:r>
                          <w:rPr>
                            <w:color w:val="FF00FF"/>
                            <w:sz w:val="18"/>
                            <w:szCs w:val="18"/>
                          </w:rPr>
                          <w:t>'</w:t>
                        </w:r>
                        <w:r>
                          <w:rPr>
                            <w:rFonts w:hint="eastAsia"/>
                            <w:color w:val="FF00FF"/>
                            <w:sz w:val="18"/>
                            <w:szCs w:val="18"/>
                          </w:rPr>
                          <w:t>padding-left:10px</w:t>
                        </w:r>
                        <w:r w:rsidRPr="00C1137A">
                          <w:rPr>
                            <w:color w:val="FF00FF"/>
                            <w:sz w:val="18"/>
                            <w:szCs w:val="18"/>
                          </w:rPr>
                          <w:t>'</w:t>
                        </w:r>
                        <w:r w:rsidRPr="00C1137A">
                          <w:rPr>
                            <w:sz w:val="18"/>
                            <w:szCs w:val="18"/>
                          </w:rPr>
                          <w:t>}</w:t>
                        </w:r>
                        <w:r>
                          <w:rPr>
                            <w:rFonts w:hint="eastAsia"/>
                            <w:sz w:val="18"/>
                            <w:szCs w:val="18"/>
                          </w:rPr>
                          <w:t>)</w:t>
                        </w:r>
                        <w:r w:rsidRPr="00C1137A">
                          <w:rPr>
                            <w:sz w:val="18"/>
                            <w:szCs w:val="18"/>
                          </w:rPr>
                          <w:t>;</w:t>
                        </w:r>
                      </w:p>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UI.Input({position:</w:t>
                        </w:r>
                        <w:r w:rsidRPr="00C1137A">
                          <w:rPr>
                            <w:color w:val="FF00FF"/>
                            <w:sz w:val="18"/>
                            <w:szCs w:val="18"/>
                          </w:rPr>
                          <w:t>'relative'</w:t>
                        </w:r>
                        <w:r w:rsidRPr="00C1137A">
                          <w:rPr>
                            <w:sz w:val="18"/>
                            <w:szCs w:val="18"/>
                          </w:rPr>
                          <w:t>}))</w:t>
                        </w:r>
                      </w:p>
                      <w:p w:rsidR="0023747D" w:rsidRPr="00C1137A" w:rsidRDefault="0023747D" w:rsidP="00375F9C">
                        <w:pPr>
                          <w:spacing w:line="240" w:lineRule="exact"/>
                          <w:ind w:left="420"/>
                          <w:rPr>
                            <w:sz w:val="18"/>
                            <w:szCs w:val="18"/>
                            <w:lang w:val="sv-SE"/>
                          </w:rPr>
                        </w:pPr>
                        <w:r w:rsidRPr="00C1137A">
                          <w:rPr>
                            <w:sz w:val="18"/>
                            <w:szCs w:val="18"/>
                          </w:rPr>
                          <w:t xml:space="preserve">  </w:t>
                        </w:r>
                        <w:r w:rsidRPr="00C1137A">
                          <w:rPr>
                            <w:sz w:val="18"/>
                            <w:szCs w:val="18"/>
                            <w:lang w:val="sv-SE"/>
                          </w:rPr>
                          <w:t>.setValueFormat(</w:t>
                        </w:r>
                        <w:r w:rsidRPr="00C1137A">
                          <w:rPr>
                            <w:color w:val="FF00FF"/>
                            <w:sz w:val="18"/>
                            <w:szCs w:val="18"/>
                            <w:lang w:val="sv-SE"/>
                          </w:rPr>
                          <w:t>"^-?\\d\\d*$"</w:t>
                        </w:r>
                        <w:r w:rsidRPr="00C1137A">
                          <w:rPr>
                            <w:sz w:val="18"/>
                            <w:szCs w:val="18"/>
                            <w:lang w:val="sv-SE"/>
                          </w:rPr>
                          <w:t>)</w:t>
                        </w:r>
                      </w:p>
                      <w:p w:rsidR="0023747D" w:rsidRPr="00C1137A" w:rsidRDefault="0023747D" w:rsidP="00375F9C">
                        <w:pPr>
                          <w:spacing w:line="240" w:lineRule="exact"/>
                          <w:ind w:left="420"/>
                          <w:rPr>
                            <w:sz w:val="18"/>
                            <w:szCs w:val="18"/>
                            <w:lang w:val="sv-SE"/>
                          </w:rPr>
                        </w:pPr>
                        <w:r w:rsidRPr="00C1137A">
                          <w:rPr>
                            <w:sz w:val="18"/>
                            <w:szCs w:val="18"/>
                            <w:lang w:val="sv-SE"/>
                          </w:rPr>
                          <w:t xml:space="preserve">  .setTipsBinder(slbl)</w:t>
                        </w:r>
                      </w:p>
                      <w:p w:rsidR="0023747D" w:rsidRPr="00375F9C" w:rsidRDefault="0023747D" w:rsidP="00375F9C">
                        <w:pPr>
                          <w:spacing w:line="240" w:lineRule="exact"/>
                          <w:ind w:left="420"/>
                          <w:rPr>
                            <w:sz w:val="18"/>
                            <w:szCs w:val="18"/>
                          </w:rPr>
                        </w:pPr>
                        <w:r w:rsidRPr="00C1137A">
                          <w:rPr>
                            <w:sz w:val="18"/>
                            <w:szCs w:val="18"/>
                            <w:lang w:val="sv-SE"/>
                          </w:rPr>
                          <w:t xml:space="preserve">  </w:t>
                        </w:r>
                        <w:r w:rsidRPr="00375F9C">
                          <w:rPr>
                            <w:sz w:val="18"/>
                            <w:szCs w:val="18"/>
                          </w:rPr>
                          <w:t>.</w:t>
                        </w:r>
                        <w:proofErr w:type="gramStart"/>
                        <w:r w:rsidRPr="00375F9C">
                          <w:rPr>
                            <w:sz w:val="18"/>
                            <w:szCs w:val="18"/>
                          </w:rPr>
                          <w:t>setDynCheck(</w:t>
                        </w:r>
                        <w:proofErr w:type="gramEnd"/>
                        <w:r w:rsidRPr="00375F9C">
                          <w:rPr>
                            <w:color w:val="0000FF"/>
                            <w:sz w:val="18"/>
                            <w:szCs w:val="18"/>
                          </w:rPr>
                          <w:t>true</w:t>
                        </w:r>
                        <w:r w:rsidRPr="00375F9C">
                          <w:rPr>
                            <w:sz w:val="18"/>
                            <w:szCs w:val="18"/>
                          </w:rPr>
                          <w:t>)</w:t>
                        </w:r>
                      </w:p>
                      <w:p w:rsidR="0023747D" w:rsidRPr="00375F9C" w:rsidRDefault="0023747D" w:rsidP="00375F9C">
                        <w:pPr>
                          <w:spacing w:line="240" w:lineRule="exact"/>
                          <w:ind w:leftChars="100" w:left="210" w:firstLineChars="100" w:firstLine="180"/>
                          <w:rPr>
                            <w:sz w:val="18"/>
                            <w:szCs w:val="18"/>
                          </w:rPr>
                        </w:pPr>
                        <w:r w:rsidRPr="00375F9C">
                          <w:rPr>
                            <w:rFonts w:hint="eastAsia"/>
                            <w:sz w:val="18"/>
                            <w:szCs w:val="18"/>
                          </w:rPr>
                          <w:t xml:space="preserve">  .</w:t>
                        </w:r>
                        <w:proofErr w:type="gramStart"/>
                        <w:r w:rsidRPr="00375F9C">
                          <w:rPr>
                            <w:rFonts w:hint="eastAsia"/>
                            <w:sz w:val="18"/>
                            <w:szCs w:val="18"/>
                          </w:rPr>
                          <w:t>setTips(</w:t>
                        </w:r>
                        <w:proofErr w:type="gramEnd"/>
                        <w:r w:rsidRPr="00375F9C">
                          <w:rPr>
                            <w:color w:val="FF00FF"/>
                            <w:sz w:val="18"/>
                            <w:szCs w:val="18"/>
                          </w:rPr>
                          <w:t>"</w:t>
                        </w:r>
                        <w:r w:rsidRPr="00375F9C">
                          <w:rPr>
                            <w:rFonts w:hint="eastAsia"/>
                            <w:color w:val="FF00FF"/>
                            <w:sz w:val="18"/>
                            <w:szCs w:val="18"/>
                          </w:rPr>
                          <w:t xml:space="preserve"> default tips</w:t>
                        </w:r>
                        <w:r w:rsidRPr="00375F9C">
                          <w:rPr>
                            <w:color w:val="FF00FF"/>
                            <w:sz w:val="18"/>
                            <w:szCs w:val="18"/>
                          </w:rPr>
                          <w:t>"</w:t>
                        </w:r>
                        <w:r w:rsidRPr="00375F9C">
                          <w:rPr>
                            <w:rFonts w:hint="eastAsia"/>
                            <w:sz w:val="18"/>
                            <w:szCs w:val="18"/>
                          </w:rPr>
                          <w:t>)</w:t>
                        </w:r>
                      </w:p>
                      <w:p w:rsidR="0023747D" w:rsidRPr="00C047B8" w:rsidRDefault="0023747D" w:rsidP="00375F9C">
                        <w:pPr>
                          <w:spacing w:line="240" w:lineRule="exact"/>
                          <w:ind w:leftChars="100" w:left="210"/>
                          <w:rPr>
                            <w:sz w:val="18"/>
                            <w:szCs w:val="18"/>
                            <w:lang w:val="sv-SE"/>
                          </w:rPr>
                        </w:pPr>
                        <w:r w:rsidRPr="00375F9C">
                          <w:rPr>
                            <w:rFonts w:hint="eastAsia"/>
                            <w:sz w:val="18"/>
                            <w:szCs w:val="18"/>
                          </w:rPr>
                          <w:t xml:space="preserve">    </w:t>
                        </w:r>
                        <w:r w:rsidRPr="00C047B8">
                          <w:rPr>
                            <w:rFonts w:hint="eastAsia"/>
                            <w:sz w:val="18"/>
                            <w:szCs w:val="18"/>
                            <w:lang w:val="sv-SE"/>
                          </w:rPr>
                          <w:t>.setTipsErr(</w:t>
                        </w:r>
                        <w:r w:rsidRPr="00C047B8">
                          <w:rPr>
                            <w:color w:val="FF00FF"/>
                            <w:sz w:val="18"/>
                            <w:szCs w:val="18"/>
                            <w:lang w:val="sv-SE"/>
                          </w:rPr>
                          <w:t>"</w:t>
                        </w:r>
                        <w:r>
                          <w:rPr>
                            <w:rFonts w:hint="eastAsia"/>
                            <w:color w:val="FF00FF"/>
                            <w:sz w:val="18"/>
                            <w:szCs w:val="18"/>
                            <w:lang w:val="sv-SE"/>
                          </w:rPr>
                          <w:t xml:space="preserve"> </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375F9C" w:rsidRDefault="0023747D" w:rsidP="00375F9C">
                        <w:pPr>
                          <w:spacing w:line="240" w:lineRule="exact"/>
                          <w:ind w:leftChars="100" w:left="210"/>
                          <w:rPr>
                            <w:sz w:val="18"/>
                            <w:szCs w:val="18"/>
                            <w:lang w:val="sv-SE"/>
                          </w:rPr>
                        </w:pPr>
                        <w:r w:rsidRPr="00C047B8">
                          <w:rPr>
                            <w:rFonts w:hint="eastAsia"/>
                            <w:sz w:val="18"/>
                            <w:szCs w:val="18"/>
                            <w:lang w:val="sv-SE"/>
                          </w:rPr>
                          <w:t xml:space="preserve">    </w:t>
                        </w:r>
                        <w:r w:rsidRPr="00375F9C">
                          <w:rPr>
                            <w:rFonts w:hint="eastAsia"/>
                            <w:sz w:val="18"/>
                            <w:szCs w:val="18"/>
                            <w:lang w:val="sv-SE"/>
                          </w:rPr>
                          <w:t>.setTipsOK(</w:t>
                        </w:r>
                        <w:r w:rsidRPr="00375F9C">
                          <w:rPr>
                            <w:color w:val="FF00FF"/>
                            <w:sz w:val="18"/>
                            <w:szCs w:val="18"/>
                            <w:lang w:val="sv-SE"/>
                          </w:rPr>
                          <w:t>"</w:t>
                        </w:r>
                        <w:r w:rsidRPr="00375F9C">
                          <w:rPr>
                            <w:rFonts w:hint="eastAsia"/>
                            <w:color w:val="FF00FF"/>
                            <w:sz w:val="18"/>
                            <w:szCs w:val="18"/>
                            <w:lang w:val="sv-SE"/>
                          </w:rPr>
                          <w:t xml:space="preserve"> valid tips</w:t>
                        </w:r>
                        <w:r w:rsidRPr="00375F9C">
                          <w:rPr>
                            <w:color w:val="FF00FF"/>
                            <w:sz w:val="18"/>
                            <w:szCs w:val="18"/>
                            <w:lang w:val="sv-SE"/>
                          </w:rPr>
                          <w:t>"</w:t>
                        </w:r>
                        <w:r w:rsidRPr="00375F9C">
                          <w:rPr>
                            <w:rFonts w:hint="eastAsia"/>
                            <w:sz w:val="18"/>
                            <w:szCs w:val="18"/>
                            <w:lang w:val="sv-SE"/>
                          </w:rPr>
                          <w:t>)</w:t>
                        </w:r>
                      </w:p>
                      <w:p w:rsidR="0023747D" w:rsidRPr="00375F9C" w:rsidRDefault="0023747D" w:rsidP="00375F9C">
                        <w:pPr>
                          <w:spacing w:line="240" w:lineRule="exact"/>
                          <w:ind w:left="420"/>
                          <w:rPr>
                            <w:sz w:val="18"/>
                            <w:szCs w:val="18"/>
                            <w:lang w:val="sv-SE"/>
                          </w:rPr>
                        </w:pPr>
                      </w:p>
                      <w:p w:rsidR="0023747D" w:rsidRPr="00C047B8" w:rsidRDefault="0023747D" w:rsidP="00375F9C">
                        <w:pPr>
                          <w:spacing w:line="240" w:lineRule="exact"/>
                          <w:ind w:left="420"/>
                          <w:rPr>
                            <w:sz w:val="18"/>
                            <w:szCs w:val="18"/>
                          </w:rPr>
                        </w:pPr>
                        <w:proofErr w:type="gramStart"/>
                        <w:r w:rsidRPr="00C047B8">
                          <w:rPr>
                            <w:sz w:val="18"/>
                            <w:szCs w:val="18"/>
                          </w:rPr>
                          <w:t>input.show(</w:t>
                        </w:r>
                        <w:proofErr w:type="gramEnd"/>
                        <w:r w:rsidRPr="00C047B8">
                          <w:rPr>
                            <w:sz w:val="18"/>
                            <w:szCs w:val="18"/>
                          </w:rPr>
                          <w:t>);</w:t>
                        </w:r>
                      </w:p>
                      <w:p w:rsidR="0023747D" w:rsidRPr="00C1137A" w:rsidRDefault="0023747D" w:rsidP="00375F9C">
                        <w:pPr>
                          <w:spacing w:line="240" w:lineRule="exact"/>
                          <w:ind w:firstLineChars="250" w:firstLine="450"/>
                          <w:rPr>
                            <w:sz w:val="18"/>
                            <w:szCs w:val="18"/>
                            <w:lang w:val="sv-SE"/>
                          </w:rPr>
                        </w:pPr>
                        <w:r w:rsidRPr="00C1137A">
                          <w:rPr>
                            <w:sz w:val="18"/>
                            <w:szCs w:val="18"/>
                            <w:lang w:val="sv-SE"/>
                          </w:rPr>
                          <w:t>slbl.show();</w:t>
                        </w:r>
                      </w:p>
                    </w:txbxContent>
                  </v:textbox>
                </v:shape>
                <v:shape id="AutoShape 265" o:spid="_x0000_s1215" type="#_x0000_t62" style="position:absolute;left:14859;top:14859;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CV8UA&#10;AADcAAAADwAAAGRycy9kb3ducmV2LnhtbESPT2vCQBTE70K/w/KE3nRjQJHoKjbW0lP9VwreHtln&#10;NjT7NmS3Gr99VxA8DjPzG2a+7GwtLtT6yrGC0TABQVw4XXGp4Pu4GUxB+ICssXZMCm7kYbl46c0x&#10;0+7Ke7ocQikihH2GCkwITSalLwxZ9EPXEEfv7FqLIcq2lLrFa4TbWqZJMpEWK44LBhvKDRW/hz+r&#10;4Hh6M7tVevvZ4sdXvh6vc2PfK6Ve+91qBiJQF57hR/tTK5hOUrifi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AJXxQAAANwAAAAPAAAAAAAAAAAAAAAAAJgCAABkcnMv&#10;ZG93bnJldi54bWxQSwUGAAAAAAQABAD1AAAAigMAAAAA&#10;" adj="28570,22499" fillcolor="#ff9">
                  <v:textbox inset="0,0,0,0">
                    <w:txbxContent>
                      <w:p w:rsidR="0023747D" w:rsidRPr="000E23E9" w:rsidRDefault="0023747D" w:rsidP="00B532B2">
                        <w:pPr>
                          <w:jc w:val="center"/>
                          <w:rPr>
                            <w:szCs w:val="18"/>
                          </w:rPr>
                        </w:pPr>
                        <w:r>
                          <w:rPr>
                            <w:rFonts w:hint="eastAsia"/>
                            <w:szCs w:val="18"/>
                          </w:rPr>
                          <w:t>Show SLabel here</w:t>
                        </w:r>
                      </w:p>
                    </w:txbxContent>
                  </v:textbox>
                </v:shape>
                <v:shape id="AutoShape 266" o:spid="_x0000_s1216" type="#_x0000_t62" style="position:absolute;left:19431;top:5943;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zI8QA&#10;AADcAAAADwAAAGRycy9kb3ducmV2LnhtbESPT4vCMBTE7wt+h/AEb2uqK/6pRhFhUQ970IrnR/Ns&#10;i81LaVKtfnojCHscZuY3zGLVmlLcqHaFZQWDfgSCOLW64EzBKfn9noJwHlljaZkUPMjBatn5WmCs&#10;7Z0PdDv6TAQIuxgV5N5XsZQuzcmg69uKOHgXWxv0QdaZ1DXeA9yUchhFY2mw4LCQY0WbnNLrsTEK&#10;huvmb783g1kzeSbbRJ532Y+xSvW67XoOwlPr/8Of9k4rmI5H8D4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8yPEAAAA3AAAAA8AAAAAAAAAAAAAAAAAmAIAAGRycy9k&#10;b3ducmV2LnhtbFBLBQYAAAAABAAEAPUAAACJAwAAAAA=&#10;" adj="30370,7476" fillcolor="#ff9">
                  <v:textbox inset="0,0,0,0">
                    <w:txbxContent>
                      <w:p w:rsidR="0023747D" w:rsidRPr="000E23E9" w:rsidRDefault="0023747D" w:rsidP="00B532B2">
                        <w:pPr>
                          <w:jc w:val="center"/>
                          <w:rPr>
                            <w:szCs w:val="18"/>
                          </w:rPr>
                        </w:pPr>
                        <w:r>
                          <w:rPr>
                            <w:rFonts w:hint="eastAsia"/>
                            <w:szCs w:val="18"/>
                          </w:rPr>
                          <w:t>Sets tipsBinder</w:t>
                        </w:r>
                      </w:p>
                    </w:txbxContent>
                  </v:textbox>
                </v:shape>
                <w10:anchorlock/>
              </v:group>
            </w:pict>
          </mc:Fallback>
        </mc:AlternateContent>
      </w:r>
    </w:p>
    <w:p w:rsidR="00375F9C" w:rsidRPr="002E6A26" w:rsidRDefault="00375F9C" w:rsidP="00375F9C">
      <w:pPr>
        <w:rPr>
          <w:b/>
        </w:rPr>
      </w:pPr>
      <w:r w:rsidRPr="002E6A26">
        <w:rPr>
          <w:rFonts w:hint="eastAsia"/>
          <w:b/>
        </w:rPr>
        <w:t>Output:</w:t>
      </w:r>
    </w:p>
    <w:p w:rsidR="00375F9C" w:rsidRDefault="005C781A" w:rsidP="00375F9C">
      <w:r>
        <w:rPr>
          <w:rFonts w:hint="eastAsia"/>
          <w:noProof/>
        </w:rPr>
        <w:drawing>
          <wp:inline distT="0" distB="0" distL="0" distR="0" wp14:anchorId="79E19030" wp14:editId="5D656BFC">
            <wp:extent cx="5400675" cy="2952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295275"/>
                    </a:xfrm>
                    <a:prstGeom prst="rect">
                      <a:avLst/>
                    </a:prstGeom>
                    <a:noFill/>
                    <a:ln>
                      <a:noFill/>
                    </a:ln>
                  </pic:spPr>
                </pic:pic>
              </a:graphicData>
            </a:graphic>
          </wp:inline>
        </w:drawing>
      </w:r>
    </w:p>
    <w:p w:rsidR="00375F9C" w:rsidRDefault="00375F9C" w:rsidP="00E45D25">
      <w:pPr>
        <w:pStyle w:val="4"/>
        <w:numPr>
          <w:ilvl w:val="3"/>
          <w:numId w:val="17"/>
        </w:numPr>
      </w:pPr>
      <w:bookmarkStart w:id="57" w:name="_Toc453071699"/>
      <w:r w:rsidRPr="00C57BEB">
        <w:t>Custom</w:t>
      </w:r>
      <w:r>
        <w:rPr>
          <w:rFonts w:hint="eastAsia"/>
        </w:rPr>
        <w:t xml:space="preserve"> </w:t>
      </w:r>
      <w:r w:rsidRPr="00C57BEB">
        <w:t>Error Mark</w:t>
      </w:r>
      <w:bookmarkEnd w:id="57"/>
    </w:p>
    <w:p w:rsidR="00375F9C" w:rsidRDefault="00375F9C" w:rsidP="00375F9C">
      <w:r>
        <w:t>We</w:t>
      </w:r>
      <w:r>
        <w:rPr>
          <w:rFonts w:hint="eastAsia"/>
        </w:rPr>
        <w:t xml:space="preserve"> can custom </w:t>
      </w:r>
      <w:r>
        <w:t>“</w:t>
      </w:r>
      <w:r>
        <w:rPr>
          <w:rFonts w:hint="eastAsia"/>
        </w:rPr>
        <w:t>Error Mark</w:t>
      </w:r>
      <w:r>
        <w:t>”</w:t>
      </w:r>
      <w:r>
        <w:rPr>
          <w:rFonts w:hint="eastAsia"/>
        </w:rPr>
        <w:t xml:space="preserve"> in </w:t>
      </w:r>
      <w:r w:rsidRPr="00C1137A">
        <w:t>beforeFormatMark</w:t>
      </w:r>
      <w:r>
        <w:rPr>
          <w:rFonts w:hint="eastAsia"/>
        </w:rPr>
        <w:t xml:space="preserve"> event.</w:t>
      </w:r>
    </w:p>
    <w:p w:rsidR="00375F9C" w:rsidRPr="00901F41" w:rsidRDefault="00375F9C" w:rsidP="00375F9C">
      <w:pPr>
        <w:rPr>
          <w:b/>
        </w:rPr>
      </w:pPr>
      <w:r w:rsidRPr="00901F41">
        <w:rPr>
          <w:b/>
        </w:rPr>
        <w:t>Input</w:t>
      </w:r>
      <w:r w:rsidRPr="00901F41">
        <w:rPr>
          <w:rFonts w:hint="eastAsia"/>
          <w:b/>
        </w:rPr>
        <w:t xml:space="preserve">: </w:t>
      </w:r>
    </w:p>
    <w:p w:rsidR="00375F9C" w:rsidRDefault="005C781A" w:rsidP="00375F9C">
      <w:r>
        <w:rPr>
          <w:noProof/>
        </w:rPr>
        <mc:AlternateContent>
          <mc:Choice Requires="wpc">
            <w:drawing>
              <wp:inline distT="0" distB="0" distL="0" distR="0" wp14:anchorId="16EC87A1" wp14:editId="0B1BE03E">
                <wp:extent cx="5257800" cy="1525905"/>
                <wp:effectExtent l="9525" t="0" r="9525" b="7620"/>
                <wp:docPr id="860"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7" name="Text Box 269"/>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setValueFormat(</w:t>
                              </w:r>
                              <w:proofErr w:type="gramEnd"/>
                              <w:r w:rsidRPr="00C1137A">
                                <w:rPr>
                                  <w:color w:val="FF00FF"/>
                                  <w:sz w:val="18"/>
                                  <w:szCs w:val="18"/>
                                </w:rPr>
                                <w:t>"^-?\\d\\d*$"</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beforeFormatMark(</w:t>
                              </w:r>
                              <w:proofErr w:type="gramEnd"/>
                              <w:r w:rsidRPr="00C1137A">
                                <w:rPr>
                                  <w:color w:val="0000FF"/>
                                  <w:sz w:val="18"/>
                                  <w:szCs w:val="18"/>
                                </w:rPr>
                                <w:t>function</w:t>
                              </w:r>
                              <w:r w:rsidRPr="00C1137A">
                                <w:rPr>
                                  <w:sz w:val="18"/>
                                  <w:szCs w:val="18"/>
                                </w:rPr>
                                <w:t>(profile,err){</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if</w:t>
                              </w:r>
                              <w:r w:rsidRPr="00C1137A">
                                <w:rPr>
                                  <w:sz w:val="18"/>
                                  <w:szCs w:val="18"/>
                                </w:rPr>
                                <w:t>(</w:t>
                              </w:r>
                              <w:proofErr w:type="gramEnd"/>
                              <w:r w:rsidRPr="00C1137A">
                                <w:rPr>
                                  <w:sz w:val="18"/>
                                  <w:szCs w:val="18"/>
                                </w:rPr>
                                <w:t>err)</w:t>
                              </w:r>
                            </w:p>
                            <w:p w:rsidR="0023747D" w:rsidRPr="00C1137A" w:rsidRDefault="0023747D" w:rsidP="00375F9C">
                              <w:pPr>
                                <w:spacing w:line="240" w:lineRule="exact"/>
                                <w:ind w:left="420"/>
                                <w:rPr>
                                  <w:sz w:val="18"/>
                                  <w:szCs w:val="18"/>
                                </w:rPr>
                              </w:pPr>
                              <w:r w:rsidRPr="00C1137A">
                                <w:rPr>
                                  <w:rFonts w:hint="eastAsia"/>
                                  <w:sz w:val="18"/>
                                  <w:szCs w:val="18"/>
                                </w:rPr>
                                <w:t xml:space="preserve">      </w:t>
                              </w:r>
                              <w:proofErr w:type="gramStart"/>
                              <w:r>
                                <w:rPr>
                                  <w:rFonts w:hint="eastAsia"/>
                                  <w:sz w:val="18"/>
                                  <w:szCs w:val="18"/>
                                </w:rPr>
                                <w:t>xui</w:t>
                              </w:r>
                              <w:r w:rsidRPr="00C1137A">
                                <w:rPr>
                                  <w:rFonts w:hint="eastAsia"/>
                                  <w:sz w:val="18"/>
                                  <w:szCs w:val="18"/>
                                </w:rPr>
                                <w:t>.alert(</w:t>
                              </w:r>
                              <w:proofErr w:type="gramEnd"/>
                              <w:r w:rsidRPr="00C1137A">
                                <w:rPr>
                                  <w:rFonts w:hint="eastAsia"/>
                                  <w:color w:val="FF00FF"/>
                                  <w:sz w:val="18"/>
                                  <w:szCs w:val="18"/>
                                </w:rPr>
                                <w:t>"</w:t>
                              </w:r>
                              <w:r>
                                <w:rPr>
                                  <w:rFonts w:hint="eastAsia"/>
                                  <w:color w:val="FF00FF"/>
                                  <w:sz w:val="18"/>
                                  <w:szCs w:val="18"/>
                                </w:rPr>
                                <w:t>Invalid input!</w:t>
                              </w:r>
                              <w:r w:rsidRPr="00C1137A">
                                <w:rPr>
                                  <w:rFonts w:hint="eastAsia"/>
                                  <w:color w:val="FF00FF"/>
                                  <w:sz w:val="18"/>
                                  <w:szCs w:val="18"/>
                                </w:rPr>
                                <w:t>"</w:t>
                              </w:r>
                              <w:r w:rsidRPr="00C1137A">
                                <w:rPr>
                                  <w:rFonts w:hint="eastAsia"/>
                                  <w:sz w:val="18"/>
                                  <w:szCs w:val="18"/>
                                </w:rPr>
                                <w:t>,</w:t>
                              </w:r>
                              <w:r w:rsidRPr="00C1137A">
                                <w:rPr>
                                  <w:rFonts w:hint="eastAsia"/>
                                  <w:color w:val="FF00FF"/>
                                  <w:sz w:val="18"/>
                                  <w:szCs w:val="18"/>
                                </w:rPr>
                                <w:t>"</w:t>
                              </w:r>
                              <w:r>
                                <w:rPr>
                                  <w:rFonts w:hint="eastAsia"/>
                                  <w:color w:val="FF00FF"/>
                                  <w:sz w:val="18"/>
                                  <w:szCs w:val="18"/>
                                </w:rPr>
                                <w:t>Only number allowed!</w:t>
                              </w:r>
                              <w:r w:rsidRPr="00C1137A">
                                <w:rPr>
                                  <w:rFonts w:hint="eastAsia"/>
                                  <w:color w:val="FF00FF"/>
                                  <w:sz w:val="18"/>
                                  <w:szCs w:val="18"/>
                                </w:rPr>
                                <w:t>"</w:t>
                              </w:r>
                              <w:r w:rsidRPr="00C1137A">
                                <w:rPr>
                                  <w:rFonts w:hint="eastAsia"/>
                                  <w:sz w:val="18"/>
                                  <w:szCs w:val="18"/>
                                </w:rPr>
                                <w:t>,</w:t>
                              </w:r>
                              <w:r w:rsidRPr="00C1137A">
                                <w:rPr>
                                  <w:rFonts w:hint="eastAsia"/>
                                  <w:color w:val="0000FF"/>
                                  <w:sz w:val="18"/>
                                  <w:szCs w:val="18"/>
                                </w:rPr>
                                <w:t>function</w:t>
                              </w:r>
                              <w:r w:rsidRPr="00C1137A">
                                <w:rPr>
                                  <w:rFonts w:hint="eastAsia"/>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profile.boxing(</w:t>
                              </w:r>
                              <w:proofErr w:type="gramEnd"/>
                              <w:r w:rsidRPr="00C1137A">
                                <w:rPr>
                                  <w:sz w:val="18"/>
                                  <w:szCs w:val="18"/>
                                </w:rPr>
                                <w:t>).activate();</w:t>
                              </w:r>
                            </w:p>
                            <w:p w:rsidR="0023747D" w:rsidRPr="00C1137A" w:rsidRDefault="0023747D" w:rsidP="00375F9C">
                              <w:pPr>
                                <w:spacing w:line="240" w:lineRule="exact"/>
                                <w:ind w:left="420"/>
                                <w:rPr>
                                  <w:sz w:val="18"/>
                                  <w:szCs w:val="18"/>
                                </w:rPr>
                              </w:pPr>
                              <w:r w:rsidRPr="00C1137A">
                                <w:rPr>
                                  <w:sz w:val="18"/>
                                  <w:szCs w:val="18"/>
                                </w:rPr>
                                <w:t xml:space="preserve">      });</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return</w:t>
                              </w:r>
                              <w:proofErr w:type="gramEnd"/>
                              <w:r w:rsidRPr="00C1137A">
                                <w:rPr>
                                  <w:sz w:val="18"/>
                                  <w:szCs w:val="18"/>
                                </w:rPr>
                                <w:t xml:space="preserve"> </w:t>
                              </w:r>
                              <w:r w:rsidRPr="00C1137A">
                                <w:rPr>
                                  <w:color w:val="0000FF"/>
                                  <w:sz w:val="18"/>
                                  <w:szCs w:val="18"/>
                                </w:rPr>
                                <w:t>false</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show(</w:t>
                              </w:r>
                              <w:proofErr w:type="gramEnd"/>
                              <w:r w:rsidRPr="00C1137A">
                                <w:rPr>
                                  <w:sz w:val="18"/>
                                  <w:szCs w:val="18"/>
                                </w:rPr>
                                <w:t>);</w:t>
                              </w:r>
                            </w:p>
                          </w:txbxContent>
                        </wps:txbx>
                        <wps:bodyPr rot="0" vert="horz" wrap="square" lIns="54000" tIns="46800" rIns="54000" bIns="45720" anchor="t" anchorCtr="0" upright="1">
                          <a:spAutoFit/>
                        </wps:bodyPr>
                      </wps:wsp>
                      <wps:wsp>
                        <wps:cNvPr id="858" name="AutoShape 270"/>
                        <wps:cNvSpPr>
                          <a:spLocks noChangeArrowheads="1"/>
                        </wps:cNvSpPr>
                        <wps:spPr bwMode="auto">
                          <a:xfrm flipH="1">
                            <a:off x="1600200" y="1188720"/>
                            <a:ext cx="2628900" cy="198120"/>
                          </a:xfrm>
                          <a:prstGeom prst="wedgeRoundRectCallout">
                            <a:avLst>
                              <a:gd name="adj1" fmla="val 66157"/>
                              <a:gd name="adj2" fmla="val 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 false to ignore the default action</w:t>
                              </w:r>
                            </w:p>
                          </w:txbxContent>
                        </wps:txbx>
                        <wps:bodyPr rot="0" vert="horz" wrap="square" lIns="0" tIns="0" rIns="0" bIns="0" anchor="t" anchorCtr="0" upright="1">
                          <a:noAutofit/>
                        </wps:bodyPr>
                      </wps:wsp>
                      <wps:wsp>
                        <wps:cNvPr id="859" name="AutoShape 271"/>
                        <wps:cNvSpPr>
                          <a:spLocks noChangeArrowheads="1"/>
                        </wps:cNvSpPr>
                        <wps:spPr bwMode="auto">
                          <a:xfrm flipH="1">
                            <a:off x="3429000" y="297180"/>
                            <a:ext cx="1485900" cy="396240"/>
                          </a:xfrm>
                          <a:prstGeom prst="wedgeRoundRectCallout">
                            <a:avLst>
                              <a:gd name="adj1" fmla="val 72819"/>
                              <a:gd name="adj2" fmla="val 43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Customs </w:t>
                              </w:r>
                              <w:r>
                                <w:rPr>
                                  <w:szCs w:val="18"/>
                                </w:rPr>
                                <w:t>information</w:t>
                              </w:r>
                              <w:r>
                                <w:rPr>
                                  <w:rFonts w:hint="eastAsia"/>
                                  <w:szCs w:val="18"/>
                                </w:rPr>
                                <w:t xml:space="preserve"> and aciton</w:t>
                              </w:r>
                            </w:p>
                          </w:txbxContent>
                        </wps:txbx>
                        <wps:bodyPr rot="0" vert="horz" wrap="square" lIns="0" tIns="0" rIns="0" bIns="0" anchor="t" anchorCtr="0" upright="1">
                          <a:noAutofit/>
                        </wps:bodyPr>
                      </wps:wsp>
                    </wpc:wpc>
                  </a:graphicData>
                </a:graphic>
              </wp:inline>
            </w:drawing>
          </mc:Choice>
          <mc:Fallback>
            <w:pict>
              <v:group id="画布 267" o:spid="_x0000_s1217"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">
                <v:shape id="_x0000_s1218" type="#_x0000_t75" style="position:absolute;width:52578;height:15259;visibility:visible;mso-wrap-style:square">
                  <v:fill o:detectmouseclick="t"/>
                  <v:path o:connecttype="none"/>
                </v:shape>
                <v:shape id="Text Box 269" o:spid="_x0000_s1219"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G3MQA&#10;AADcAAAADwAAAGRycy9kb3ducmV2LnhtbESPQWsCMRSE7wX/Q3hCbzXbQu26GkWUsl6E1ur9sXnd&#10;LG5eliSu6783QqHHYWa+YRarwbaiJx8axwpeJxkI4srphmsFx5/PlxxEiMgaW8ek4EYBVsvR0wIL&#10;7a78Tf0h1iJBOBSowMTYFVKGypDFMHEdcfJ+nbcYk/S11B6vCW5b+ZZlU2mx4bRgsKONoep8uFgF&#10;1Xk7bMvmZHx/sfmXnpW3/bRU6nk8rOcgIg3xP/zX3mkF+fs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BtzEAAAA3AAAAA8AAAAAAAAAAAAAAAAAmAIAAGRycy9k&#10;b3ducmV2LnhtbFBLBQYAAAAABAAEAPUAAACJAwAAAAA=&#10;" strokeweight="1pt">
                  <v:textbox style="mso-fit-shape-to-text:t" inset="1.5mm,1.3mm,1.5mm">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setValueFormat(</w:t>
                        </w:r>
                        <w:proofErr w:type="gramEnd"/>
                        <w:r w:rsidRPr="00C1137A">
                          <w:rPr>
                            <w:color w:val="FF00FF"/>
                            <w:sz w:val="18"/>
                            <w:szCs w:val="18"/>
                          </w:rPr>
                          <w:t>"^-?\\d\\d*$"</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beforeFormatMark(</w:t>
                        </w:r>
                        <w:proofErr w:type="gramEnd"/>
                        <w:r w:rsidRPr="00C1137A">
                          <w:rPr>
                            <w:color w:val="0000FF"/>
                            <w:sz w:val="18"/>
                            <w:szCs w:val="18"/>
                          </w:rPr>
                          <w:t>function</w:t>
                        </w:r>
                        <w:r w:rsidRPr="00C1137A">
                          <w:rPr>
                            <w:sz w:val="18"/>
                            <w:szCs w:val="18"/>
                          </w:rPr>
                          <w:t>(profile,err){</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if</w:t>
                        </w:r>
                        <w:r w:rsidRPr="00C1137A">
                          <w:rPr>
                            <w:sz w:val="18"/>
                            <w:szCs w:val="18"/>
                          </w:rPr>
                          <w:t>(</w:t>
                        </w:r>
                        <w:proofErr w:type="gramEnd"/>
                        <w:r w:rsidRPr="00C1137A">
                          <w:rPr>
                            <w:sz w:val="18"/>
                            <w:szCs w:val="18"/>
                          </w:rPr>
                          <w:t>err)</w:t>
                        </w:r>
                      </w:p>
                      <w:p w:rsidR="0023747D" w:rsidRPr="00C1137A" w:rsidRDefault="0023747D" w:rsidP="00375F9C">
                        <w:pPr>
                          <w:spacing w:line="240" w:lineRule="exact"/>
                          <w:ind w:left="420"/>
                          <w:rPr>
                            <w:sz w:val="18"/>
                            <w:szCs w:val="18"/>
                          </w:rPr>
                        </w:pPr>
                        <w:r w:rsidRPr="00C1137A">
                          <w:rPr>
                            <w:rFonts w:hint="eastAsia"/>
                            <w:sz w:val="18"/>
                            <w:szCs w:val="18"/>
                          </w:rPr>
                          <w:t xml:space="preserve">      </w:t>
                        </w:r>
                        <w:proofErr w:type="gramStart"/>
                        <w:r>
                          <w:rPr>
                            <w:rFonts w:hint="eastAsia"/>
                            <w:sz w:val="18"/>
                            <w:szCs w:val="18"/>
                          </w:rPr>
                          <w:t>xui</w:t>
                        </w:r>
                        <w:r w:rsidRPr="00C1137A">
                          <w:rPr>
                            <w:rFonts w:hint="eastAsia"/>
                            <w:sz w:val="18"/>
                            <w:szCs w:val="18"/>
                          </w:rPr>
                          <w:t>.alert(</w:t>
                        </w:r>
                        <w:proofErr w:type="gramEnd"/>
                        <w:r w:rsidRPr="00C1137A">
                          <w:rPr>
                            <w:rFonts w:hint="eastAsia"/>
                            <w:color w:val="FF00FF"/>
                            <w:sz w:val="18"/>
                            <w:szCs w:val="18"/>
                          </w:rPr>
                          <w:t>"</w:t>
                        </w:r>
                        <w:r>
                          <w:rPr>
                            <w:rFonts w:hint="eastAsia"/>
                            <w:color w:val="FF00FF"/>
                            <w:sz w:val="18"/>
                            <w:szCs w:val="18"/>
                          </w:rPr>
                          <w:t>Invalid input!</w:t>
                        </w:r>
                        <w:r w:rsidRPr="00C1137A">
                          <w:rPr>
                            <w:rFonts w:hint="eastAsia"/>
                            <w:color w:val="FF00FF"/>
                            <w:sz w:val="18"/>
                            <w:szCs w:val="18"/>
                          </w:rPr>
                          <w:t>"</w:t>
                        </w:r>
                        <w:r w:rsidRPr="00C1137A">
                          <w:rPr>
                            <w:rFonts w:hint="eastAsia"/>
                            <w:sz w:val="18"/>
                            <w:szCs w:val="18"/>
                          </w:rPr>
                          <w:t>,</w:t>
                        </w:r>
                        <w:r w:rsidRPr="00C1137A">
                          <w:rPr>
                            <w:rFonts w:hint="eastAsia"/>
                            <w:color w:val="FF00FF"/>
                            <w:sz w:val="18"/>
                            <w:szCs w:val="18"/>
                          </w:rPr>
                          <w:t>"</w:t>
                        </w:r>
                        <w:r>
                          <w:rPr>
                            <w:rFonts w:hint="eastAsia"/>
                            <w:color w:val="FF00FF"/>
                            <w:sz w:val="18"/>
                            <w:szCs w:val="18"/>
                          </w:rPr>
                          <w:t>Only number allowed!</w:t>
                        </w:r>
                        <w:r w:rsidRPr="00C1137A">
                          <w:rPr>
                            <w:rFonts w:hint="eastAsia"/>
                            <w:color w:val="FF00FF"/>
                            <w:sz w:val="18"/>
                            <w:szCs w:val="18"/>
                          </w:rPr>
                          <w:t>"</w:t>
                        </w:r>
                        <w:r w:rsidRPr="00C1137A">
                          <w:rPr>
                            <w:rFonts w:hint="eastAsia"/>
                            <w:sz w:val="18"/>
                            <w:szCs w:val="18"/>
                          </w:rPr>
                          <w:t>,</w:t>
                        </w:r>
                        <w:r w:rsidRPr="00C1137A">
                          <w:rPr>
                            <w:rFonts w:hint="eastAsia"/>
                            <w:color w:val="0000FF"/>
                            <w:sz w:val="18"/>
                            <w:szCs w:val="18"/>
                          </w:rPr>
                          <w:t>function</w:t>
                        </w:r>
                        <w:r w:rsidRPr="00C1137A">
                          <w:rPr>
                            <w:rFonts w:hint="eastAsia"/>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profile.boxing(</w:t>
                        </w:r>
                        <w:proofErr w:type="gramEnd"/>
                        <w:r w:rsidRPr="00C1137A">
                          <w:rPr>
                            <w:sz w:val="18"/>
                            <w:szCs w:val="18"/>
                          </w:rPr>
                          <w:t>).activate();</w:t>
                        </w:r>
                      </w:p>
                      <w:p w:rsidR="0023747D" w:rsidRPr="00C1137A" w:rsidRDefault="0023747D" w:rsidP="00375F9C">
                        <w:pPr>
                          <w:spacing w:line="240" w:lineRule="exact"/>
                          <w:ind w:left="420"/>
                          <w:rPr>
                            <w:sz w:val="18"/>
                            <w:szCs w:val="18"/>
                          </w:rPr>
                        </w:pPr>
                        <w:r w:rsidRPr="00C1137A">
                          <w:rPr>
                            <w:sz w:val="18"/>
                            <w:szCs w:val="18"/>
                          </w:rPr>
                          <w:t xml:space="preserve">      });</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return</w:t>
                        </w:r>
                        <w:proofErr w:type="gramEnd"/>
                        <w:r w:rsidRPr="00C1137A">
                          <w:rPr>
                            <w:sz w:val="18"/>
                            <w:szCs w:val="18"/>
                          </w:rPr>
                          <w:t xml:space="preserve"> </w:t>
                        </w:r>
                        <w:r w:rsidRPr="00C1137A">
                          <w:rPr>
                            <w:color w:val="0000FF"/>
                            <w:sz w:val="18"/>
                            <w:szCs w:val="18"/>
                          </w:rPr>
                          <w:t>false</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show(</w:t>
                        </w:r>
                        <w:proofErr w:type="gramEnd"/>
                        <w:r w:rsidRPr="00C1137A">
                          <w:rPr>
                            <w:sz w:val="18"/>
                            <w:szCs w:val="18"/>
                          </w:rPr>
                          <w:t>);</w:t>
                        </w:r>
                      </w:p>
                    </w:txbxContent>
                  </v:textbox>
                </v:shape>
                <v:shape id="AutoShape 270" o:spid="_x0000_s1220" type="#_x0000_t62" style="position:absolute;left:16002;top:11887;width:2628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O0rcMA&#10;AADcAAAADwAAAGRycy9kb3ducmV2LnhtbERPTWvCQBC9F/oflin0VjcNKBKzkSIEvChtzKW3aXZM&#10;otnZmN1o2l/fPQgeH+87XU+mE1caXGtZwfssAkFcWd1yraA85G9LEM4ja+wsk4JfcrDOnp9STLS9&#10;8RddC1+LEMIuQQWN930ipasaMuhmticO3NEOBn2AQy31gLcQbjoZR9FCGmw5NDTY06ah6lyMRsFf&#10;ufjZHPbl56n/3ss4H4vLLm6Ven2ZPlYgPE3+Ib67t1rBch7WhjPhCM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O0rcMAAADcAAAADwAAAAAAAAAAAAAAAACYAgAAZHJzL2Rv&#10;d25yZXYueG1sUEsFBgAAAAAEAAQA9QAAAIgDAAAAAA==&#10;" adj="25090,10938" fillcolor="#ff9">
                  <v:textbox inset="0,0,0,0">
                    <w:txbxContent>
                      <w:p w:rsidR="0023747D" w:rsidRPr="000E23E9" w:rsidRDefault="0023747D" w:rsidP="00375F9C">
                        <w:pPr>
                          <w:rPr>
                            <w:szCs w:val="18"/>
                          </w:rPr>
                        </w:pPr>
                        <w:r>
                          <w:rPr>
                            <w:szCs w:val="18"/>
                          </w:rPr>
                          <w:t>R</w:t>
                        </w:r>
                        <w:r>
                          <w:rPr>
                            <w:rFonts w:hint="eastAsia"/>
                            <w:szCs w:val="18"/>
                          </w:rPr>
                          <w:t>eturn false to ignore the default action</w:t>
                        </w:r>
                      </w:p>
                    </w:txbxContent>
                  </v:textbox>
                </v:shape>
                <v:shape id="AutoShape 271" o:spid="_x0000_s1221" type="#_x0000_t62" style="position:absolute;left:34290;top:2971;width:1485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bS8UA&#10;AADcAAAADwAAAGRycy9kb3ducmV2LnhtbESPQWvCQBSE7wX/w/IEb3Wj1KrRVawgiD2I0YPHR/aZ&#10;DWbfhuwa47/vFgo9DjPzDbNcd7YSLTW+dKxgNExAEOdOl1wouJx37zMQPiBrrByTghd5WK96b0tM&#10;tXvyidosFCJC2KeowIRQp1L63JBFP3Q1cfRurrEYomwKqRt8Rrit5DhJPqXFkuOCwZq2hvJ79rAK&#10;th+H8Sl7XY5Zd52W89YcHt9fqNSg320WIAJ14T/8195rBbPJH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RtLxQAAANwAAAAPAAAAAAAAAAAAAAAAAJgCAABkcnMv&#10;ZG93bnJldi54bWxQSwUGAAAAAAQABAD1AAAAigMAAAAA&#10;" adj="26529,20250" fillcolor="#ff9">
                  <v:textbox inset="0,0,0,0">
                    <w:txbxContent>
                      <w:p w:rsidR="0023747D" w:rsidRPr="000E23E9" w:rsidRDefault="0023747D" w:rsidP="00375F9C">
                        <w:pPr>
                          <w:rPr>
                            <w:szCs w:val="18"/>
                          </w:rPr>
                        </w:pPr>
                        <w:r>
                          <w:rPr>
                            <w:rFonts w:hint="eastAsia"/>
                            <w:szCs w:val="18"/>
                          </w:rPr>
                          <w:t xml:space="preserve">Customs </w:t>
                        </w:r>
                        <w:r>
                          <w:rPr>
                            <w:szCs w:val="18"/>
                          </w:rPr>
                          <w:t>information</w:t>
                        </w:r>
                        <w:r>
                          <w:rPr>
                            <w:rFonts w:hint="eastAsia"/>
                            <w:szCs w:val="18"/>
                          </w:rPr>
                          <w:t xml:space="preserve"> and aciton</w:t>
                        </w:r>
                      </w:p>
                    </w:txbxContent>
                  </v:textbox>
                </v:shape>
                <w10:anchorlock/>
              </v:group>
            </w:pict>
          </mc:Fallback>
        </mc:AlternateContent>
      </w:r>
    </w:p>
    <w:p w:rsidR="00375F9C" w:rsidRPr="00901F41" w:rsidRDefault="00375F9C" w:rsidP="00375F9C">
      <w:pPr>
        <w:rPr>
          <w:b/>
        </w:rPr>
      </w:pPr>
      <w:r w:rsidRPr="00901F41">
        <w:rPr>
          <w:rFonts w:hint="eastAsia"/>
          <w:b/>
        </w:rPr>
        <w:lastRenderedPageBreak/>
        <w:t>Output:</w:t>
      </w:r>
    </w:p>
    <w:p w:rsidR="00375F9C" w:rsidRDefault="005C781A" w:rsidP="00375F9C">
      <w:r>
        <w:rPr>
          <w:rFonts w:hint="eastAsia"/>
          <w:noProof/>
        </w:rPr>
        <w:drawing>
          <wp:inline distT="0" distB="0" distL="0" distR="0" wp14:anchorId="47765934" wp14:editId="2248FFF3">
            <wp:extent cx="2381250" cy="17811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0" cy="1781175"/>
                    </a:xfrm>
                    <a:prstGeom prst="rect">
                      <a:avLst/>
                    </a:prstGeom>
                    <a:noFill/>
                    <a:ln>
                      <a:noFill/>
                    </a:ln>
                  </pic:spPr>
                </pic:pic>
              </a:graphicData>
            </a:graphic>
          </wp:inline>
        </w:drawing>
      </w:r>
    </w:p>
    <w:p w:rsidR="00375F9C" w:rsidRDefault="00375F9C" w:rsidP="00E45D25">
      <w:pPr>
        <w:pStyle w:val="3"/>
        <w:numPr>
          <w:ilvl w:val="2"/>
          <w:numId w:val="17"/>
        </w:numPr>
      </w:pPr>
      <w:bookmarkStart w:id="58" w:name="_Toc235676273"/>
      <w:bookmarkStart w:id="59" w:name="_Toc453071700"/>
      <w:r>
        <w:rPr>
          <w:rFonts w:hint="eastAsia"/>
        </w:rPr>
        <w:t>Mask Input</w:t>
      </w:r>
      <w:bookmarkEnd w:id="58"/>
      <w:bookmarkEnd w:id="59"/>
    </w:p>
    <w:p w:rsidR="00375F9C" w:rsidRDefault="00375F9C" w:rsidP="00375F9C">
      <w:r>
        <w:rPr>
          <w:rFonts w:hint="eastAsia"/>
        </w:rPr>
        <w:t>Mask Input examples:</w:t>
      </w:r>
    </w:p>
    <w:p w:rsidR="00375F9C" w:rsidRDefault="005C781A" w:rsidP="00375F9C">
      <w:pPr>
        <w:jc w:val="center"/>
      </w:pPr>
      <w:r>
        <w:rPr>
          <w:rFonts w:hint="eastAsia"/>
          <w:noProof/>
        </w:rPr>
        <w:drawing>
          <wp:inline distT="0" distB="0" distL="0" distR="0" wp14:anchorId="658FE1DF" wp14:editId="5BD9049F">
            <wp:extent cx="4295775" cy="6572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5775" cy="657225"/>
                    </a:xfrm>
                    <a:prstGeom prst="rect">
                      <a:avLst/>
                    </a:prstGeom>
                    <a:noFill/>
                    <a:ln>
                      <a:noFill/>
                    </a:ln>
                  </pic:spPr>
                </pic:pic>
              </a:graphicData>
            </a:graphic>
          </wp:inline>
        </w:drawing>
      </w:r>
    </w:p>
    <w:p w:rsidR="00375F9C" w:rsidRDefault="00375F9C" w:rsidP="00375F9C">
      <w:pPr>
        <w:jc w:val="center"/>
        <w:rPr>
          <w:b/>
        </w:rPr>
      </w:pPr>
      <w:r w:rsidRPr="00B204F5">
        <w:t>I</w:t>
      </w:r>
      <w:r w:rsidRPr="00B204F5">
        <w:rPr>
          <w:rFonts w:hint="eastAsia"/>
        </w:rPr>
        <w:t xml:space="preserve">n </w:t>
      </w:r>
      <w:r w:rsidRPr="00393465">
        <w:rPr>
          <w:b/>
        </w:rPr>
        <w:t>chapter2\Input</w:t>
      </w:r>
      <w:r>
        <w:rPr>
          <w:rFonts w:hint="eastAsia"/>
          <w:b/>
        </w:rPr>
        <w:t>\index.html</w:t>
      </w:r>
    </w:p>
    <w:p w:rsidR="00375F9C" w:rsidRDefault="00375F9C" w:rsidP="00375F9C"/>
    <w:p w:rsidR="00375F9C" w:rsidRDefault="00375F9C" w:rsidP="00375F9C">
      <w:r>
        <w:rPr>
          <w:rFonts w:hint="eastAsia"/>
        </w:rPr>
        <w:t xml:space="preserve">There </w:t>
      </w:r>
      <w:r>
        <w:t xml:space="preserve">is a mask property in </w:t>
      </w:r>
      <w:r w:rsidR="00704D04">
        <w:t>xui.</w:t>
      </w:r>
      <w:r>
        <w:t xml:space="preserve">UI.Input control. </w:t>
      </w:r>
      <w:r>
        <w:rPr>
          <w:rFonts w:hint="eastAsia"/>
        </w:rPr>
        <w:t>It</w:t>
      </w:r>
      <w:r>
        <w:t>’</w:t>
      </w:r>
      <w:r>
        <w:rPr>
          <w:rFonts w:hint="eastAsia"/>
        </w:rPr>
        <w:t>s a string. In this string,</w:t>
      </w:r>
    </w:p>
    <w:p w:rsidR="00375F9C" w:rsidRPr="00D57C81" w:rsidRDefault="00375F9C" w:rsidP="00E45D25">
      <w:pPr>
        <w:numPr>
          <w:ilvl w:val="0"/>
          <w:numId w:val="21"/>
        </w:numPr>
      </w:pPr>
      <w:r>
        <w:rPr>
          <w:lang w:val="pt-BR"/>
        </w:rPr>
        <w:t>‘~’</w:t>
      </w:r>
      <w:r>
        <w:rPr>
          <w:rFonts w:hint="eastAsia"/>
          <w:lang w:val="pt-BR"/>
        </w:rPr>
        <w:t xml:space="preserve"> represents </w:t>
      </w:r>
      <w:r>
        <w:rPr>
          <w:lang w:val="pt-BR"/>
        </w:rPr>
        <w:t>[+-]</w:t>
      </w:r>
    </w:p>
    <w:p w:rsidR="00375F9C" w:rsidRPr="00D57C81" w:rsidRDefault="00375F9C" w:rsidP="00E45D25">
      <w:pPr>
        <w:numPr>
          <w:ilvl w:val="0"/>
          <w:numId w:val="21"/>
        </w:numPr>
      </w:pPr>
      <w:r>
        <w:rPr>
          <w:lang w:val="pt-BR"/>
        </w:rPr>
        <w:t>‘</w:t>
      </w:r>
      <w:smartTag w:uri="urn:schemas-microsoft-com:office:smarttags" w:element="chmetcnv">
        <w:smartTagPr>
          <w:attr w:name="UnitName" w:val="’"/>
          <w:attr w:name="SourceValue" w:val="1"/>
          <w:attr w:name="HasSpace" w:val="False"/>
          <w:attr w:name="Negative" w:val="False"/>
          <w:attr w:name="NumberType" w:val="1"/>
          <w:attr w:name="TCSC" w:val="0"/>
        </w:smartTagPr>
        <w:r>
          <w:rPr>
            <w:lang w:val="pt-BR"/>
          </w:rPr>
          <w:t>1’</w:t>
        </w:r>
      </w:smartTag>
      <w:r>
        <w:rPr>
          <w:rFonts w:hint="eastAsia"/>
          <w:lang w:val="pt-BR"/>
        </w:rPr>
        <w:t xml:space="preserve"> represents </w:t>
      </w:r>
      <w:r>
        <w:rPr>
          <w:lang w:val="pt-BR"/>
        </w:rPr>
        <w:t>[0-9]</w:t>
      </w:r>
    </w:p>
    <w:p w:rsidR="00375F9C" w:rsidRPr="00F40987" w:rsidRDefault="00375F9C" w:rsidP="00E45D25">
      <w:pPr>
        <w:numPr>
          <w:ilvl w:val="0"/>
          <w:numId w:val="21"/>
        </w:numPr>
        <w:rPr>
          <w:lang w:val="pl-PL"/>
        </w:rPr>
      </w:pPr>
      <w:r w:rsidRPr="00F40987">
        <w:rPr>
          <w:lang w:val="pl-PL"/>
        </w:rPr>
        <w:t>‘a’</w:t>
      </w:r>
      <w:r w:rsidRPr="00F40987">
        <w:rPr>
          <w:rFonts w:hint="eastAsia"/>
          <w:lang w:val="pl-PL"/>
        </w:rPr>
        <w:t xml:space="preserve"> represents </w:t>
      </w:r>
      <w:r w:rsidRPr="00F40987">
        <w:rPr>
          <w:lang w:val="pl-PL"/>
        </w:rPr>
        <w:t>[A-Za-z]</w:t>
      </w:r>
    </w:p>
    <w:p w:rsidR="00375F9C" w:rsidRPr="00F40987" w:rsidRDefault="00375F9C" w:rsidP="00E45D25">
      <w:pPr>
        <w:numPr>
          <w:ilvl w:val="0"/>
          <w:numId w:val="21"/>
        </w:numPr>
        <w:rPr>
          <w:lang w:val="pl-PL"/>
        </w:rPr>
      </w:pPr>
      <w:r w:rsidRPr="00F40987">
        <w:rPr>
          <w:lang w:val="pl-PL"/>
        </w:rPr>
        <w:t>‘</w:t>
      </w:r>
      <w:r w:rsidRPr="00F40987">
        <w:rPr>
          <w:rFonts w:hint="eastAsia"/>
          <w:lang w:val="pl-PL"/>
        </w:rPr>
        <w:t>u</w:t>
      </w:r>
      <w:r w:rsidRPr="00F40987">
        <w:rPr>
          <w:lang w:val="pl-PL"/>
        </w:rPr>
        <w:t>’</w:t>
      </w:r>
      <w:r w:rsidRPr="00F40987">
        <w:rPr>
          <w:rFonts w:hint="eastAsia"/>
          <w:lang w:val="pl-PL"/>
        </w:rPr>
        <w:t xml:space="preserve"> represents </w:t>
      </w:r>
      <w:r w:rsidRPr="00F40987">
        <w:rPr>
          <w:lang w:val="pl-PL"/>
        </w:rPr>
        <w:t>[A-Z]</w:t>
      </w:r>
    </w:p>
    <w:p w:rsidR="00375F9C" w:rsidRPr="00D57C81" w:rsidRDefault="00375F9C" w:rsidP="00E45D25">
      <w:pPr>
        <w:numPr>
          <w:ilvl w:val="0"/>
          <w:numId w:val="21"/>
        </w:numPr>
      </w:pPr>
      <w:r>
        <w:rPr>
          <w:lang w:val="pt-BR"/>
        </w:rPr>
        <w:t>‘</w:t>
      </w:r>
      <w:r>
        <w:rPr>
          <w:rFonts w:hint="eastAsia"/>
          <w:lang w:val="pt-BR"/>
        </w:rPr>
        <w:t>l</w:t>
      </w:r>
      <w:r>
        <w:rPr>
          <w:lang w:val="pt-BR"/>
        </w:rPr>
        <w:t>’</w:t>
      </w:r>
      <w:r>
        <w:rPr>
          <w:rFonts w:hint="eastAsia"/>
          <w:lang w:val="pt-BR"/>
        </w:rPr>
        <w:t xml:space="preserve"> represents </w:t>
      </w:r>
      <w:r>
        <w:rPr>
          <w:lang w:val="pt-BR"/>
        </w:rPr>
        <w:t>[a-z]</w:t>
      </w:r>
    </w:p>
    <w:p w:rsidR="00375F9C" w:rsidRPr="00F40987" w:rsidRDefault="00375F9C" w:rsidP="00E45D25">
      <w:pPr>
        <w:numPr>
          <w:ilvl w:val="0"/>
          <w:numId w:val="21"/>
        </w:numPr>
        <w:rPr>
          <w:lang w:val="pl-PL"/>
        </w:rPr>
      </w:pPr>
      <w:r w:rsidRPr="00F40987">
        <w:rPr>
          <w:lang w:val="pl-PL"/>
        </w:rPr>
        <w:t>‘*’</w:t>
      </w:r>
      <w:r w:rsidRPr="00F40987">
        <w:rPr>
          <w:rFonts w:hint="eastAsia"/>
          <w:lang w:val="pl-PL"/>
        </w:rPr>
        <w:t xml:space="preserve"> represents </w:t>
      </w:r>
      <w:r w:rsidRPr="00F40987">
        <w:rPr>
          <w:lang w:val="pl-PL"/>
        </w:rPr>
        <w:t>[A-Za-z0-9]</w:t>
      </w:r>
    </w:p>
    <w:p w:rsidR="00375F9C" w:rsidRDefault="00375F9C" w:rsidP="00E45D25">
      <w:pPr>
        <w:numPr>
          <w:ilvl w:val="0"/>
          <w:numId w:val="21"/>
        </w:numPr>
      </w:pPr>
      <w:r>
        <w:t>O</w:t>
      </w:r>
      <w:r>
        <w:rPr>
          <w:rFonts w:hint="eastAsia"/>
        </w:rPr>
        <w:t xml:space="preserve">ther visible char </w:t>
      </w:r>
      <w:r>
        <w:rPr>
          <w:rFonts w:hint="eastAsia"/>
          <w:lang w:val="pt-BR"/>
        </w:rPr>
        <w:t>represents itself</w:t>
      </w:r>
    </w:p>
    <w:p w:rsidR="00375F9C" w:rsidRPr="00D57C81" w:rsidRDefault="00375F9C" w:rsidP="00375F9C">
      <w:pPr>
        <w:rPr>
          <w:b/>
        </w:rPr>
      </w:pPr>
      <w:r w:rsidRPr="00D57C81">
        <w:rPr>
          <w:rFonts w:hint="eastAsia"/>
          <w:b/>
        </w:rPr>
        <w:t>Input:</w:t>
      </w:r>
    </w:p>
    <w:p w:rsidR="00375F9C" w:rsidRDefault="005C781A" w:rsidP="00375F9C">
      <w:r>
        <w:rPr>
          <w:noProof/>
        </w:rPr>
        <mc:AlternateContent>
          <mc:Choice Requires="wpc">
            <w:drawing>
              <wp:inline distT="0" distB="0" distL="0" distR="0" wp14:anchorId="2F933515" wp14:editId="3D6840FE">
                <wp:extent cx="5257800" cy="611505"/>
                <wp:effectExtent l="9525" t="0" r="9525" b="7620"/>
                <wp:docPr id="856" name="画布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5" name="Text Box 286"/>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rFonts w:hint="eastAsia"/>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Pr>
                                  <w:rFonts w:hint="eastAsia"/>
                                  <w:sz w:val="18"/>
                                  <w:szCs w:val="18"/>
                                </w:rPr>
                                <w:t>setMask</w:t>
                              </w:r>
                              <w:r w:rsidRPr="00C1137A">
                                <w:rPr>
                                  <w:sz w:val="18"/>
                                  <w:szCs w:val="18"/>
                                </w:rPr>
                                <w:t>(</w:t>
                              </w:r>
                              <w:proofErr w:type="gramEnd"/>
                              <w:r w:rsidRPr="00C1137A">
                                <w:rPr>
                                  <w:color w:val="FF00FF"/>
                                  <w:sz w:val="18"/>
                                  <w:szCs w:val="18"/>
                                </w:rPr>
                                <w:t>"</w:t>
                              </w:r>
                              <w:r>
                                <w:rPr>
                                  <w:rFonts w:hint="eastAsia"/>
                                  <w:color w:val="FF00FF"/>
                                  <w:sz w:val="18"/>
                                  <w:szCs w:val="18"/>
                                </w:rPr>
                                <w:t>(1111)11111111-11</w:t>
                              </w:r>
                              <w:r w:rsidRPr="00C1137A">
                                <w:rPr>
                                  <w:color w:val="FF00FF"/>
                                  <w:sz w:val="18"/>
                                  <w:szCs w:val="18"/>
                                </w:rPr>
                                <w:t>"</w:t>
                              </w:r>
                              <w:r w:rsidRPr="00C1137A">
                                <w:rPr>
                                  <w:sz w:val="18"/>
                                  <w:szCs w:val="18"/>
                                </w:rPr>
                                <w:t>)</w:t>
                              </w:r>
                            </w:p>
                            <w:p w:rsidR="0023747D" w:rsidRPr="00C1137A" w:rsidRDefault="0023747D" w:rsidP="00375F9C">
                              <w:pPr>
                                <w:spacing w:line="240" w:lineRule="exact"/>
                                <w:ind w:leftChars="200" w:left="420" w:firstLineChars="100" w:firstLine="180"/>
                                <w:rPr>
                                  <w:sz w:val="18"/>
                                  <w:szCs w:val="18"/>
                                </w:rPr>
                              </w:pPr>
                              <w:r w:rsidRPr="00C1137A">
                                <w:rPr>
                                  <w:sz w:val="18"/>
                                  <w:szCs w:val="18"/>
                                </w:rPr>
                                <w:t>.</w:t>
                              </w:r>
                              <w:proofErr w:type="gramStart"/>
                              <w:r w:rsidRPr="00C1137A">
                                <w:rPr>
                                  <w:sz w:val="18"/>
                                  <w:szCs w:val="18"/>
                                </w:rPr>
                                <w:t>show(</w:t>
                              </w:r>
                              <w:proofErr w:type="gramEnd"/>
                              <w:r w:rsidRPr="00C1137A">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284" o:spid="_x0000_s1222"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">
                <v:shape id="_x0000_s1223" type="#_x0000_t75" style="position:absolute;width:52578;height:6115;visibility:visible;mso-wrap-style:square">
                  <v:fill o:detectmouseclick="t"/>
                  <v:path o:connecttype="none"/>
                </v:shape>
                <v:shape id="Text Box 286" o:spid="_x0000_s1224"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9MMMA&#10;AADcAAAADwAAAGRycy9kb3ducmV2LnhtbESPQWsCMRSE74L/ITzBm2YrKNvVKEWR7UVobXt/bJ6b&#10;xc3LksR1/feNUOhxmJlvmM1usK3oyYfGsYKXeQaCuHK64VrB99dxloMIEVlj65gUPCjAbjsebbDQ&#10;7s6f1J9jLRKEQ4EKTIxdIWWoDFkMc9cRJ+/ivMWYpK+l9nhPcNvKRZatpMWG04LBjvaGquv5ZhVU&#10;18NwKJsf4/ubzT/0a/k4rUqlppPhbQ0i0hD/w3/td60gXy7heSYd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49MMMAAADcAAAADwAAAAAAAAAAAAAAAACYAgAAZHJzL2Rv&#10;d25yZXYueG1sUEsFBgAAAAAEAAQA9QAAAIgDAAAAAA==&#10;" strokeweight="1pt">
                  <v:textbox style="mso-fit-shape-to-text:t" inset="1.5mm,1.3mm,1.5mm">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rFonts w:hint="eastAsia"/>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Pr>
                            <w:rFonts w:hint="eastAsia"/>
                            <w:sz w:val="18"/>
                            <w:szCs w:val="18"/>
                          </w:rPr>
                          <w:t>setMask</w:t>
                        </w:r>
                        <w:r w:rsidRPr="00C1137A">
                          <w:rPr>
                            <w:sz w:val="18"/>
                            <w:szCs w:val="18"/>
                          </w:rPr>
                          <w:t>(</w:t>
                        </w:r>
                        <w:proofErr w:type="gramEnd"/>
                        <w:r w:rsidRPr="00C1137A">
                          <w:rPr>
                            <w:color w:val="FF00FF"/>
                            <w:sz w:val="18"/>
                            <w:szCs w:val="18"/>
                          </w:rPr>
                          <w:t>"</w:t>
                        </w:r>
                        <w:r>
                          <w:rPr>
                            <w:rFonts w:hint="eastAsia"/>
                            <w:color w:val="FF00FF"/>
                            <w:sz w:val="18"/>
                            <w:szCs w:val="18"/>
                          </w:rPr>
                          <w:t>(1111)11111111-11</w:t>
                        </w:r>
                        <w:r w:rsidRPr="00C1137A">
                          <w:rPr>
                            <w:color w:val="FF00FF"/>
                            <w:sz w:val="18"/>
                            <w:szCs w:val="18"/>
                          </w:rPr>
                          <w:t>"</w:t>
                        </w:r>
                        <w:r w:rsidRPr="00C1137A">
                          <w:rPr>
                            <w:sz w:val="18"/>
                            <w:szCs w:val="18"/>
                          </w:rPr>
                          <w:t>)</w:t>
                        </w:r>
                      </w:p>
                      <w:p w:rsidR="0023747D" w:rsidRPr="00C1137A" w:rsidRDefault="0023747D" w:rsidP="00375F9C">
                        <w:pPr>
                          <w:spacing w:line="240" w:lineRule="exact"/>
                          <w:ind w:leftChars="200" w:left="420" w:firstLineChars="100" w:firstLine="180"/>
                          <w:rPr>
                            <w:sz w:val="18"/>
                            <w:szCs w:val="18"/>
                          </w:rPr>
                        </w:pPr>
                        <w:r w:rsidRPr="00C1137A">
                          <w:rPr>
                            <w:sz w:val="18"/>
                            <w:szCs w:val="18"/>
                          </w:rPr>
                          <w:t>.</w:t>
                        </w:r>
                        <w:proofErr w:type="gramStart"/>
                        <w:r w:rsidRPr="00C1137A">
                          <w:rPr>
                            <w:sz w:val="18"/>
                            <w:szCs w:val="18"/>
                          </w:rPr>
                          <w:t>show(</w:t>
                        </w:r>
                        <w:proofErr w:type="gramEnd"/>
                        <w:r w:rsidRPr="00C1137A">
                          <w:rPr>
                            <w:sz w:val="18"/>
                            <w:szCs w:val="18"/>
                          </w:rPr>
                          <w:t>);</w:t>
                        </w:r>
                      </w:p>
                    </w:txbxContent>
                  </v:textbox>
                </v:shape>
                <w10:anchorlock/>
              </v:group>
            </w:pict>
          </mc:Fallback>
        </mc:AlternateContent>
      </w:r>
    </w:p>
    <w:p w:rsidR="00375F9C" w:rsidRPr="00D57C81" w:rsidRDefault="00375F9C" w:rsidP="00375F9C">
      <w:pPr>
        <w:rPr>
          <w:b/>
        </w:rPr>
      </w:pPr>
      <w:r w:rsidRPr="00D57C81">
        <w:rPr>
          <w:rFonts w:hint="eastAsia"/>
          <w:b/>
        </w:rPr>
        <w:t>Output:</w:t>
      </w:r>
    </w:p>
    <w:p w:rsidR="00375F9C" w:rsidRDefault="005C781A" w:rsidP="00375F9C">
      <w:r>
        <w:rPr>
          <w:rFonts w:hint="eastAsia"/>
          <w:noProof/>
        </w:rPr>
        <w:drawing>
          <wp:inline distT="0" distB="0" distL="0" distR="0" wp14:anchorId="63922C5C" wp14:editId="79BCA853">
            <wp:extent cx="2867025" cy="3810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7025" cy="381000"/>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624960" behindDoc="0" locked="0" layoutInCell="1" allowOverlap="1" wp14:anchorId="55926F5D" wp14:editId="6DC71C52">
                <wp:simplePos x="0" y="0"/>
                <wp:positionH relativeFrom="column">
                  <wp:posOffset>0</wp:posOffset>
                </wp:positionH>
                <wp:positionV relativeFrom="line">
                  <wp:posOffset>99060</wp:posOffset>
                </wp:positionV>
                <wp:extent cx="5372100" cy="454660"/>
                <wp:effectExtent l="9525" t="13335" r="9525" b="8255"/>
                <wp:wrapNone/>
                <wp:docPr id="853"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Input.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6" o:spid="_x0000_s1225" type="#_x0000_t202" style="position:absolute;left:0;text-align:left;margin-left:0;margin-top:7.8pt;width:423pt;height:35.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Input.</w:t>
                      </w:r>
                    </w:p>
                  </w:txbxContent>
                </v:textbox>
                <w10:wrap anchory="line"/>
              </v:shape>
            </w:pict>
          </mc:Fallback>
        </mc:AlternateContent>
      </w:r>
    </w:p>
    <w:p w:rsidR="00375F9C" w:rsidRDefault="00375F9C" w:rsidP="00375F9C"/>
    <w:p w:rsidR="00375F9C" w:rsidRPr="005D318E" w:rsidRDefault="00375F9C" w:rsidP="00375F9C"/>
    <w:p w:rsidR="00375F9C" w:rsidRDefault="00704D04" w:rsidP="00E45D25">
      <w:pPr>
        <w:pStyle w:val="3"/>
        <w:numPr>
          <w:ilvl w:val="2"/>
          <w:numId w:val="17"/>
        </w:numPr>
      </w:pPr>
      <w:bookmarkStart w:id="60" w:name="_Toc453071701"/>
      <w:bookmarkStart w:id="61" w:name="_Toc235676274"/>
      <w:r>
        <w:rPr>
          <w:rFonts w:hint="eastAsia"/>
        </w:rPr>
        <w:lastRenderedPageBreak/>
        <w:t>xui.</w:t>
      </w:r>
      <w:r w:rsidR="00375F9C">
        <w:rPr>
          <w:rFonts w:hint="eastAsia"/>
        </w:rPr>
        <w:t>UI.ComboInput</w:t>
      </w:r>
      <w:bookmarkEnd w:id="60"/>
    </w:p>
    <w:p w:rsidR="00375F9C" w:rsidRDefault="00704D04" w:rsidP="00375F9C">
      <w:pPr>
        <w:ind w:left="420"/>
      </w:pPr>
      <w:r>
        <w:rPr>
          <w:rFonts w:hint="eastAsia"/>
        </w:rPr>
        <w:t>xui.</w:t>
      </w:r>
      <w:r w:rsidR="00375F9C">
        <w:rPr>
          <w:rFonts w:hint="eastAsia"/>
        </w:rPr>
        <w:t xml:space="preserve">UI.ComboInput is an advanced Input. </w:t>
      </w:r>
    </w:p>
    <w:p w:rsidR="00375F9C" w:rsidRDefault="00375F9C" w:rsidP="00E45D25">
      <w:pPr>
        <w:pStyle w:val="4"/>
        <w:numPr>
          <w:ilvl w:val="3"/>
          <w:numId w:val="17"/>
        </w:numPr>
      </w:pPr>
      <w:bookmarkStart w:id="62" w:name="_Toc453071702"/>
      <w:r>
        <w:rPr>
          <w:rFonts w:hint="eastAsia"/>
        </w:rPr>
        <w:t>Pop list for selection</w:t>
      </w:r>
      <w:bookmarkEnd w:id="62"/>
      <w:r>
        <w:rPr>
          <w:rFonts w:hint="eastAsia"/>
        </w:rPr>
        <w:t xml:space="preserve"> </w:t>
      </w:r>
    </w:p>
    <w:p w:rsidR="00375F9C" w:rsidRDefault="00375F9C" w:rsidP="00375F9C">
      <w:r w:rsidRPr="00833779">
        <w:t>When type property was set to “combobox”, “listbox” or “helpinput”, click the command button will trigger to pop a list window for selection.</w:t>
      </w:r>
      <w:r>
        <w:rPr>
          <w:rFonts w:hint="eastAsia"/>
        </w:rPr>
        <w:t xml:space="preserve"> </w:t>
      </w:r>
    </w:p>
    <w:p w:rsidR="00375F9C" w:rsidRDefault="005C781A" w:rsidP="00375F9C">
      <w:r>
        <w:rPr>
          <w:noProof/>
        </w:rPr>
        <mc:AlternateContent>
          <mc:Choice Requires="wps">
            <w:drawing>
              <wp:anchor distT="0" distB="0" distL="114300" distR="114300" simplePos="0" relativeHeight="251515392" behindDoc="0" locked="0" layoutInCell="1" allowOverlap="1" wp14:anchorId="0A967851" wp14:editId="49927EF0">
                <wp:simplePos x="0" y="0"/>
                <wp:positionH relativeFrom="column">
                  <wp:posOffset>1710689</wp:posOffset>
                </wp:positionH>
                <wp:positionV relativeFrom="line">
                  <wp:posOffset>657859</wp:posOffset>
                </wp:positionV>
                <wp:extent cx="695325" cy="219075"/>
                <wp:effectExtent l="0" t="400050" r="28575" b="28575"/>
                <wp:wrapNone/>
                <wp:docPr id="852" name="Auto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95325" cy="219075"/>
                        </a:xfrm>
                        <a:prstGeom prst="wedgeRoundRectCallout">
                          <a:avLst>
                            <a:gd name="adj1" fmla="val 33704"/>
                            <a:gd name="adj2" fmla="val -2058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proofErr w:type="gramStart"/>
                            <w:r>
                              <w:rPr>
                                <w:rFonts w:hint="eastAsia"/>
                                <w:szCs w:val="18"/>
                              </w:rPr>
                              <w:t>listbox</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4" o:spid="_x0000_s1226" type="#_x0000_t62" style="position:absolute;left:0;text-align:left;margin-left:134.7pt;margin-top:51.8pt;width:54.75pt;height:17.25pt;flip:x;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" adj="18080,-33653" fillcolor="#ff9">
                <v:textbox inset="0,0,0,0">
                  <w:txbxContent>
                    <w:p w:rsidR="0023747D" w:rsidRPr="000E23E9" w:rsidRDefault="0023747D" w:rsidP="00B532B2">
                      <w:pPr>
                        <w:jc w:val="center"/>
                        <w:rPr>
                          <w:szCs w:val="18"/>
                        </w:rPr>
                      </w:pPr>
                      <w:proofErr w:type="gramStart"/>
                      <w:r>
                        <w:rPr>
                          <w:rFonts w:hint="eastAsia"/>
                          <w:szCs w:val="18"/>
                        </w:rPr>
                        <w:t>listbox</w:t>
                      </w:r>
                      <w:proofErr w:type="gramEnd"/>
                    </w:p>
                  </w:txbxContent>
                </v:textbox>
                <w10:wrap anchory="line"/>
              </v:shape>
            </w:pict>
          </mc:Fallback>
        </mc:AlternateContent>
      </w:r>
      <w:r>
        <w:rPr>
          <w:noProof/>
        </w:rPr>
        <mc:AlternateContent>
          <mc:Choice Requires="wpc">
            <w:drawing>
              <wp:inline distT="0" distB="0" distL="0" distR="0" wp14:anchorId="141C89EB" wp14:editId="25E3AFD9">
                <wp:extent cx="5257800" cy="748665"/>
                <wp:effectExtent l="0" t="0" r="19050" b="13335"/>
                <wp:docPr id="851" name="画布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8" name="Text Box 302"/>
                        <wps:cNvSpPr txBox="1">
                          <a:spLocks noChangeArrowheads="1"/>
                        </wps:cNvSpPr>
                        <wps:spPr bwMode="auto">
                          <a:xfrm>
                            <a:off x="0" y="48895"/>
                            <a:ext cx="5257800" cy="6997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66532"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.UI.ComboInput({type: </w:t>
                              </w:r>
                              <w:r w:rsidRPr="00066532">
                                <w:rPr>
                                  <w:color w:val="FF00FF"/>
                                  <w:sz w:val="18"/>
                                  <w:szCs w:val="18"/>
                                </w:rPr>
                                <w:t>"listbox"</w:t>
                              </w:r>
                              <w:r w:rsidRPr="00066532">
                                <w:rPr>
                                  <w:sz w:val="18"/>
                                  <w:szCs w:val="18"/>
                                </w:rPr>
                                <w:t>, top:</w:t>
                              </w:r>
                              <w:r w:rsidRPr="00066532">
                                <w:rPr>
                                  <w:color w:val="FF00FF"/>
                                  <w:sz w:val="18"/>
                                  <w:szCs w:val="18"/>
                                </w:rPr>
                                <w:t>"100"</w:t>
                              </w:r>
                              <w:r w:rsidRPr="00066532">
                                <w:rPr>
                                  <w:sz w:val="18"/>
                                  <w:szCs w:val="18"/>
                                </w:rPr>
                                <w:t xml:space="preserve">, 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Pr="00066532" w:rsidRDefault="0023747D" w:rsidP="00375F9C">
                              <w:pPr>
                                <w:rPr>
                                  <w:sz w:val="18"/>
                                  <w:szCs w:val="18"/>
                                </w:rPr>
                              </w:pPr>
                            </w:p>
                          </w:txbxContent>
                        </wps:txbx>
                        <wps:bodyPr rot="0" vert="horz" wrap="square" lIns="54000" tIns="46800" rIns="54000" bIns="45720" anchor="t" anchorCtr="0" upright="1">
                          <a:spAutoFit/>
                        </wps:bodyPr>
                      </wps:wsp>
                      <wps:wsp>
                        <wps:cNvPr id="850" name="AutoShape 303"/>
                        <wps:cNvSpPr>
                          <a:spLocks noChangeArrowheads="1"/>
                        </wps:cNvSpPr>
                        <wps:spPr bwMode="auto">
                          <a:xfrm flipH="1">
                            <a:off x="2743199" y="0"/>
                            <a:ext cx="885825" cy="217170"/>
                          </a:xfrm>
                          <a:prstGeom prst="wedgeRoundRectCallout">
                            <a:avLst>
                              <a:gd name="adj1" fmla="val 71981"/>
                              <a:gd name="adj2" fmla="val 461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proofErr w:type="gramStart"/>
                              <w:r>
                                <w:rPr>
                                  <w:rFonts w:hint="eastAsia"/>
                                  <w:szCs w:val="18"/>
                                </w:rPr>
                                <w:t>combobox</w:t>
                              </w:r>
                              <w:proofErr w:type="gramEnd"/>
                            </w:p>
                          </w:txbxContent>
                        </wps:txbx>
                        <wps:bodyPr rot="0" vert="horz" wrap="square" lIns="0" tIns="0" rIns="0" bIns="0" anchor="t" anchorCtr="0" upright="1">
                          <a:noAutofit/>
                        </wps:bodyPr>
                      </wps:wsp>
                    </wpc:wpc>
                  </a:graphicData>
                </a:graphic>
              </wp:inline>
            </w:drawing>
          </mc:Choice>
          <mc:Fallback>
            <w:pict>
              <v:group id="画布 300" o:spid="_x0000_s1227" editas="canvas" style="width:414pt;height:58.95pt;mso-position-horizontal-relative:char;mso-position-vertical-relative:line" coordsize="52578,7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">
                <v:shape id="_x0000_s1228" type="#_x0000_t75" style="position:absolute;width:52578;height:7486;visibility:visible;mso-wrap-style:square">
                  <v:fill o:detectmouseclick="t"/>
                  <v:path o:connecttype="none"/>
                </v:shape>
                <v:shape id="Text Box 302" o:spid="_x0000_s1229" type="#_x0000_t202" style="position:absolute;top:488;width:5257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Ec8AA&#10;AADcAAAADwAAAGRycy9kb3ducmV2LnhtbERPz2vCMBS+D/wfwhO8zVQZ0lWjiDLqRdic3h/Nsyk2&#10;LyWJtf735jDY8eP7vdoMthU9+dA4VjCbZiCIK6cbrhWcf7/ecxAhImtsHZOCJwXYrEdvKyy0e/AP&#10;9adYixTCoUAFJsaukDJUhiyGqeuIE3d13mJM0NdSe3ykcNvKeZYtpMWGU4PBjnaGqtvpbhVUt/2w&#10;L5uL8f3d5t/6s3weF6VSk/GwXYKINMR/8Z/7oBXkH2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YEc8AAAADcAAAADwAAAAAAAAAAAAAAAACYAgAAZHJzL2Rvd25y&#10;ZXYueG1sUEsFBgAAAAAEAAQA9QAAAIUDAAAAAA==&#10;" strokeweight="1pt">
                  <v:textbox style="mso-fit-shape-to-text:t" inset="1.5mm,1.3mm,1.5mm">
                    <w:txbxContent>
                      <w:p w:rsidR="0023747D" w:rsidRPr="00066532"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.UI.ComboInput({type: </w:t>
                        </w:r>
                        <w:r w:rsidRPr="00066532">
                          <w:rPr>
                            <w:color w:val="FF00FF"/>
                            <w:sz w:val="18"/>
                            <w:szCs w:val="18"/>
                          </w:rPr>
                          <w:t>"listbox"</w:t>
                        </w:r>
                        <w:r w:rsidRPr="00066532">
                          <w:rPr>
                            <w:sz w:val="18"/>
                            <w:szCs w:val="18"/>
                          </w:rPr>
                          <w:t>, top:</w:t>
                        </w:r>
                        <w:r w:rsidRPr="00066532">
                          <w:rPr>
                            <w:color w:val="FF00FF"/>
                            <w:sz w:val="18"/>
                            <w:szCs w:val="18"/>
                          </w:rPr>
                          <w:t>"100"</w:t>
                        </w:r>
                        <w:r w:rsidRPr="00066532">
                          <w:rPr>
                            <w:sz w:val="18"/>
                            <w:szCs w:val="18"/>
                          </w:rPr>
                          <w:t xml:space="preserve">, 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Pr="00066532" w:rsidRDefault="0023747D" w:rsidP="00375F9C">
                        <w:pPr>
                          <w:rPr>
                            <w:sz w:val="18"/>
                            <w:szCs w:val="18"/>
                          </w:rPr>
                        </w:pPr>
                      </w:p>
                    </w:txbxContent>
                  </v:textbox>
                </v:shape>
                <v:shape id="AutoShape 303" o:spid="_x0000_s1230" type="#_x0000_t62" style="position:absolute;left:27431;width:8859;height:217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cZsIA&#10;AADcAAAADwAAAGRycy9kb3ducmV2LnhtbERPz2vCMBS+D/wfwhO8zdTBSu2MMsSBeGs7Jrs9mmdb&#10;1rzUJGu7/345DHb8+H7vDrPpxUjOd5YVbNYJCOLa6o4bBe/V22MGwgdkjb1lUvBDHg77xcMOc20n&#10;LmgsQyNiCPscFbQhDLmUvm7JoF/bgThyN+sMhghdI7XDKYabXj4lSSoNdhwbWhzo2FL9VX4bBeei&#10;ujXuuknN9mO+y8/0ciqru1Kr5fz6AiLQHP7Ff+6zVpA9x/n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6txmwgAAANwAAAAPAAAAAAAAAAAAAAAAAJgCAABkcnMvZG93&#10;bnJldi54bWxQSwUGAAAAAAQABAD1AAAAhwMAAAAA&#10;" adj="26348,20778" fillcolor="#ff9">
                  <v:textbox inset="0,0,0,0">
                    <w:txbxContent>
                      <w:p w:rsidR="0023747D" w:rsidRPr="000E23E9" w:rsidRDefault="0023747D" w:rsidP="00B532B2">
                        <w:pPr>
                          <w:jc w:val="center"/>
                          <w:rPr>
                            <w:szCs w:val="18"/>
                          </w:rPr>
                        </w:pPr>
                        <w:proofErr w:type="gramStart"/>
                        <w:r>
                          <w:rPr>
                            <w:rFonts w:hint="eastAsia"/>
                            <w:szCs w:val="18"/>
                          </w:rPr>
                          <w:t>combobox</w:t>
                        </w:r>
                        <w:proofErr w:type="gramEnd"/>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85024" behindDoc="0" locked="0" layoutInCell="1" allowOverlap="1" wp14:anchorId="2ADDE981" wp14:editId="1E53D341">
                <wp:simplePos x="0" y="0"/>
                <wp:positionH relativeFrom="column">
                  <wp:posOffset>457200</wp:posOffset>
                </wp:positionH>
                <wp:positionV relativeFrom="line">
                  <wp:posOffset>960120</wp:posOffset>
                </wp:positionV>
                <wp:extent cx="800100" cy="198120"/>
                <wp:effectExtent l="66675" t="255270" r="9525" b="13335"/>
                <wp:wrapNone/>
                <wp:docPr id="847" name="Auto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54523"/>
                            <a:gd name="adj2" fmla="val -1634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proofErr w:type="gramStart"/>
                            <w:r>
                              <w:rPr>
                                <w:rFonts w:hint="eastAsia"/>
                                <w:szCs w:val="18"/>
                              </w:rPr>
                              <w:t>readonly</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1" o:spid="_x0000_s1231" type="#_x0000_t62" style="position:absolute;left:0;text-align:left;margin-left:36pt;margin-top:75.6pt;width:63pt;height:15.6pt;flip:x;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" adj="22577,-24508" fillcolor="#ff9">
                <v:textbox inset="0,0,0,0">
                  <w:txbxContent>
                    <w:p w:rsidR="0023747D" w:rsidRPr="000E23E9" w:rsidRDefault="0023747D" w:rsidP="00B532B2">
                      <w:pPr>
                        <w:jc w:val="center"/>
                        <w:rPr>
                          <w:szCs w:val="18"/>
                        </w:rPr>
                      </w:pPr>
                      <w:proofErr w:type="gramStart"/>
                      <w:r>
                        <w:rPr>
                          <w:rFonts w:hint="eastAsia"/>
                          <w:szCs w:val="18"/>
                        </w:rPr>
                        <w:t>readonly</w:t>
                      </w:r>
                      <w:proofErr w:type="gramEnd"/>
                    </w:p>
                  </w:txbxContent>
                </v:textbox>
                <w10:wrap anchory="line"/>
              </v:shape>
            </w:pict>
          </mc:Fallback>
        </mc:AlternateContent>
      </w:r>
      <w:r>
        <w:rPr>
          <w:rFonts w:hint="eastAsia"/>
          <w:noProof/>
        </w:rPr>
        <mc:AlternateContent>
          <mc:Choice Requires="wps">
            <w:drawing>
              <wp:anchor distT="0" distB="0" distL="114300" distR="114300" simplePos="0" relativeHeight="251586048" behindDoc="0" locked="0" layoutInCell="1" allowOverlap="1" wp14:anchorId="10DC32D7" wp14:editId="6A972DDB">
                <wp:simplePos x="0" y="0"/>
                <wp:positionH relativeFrom="column">
                  <wp:posOffset>685800</wp:posOffset>
                </wp:positionH>
                <wp:positionV relativeFrom="line">
                  <wp:posOffset>365760</wp:posOffset>
                </wp:positionV>
                <wp:extent cx="1028700" cy="198120"/>
                <wp:effectExtent l="219075" t="118110" r="9525" b="7620"/>
                <wp:wrapNone/>
                <wp:docPr id="846" name="Auto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70185"/>
                            <a:gd name="adj2" fmla="val -92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szCs w:val="18"/>
                              </w:rPr>
                              <w:t>K</w:t>
                            </w:r>
                            <w:r>
                              <w:rPr>
                                <w:rFonts w:hint="eastAsia"/>
                                <w:szCs w:val="18"/>
                              </w:rPr>
                              <w:t>eyboard 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2" o:spid="_x0000_s1232" type="#_x0000_t62" style="position:absolute;left:0;text-align:left;margin-left:54pt;margin-top:28.8pt;width:81pt;height:15.6pt;flip:x;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" adj="25960,-9277" fillcolor="#ff9">
                <v:textbox inset="0,0,0,0">
                  <w:txbxContent>
                    <w:p w:rsidR="0023747D" w:rsidRPr="000E23E9" w:rsidRDefault="0023747D" w:rsidP="00B532B2">
                      <w:pPr>
                        <w:jc w:val="center"/>
                        <w:rPr>
                          <w:szCs w:val="18"/>
                        </w:rPr>
                      </w:pPr>
                      <w:r>
                        <w:rPr>
                          <w:szCs w:val="18"/>
                        </w:rPr>
                        <w:t>K</w:t>
                      </w:r>
                      <w:r>
                        <w:rPr>
                          <w:rFonts w:hint="eastAsia"/>
                          <w:szCs w:val="18"/>
                        </w:rPr>
                        <w:t>eyboard input</w:t>
                      </w:r>
                    </w:p>
                  </w:txbxContent>
                </v:textbox>
                <w10:wrap anchory="line"/>
              </v:shape>
            </w:pict>
          </mc:Fallback>
        </mc:AlternateContent>
      </w:r>
      <w:r>
        <w:rPr>
          <w:rFonts w:hint="eastAsia"/>
          <w:noProof/>
        </w:rPr>
        <w:drawing>
          <wp:inline distT="0" distB="0" distL="0" distR="0" wp14:anchorId="44C71CE6" wp14:editId="25AC8470">
            <wp:extent cx="1400175" cy="14097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p>
    <w:p w:rsidR="00375F9C" w:rsidRDefault="00375F9C" w:rsidP="00E45D25">
      <w:pPr>
        <w:pStyle w:val="4"/>
        <w:numPr>
          <w:ilvl w:val="3"/>
          <w:numId w:val="17"/>
        </w:numPr>
      </w:pPr>
      <w:bookmarkStart w:id="63" w:name="_Toc453071703"/>
      <w:r>
        <w:rPr>
          <w:rFonts w:hint="eastAsia"/>
        </w:rPr>
        <w:t>combobox, listbox and helpinput</w:t>
      </w:r>
      <w:bookmarkEnd w:id="63"/>
    </w:p>
    <w:p w:rsidR="00375F9C" w:rsidRDefault="00375F9C" w:rsidP="00375F9C">
      <w:r>
        <w:rPr>
          <w:rFonts w:hint="eastAsia"/>
        </w:rPr>
        <w:t>There</w:t>
      </w:r>
      <w:r>
        <w:t>’</w:t>
      </w:r>
      <w:r>
        <w:rPr>
          <w:rFonts w:hint="eastAsia"/>
        </w:rPr>
        <w:t xml:space="preserve">s </w:t>
      </w:r>
      <w:r>
        <w:t>an</w:t>
      </w:r>
      <w:r>
        <w:rPr>
          <w:rFonts w:hint="eastAsia"/>
        </w:rPr>
        <w:t xml:space="preserve"> items </w:t>
      </w:r>
      <w:r>
        <w:t>property</w:t>
      </w:r>
      <w:r>
        <w:rPr>
          <w:rFonts w:hint="eastAsia"/>
        </w:rPr>
        <w:t xml:space="preserve"> in </w:t>
      </w:r>
      <w:r w:rsidR="00704D04">
        <w:rPr>
          <w:rFonts w:hint="eastAsia"/>
        </w:rPr>
        <w:t>xui.</w:t>
      </w:r>
      <w:r>
        <w:rPr>
          <w:rFonts w:hint="eastAsia"/>
        </w:rPr>
        <w:t>UI.ComboInput (And all l</w:t>
      </w:r>
      <w:r>
        <w:rPr>
          <w:rStyle w:val="shorttext"/>
          <w:color w:val="000000"/>
          <w:shd w:val="clear" w:color="auto" w:fill="FFFFFF"/>
        </w:rPr>
        <w:t>ist related controls have this property</w:t>
      </w:r>
      <w:r>
        <w:rPr>
          <w:rStyle w:val="shorttext"/>
          <w:rFonts w:hint="eastAsia"/>
          <w:color w:val="000000"/>
          <w:shd w:val="clear" w:color="auto" w:fill="FFFFFF"/>
        </w:rPr>
        <w:t xml:space="preserve"> too</w:t>
      </w:r>
      <w:r>
        <w:rPr>
          <w:rFonts w:hint="eastAsia"/>
        </w:rPr>
        <w:t xml:space="preserve">). </w:t>
      </w:r>
      <w:r w:rsidRPr="001A6346">
        <w:t xml:space="preserve">Usually, we set items as </w:t>
      </w:r>
      <w:r w:rsidR="004D6FBC" w:rsidRPr="001A6346">
        <w:t>a</w:t>
      </w:r>
      <w:r w:rsidRPr="001A6346">
        <w:t xml:space="preserve"> simple single layer array (like "[ia</w:t>
      </w:r>
      <w:r>
        <w:t>’</w:t>
      </w:r>
      <w:r w:rsidRPr="001A6346">
        <w:t xml:space="preserve">, </w:t>
      </w:r>
      <w:r>
        <w:t>‘</w:t>
      </w:r>
      <w:r w:rsidRPr="001A6346">
        <w:t>ib</w:t>
      </w:r>
      <w:r>
        <w:t>’</w:t>
      </w:r>
      <w:r w:rsidRPr="001A6346">
        <w:t xml:space="preserve">, </w:t>
      </w:r>
      <w:r>
        <w:t>‘</w:t>
      </w:r>
      <w:r w:rsidRPr="001A6346">
        <w:t>ic</w:t>
      </w:r>
      <w:r>
        <w:t>’</w:t>
      </w:r>
      <w:r w:rsidR="00B532B2">
        <w:t xml:space="preserve">]"). </w:t>
      </w:r>
      <w:r w:rsidR="004D6FBC">
        <w:t>Framework</w:t>
      </w:r>
      <w:r w:rsidRPr="001A6346">
        <w:t xml:space="preserve"> will convert this simple array to inner format:</w:t>
      </w:r>
      <w:r>
        <w:rPr>
          <w:rFonts w:hint="eastAsia"/>
        </w:rPr>
        <w:t xml:space="preserve"> </w:t>
      </w:r>
    </w:p>
    <w:p w:rsidR="00375F9C" w:rsidRDefault="005C781A" w:rsidP="00375F9C">
      <w:r>
        <w:rPr>
          <w:noProof/>
        </w:rPr>
        <mc:AlternateContent>
          <mc:Choice Requires="wpc">
            <w:drawing>
              <wp:inline distT="0" distB="0" distL="0" distR="0" wp14:anchorId="66619134" wp14:editId="480C73E6">
                <wp:extent cx="5257800" cy="2287905"/>
                <wp:effectExtent l="9525" t="0" r="9525" b="7620"/>
                <wp:docPr id="845" name="画布 6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3" name="Text Box 614"/>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11739" w:rsidRDefault="0023747D" w:rsidP="00375F9C">
                              <w:pPr>
                                <w:spacing w:line="240" w:lineRule="exact"/>
                                <w:ind w:firstLine="42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lang w:val="pt-BR"/>
                                </w:rPr>
                              </w:pPr>
                              <w:r w:rsidRPr="00B532B2">
                                <w:rPr>
                                  <w:rFonts w:hint="eastAsia"/>
                                  <w:color w:val="FF0000"/>
                                  <w:sz w:val="18"/>
                                  <w:szCs w:val="18"/>
                                  <w:lang w:val="pt-BR"/>
                                </w:rPr>
                                <w:t xml:space="preserve">caption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p>
                            <w:p w:rsidR="0023747D" w:rsidRPr="00F11739" w:rsidRDefault="0023747D" w:rsidP="00375F9C">
                              <w:pPr>
                                <w:spacing w:line="240" w:lineRule="exact"/>
                                <w:ind w:firstLineChars="300" w:firstLine="54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ib</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ib</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roofErr w:type="gramStart"/>
                              <w:r w:rsidRPr="00B532B2">
                                <w:rPr>
                                  <w:rFonts w:hint="eastAsia"/>
                                  <w:color w:val="FF0000"/>
                                  <w:sz w:val="18"/>
                                  <w:szCs w:val="18"/>
                                </w:rPr>
                                <w:t xml:space="preserve">id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r w:rsidRPr="00F11739">
                                <w:rPr>
                                  <w:rFonts w:hint="eastAsia"/>
                                  <w:sz w:val="18"/>
                                  <w:szCs w:val="18"/>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066532" w:rsidRDefault="0023747D" w:rsidP="00375F9C">
                              <w:pPr>
                                <w:spacing w:line="240" w:lineRule="exact"/>
                                <w:ind w:firstLine="420"/>
                                <w:rPr>
                                  <w:sz w:val="18"/>
                                  <w:szCs w:val="18"/>
                                </w:rPr>
                              </w:pPr>
                              <w:r w:rsidRPr="00F11739">
                                <w:rPr>
                                  <w:rFonts w:hint="eastAsia"/>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612" o:spid="_x0000_s1233" editas="canvas" style="width:414pt;height:180.15pt;mso-position-horizontal-relative:char;mso-position-vertical-relative:line" coordsize="52578,2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">
                <v:shape id="_x0000_s1234" type="#_x0000_t75" style="position:absolute;width:52578;height:22879;visibility:visible;mso-wrap-style:square">
                  <v:fill o:detectmouseclick="t"/>
                  <v:path o:connecttype="none"/>
                </v:shape>
                <v:shape id="Text Box 614" o:spid="_x0000_s1235"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WAsQA&#10;AADcAAAADwAAAGRycy9kb3ducmV2LnhtbESPQWsCMRSE7wX/Q3iCt5q1FtlujSJK2V6Equ39sXlu&#10;FjcvSxLX9d83BaHHYWa+YZbrwbaiJx8axwpm0wwEceV0w7WC79PHcw4iRGSNrWNScKcA69XoaYmF&#10;djc+UH+MtUgQDgUqMDF2hZShMmQxTF1HnLyz8xZjkr6W2uMtwW0rX7JsIS02nBYMdrQ1VF2OV6ug&#10;uuyGXdn8GN9fbf6l38r7flEqNRkPm3cQkYb4H360P7WC/HUO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ylgLEAAAA3AAAAA8AAAAAAAAAAAAAAAAAmAIAAGRycy9k&#10;b3ducmV2LnhtbFBLBQYAAAAABAAEAPUAAACJAwAAAAA=&#10;" strokeweight="1pt">
                  <v:textbox style="mso-fit-shape-to-text:t" inset="1.5mm,1.3mm,1.5mm">
                    <w:txbxContent>
                      <w:p w:rsidR="0023747D" w:rsidRPr="00F11739" w:rsidRDefault="0023747D" w:rsidP="00375F9C">
                        <w:pPr>
                          <w:spacing w:line="240" w:lineRule="exact"/>
                          <w:ind w:firstLine="42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lang w:val="pt-BR"/>
                          </w:rPr>
                        </w:pPr>
                        <w:r w:rsidRPr="00B532B2">
                          <w:rPr>
                            <w:rFonts w:hint="eastAsia"/>
                            <w:color w:val="FF0000"/>
                            <w:sz w:val="18"/>
                            <w:szCs w:val="18"/>
                            <w:lang w:val="pt-BR"/>
                          </w:rPr>
                          <w:t xml:space="preserve">caption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p>
                      <w:p w:rsidR="0023747D" w:rsidRPr="00F11739" w:rsidRDefault="0023747D" w:rsidP="00375F9C">
                        <w:pPr>
                          <w:spacing w:line="240" w:lineRule="exact"/>
                          <w:ind w:firstLineChars="300" w:firstLine="54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ib</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ib</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roofErr w:type="gramStart"/>
                        <w:r w:rsidRPr="00B532B2">
                          <w:rPr>
                            <w:rFonts w:hint="eastAsia"/>
                            <w:color w:val="FF0000"/>
                            <w:sz w:val="18"/>
                            <w:szCs w:val="18"/>
                          </w:rPr>
                          <w:t xml:space="preserve">id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r w:rsidRPr="00F11739">
                          <w:rPr>
                            <w:rFonts w:hint="eastAsia"/>
                            <w:sz w:val="18"/>
                            <w:szCs w:val="18"/>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066532" w:rsidRDefault="0023747D" w:rsidP="00375F9C">
                        <w:pPr>
                          <w:spacing w:line="240" w:lineRule="exact"/>
                          <w:ind w:firstLine="420"/>
                          <w:rPr>
                            <w:sz w:val="18"/>
                            <w:szCs w:val="18"/>
                          </w:rPr>
                        </w:pPr>
                        <w:r w:rsidRPr="00F11739">
                          <w:rPr>
                            <w:rFonts w:hint="eastAsia"/>
                            <w:sz w:val="18"/>
                            <w:szCs w:val="18"/>
                          </w:rPr>
                          <w:t>]</w:t>
                        </w:r>
                      </w:p>
                    </w:txbxContent>
                  </v:textbox>
                </v:shape>
                <w10:anchorlock/>
              </v:group>
            </w:pict>
          </mc:Fallback>
        </mc:AlternateContent>
      </w:r>
    </w:p>
    <w:p w:rsidR="00375F9C" w:rsidRDefault="00375F9C" w:rsidP="00375F9C"/>
    <w:p w:rsidR="00375F9C" w:rsidRDefault="00375F9C" w:rsidP="00E45D25">
      <w:pPr>
        <w:numPr>
          <w:ilvl w:val="1"/>
          <w:numId w:val="4"/>
        </w:numPr>
      </w:pPr>
      <w:r>
        <w:rPr>
          <w:rFonts w:hint="eastAsia"/>
        </w:rPr>
        <w:t xml:space="preserve">combobox: Not readonly. The pop List shows </w:t>
      </w:r>
      <w:r>
        <w:t>“</w:t>
      </w:r>
      <w:r w:rsidRPr="006D62FD">
        <w:rPr>
          <w:rFonts w:hint="eastAsia"/>
          <w:color w:val="FF0000"/>
          <w:shd w:val="pct15" w:color="auto" w:fill="FFFFFF"/>
        </w:rPr>
        <w:t>caption</w:t>
      </w:r>
      <w:r>
        <w:t>”</w:t>
      </w:r>
      <w:r>
        <w:rPr>
          <w:rFonts w:hint="eastAsia"/>
        </w:rPr>
        <w:t xml:space="preserve">; Input box shows </w:t>
      </w:r>
      <w:r>
        <w:t>“</w:t>
      </w:r>
      <w:r w:rsidRPr="006D62FD">
        <w:rPr>
          <w:rFonts w:hint="eastAsia"/>
          <w:color w:val="FF0000"/>
          <w:shd w:val="pct15" w:color="auto" w:fill="FFFFFF"/>
        </w:rPr>
        <w:t>caption</w:t>
      </w:r>
      <w:r>
        <w:t>”</w:t>
      </w:r>
      <w:r>
        <w:rPr>
          <w:rFonts w:hint="eastAsia"/>
        </w:rPr>
        <w:t xml:space="preserve">; getValue returns </w:t>
      </w:r>
      <w:r>
        <w:t>“</w:t>
      </w:r>
      <w:r w:rsidRPr="006D62FD">
        <w:rPr>
          <w:rFonts w:hint="eastAsia"/>
          <w:color w:val="FF0000"/>
          <w:shd w:val="pct15" w:color="auto" w:fill="FFFFFF"/>
        </w:rPr>
        <w:t>caption</w:t>
      </w:r>
      <w:r>
        <w:t>”</w:t>
      </w:r>
      <w:r>
        <w:rPr>
          <w:rFonts w:hint="eastAsia"/>
        </w:rPr>
        <w:t>.</w:t>
      </w:r>
    </w:p>
    <w:p w:rsidR="00375F9C" w:rsidRPr="00F11739" w:rsidRDefault="00375F9C" w:rsidP="00E45D25">
      <w:pPr>
        <w:numPr>
          <w:ilvl w:val="1"/>
          <w:numId w:val="4"/>
        </w:numPr>
      </w:pPr>
      <w:r>
        <w:rPr>
          <w:rFonts w:hint="eastAsia"/>
        </w:rPr>
        <w:t xml:space="preserve">listbox: Readonly. The pop List shows </w:t>
      </w:r>
      <w:r>
        <w:t>“</w:t>
      </w:r>
      <w:r w:rsidRPr="006D62FD">
        <w:rPr>
          <w:rFonts w:hint="eastAsia"/>
          <w:color w:val="FF0000"/>
          <w:shd w:val="pct15" w:color="auto" w:fill="FFFFFF"/>
        </w:rPr>
        <w:t>caption</w:t>
      </w:r>
      <w:r>
        <w:t>”</w:t>
      </w:r>
      <w:r>
        <w:rPr>
          <w:rFonts w:hint="eastAsia"/>
        </w:rPr>
        <w:t xml:space="preserve">; Input box shows </w:t>
      </w:r>
      <w:r>
        <w:t>“</w:t>
      </w:r>
      <w:r w:rsidRPr="006D62FD">
        <w:rPr>
          <w:rFonts w:hint="eastAsia"/>
          <w:color w:val="FF0000"/>
          <w:shd w:val="pct15" w:color="auto" w:fill="FFFFFF"/>
        </w:rPr>
        <w:t>caption</w:t>
      </w:r>
      <w:r>
        <w:t>”</w:t>
      </w:r>
      <w:r>
        <w:rPr>
          <w:rFonts w:hint="eastAsia"/>
        </w:rPr>
        <w:t xml:space="preserve">; getValue </w:t>
      </w:r>
      <w:r>
        <w:rPr>
          <w:rFonts w:hint="eastAsia"/>
        </w:rPr>
        <w:lastRenderedPageBreak/>
        <w:t xml:space="preserve">returns </w:t>
      </w:r>
      <w:r>
        <w:t>“</w:t>
      </w:r>
      <w:r>
        <w:rPr>
          <w:rFonts w:hint="eastAsia"/>
          <w:color w:val="FF0000"/>
          <w:shd w:val="pct15" w:color="auto" w:fill="FFFFFF"/>
        </w:rPr>
        <w:t>id</w:t>
      </w:r>
      <w:r>
        <w:rPr>
          <w:rFonts w:hint="eastAsia"/>
        </w:rPr>
        <w:t>.</w:t>
      </w:r>
      <w:r w:rsidRPr="00F11739">
        <w:rPr>
          <w:rFonts w:hint="eastAsia"/>
        </w:rPr>
        <w:t xml:space="preserve"> </w:t>
      </w:r>
    </w:p>
    <w:p w:rsidR="00375F9C" w:rsidRDefault="00375F9C" w:rsidP="00E45D25">
      <w:pPr>
        <w:numPr>
          <w:ilvl w:val="1"/>
          <w:numId w:val="4"/>
        </w:numPr>
      </w:pPr>
      <w:r>
        <w:rPr>
          <w:rFonts w:hint="eastAsia"/>
        </w:rPr>
        <w:t xml:space="preserve">helpinput: Not readonly. The pop List shows </w:t>
      </w:r>
      <w:r>
        <w:t>“</w:t>
      </w:r>
      <w:r w:rsidRPr="006D62FD">
        <w:rPr>
          <w:rFonts w:hint="eastAsia"/>
          <w:color w:val="FF0000"/>
          <w:shd w:val="pct15" w:color="auto" w:fill="FFFFFF"/>
        </w:rPr>
        <w:t>caption</w:t>
      </w:r>
      <w:r>
        <w:t>”</w:t>
      </w:r>
      <w:r>
        <w:rPr>
          <w:rFonts w:hint="eastAsia"/>
        </w:rPr>
        <w:t xml:space="preserve">; Input box shows </w:t>
      </w:r>
      <w:r>
        <w:t>“</w:t>
      </w:r>
      <w:r>
        <w:rPr>
          <w:rFonts w:hint="eastAsia"/>
          <w:color w:val="FF0000"/>
          <w:shd w:val="pct15" w:color="auto" w:fill="FFFFFF"/>
        </w:rPr>
        <w:t>id</w:t>
      </w:r>
      <w:r>
        <w:t>”</w:t>
      </w:r>
      <w:r>
        <w:rPr>
          <w:rFonts w:hint="eastAsia"/>
        </w:rPr>
        <w:t xml:space="preserve">; getValue returns </w:t>
      </w:r>
      <w:r>
        <w:t>“</w:t>
      </w:r>
      <w:r>
        <w:rPr>
          <w:rFonts w:hint="eastAsia"/>
          <w:color w:val="FF0000"/>
          <w:shd w:val="pct15" w:color="auto" w:fill="FFFFFF"/>
        </w:rPr>
        <w:t>id</w:t>
      </w:r>
      <w:r>
        <w:t>”</w:t>
      </w:r>
      <w:r>
        <w:rPr>
          <w:rFonts w:hint="eastAsia"/>
        </w:rPr>
        <w:t xml:space="preserve">. </w:t>
      </w:r>
    </w:p>
    <w:p w:rsidR="00375F9C" w:rsidRPr="000D0345" w:rsidRDefault="00375F9C" w:rsidP="00375F9C">
      <w:pPr>
        <w:rPr>
          <w:b/>
        </w:rPr>
      </w:pPr>
      <w:r w:rsidRPr="000D0345">
        <w:rPr>
          <w:rFonts w:hint="eastAsia"/>
          <w:b/>
        </w:rPr>
        <w:t>Input:</w:t>
      </w:r>
    </w:p>
    <w:p w:rsidR="00375F9C" w:rsidRDefault="005C781A" w:rsidP="00375F9C">
      <w:r>
        <w:rPr>
          <w:noProof/>
        </w:rPr>
        <mc:AlternateContent>
          <mc:Choice Requires="wpc">
            <w:drawing>
              <wp:inline distT="0" distB="0" distL="0" distR="0" wp14:anchorId="20C709A3" wp14:editId="0EC965D8">
                <wp:extent cx="5257800" cy="3126105"/>
                <wp:effectExtent l="9525" t="0" r="9525" b="7620"/>
                <wp:docPr id="842" name="画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1" name="Text Box 312"/>
                        <wps:cNvSpPr txBox="1">
                          <a:spLocks noChangeArrowheads="1"/>
                        </wps:cNvSpPr>
                        <wps:spPr bwMode="auto">
                          <a:xfrm>
                            <a:off x="0" y="48895"/>
                            <a:ext cx="5257800" cy="3077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039E3" w:rsidRDefault="0023747D" w:rsidP="00375F9C">
                              <w:pPr>
                                <w:spacing w:line="240" w:lineRule="atLeast"/>
                                <w:rPr>
                                  <w:sz w:val="18"/>
                                  <w:szCs w:val="18"/>
                                </w:rPr>
                              </w:pPr>
                              <w:proofErr w:type="gramStart"/>
                              <w:r w:rsidRPr="00F039E3">
                                <w:rPr>
                                  <w:color w:val="0000FF"/>
                                  <w:sz w:val="18"/>
                                  <w:szCs w:val="18"/>
                                </w:rPr>
                                <w:t>var</w:t>
                              </w:r>
                              <w:proofErr w:type="gramEnd"/>
                              <w:r w:rsidRPr="00F039E3">
                                <w:rPr>
                                  <w:sz w:val="18"/>
                                  <w:szCs w:val="18"/>
                                </w:rPr>
                                <w:t xml:space="preserve"> items=[</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"id1"</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"caption1"</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"id2"</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"caption2"</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"id3"</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"caption3"</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Pr>
                                  <w:sz w:val="18"/>
                                  <w:szCs w:val="18"/>
                                </w:rPr>
                                <w:t>,items:items</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'listbox'</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'helpinput'</w:t>
                              </w:r>
                              <w:r w:rsidRPr="00F039E3">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10" o:spid="_x0000_s1236" editas="canvas" style="width:414pt;height:246.15pt;mso-position-horizontal-relative:char;mso-position-vertical-relative:line" coordsize="52578,31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">
                <v:shape id="_x0000_s1237" type="#_x0000_t75" style="position:absolute;width:52578;height:31261;visibility:visible;mso-wrap-style:square">
                  <v:fill o:detectmouseclick="t"/>
                  <v:path o:connecttype="none"/>
                </v:shape>
                <v:shape id="Text Box 312" o:spid="_x0000_s1238" type="#_x0000_t202" style="position:absolute;top:488;width:52578;height:30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yt7sMA&#10;AADcAAAADwAAAGRycy9kb3ducmV2LnhtbESPQWsCMRSE74L/IbyCN80qItutUYoi20vBWr0/Nq+b&#10;xc3LksR1/fdNQehxmJlvmPV2sK3oyYfGsYL5LANBXDndcK3g/H2Y5iBCRNbYOiYFDwqw3YxHayy0&#10;u/MX9adYiwThUKACE2NXSBkqQxbDzHXEyftx3mJM0tdSe7wnuG3lIstW0mLDacFgRztD1fV0swqq&#10;637Yl83F+P5m86N+LR+fq1Kpycvw/gYi0hD/w8/2h1aQL+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yt7sMAAADcAAAADwAAAAAAAAAAAAAAAACYAgAAZHJzL2Rv&#10;d25yZXYueG1sUEsFBgAAAAAEAAQA9QAAAIgDAAAAAA==&#10;" strokeweight="1pt">
                  <v:textbox style="mso-fit-shape-to-text:t" inset="1.5mm,1.3mm,1.5mm">
                    <w:txbxContent>
                      <w:p w:rsidR="0023747D" w:rsidRPr="00F039E3" w:rsidRDefault="0023747D" w:rsidP="00375F9C">
                        <w:pPr>
                          <w:spacing w:line="240" w:lineRule="atLeast"/>
                          <w:rPr>
                            <w:sz w:val="18"/>
                            <w:szCs w:val="18"/>
                          </w:rPr>
                        </w:pPr>
                        <w:proofErr w:type="gramStart"/>
                        <w:r w:rsidRPr="00F039E3">
                          <w:rPr>
                            <w:color w:val="0000FF"/>
                            <w:sz w:val="18"/>
                            <w:szCs w:val="18"/>
                          </w:rPr>
                          <w:t>var</w:t>
                        </w:r>
                        <w:proofErr w:type="gramEnd"/>
                        <w:r w:rsidRPr="00F039E3">
                          <w:rPr>
                            <w:sz w:val="18"/>
                            <w:szCs w:val="18"/>
                          </w:rPr>
                          <w:t xml:space="preserve"> items=[</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"id1"</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"caption1"</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"id2"</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"caption2"</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"id3"</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"caption3"</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Pr>
                            <w:sz w:val="18"/>
                            <w:szCs w:val="18"/>
                          </w:rPr>
                          <w:t>,items:items</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'listbox'</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'helpinput'</w:t>
                        </w:r>
                        <w:r w:rsidRPr="00F039E3">
                          <w:rPr>
                            <w:sz w:val="18"/>
                            <w:szCs w:val="18"/>
                          </w:rPr>
                          <w:t>}).show();</w:t>
                        </w:r>
                      </w:p>
                    </w:txbxContent>
                  </v:textbox>
                </v:shape>
                <w10:anchorlock/>
              </v:group>
            </w:pict>
          </mc:Fallback>
        </mc:AlternateContent>
      </w:r>
    </w:p>
    <w:p w:rsidR="00375F9C" w:rsidRPr="000D0345" w:rsidRDefault="00375F9C" w:rsidP="00375F9C">
      <w:pPr>
        <w:rPr>
          <w:b/>
        </w:rPr>
      </w:pPr>
      <w:r>
        <w:rPr>
          <w:rFonts w:hint="eastAsia"/>
          <w:b/>
        </w:rPr>
        <w:t>Out</w:t>
      </w:r>
      <w:r w:rsidRPr="000D0345">
        <w:rPr>
          <w:rFonts w:hint="eastAsia"/>
          <w:b/>
        </w:rPr>
        <w:t>put:</w:t>
      </w:r>
    </w:p>
    <w:p w:rsidR="00375F9C" w:rsidRDefault="005C781A" w:rsidP="00375F9C">
      <w:r>
        <w:rPr>
          <w:rFonts w:hint="eastAsia"/>
          <w:noProof/>
        </w:rPr>
        <w:drawing>
          <wp:inline distT="0" distB="0" distL="0" distR="0" wp14:anchorId="5F54C8B6" wp14:editId="52A4E5A1">
            <wp:extent cx="3448050" cy="8667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48050" cy="866775"/>
                    </a:xfrm>
                    <a:prstGeom prst="rect">
                      <a:avLst/>
                    </a:prstGeom>
                    <a:noFill/>
                    <a:ln>
                      <a:noFill/>
                    </a:ln>
                  </pic:spPr>
                </pic:pic>
              </a:graphicData>
            </a:graphic>
          </wp:inline>
        </w:drawing>
      </w:r>
    </w:p>
    <w:p w:rsidR="00375F9C" w:rsidRDefault="00375F9C" w:rsidP="00E45D25">
      <w:pPr>
        <w:pStyle w:val="4"/>
        <w:numPr>
          <w:ilvl w:val="3"/>
          <w:numId w:val="17"/>
        </w:numPr>
      </w:pPr>
      <w:bookmarkStart w:id="64" w:name="_Toc453071704"/>
      <w:r>
        <w:rPr>
          <w:rFonts w:hint="eastAsia"/>
        </w:rPr>
        <w:t>Date Piker</w:t>
      </w:r>
      <w:bookmarkEnd w:id="64"/>
      <w:r>
        <w:rPr>
          <w:rFonts w:hint="eastAsia"/>
        </w:rPr>
        <w:t xml:space="preserve"> </w:t>
      </w:r>
    </w:p>
    <w:p w:rsidR="00375F9C" w:rsidRDefault="00375F9C" w:rsidP="00375F9C">
      <w:r>
        <w:rPr>
          <w:rFonts w:hint="eastAsia"/>
        </w:rPr>
        <w:t xml:space="preserve">Sets type property to </w:t>
      </w:r>
      <w:r>
        <w:t>“</w:t>
      </w:r>
      <w:r>
        <w:rPr>
          <w:rFonts w:hint="eastAsia"/>
        </w:rPr>
        <w:t>date</w:t>
      </w:r>
      <w:r>
        <w:t>”</w:t>
      </w:r>
      <w:r>
        <w:rPr>
          <w:rFonts w:hint="eastAsia"/>
        </w:rPr>
        <w:t>.</w:t>
      </w:r>
    </w:p>
    <w:p w:rsidR="00375F9C" w:rsidRPr="00DC3657" w:rsidRDefault="00375F9C" w:rsidP="00375F9C">
      <w:pPr>
        <w:rPr>
          <w:b/>
        </w:rPr>
      </w:pPr>
      <w:r w:rsidRPr="00DC3657">
        <w:rPr>
          <w:rFonts w:hint="eastAsia"/>
          <w:b/>
        </w:rPr>
        <w:t>Input:</w:t>
      </w:r>
    </w:p>
    <w:p w:rsidR="00375F9C" w:rsidRDefault="005C781A" w:rsidP="00375F9C">
      <w:r>
        <w:rPr>
          <w:noProof/>
        </w:rPr>
        <mc:AlternateContent>
          <mc:Choice Requires="wpc">
            <w:drawing>
              <wp:inline distT="0" distB="0" distL="0" distR="0" wp14:anchorId="1B0A2077" wp14:editId="6E8C39F0">
                <wp:extent cx="5257800" cy="1525905"/>
                <wp:effectExtent l="0" t="0" r="19050" b="17145"/>
                <wp:docPr id="840" name="画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7" name="Text Box 315"/>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sidRPr="00784CA8">
                                <w:rPr>
                                  <w:color w:val="FF00FF"/>
                                  <w:sz w:val="18"/>
                                  <w:szCs w:val="18"/>
                                </w:rPr>
                                <w:t>'date'</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sidRPr="00784CA8">
                                <w:rPr>
                                  <w:color w:val="0000FF"/>
                                  <w:sz w:val="18"/>
                                  <w:szCs w:val="18"/>
                                </w:rPr>
                                <w:t>new</w:t>
                              </w:r>
                              <w:r w:rsidRPr="00784CA8">
                                <w:rPr>
                                  <w:sz w:val="18"/>
                                  <w:szCs w:val="18"/>
                                </w:rPr>
                                <w:t xml:space="preserve"> Date)</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Default="00973A41" w:rsidP="00375F9C">
                              <w:pPr>
                                <w:spacing w:line="240" w:lineRule="exact"/>
                                <w:rPr>
                                  <w:sz w:val="18"/>
                                  <w:szCs w:val="18"/>
                                </w:rPr>
                              </w:pPr>
                              <w:proofErr w:type="gramStart"/>
                              <w:r>
                                <w:rPr>
                                  <w:rFonts w:hint="eastAsia"/>
                                  <w:sz w:val="18"/>
                                  <w:szCs w:val="18"/>
                                </w:rPr>
                                <w:t>xui.</w:t>
                              </w:r>
                              <w:r w:rsidR="0023747D">
                                <w:rPr>
                                  <w:rFonts w:hint="eastAsia"/>
                                  <w:sz w:val="18"/>
                                  <w:szCs w:val="18"/>
                                </w:rPr>
                                <w:t>asyRun(</w:t>
                              </w:r>
                              <w:proofErr w:type="gramEnd"/>
                              <w:r w:rsidR="0023747D">
                                <w:rPr>
                                  <w:rFonts w:hint="eastAsia"/>
                                  <w:sz w:val="18"/>
                                  <w:szCs w:val="18"/>
                                </w:rPr>
                                <w:t>function(){</w:t>
                              </w:r>
                            </w:p>
                            <w:p w:rsidR="0023747D" w:rsidRPr="00784CA8" w:rsidRDefault="0023747D" w:rsidP="00375F9C">
                              <w:pPr>
                                <w:spacing w:line="240" w:lineRule="exact"/>
                                <w:ind w:leftChars="-200" w:left="-420" w:firstLineChars="400" w:firstLine="720"/>
                                <w:rPr>
                                  <w:sz w:val="18"/>
                                  <w:szCs w:val="18"/>
                                </w:rPr>
                              </w:pPr>
                              <w:proofErr w:type="gramStart"/>
                              <w:r>
                                <w:rPr>
                                  <w:rFonts w:hint="eastAsia"/>
                                  <w:sz w:val="18"/>
                                  <w:szCs w:val="18"/>
                                </w:rPr>
                                <w:t>a</w:t>
                              </w:r>
                              <w:r w:rsidRPr="00784CA8">
                                <w:rPr>
                                  <w:rFonts w:hint="eastAsia"/>
                                  <w:sz w:val="18"/>
                                  <w:szCs w:val="18"/>
                                </w:rPr>
                                <w:t>lert(</w:t>
                              </w:r>
                              <w:proofErr w:type="gramEnd"/>
                              <w:r w:rsidRPr="00784CA8">
                                <w:rPr>
                                  <w:rFonts w:hint="eastAsia"/>
                                  <w:color w:val="FF00FF"/>
                                  <w:sz w:val="18"/>
                                  <w:szCs w:val="18"/>
                                </w:rPr>
                                <w:t>"</w:t>
                              </w:r>
                              <w:r>
                                <w:rPr>
                                  <w:rFonts w:hint="eastAsia"/>
                                  <w:color w:val="FF00FF"/>
                                  <w:sz w:val="18"/>
                                  <w:szCs w:val="18"/>
                                </w:rPr>
                                <w:t>The value is a timestamp string:</w:t>
                              </w:r>
                              <w:r w:rsidRPr="00784CA8">
                                <w:rPr>
                                  <w:rFonts w:hint="eastAsia"/>
                                  <w:color w:val="FF00FF"/>
                                  <w:sz w:val="18"/>
                                  <w:szCs w:val="18"/>
                                </w:rPr>
                                <w:t>"</w:t>
                              </w:r>
                              <w:r w:rsidRPr="00784CA8">
                                <w:rPr>
                                  <w:rFonts w:hint="eastAsia"/>
                                  <w:sz w:val="18"/>
                                  <w:szCs w:val="18"/>
                                </w:rPr>
                                <w:t>+ctrl.getValue());</w:t>
                              </w:r>
                            </w:p>
                            <w:p w:rsidR="0023747D" w:rsidRDefault="0023747D" w:rsidP="00375F9C">
                              <w:pPr>
                                <w:spacing w:line="240" w:lineRule="exact"/>
                                <w:ind w:firstLineChars="400" w:firstLine="720"/>
                                <w:rPr>
                                  <w:sz w:val="18"/>
                                  <w:szCs w:val="18"/>
                                </w:rPr>
                              </w:pPr>
                              <w:proofErr w:type="gramStart"/>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Y</w:t>
                              </w:r>
                              <w:r>
                                <w:rPr>
                                  <w:color w:val="FF00FF"/>
                                  <w:sz w:val="18"/>
                                  <w:szCs w:val="18"/>
                                </w:rPr>
                                <w:t>o</w:t>
                              </w:r>
                              <w:r>
                                <w:rPr>
                                  <w:rFonts w:hint="eastAsia"/>
                                  <w:color w:val="FF00FF"/>
                                  <w:sz w:val="18"/>
                                  <w:szCs w:val="18"/>
                                </w:rPr>
                                <w:t>u can convert it to date object:</w:t>
                              </w:r>
                              <w:r w:rsidRPr="00784CA8">
                                <w:rPr>
                                  <w:rFonts w:hint="eastAsia"/>
                                  <w:color w:val="FF00FF"/>
                                  <w:sz w:val="18"/>
                                  <w:szCs w:val="18"/>
                                </w:rPr>
                                <w:t>"</w:t>
                              </w:r>
                              <w:r w:rsidRPr="00784CA8">
                                <w:rPr>
                                  <w:rFonts w:hint="eastAsia"/>
                                  <w:sz w:val="18"/>
                                  <w:szCs w:val="18"/>
                                </w:rPr>
                                <w:t>+</w:t>
                              </w:r>
                              <w:r w:rsidRPr="00784CA8">
                                <w:rPr>
                                  <w:rFonts w:hint="eastAsia"/>
                                  <w:color w:val="0000FF"/>
                                  <w:sz w:val="18"/>
                                  <w:szCs w:val="18"/>
                                </w:rPr>
                                <w:t>new</w:t>
                              </w:r>
                              <w:r w:rsidRPr="00784CA8">
                                <w:rPr>
                                  <w:rFonts w:hint="eastAsia"/>
                                  <w:sz w:val="18"/>
                                  <w:szCs w:val="18"/>
                                </w:rPr>
                                <w:t xml:space="preserve"> Date(parseInt(ctrl.getValue())));</w:t>
                              </w:r>
                            </w:p>
                            <w:p w:rsidR="0023747D" w:rsidRPr="00784CA8" w:rsidRDefault="0023747D" w:rsidP="00375F9C">
                              <w:pPr>
                                <w:spacing w:line="240" w:lineRule="exact"/>
                                <w:ind w:leftChars="-200" w:left="-420" w:firstLineChars="200" w:firstLine="360"/>
                                <w:rPr>
                                  <w:sz w:val="18"/>
                                  <w:szCs w:val="18"/>
                                </w:rPr>
                              </w:pPr>
                              <w:r>
                                <w:rPr>
                                  <w:rFonts w:hint="eastAsia"/>
                                  <w:sz w:val="18"/>
                                  <w:szCs w:val="18"/>
                                </w:rPr>
                                <w:t>});</w:t>
                              </w:r>
                            </w:p>
                          </w:txbxContent>
                        </wps:txbx>
                        <wps:bodyPr rot="0" vert="horz" wrap="square" lIns="54000" tIns="46800" rIns="54000" bIns="45720" anchor="t" anchorCtr="0" upright="1">
                          <a:spAutoFit/>
                        </wps:bodyPr>
                      </wps:wsp>
                      <wps:wsp>
                        <wps:cNvPr id="838" name="AutoShape 319"/>
                        <wps:cNvSpPr>
                          <a:spLocks noChangeArrowheads="1"/>
                        </wps:cNvSpPr>
                        <wps:spPr bwMode="auto">
                          <a:xfrm flipH="1">
                            <a:off x="1714498" y="297179"/>
                            <a:ext cx="2400302" cy="255271"/>
                          </a:xfrm>
                          <a:prstGeom prst="wedgeRoundRectCallout">
                            <a:avLst>
                              <a:gd name="adj1" fmla="val 77403"/>
                              <a:gd name="adj2" fmla="val 380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Date object or timestamp string</w:t>
                              </w:r>
                            </w:p>
                          </w:txbxContent>
                        </wps:txbx>
                        <wps:bodyPr rot="0" vert="horz" wrap="square" lIns="0" tIns="0" rIns="0" bIns="0" anchor="t" anchorCtr="0" upright="1">
                          <a:noAutofit/>
                        </wps:bodyPr>
                      </wps:wsp>
                    </wpc:wpc>
                  </a:graphicData>
                </a:graphic>
              </wp:inline>
            </w:drawing>
          </mc:Choice>
          <mc:Fallback>
            <w:pict>
              <v:group id="画布 313" o:spid="_x0000_s1239"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">
                <v:shape id="_x0000_s1240" type="#_x0000_t75" style="position:absolute;width:52578;height:15259;visibility:visible;mso-wrap-style:square">
                  <v:fill o:detectmouseclick="t"/>
                  <v:path o:connecttype="none"/>
                </v:shape>
                <v:shape id="Text Box 315" o:spid="_x0000_s1241"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jfMQA&#10;AADcAAAADwAAAGRycy9kb3ducmV2LnhtbESPQWsCMRSE7wX/Q3hCbzXbFuy6GkWUsl6E1ur9sXnd&#10;LG5eliSu6783QqHHYWa+YRarwbaiJx8axwpeJxkI4srphmsFx5/PlxxEiMgaW8ek4EYBVsvR0wIL&#10;7a78Tf0h1iJBOBSowMTYFVKGypDFMHEdcfJ+nbcYk/S11B6vCW5b+ZZlU2mx4bRgsKONoep8uFgF&#10;1Xk7bMvmZHx/sfmXnpW3/bRU6nk8rOcgIg3xP/zX3mkF+fs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P43zEAAAA3AAAAA8AAAAAAAAAAAAAAAAAmAIAAGRycy9k&#10;b3ducmV2LnhtbFBLBQYAAAAABAAEAPUAAACJAw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sidRPr="00784CA8">
                          <w:rPr>
                            <w:color w:val="FF00FF"/>
                            <w:sz w:val="18"/>
                            <w:szCs w:val="18"/>
                          </w:rPr>
                          <w:t>'date'</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sidRPr="00784CA8">
                          <w:rPr>
                            <w:color w:val="0000FF"/>
                            <w:sz w:val="18"/>
                            <w:szCs w:val="18"/>
                          </w:rPr>
                          <w:t>new</w:t>
                        </w:r>
                        <w:r w:rsidRPr="00784CA8">
                          <w:rPr>
                            <w:sz w:val="18"/>
                            <w:szCs w:val="18"/>
                          </w:rPr>
                          <w:t xml:space="preserve"> Date)</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Default="00973A41" w:rsidP="00375F9C">
                        <w:pPr>
                          <w:spacing w:line="240" w:lineRule="exact"/>
                          <w:rPr>
                            <w:sz w:val="18"/>
                            <w:szCs w:val="18"/>
                          </w:rPr>
                        </w:pPr>
                        <w:proofErr w:type="gramStart"/>
                        <w:r>
                          <w:rPr>
                            <w:rFonts w:hint="eastAsia"/>
                            <w:sz w:val="18"/>
                            <w:szCs w:val="18"/>
                          </w:rPr>
                          <w:t>xui.</w:t>
                        </w:r>
                        <w:r w:rsidR="0023747D">
                          <w:rPr>
                            <w:rFonts w:hint="eastAsia"/>
                            <w:sz w:val="18"/>
                            <w:szCs w:val="18"/>
                          </w:rPr>
                          <w:t>asyRun(</w:t>
                        </w:r>
                        <w:proofErr w:type="gramEnd"/>
                        <w:r w:rsidR="0023747D">
                          <w:rPr>
                            <w:rFonts w:hint="eastAsia"/>
                            <w:sz w:val="18"/>
                            <w:szCs w:val="18"/>
                          </w:rPr>
                          <w:t>function(){</w:t>
                        </w:r>
                      </w:p>
                      <w:p w:rsidR="0023747D" w:rsidRPr="00784CA8" w:rsidRDefault="0023747D" w:rsidP="00375F9C">
                        <w:pPr>
                          <w:spacing w:line="240" w:lineRule="exact"/>
                          <w:ind w:leftChars="-200" w:left="-420" w:firstLineChars="400" w:firstLine="720"/>
                          <w:rPr>
                            <w:sz w:val="18"/>
                            <w:szCs w:val="18"/>
                          </w:rPr>
                        </w:pPr>
                        <w:proofErr w:type="gramStart"/>
                        <w:r>
                          <w:rPr>
                            <w:rFonts w:hint="eastAsia"/>
                            <w:sz w:val="18"/>
                            <w:szCs w:val="18"/>
                          </w:rPr>
                          <w:t>a</w:t>
                        </w:r>
                        <w:r w:rsidRPr="00784CA8">
                          <w:rPr>
                            <w:rFonts w:hint="eastAsia"/>
                            <w:sz w:val="18"/>
                            <w:szCs w:val="18"/>
                          </w:rPr>
                          <w:t>lert(</w:t>
                        </w:r>
                        <w:proofErr w:type="gramEnd"/>
                        <w:r w:rsidRPr="00784CA8">
                          <w:rPr>
                            <w:rFonts w:hint="eastAsia"/>
                            <w:color w:val="FF00FF"/>
                            <w:sz w:val="18"/>
                            <w:szCs w:val="18"/>
                          </w:rPr>
                          <w:t>"</w:t>
                        </w:r>
                        <w:r>
                          <w:rPr>
                            <w:rFonts w:hint="eastAsia"/>
                            <w:color w:val="FF00FF"/>
                            <w:sz w:val="18"/>
                            <w:szCs w:val="18"/>
                          </w:rPr>
                          <w:t>The value is a timestamp string:</w:t>
                        </w:r>
                        <w:r w:rsidRPr="00784CA8">
                          <w:rPr>
                            <w:rFonts w:hint="eastAsia"/>
                            <w:color w:val="FF00FF"/>
                            <w:sz w:val="18"/>
                            <w:szCs w:val="18"/>
                          </w:rPr>
                          <w:t>"</w:t>
                        </w:r>
                        <w:r w:rsidRPr="00784CA8">
                          <w:rPr>
                            <w:rFonts w:hint="eastAsia"/>
                            <w:sz w:val="18"/>
                            <w:szCs w:val="18"/>
                          </w:rPr>
                          <w:t>+ctrl.getValue());</w:t>
                        </w:r>
                      </w:p>
                      <w:p w:rsidR="0023747D" w:rsidRDefault="0023747D" w:rsidP="00375F9C">
                        <w:pPr>
                          <w:spacing w:line="240" w:lineRule="exact"/>
                          <w:ind w:firstLineChars="400" w:firstLine="720"/>
                          <w:rPr>
                            <w:sz w:val="18"/>
                            <w:szCs w:val="18"/>
                          </w:rPr>
                        </w:pPr>
                        <w:proofErr w:type="gramStart"/>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Y</w:t>
                        </w:r>
                        <w:r>
                          <w:rPr>
                            <w:color w:val="FF00FF"/>
                            <w:sz w:val="18"/>
                            <w:szCs w:val="18"/>
                          </w:rPr>
                          <w:t>o</w:t>
                        </w:r>
                        <w:r>
                          <w:rPr>
                            <w:rFonts w:hint="eastAsia"/>
                            <w:color w:val="FF00FF"/>
                            <w:sz w:val="18"/>
                            <w:szCs w:val="18"/>
                          </w:rPr>
                          <w:t>u can convert it to date object:</w:t>
                        </w:r>
                        <w:r w:rsidRPr="00784CA8">
                          <w:rPr>
                            <w:rFonts w:hint="eastAsia"/>
                            <w:color w:val="FF00FF"/>
                            <w:sz w:val="18"/>
                            <w:szCs w:val="18"/>
                          </w:rPr>
                          <w:t>"</w:t>
                        </w:r>
                        <w:r w:rsidRPr="00784CA8">
                          <w:rPr>
                            <w:rFonts w:hint="eastAsia"/>
                            <w:sz w:val="18"/>
                            <w:szCs w:val="18"/>
                          </w:rPr>
                          <w:t>+</w:t>
                        </w:r>
                        <w:r w:rsidRPr="00784CA8">
                          <w:rPr>
                            <w:rFonts w:hint="eastAsia"/>
                            <w:color w:val="0000FF"/>
                            <w:sz w:val="18"/>
                            <w:szCs w:val="18"/>
                          </w:rPr>
                          <w:t>new</w:t>
                        </w:r>
                        <w:r w:rsidRPr="00784CA8">
                          <w:rPr>
                            <w:rFonts w:hint="eastAsia"/>
                            <w:sz w:val="18"/>
                            <w:szCs w:val="18"/>
                          </w:rPr>
                          <w:t xml:space="preserve"> Date(parseInt(ctrl.getValue())));</w:t>
                        </w:r>
                      </w:p>
                      <w:p w:rsidR="0023747D" w:rsidRPr="00784CA8" w:rsidRDefault="0023747D" w:rsidP="00375F9C">
                        <w:pPr>
                          <w:spacing w:line="240" w:lineRule="exact"/>
                          <w:ind w:leftChars="-200" w:left="-420" w:firstLineChars="200" w:firstLine="360"/>
                          <w:rPr>
                            <w:sz w:val="18"/>
                            <w:szCs w:val="18"/>
                          </w:rPr>
                        </w:pPr>
                        <w:r>
                          <w:rPr>
                            <w:rFonts w:hint="eastAsia"/>
                            <w:sz w:val="18"/>
                            <w:szCs w:val="18"/>
                          </w:rPr>
                          <w:t>});</w:t>
                        </w:r>
                      </w:p>
                    </w:txbxContent>
                  </v:textbox>
                </v:shape>
                <v:shape id="AutoShape 319" o:spid="_x0000_s1242" type="#_x0000_t62" style="position:absolute;left:17144;top:2971;width:24004;height:25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x7MAA&#10;AADcAAAADwAAAGRycy9kb3ducmV2LnhtbERPy4rCMBTdD/gP4QruxtQRRapRxBkHV4oPcHttbttg&#10;c1OaTO38vVkILg/nvVh1thItNd44VjAaJiCIM6cNFwou5+3nDIQPyBorx6Tgnzyslr2PBabaPfhI&#10;7SkUIoawT1FBGUKdSumzkiz6oauJI5e7xmKIsCmkbvARw20lv5JkKi0ajg0l1rQpKbuf/qyC34R/&#10;bvvvvA1ma47yOjm0WZcrNeh36zmIQF14i1/unVYwG8e18Uw8An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8x7MAAAADcAAAADwAAAAAAAAAAAAAAAACYAgAAZHJzL2Rvd25y&#10;ZXYueG1sUEsFBgAAAAAEAAQA9QAAAIUDAAAAAA==&#10;" adj="27519,19019" fillcolor="#ff9">
                  <v:textbox inset="0,0,0,0">
                    <w:txbxContent>
                      <w:p w:rsidR="0023747D" w:rsidRPr="000E23E9" w:rsidRDefault="0023747D" w:rsidP="00375F9C">
                        <w:pPr>
                          <w:rPr>
                            <w:szCs w:val="18"/>
                          </w:rPr>
                        </w:pPr>
                        <w:r>
                          <w:rPr>
                            <w:rFonts w:hint="eastAsia"/>
                            <w:szCs w:val="18"/>
                          </w:rPr>
                          <w:t>Date object or timestamp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84CA8" w:rsidRDefault="005C781A" w:rsidP="00375F9C">
      <w:r>
        <w:rPr>
          <w:rFonts w:hint="eastAsia"/>
          <w:noProof/>
        </w:rPr>
        <w:lastRenderedPageBreak/>
        <w:drawing>
          <wp:inline distT="0" distB="0" distL="0" distR="0" wp14:anchorId="14979BAF" wp14:editId="173C46D8">
            <wp:extent cx="2162175" cy="20193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2175" cy="2019300"/>
                    </a:xfrm>
                    <a:prstGeom prst="rect">
                      <a:avLst/>
                    </a:prstGeom>
                    <a:noFill/>
                    <a:ln>
                      <a:noFill/>
                    </a:ln>
                  </pic:spPr>
                </pic:pic>
              </a:graphicData>
            </a:graphic>
          </wp:inline>
        </w:drawing>
      </w:r>
    </w:p>
    <w:p w:rsidR="00375F9C" w:rsidRDefault="00375F9C" w:rsidP="00E45D25">
      <w:pPr>
        <w:pStyle w:val="4"/>
        <w:numPr>
          <w:ilvl w:val="3"/>
          <w:numId w:val="17"/>
        </w:numPr>
      </w:pPr>
      <w:bookmarkStart w:id="65" w:name="_Toc453071705"/>
      <w:r>
        <w:rPr>
          <w:rFonts w:hint="eastAsia"/>
        </w:rPr>
        <w:t>Time Picker</w:t>
      </w:r>
      <w:bookmarkEnd w:id="65"/>
      <w:r>
        <w:rPr>
          <w:rFonts w:hint="eastAsia"/>
        </w:rPr>
        <w:t xml:space="preserve"> </w:t>
      </w:r>
    </w:p>
    <w:p w:rsidR="00375F9C" w:rsidRDefault="00375F9C" w:rsidP="00375F9C">
      <w:r>
        <w:rPr>
          <w:rFonts w:hint="eastAsia"/>
        </w:rPr>
        <w:t xml:space="preserve">Sets type property to </w:t>
      </w:r>
      <w:r>
        <w:t>“</w:t>
      </w:r>
      <w:r>
        <w:rPr>
          <w:rFonts w:hint="eastAsia"/>
        </w:rPr>
        <w:t>time</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mc:AlternateContent>
          <mc:Choice Requires="wpc">
            <w:drawing>
              <wp:inline distT="0" distB="0" distL="0" distR="0" wp14:anchorId="7E767DC5" wp14:editId="22C3DC57">
                <wp:extent cx="5257800" cy="1089660"/>
                <wp:effectExtent l="9525" t="0" r="9525" b="0"/>
                <wp:docPr id="836" name="画布 3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4" name="Text Box 31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time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2:15</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784CA8"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sidRPr="00784CA8">
                                <w:rPr>
                                  <w:rFonts w:hint="eastAsia"/>
                                  <w:sz w:val="18"/>
                                  <w:szCs w:val="18"/>
                                </w:rPr>
                                <w:t>+ctrl.getValue());</w:t>
                              </w:r>
                            </w:p>
                          </w:txbxContent>
                        </wps:txbx>
                        <wps:bodyPr rot="0" vert="horz" wrap="square" lIns="54000" tIns="46800" rIns="54000" bIns="45720" anchor="t" anchorCtr="0" upright="1">
                          <a:spAutoFit/>
                        </wps:bodyPr>
                      </wps:wsp>
                      <wps:wsp>
                        <wps:cNvPr id="835" name="AutoShape 320"/>
                        <wps:cNvSpPr>
                          <a:spLocks noChangeArrowheads="1"/>
                        </wps:cNvSpPr>
                        <wps:spPr bwMode="auto">
                          <a:xfrm flipH="1">
                            <a:off x="1714500" y="297180"/>
                            <a:ext cx="884555" cy="244475"/>
                          </a:xfrm>
                          <a:prstGeom prst="wedgeRoundRectCallout">
                            <a:avLst>
                              <a:gd name="adj1" fmla="val 106852"/>
                              <a:gd name="adj2" fmla="val 286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string</w:t>
                              </w:r>
                            </w:p>
                          </w:txbxContent>
                        </wps:txbx>
                        <wps:bodyPr rot="0" vert="horz" wrap="square" lIns="0" tIns="0" rIns="0" bIns="0" anchor="t" anchorCtr="0" upright="1">
                          <a:noAutofit/>
                        </wps:bodyPr>
                      </wps:wsp>
                    </wpc:wpc>
                  </a:graphicData>
                </a:graphic>
              </wp:inline>
            </w:drawing>
          </mc:Choice>
          <mc:Fallback>
            <w:pict>
              <v:group id="画布 316" o:spid="_x0000_s1243"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">
                <v:shape id="_x0000_s1244" type="#_x0000_t75" style="position:absolute;width:52578;height:10896;visibility:visible;mso-wrap-style:square">
                  <v:fill o:detectmouseclick="t"/>
                  <v:path o:connecttype="none"/>
                </v:shape>
                <v:shape id="Text Box 318" o:spid="_x0000_s1245"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19C8QA&#10;AADcAAAADwAAAGRycy9kb3ducmV2LnhtbESPQWsCMRSE7wX/Q3iCt5q1FtlujSJK2V6Equ39sXlu&#10;FjcvSxLX9d83BaHHYWa+YZbrwbaiJx8axwpm0wwEceV0w7WC79PHcw4iRGSNrWNScKcA69XoaYmF&#10;djc+UH+MtUgQDgUqMDF2hZShMmQxTF1HnLyz8xZjkr6W2uMtwW0rX7JsIS02nBYMdrQ1VF2OV6ug&#10;uuyGXdn8GN9fbf6l38r7flEqNRkPm3cQkYb4H360P7WCfP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dfQvEAAAA3AAAAA8AAAAAAAAAAAAAAAAAmAIAAGRycy9k&#10;b3ducmV2LnhtbFBLBQYAAAAABAAEAPUAAACJAw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time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2:15</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784CA8"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sidRPr="00784CA8">
                          <w:rPr>
                            <w:rFonts w:hint="eastAsia"/>
                            <w:sz w:val="18"/>
                            <w:szCs w:val="18"/>
                          </w:rPr>
                          <w:t>+ctrl.getValue());</w:t>
                        </w:r>
                      </w:p>
                    </w:txbxContent>
                  </v:textbox>
                </v:shape>
                <v:shape id="AutoShape 320" o:spid="_x0000_s1246" type="#_x0000_t62" style="position:absolute;left:17145;top:2971;width:8845;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E1ncUA&#10;AADcAAAADwAAAGRycy9kb3ducmV2LnhtbESPQWvCQBSE7wX/w/KEXoputK3EmFVEKJQeCkbR6yP7&#10;TEKyb8PuqvHfdwuFHoeZ+YbJN4PpxI2cbywrmE0TEMSl1Q1XCo6Hj0kKwgdkjZ1lUvAgD5v16CnH&#10;TNs77+lWhEpECPsMFdQh9JmUvqzJoJ/anjh6F+sMhihdJbXDe4SbTs6TZCENNhwXauxpV1PZFlej&#10;4O0L59dl+p2cT/sXczq6R1vYQqnn8bBdgQg0hP/wX/tTK0hf3+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TWdxQAAANwAAAAPAAAAAAAAAAAAAAAAAJgCAABkcnMv&#10;ZG93bnJldi54bWxQSwUGAAAAAAQABAD1AAAAigMAAAAA&#10;" adj="33880,16999" fillcolor="#ff9">
                  <v:textbox inset="0,0,0,0">
                    <w:txbxContent>
                      <w:p w:rsidR="0023747D" w:rsidRPr="000E23E9" w:rsidRDefault="0023747D" w:rsidP="00375F9C">
                        <w:pPr>
                          <w:rPr>
                            <w:szCs w:val="18"/>
                          </w:rPr>
                        </w:pPr>
                        <w:r>
                          <w:rPr>
                            <w:rFonts w:hint="eastAsia"/>
                            <w:szCs w:val="18"/>
                          </w:rPr>
                          <w:t>Sets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84CA8" w:rsidRDefault="005C781A" w:rsidP="00375F9C">
      <w:r>
        <w:rPr>
          <w:rFonts w:hint="eastAsia"/>
          <w:noProof/>
        </w:rPr>
        <w:drawing>
          <wp:inline distT="0" distB="0" distL="0" distR="0" wp14:anchorId="4EE8AD20" wp14:editId="4F469551">
            <wp:extent cx="2333625" cy="18859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rsidR="00375F9C" w:rsidRDefault="00375F9C" w:rsidP="00E45D25">
      <w:pPr>
        <w:pStyle w:val="4"/>
        <w:numPr>
          <w:ilvl w:val="3"/>
          <w:numId w:val="17"/>
        </w:numPr>
      </w:pPr>
      <w:bookmarkStart w:id="66" w:name="_Toc453071706"/>
      <w:r>
        <w:rPr>
          <w:rFonts w:hint="eastAsia"/>
        </w:rPr>
        <w:t>Color Picker</w:t>
      </w:r>
      <w:bookmarkEnd w:id="66"/>
      <w:r>
        <w:rPr>
          <w:rFonts w:hint="eastAsia"/>
        </w:rPr>
        <w:t xml:space="preserve"> </w:t>
      </w:r>
    </w:p>
    <w:p w:rsidR="00375F9C" w:rsidRDefault="00375F9C" w:rsidP="00375F9C">
      <w:r>
        <w:rPr>
          <w:rFonts w:hint="eastAsia"/>
        </w:rPr>
        <w:t xml:space="preserve">Sets type property to </w:t>
      </w:r>
      <w:r>
        <w:t>“</w:t>
      </w:r>
      <w:r>
        <w:rPr>
          <w:rFonts w:hint="eastAsia"/>
        </w:rPr>
        <w:t>color</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w:lastRenderedPageBreak/>
        <mc:AlternateContent>
          <mc:Choice Requires="wpc">
            <w:drawing>
              <wp:inline distT="0" distB="0" distL="0" distR="0" wp14:anchorId="61DB2575" wp14:editId="2F38DBF6">
                <wp:extent cx="5257800" cy="1089660"/>
                <wp:effectExtent l="9525" t="0" r="9525" b="0"/>
                <wp:docPr id="833" name="画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1" name="Text Box 325"/>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color</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#00ff00</w:t>
                              </w:r>
                              <w:r w:rsidRPr="00784CA8">
                                <w:rPr>
                                  <w:color w:val="FF00FF"/>
                                  <w:sz w:val="18"/>
                                  <w:szCs w:val="18"/>
                                </w:rPr>
                                <w:t>'</w:t>
                              </w:r>
                              <w:r w:rsidRPr="00784CA8">
                                <w:rPr>
                                  <w:sz w:val="18"/>
                                  <w:szCs w:val="18"/>
                                </w:rPr>
                                <w:t>)</w:t>
                              </w:r>
                            </w:p>
                            <w:p w:rsidR="0023747D"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9A10D4"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Pr>
                                  <w:rFonts w:hint="eastAsia"/>
                                  <w:sz w:val="18"/>
                                  <w:szCs w:val="18"/>
                                </w:rPr>
                                <w:t>+ctrl.getValue());</w:t>
                              </w:r>
                            </w:p>
                          </w:txbxContent>
                        </wps:txbx>
                        <wps:bodyPr rot="0" vert="horz" wrap="square" lIns="54000" tIns="46800" rIns="54000" bIns="45720" anchor="t" anchorCtr="0" upright="1">
                          <a:spAutoFit/>
                        </wps:bodyPr>
                      </wps:wsp>
                      <wps:wsp>
                        <wps:cNvPr id="832" name="AutoShape 326"/>
                        <wps:cNvSpPr>
                          <a:spLocks noChangeArrowheads="1"/>
                        </wps:cNvSpPr>
                        <wps:spPr bwMode="auto">
                          <a:xfrm flipH="1">
                            <a:off x="1600200" y="297180"/>
                            <a:ext cx="1143000" cy="244475"/>
                          </a:xfrm>
                          <a:prstGeom prst="wedgeRoundRectCallout">
                            <a:avLst>
                              <a:gd name="adj1" fmla="val 97278"/>
                              <a:gd name="adj2" fmla="val 27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string</w:t>
                              </w:r>
                            </w:p>
                          </w:txbxContent>
                        </wps:txbx>
                        <wps:bodyPr rot="0" vert="horz" wrap="square" lIns="0" tIns="0" rIns="0" bIns="0" anchor="t" anchorCtr="0" upright="1">
                          <a:noAutofit/>
                        </wps:bodyPr>
                      </wps:wsp>
                    </wpc:wpc>
                  </a:graphicData>
                </a:graphic>
              </wp:inline>
            </w:drawing>
          </mc:Choice>
          <mc:Fallback>
            <w:pict>
              <v:group id="画布 323" o:spid="_x0000_s1247"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">
                <v:shape id="_x0000_s1248" type="#_x0000_t75" style="position:absolute;width:52578;height:10896;visibility:visible;mso-wrap-style:square">
                  <v:fill o:detectmouseclick="t"/>
                  <v:path o:connecttype="none"/>
                </v:shape>
                <v:shape id="Text Box 325" o:spid="_x0000_s1249"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ek8MA&#10;AADcAAAADwAAAGRycy9kb3ducmV2LnhtbESPQWsCMRSE74L/IbyCN82qINutUYoi20vBWr0/Nq+b&#10;xc3LksR1/fdNQehxmJlvmPV2sK3oyYfGsYL5LANBXDndcK3g/H2Y5iBCRNbYOiYFDwqw3YxHayy0&#10;u/MX9adYiwThUKACE2NXSBkqQxbDzHXEyftx3mJM0tdSe7wnuG3lIstW0mLDacFgRztD1fV0swqq&#10;637Yl83F+P5m86N+LR+fq1Kpycvw/gYi0hD/w8/2h1aQL+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rek8MAAADcAAAADwAAAAAAAAAAAAAAAACYAgAAZHJzL2Rv&#10;d25yZXYueG1sUEsFBgAAAAAEAAQA9QAAAIgDA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color</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#00ff00</w:t>
                        </w:r>
                        <w:r w:rsidRPr="00784CA8">
                          <w:rPr>
                            <w:color w:val="FF00FF"/>
                            <w:sz w:val="18"/>
                            <w:szCs w:val="18"/>
                          </w:rPr>
                          <w:t>'</w:t>
                        </w:r>
                        <w:r w:rsidRPr="00784CA8">
                          <w:rPr>
                            <w:sz w:val="18"/>
                            <w:szCs w:val="18"/>
                          </w:rPr>
                          <w:t>)</w:t>
                        </w:r>
                      </w:p>
                      <w:p w:rsidR="0023747D"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9A10D4"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Pr>
                            <w:rFonts w:hint="eastAsia"/>
                            <w:sz w:val="18"/>
                            <w:szCs w:val="18"/>
                          </w:rPr>
                          <w:t>+ctrl.getValue());</w:t>
                        </w:r>
                      </w:p>
                    </w:txbxContent>
                  </v:textbox>
                </v:shape>
                <v:shape id="AutoShape 326" o:spid="_x0000_s1250" type="#_x0000_t62" style="position:absolute;left:16002;top:2971;width:11430;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OU8MA&#10;AADcAAAADwAAAGRycy9kb3ducmV2LnhtbESPQWsCMRSE7wX/Q3hCL0WzbkFkNcqyUuixtR48PpLn&#10;ZnHzsiTR3f77plDocZiZb5jdYXK9eFCInWcFq2UBglh703Gr4Pz1ttiAiAnZYO+ZFHxThMN+9rTD&#10;yviRP+lxSq3IEI4VKrApDZWUUVtyGJd+IM7e1QeHKcvQShNwzHDXy7Io1tJhx3nB4kCNJX073Z2C&#10;6VK+NOZMutG2/riu7/UxXEalnudTvQWRaEr/4b/2u1GweS3h90w+An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SOU8MAAADcAAAADwAAAAAAAAAAAAAAAACYAgAAZHJzL2Rv&#10;d25yZXYueG1sUEsFBgAAAAAEAAQA9QAAAIgDAAAAAA==&#10;" adj="31812,16831" fillcolor="#ff9">
                  <v:textbox inset="0,0,0,0">
                    <w:txbxContent>
                      <w:p w:rsidR="0023747D" w:rsidRPr="000E23E9" w:rsidRDefault="0023747D" w:rsidP="00375F9C">
                        <w:pPr>
                          <w:rPr>
                            <w:szCs w:val="18"/>
                          </w:rPr>
                        </w:pPr>
                        <w:r>
                          <w:rPr>
                            <w:rFonts w:hint="eastAsia"/>
                            <w:szCs w:val="18"/>
                          </w:rPr>
                          <w:t>Sets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16271" w:rsidRDefault="005C781A" w:rsidP="00375F9C">
      <w:r>
        <w:rPr>
          <w:rFonts w:hint="eastAsia"/>
          <w:noProof/>
        </w:rPr>
        <w:drawing>
          <wp:inline distT="0" distB="0" distL="0" distR="0" wp14:anchorId="335B39C5" wp14:editId="4DC40665">
            <wp:extent cx="3990975" cy="287655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0975" cy="2876550"/>
                    </a:xfrm>
                    <a:prstGeom prst="rect">
                      <a:avLst/>
                    </a:prstGeom>
                    <a:noFill/>
                    <a:ln>
                      <a:noFill/>
                    </a:ln>
                  </pic:spPr>
                </pic:pic>
              </a:graphicData>
            </a:graphic>
          </wp:inline>
        </w:drawing>
      </w:r>
    </w:p>
    <w:p w:rsidR="00375F9C" w:rsidRDefault="00375F9C" w:rsidP="00E45D25">
      <w:pPr>
        <w:pStyle w:val="4"/>
        <w:numPr>
          <w:ilvl w:val="3"/>
          <w:numId w:val="17"/>
        </w:numPr>
      </w:pPr>
      <w:bookmarkStart w:id="67" w:name="_Toc453071707"/>
      <w:r>
        <w:rPr>
          <w:rFonts w:hint="eastAsia"/>
        </w:rPr>
        <w:t>File Picker</w:t>
      </w:r>
      <w:bookmarkEnd w:id="67"/>
      <w:r>
        <w:rPr>
          <w:rFonts w:hint="eastAsia"/>
        </w:rPr>
        <w:t xml:space="preserve"> </w:t>
      </w:r>
    </w:p>
    <w:p w:rsidR="00375F9C" w:rsidRDefault="00375F9C" w:rsidP="00375F9C">
      <w:r>
        <w:rPr>
          <w:rFonts w:hint="eastAsia"/>
        </w:rPr>
        <w:t xml:space="preserve">Sets type property to </w:t>
      </w:r>
      <w:r>
        <w:t>“</w:t>
      </w:r>
      <w:r>
        <w:rPr>
          <w:rFonts w:hint="eastAsia"/>
        </w:rPr>
        <w:t>upload</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mc:AlternateContent>
          <mc:Choice Requires="wpc">
            <w:drawing>
              <wp:inline distT="0" distB="0" distL="0" distR="0" wp14:anchorId="743623A2" wp14:editId="5C0200FA">
                <wp:extent cx="5257800" cy="611505"/>
                <wp:effectExtent l="9525" t="0" r="9525" b="7620"/>
                <wp:docPr id="830" name="画布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8" name="Text Box 330"/>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rFonts w:hint="eastAsia"/>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file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28" o:spid="_x0000_s1251"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">
                <v:shape id="_x0000_s1252" type="#_x0000_t75" style="position:absolute;width:52578;height:6115;visibility:visible;mso-wrap-style:square">
                  <v:fill o:detectmouseclick="t"/>
                  <v:path o:connecttype="none"/>
                </v:shape>
                <v:shape id="Text Box 330" o:spid="_x0000_s1253"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h078A&#10;AADcAAAADwAAAGRycy9kb3ducmV2LnhtbERPy4rCMBTdC/MP4Q7MTtNxIbVjFBmRuhF8zf7SXJti&#10;c1OSWOvfTxaCy8N5L1aDbUVPPjSOFXxPMhDEldMN1wou5+04BxEissbWMSl4UoDV8mO0wEK7Bx+p&#10;P8VapBAOBSowMXaFlKEyZDFMXEecuKvzFmOCvpba4yOF21ZOs2wmLTacGgx29Guoup3uVkF12wyb&#10;svkzvr/b/KDn5XM/K5X6+hzWPyAiDfEtfrl3WkE+TWvTmXQ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eHTvwAAANwAAAAPAAAAAAAAAAAAAAAAAJgCAABkcnMvZG93bnJl&#10;di54bWxQSwUGAAAAAAQABAD1AAAAhAM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rFonts w:hint="eastAsia"/>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file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16271" w:rsidRDefault="005C781A" w:rsidP="00375F9C">
      <w:r>
        <w:rPr>
          <w:rFonts w:hint="eastAsia"/>
          <w:noProof/>
        </w:rPr>
        <w:drawing>
          <wp:inline distT="0" distB="0" distL="0" distR="0" wp14:anchorId="53EC4BB7" wp14:editId="2B217D9A">
            <wp:extent cx="1276350" cy="2667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76350" cy="266700"/>
                    </a:xfrm>
                    <a:prstGeom prst="rect">
                      <a:avLst/>
                    </a:prstGeom>
                    <a:noFill/>
                    <a:ln>
                      <a:noFill/>
                    </a:ln>
                  </pic:spPr>
                </pic:pic>
              </a:graphicData>
            </a:graphic>
          </wp:inline>
        </w:drawing>
      </w:r>
    </w:p>
    <w:p w:rsidR="00375F9C" w:rsidRDefault="00375F9C" w:rsidP="00375F9C"/>
    <w:p w:rsidR="00375F9C" w:rsidRDefault="00375F9C" w:rsidP="00375F9C">
      <w:r>
        <w:rPr>
          <w:rFonts w:hint="eastAsia"/>
        </w:rPr>
        <w:t xml:space="preserve">Note: use </w:t>
      </w:r>
      <w:r w:rsidRPr="00E27BDD">
        <w:t>getUploadObj</w:t>
      </w:r>
      <w:r>
        <w:rPr>
          <w:rFonts w:hint="eastAsia"/>
        </w:rPr>
        <w:t xml:space="preserve"> function to get the file</w:t>
      </w:r>
      <w:r>
        <w:t>’</w:t>
      </w:r>
      <w:r>
        <w:rPr>
          <w:rFonts w:hint="eastAsia"/>
        </w:rPr>
        <w:t xml:space="preserve">s handler </w:t>
      </w:r>
    </w:p>
    <w:p w:rsidR="00375F9C" w:rsidRPr="00E27BDD" w:rsidRDefault="005C781A" w:rsidP="00375F9C">
      <w:r>
        <w:rPr>
          <w:noProof/>
        </w:rPr>
        <mc:AlternateContent>
          <mc:Choice Requires="wpc">
            <w:drawing>
              <wp:inline distT="0" distB="0" distL="0" distR="0" wp14:anchorId="3EDC59C8" wp14:editId="266D2985">
                <wp:extent cx="5257800" cy="306705"/>
                <wp:effectExtent l="9525" t="0" r="9525" b="7620"/>
                <wp:docPr id="827" name="画布 3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6" name="Text Box 335"/>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pPr>
                              <w:proofErr w:type="gramStart"/>
                              <w:r>
                                <w:rPr>
                                  <w:rFonts w:hint="eastAsia"/>
                                </w:rPr>
                                <w:t>c</w:t>
                              </w:r>
                              <w:r w:rsidRPr="00784CA8">
                                <w:t>trl</w:t>
                              </w:r>
                              <w:r>
                                <w:rPr>
                                  <w:rFonts w:hint="eastAsia"/>
                                </w:rPr>
                                <w:t>.getUploadObj(</w:t>
                              </w:r>
                              <w:r w:rsidRPr="00784CA8">
                                <w:t>)</w:t>
                              </w:r>
                              <w:proofErr w:type="gramEnd"/>
                            </w:p>
                          </w:txbxContent>
                        </wps:txbx>
                        <wps:bodyPr rot="0" vert="horz" wrap="square" lIns="54000" tIns="46800" rIns="54000" bIns="45720" anchor="t" anchorCtr="0" upright="1">
                          <a:spAutoFit/>
                        </wps:bodyPr>
                      </wps:wsp>
                    </wpc:wpc>
                  </a:graphicData>
                </a:graphic>
              </wp:inline>
            </w:drawing>
          </mc:Choice>
          <mc:Fallback>
            <w:pict>
              <v:group id="画布 333" o:spid="_x0000_s1254"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">
                <v:shape id="_x0000_s1255" type="#_x0000_t75" style="position:absolute;width:52578;height:3067;visibility:visible;mso-wrap-style:square">
                  <v:fill o:detectmouseclick="t"/>
                  <v:path o:connecttype="none"/>
                </v:shape>
                <v:shape id="Text Box 335" o:spid="_x0000_s1256"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QOsMA&#10;AADcAAAADwAAAGRycy9kb3ducmV2LnhtbESPzWrDMBCE74W+g9hCbo3cHIzjRAkhoTiXQvN3X6yN&#10;ZWKtjKQ4zttXhUKPw8x8wyzXo+3EQD60jhV8TDMQxLXTLTcKzqfP9wJEiMgaO8ek4EkB1qvXlyWW&#10;2j34QMMxNiJBOJSowMTYl1KG2pDFMHU9cfKuzluMSfpGao+PBLednGVZLi22nBYM9rQ1VN+Od6ug&#10;vu3GXdVejB/utvjW8+r5lVdKTd7GzQJEpDH+h//ae62gmOX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QOsMAAADcAAAADwAAAAAAAAAAAAAAAACYAgAAZHJzL2Rv&#10;d25yZXYueG1sUEsFBgAAAAAEAAQA9QAAAIgDAAAAAA==&#10;" strokeweight="1pt">
                  <v:textbox style="mso-fit-shape-to-text:t" inset="1.5mm,1.3mm,1.5mm">
                    <w:txbxContent>
                      <w:p w:rsidR="0023747D" w:rsidRPr="00784CA8" w:rsidRDefault="0023747D" w:rsidP="00375F9C">
                        <w:pPr>
                          <w:spacing w:line="240" w:lineRule="exact"/>
                        </w:pPr>
                        <w:proofErr w:type="gramStart"/>
                        <w:r>
                          <w:rPr>
                            <w:rFonts w:hint="eastAsia"/>
                          </w:rPr>
                          <w:t>c</w:t>
                        </w:r>
                        <w:r w:rsidRPr="00784CA8">
                          <w:t>trl</w:t>
                        </w:r>
                        <w:r>
                          <w:rPr>
                            <w:rFonts w:hint="eastAsia"/>
                          </w:rPr>
                          <w:t>.getUploadObj(</w:t>
                        </w:r>
                        <w:r w:rsidRPr="00784CA8">
                          <w:t>)</w:t>
                        </w:r>
                        <w:proofErr w:type="gramEnd"/>
                      </w:p>
                    </w:txbxContent>
                  </v:textbox>
                </v:shape>
                <w10:anchorlock/>
              </v:group>
            </w:pict>
          </mc:Fallback>
        </mc:AlternateContent>
      </w:r>
    </w:p>
    <w:p w:rsidR="00375F9C" w:rsidRDefault="00375F9C" w:rsidP="00E45D25">
      <w:pPr>
        <w:pStyle w:val="4"/>
        <w:numPr>
          <w:ilvl w:val="3"/>
          <w:numId w:val="17"/>
        </w:numPr>
      </w:pPr>
      <w:bookmarkStart w:id="68" w:name="_Toc453071708"/>
      <w:r>
        <w:rPr>
          <w:rFonts w:hint="eastAsia"/>
        </w:rPr>
        <w:t>Getter</w:t>
      </w:r>
      <w:bookmarkEnd w:id="68"/>
    </w:p>
    <w:p w:rsidR="00375F9C" w:rsidRDefault="00375F9C" w:rsidP="00375F9C">
      <w:r>
        <w:rPr>
          <w:rFonts w:hint="eastAsia"/>
        </w:rPr>
        <w:t xml:space="preserve">Sets type property to </w:t>
      </w:r>
      <w:r>
        <w:t>“</w:t>
      </w:r>
      <w:r>
        <w:rPr>
          <w:rFonts w:hint="eastAsia"/>
        </w:rPr>
        <w:t>getter</w:t>
      </w:r>
      <w:r>
        <w:t>”</w:t>
      </w:r>
      <w:r>
        <w:rPr>
          <w:rFonts w:hint="eastAsia"/>
        </w:rPr>
        <w:t>.</w:t>
      </w:r>
    </w:p>
    <w:p w:rsidR="00375F9C" w:rsidRPr="00A8478A" w:rsidRDefault="00375F9C" w:rsidP="00375F9C">
      <w:pPr>
        <w:rPr>
          <w:b/>
        </w:rPr>
      </w:pPr>
      <w:r w:rsidRPr="00A8478A">
        <w:rPr>
          <w:rFonts w:hint="eastAsia"/>
          <w:b/>
        </w:rPr>
        <w:t>Input:</w:t>
      </w:r>
    </w:p>
    <w:p w:rsidR="00375F9C" w:rsidRDefault="005C781A" w:rsidP="00375F9C">
      <w:r>
        <w:rPr>
          <w:noProof/>
        </w:rPr>
        <w:lastRenderedPageBreak/>
        <mc:AlternateContent>
          <mc:Choice Requires="wpc">
            <w:drawing>
              <wp:inline distT="0" distB="0" distL="0" distR="0" wp14:anchorId="44DEA151" wp14:editId="2BDF7DA3">
                <wp:extent cx="5257800" cy="1089660"/>
                <wp:effectExtent l="9525" t="0" r="9525" b="0"/>
                <wp:docPr id="825" name="画布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2" name="Text Box 33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'getter'</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beforeComboPop(</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profile.boxing(</w:t>
                              </w:r>
                              <w:proofErr w:type="gramEnd"/>
                              <w:r w:rsidRPr="00EC4FB2">
                                <w:rPr>
                                  <w:sz w:val="18"/>
                                  <w:szCs w:val="18"/>
                                </w:rPr>
                                <w:t>).setUIValue(</w:t>
                              </w:r>
                              <w:r w:rsidR="00973A41">
                                <w:rPr>
                                  <w:sz w:val="18"/>
                                  <w:szCs w:val="18"/>
                                </w:rPr>
                                <w:t>xui.</w:t>
                              </w:r>
                              <w:r w:rsidRPr="00EC4FB2">
                                <w:rPr>
                                  <w:sz w:val="18"/>
                                  <w:szCs w:val="18"/>
                                </w:rPr>
                                <w:t>id())</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wps:txbx>
                        <wps:bodyPr rot="0" vert="horz" wrap="square" lIns="54000" tIns="46800" rIns="54000" bIns="45720" anchor="t" anchorCtr="0" upright="1">
                          <a:spAutoFit/>
                        </wps:bodyPr>
                      </wps:wsp>
                      <wps:wsp>
                        <wps:cNvPr id="823" name="AutoShape 339"/>
                        <wps:cNvSpPr>
                          <a:spLocks noChangeArrowheads="1"/>
                        </wps:cNvSpPr>
                        <wps:spPr bwMode="auto">
                          <a:xfrm flipH="1">
                            <a:off x="1943100" y="594360"/>
                            <a:ext cx="1943100" cy="244475"/>
                          </a:xfrm>
                          <a:prstGeom prst="wedgeRoundRectCallout">
                            <a:avLst>
                              <a:gd name="adj1" fmla="val 55685"/>
                              <a:gd name="adj2" fmla="val -108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 w:val="18"/>
                                  <w:szCs w:val="18"/>
                                </w:rPr>
                                <w:t xml:space="preserve">Sets value in </w:t>
                              </w:r>
                              <w:r>
                                <w:rPr>
                                  <w:sz w:val="18"/>
                                  <w:szCs w:val="18"/>
                                </w:rPr>
                                <w:t>beforeComboPop</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36" o:spid="_x0000_s1257"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">
                <v:shape id="_x0000_s1258" type="#_x0000_t75" style="position:absolute;width:52578;height:10896;visibility:visible;mso-wrap-style:square">
                  <v:fill o:detectmouseclick="t"/>
                  <v:path o:connecttype="none"/>
                </v:shape>
                <v:shape id="Text Box 338" o:spid="_x0000_s1259"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WOcMA&#10;AADcAAAADwAAAGRycy9kb3ducmV2LnhtbESPQWvCQBSE74X+h+UVvNVNc5CYuoooJV6Equ39kX3N&#10;BrNvw+4a4793C4LHYWa+YRar0XZiIB9axwo+phkI4trplhsFP6ev9wJEiMgaO8ek4EYBVsvXlwWW&#10;2l35QMMxNiJBOJSowMTYl1KG2pDFMHU9cfL+nLcYk/SN1B6vCW47mWfZTFpsOS0Y7GljqD4fL1ZB&#10;fd6O26r9NX642OJbz6vbflYpNXkb158gIo3xGX60d1pBkefwfyYd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HWOcMAAADcAAAADwAAAAAAAAAAAAAAAACYAgAAZHJzL2Rv&#10;d25yZXYueG1sUEsFBgAAAAAEAAQA9QAAAIgDAAAAAA==&#10;" strokeweight="1pt">
                  <v:textbox style="mso-fit-shape-to-text:t" inset="1.5mm,1.3mm,1.5mm">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'getter'</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beforeComboPop(</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profile.boxing(</w:t>
                        </w:r>
                        <w:proofErr w:type="gramEnd"/>
                        <w:r w:rsidRPr="00EC4FB2">
                          <w:rPr>
                            <w:sz w:val="18"/>
                            <w:szCs w:val="18"/>
                          </w:rPr>
                          <w:t>).setUIValue(</w:t>
                        </w:r>
                        <w:r w:rsidR="00973A41">
                          <w:rPr>
                            <w:sz w:val="18"/>
                            <w:szCs w:val="18"/>
                          </w:rPr>
                          <w:t>xui.</w:t>
                        </w:r>
                        <w:r w:rsidRPr="00EC4FB2">
                          <w:rPr>
                            <w:sz w:val="18"/>
                            <w:szCs w:val="18"/>
                          </w:rPr>
                          <w:t>id())</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v:textbox>
                </v:shape>
                <v:shape id="AutoShape 339" o:spid="_x0000_s1260" type="#_x0000_t62" style="position:absolute;left:19431;top:5943;width:19431;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uC8YA&#10;AADcAAAADwAAAGRycy9kb3ducmV2LnhtbESPQWvCQBSE74L/YXlCb7oxxSqpqxRBMdJD1VI9PrKv&#10;STD7NmS3Mf57VxB6HGbmG2a+7EwlWmpcaVnBeBSBIM6sLjlX8H1cD2cgnEfWWFkmBTdysFz0e3NM&#10;tL3yntqDz0WAsEtQQeF9nUjpsoIMupGtiYP3axuDPsgml7rBa4CbSsZR9CYNlhwWCqxpVVB2OfwZ&#10;BdV+sj6vTj90bNN0+rmbxl/pZqPUy6D7eAfhqfP/4Wd7qxXM4ld4nA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PuC8YAAADcAAAADwAAAAAAAAAAAAAAAACYAgAAZHJz&#10;L2Rvd25yZXYueG1sUEsFBgAAAAAEAAQA9QAAAIsDAAAAAA==&#10;" adj="22828,-12736" fillcolor="#ff9">
                  <v:textbox inset="0,0,0,0">
                    <w:txbxContent>
                      <w:p w:rsidR="0023747D" w:rsidRPr="000E23E9" w:rsidRDefault="0023747D" w:rsidP="00375F9C">
                        <w:pPr>
                          <w:rPr>
                            <w:szCs w:val="18"/>
                          </w:rPr>
                        </w:pPr>
                        <w:r>
                          <w:rPr>
                            <w:rFonts w:hint="eastAsia"/>
                            <w:sz w:val="18"/>
                            <w:szCs w:val="18"/>
                          </w:rPr>
                          <w:t xml:space="preserve">Sets value in </w:t>
                        </w:r>
                        <w:r>
                          <w:rPr>
                            <w:sz w:val="18"/>
                            <w:szCs w:val="18"/>
                          </w:rPr>
                          <w:t>beforeComboPop</w:t>
                        </w:r>
                        <w:r>
                          <w:rPr>
                            <w:rFonts w:hint="eastAsia"/>
                            <w:sz w:val="18"/>
                            <w:szCs w:val="18"/>
                          </w:rPr>
                          <w:t xml:space="preserve"> event</w:t>
                        </w:r>
                      </w:p>
                    </w:txbxContent>
                  </v:textbox>
                </v:shape>
                <w10:anchorlock/>
              </v:group>
            </w:pict>
          </mc:Fallback>
        </mc:AlternateContent>
      </w:r>
    </w:p>
    <w:p w:rsidR="00375F9C" w:rsidRPr="00A8478A" w:rsidRDefault="00375F9C" w:rsidP="00375F9C">
      <w:pPr>
        <w:rPr>
          <w:b/>
        </w:rPr>
      </w:pPr>
      <w:r w:rsidRPr="00A8478A">
        <w:rPr>
          <w:rFonts w:hint="eastAsia"/>
          <w:b/>
        </w:rPr>
        <w:t>Output:</w:t>
      </w:r>
    </w:p>
    <w:p w:rsidR="00375F9C" w:rsidRPr="00716271" w:rsidRDefault="005C781A" w:rsidP="00375F9C">
      <w:r>
        <w:rPr>
          <w:rFonts w:hint="eastAsia"/>
          <w:noProof/>
        </w:rPr>
        <w:drawing>
          <wp:inline distT="0" distB="0" distL="0" distR="0" wp14:anchorId="37E3AE8E" wp14:editId="34AC5D58">
            <wp:extent cx="1285875" cy="27622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85875" cy="276225"/>
                    </a:xfrm>
                    <a:prstGeom prst="rect">
                      <a:avLst/>
                    </a:prstGeom>
                    <a:noFill/>
                    <a:ln>
                      <a:noFill/>
                    </a:ln>
                  </pic:spPr>
                </pic:pic>
              </a:graphicData>
            </a:graphic>
          </wp:inline>
        </w:drawing>
      </w:r>
    </w:p>
    <w:p w:rsidR="00375F9C" w:rsidRDefault="00375F9C" w:rsidP="00E45D25">
      <w:pPr>
        <w:pStyle w:val="4"/>
        <w:numPr>
          <w:ilvl w:val="3"/>
          <w:numId w:val="17"/>
        </w:numPr>
      </w:pPr>
      <w:bookmarkStart w:id="69" w:name="_Toc453071709"/>
      <w:r>
        <w:rPr>
          <w:rFonts w:hint="eastAsia"/>
        </w:rPr>
        <w:t>Custom Pop Window</w:t>
      </w:r>
      <w:bookmarkEnd w:id="69"/>
      <w:r>
        <w:rPr>
          <w:rFonts w:hint="eastAsia"/>
        </w:rPr>
        <w:t xml:space="preserve"> </w:t>
      </w:r>
    </w:p>
    <w:p w:rsidR="00375F9C" w:rsidRDefault="00375F9C" w:rsidP="00375F9C">
      <w:r>
        <w:rPr>
          <w:rFonts w:hint="eastAsia"/>
        </w:rPr>
        <w:t xml:space="preserve">Sets type property to </w:t>
      </w:r>
      <w:r>
        <w:t>“</w:t>
      </w:r>
      <w:r w:rsidRPr="00EC4FB2">
        <w:t>cmdbox</w:t>
      </w:r>
      <w:r>
        <w:t>”</w:t>
      </w:r>
      <w:r>
        <w:rPr>
          <w:rFonts w:hint="eastAsia"/>
        </w:rPr>
        <w:t xml:space="preserve">, or </w:t>
      </w:r>
      <w:r>
        <w:t>“</w:t>
      </w:r>
      <w:r>
        <w:rPr>
          <w:rFonts w:hint="eastAsia"/>
        </w:rPr>
        <w:t>popbox</w:t>
      </w:r>
      <w:r>
        <w:t>”</w:t>
      </w:r>
      <w:r>
        <w:rPr>
          <w:rFonts w:hint="eastAsia"/>
        </w:rPr>
        <w:t>.</w:t>
      </w:r>
    </w:p>
    <w:p w:rsidR="00375F9C" w:rsidRPr="00A8478A" w:rsidRDefault="00375F9C" w:rsidP="00375F9C">
      <w:pPr>
        <w:rPr>
          <w:b/>
        </w:rPr>
      </w:pPr>
      <w:r w:rsidRPr="00A8478A">
        <w:rPr>
          <w:rFonts w:hint="eastAsia"/>
          <w:b/>
        </w:rPr>
        <w:t>Input:</w:t>
      </w:r>
    </w:p>
    <w:p w:rsidR="00375F9C" w:rsidRDefault="005C781A" w:rsidP="00375F9C">
      <w:r>
        <w:rPr>
          <w:noProof/>
        </w:rPr>
        <mc:AlternateContent>
          <mc:Choice Requires="wpc">
            <w:drawing>
              <wp:inline distT="0" distB="0" distL="0" distR="0" wp14:anchorId="5385D80D" wp14:editId="50BE57D1">
                <wp:extent cx="5257800" cy="1983105"/>
                <wp:effectExtent l="9525" t="0" r="9525" b="7620"/>
                <wp:docPr id="821" name="画布 3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9" name="Text Box 342"/>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'popbox'</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Pr>
                                  <w:sz w:val="18"/>
                                  <w:szCs w:val="18"/>
                                </w:rPr>
                                <w:t>beforeComboPop</w:t>
                              </w:r>
                              <w:r w:rsidRPr="00EC4FB2">
                                <w:rPr>
                                  <w:sz w:val="18"/>
                                  <w:szCs w:val="18"/>
                                </w:rPr>
                                <w:t>(</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color w:val="0000FF"/>
                                  <w:sz w:val="18"/>
                                  <w:szCs w:val="18"/>
                                </w:rPr>
                                <w:t>var</w:t>
                              </w:r>
                              <w:proofErr w:type="gramEnd"/>
                              <w:r w:rsidRPr="00EC4FB2">
                                <w:rPr>
                                  <w:sz w:val="18"/>
                                  <w:szCs w:val="18"/>
                                </w:rPr>
                                <w:t xml:space="preserve"> dlg=</w:t>
                              </w:r>
                              <w:r w:rsidRPr="00EC4FB2">
                                <w:rPr>
                                  <w:color w:val="0000FF"/>
                                  <w:sz w:val="18"/>
                                  <w:szCs w:val="18"/>
                                </w:rPr>
                                <w:t>new</w:t>
                              </w:r>
                              <w:r w:rsidRPr="00EC4FB2">
                                <w:rPr>
                                  <w:sz w:val="18"/>
                                  <w:szCs w:val="18"/>
                                </w:rPr>
                                <w:t xml:space="preserve"> </w:t>
                              </w:r>
                              <w:r>
                                <w:rPr>
                                  <w:sz w:val="18"/>
                                  <w:szCs w:val="18"/>
                                </w:rPr>
                                <w:t>xui</w:t>
                              </w:r>
                              <w:r w:rsidRPr="00EC4FB2">
                                <w:rPr>
                                  <w:sz w:val="18"/>
                                  <w:szCs w:val="18"/>
                                </w:rPr>
                                <w:t>.UI.Dialog, tb;</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dlg.append(</w:t>
                              </w:r>
                              <w:proofErr w:type="gramEnd"/>
                              <w:r w:rsidRPr="00EC4FB2">
                                <w:rPr>
                                  <w:sz w:val="18"/>
                                  <w:szCs w:val="18"/>
                                </w:rPr>
                                <w:t>tb=</w:t>
                              </w:r>
                              <w:r w:rsidRPr="00EC4FB2">
                                <w:rPr>
                                  <w:color w:val="0000FF"/>
                                  <w:sz w:val="18"/>
                                  <w:szCs w:val="18"/>
                                </w:rPr>
                                <w:t>new</w:t>
                              </w:r>
                              <w:r w:rsidRPr="00EC4FB2">
                                <w:rPr>
                                  <w:sz w:val="18"/>
                                  <w:szCs w:val="18"/>
                                </w:rPr>
                                <w:t xml:space="preserve"> </w:t>
                              </w:r>
                              <w:r>
                                <w:rPr>
                                  <w:sz w:val="18"/>
                                  <w:szCs w:val="18"/>
                                </w:rPr>
                                <w:t>xui</w:t>
                              </w:r>
                              <w:r w:rsidRPr="00EC4FB2">
                                <w:rPr>
                                  <w:sz w:val="18"/>
                                  <w:szCs w:val="18"/>
                                </w:rPr>
                                <w:t>.UI.TreeBar({items:[</w:t>
                              </w:r>
                              <w:r w:rsidRPr="00EC4FB2">
                                <w:rPr>
                                  <w:color w:val="FF00FF"/>
                                  <w:sz w:val="18"/>
                                  <w:szCs w:val="18"/>
                                </w:rPr>
                                <w:t>"a"</w:t>
                              </w:r>
                              <w:r w:rsidRPr="00EC4FB2">
                                <w:rPr>
                                  <w:sz w:val="18"/>
                                  <w:szCs w:val="18"/>
                                </w:rPr>
                                <w:t>,</w:t>
                              </w:r>
                              <w:r w:rsidRPr="00EC4FB2">
                                <w:rPr>
                                  <w:color w:val="FF00FF"/>
                                  <w:sz w:val="18"/>
                                  <w:szCs w:val="18"/>
                                </w:rPr>
                                <w:t>"b"</w:t>
                              </w:r>
                              <w:r w:rsidRPr="00EC4FB2">
                                <w:rPr>
                                  <w:sz w:val="18"/>
                                  <w:szCs w:val="18"/>
                                </w:rPr>
                                <w:t>,{id:</w:t>
                              </w:r>
                              <w:r w:rsidRPr="00EC4FB2">
                                <w:rPr>
                                  <w:color w:val="FF00FF"/>
                                  <w:sz w:val="18"/>
                                  <w:szCs w:val="18"/>
                                </w:rPr>
                                <w:t>"c"</w:t>
                              </w:r>
                              <w:r w:rsidRPr="00EC4FB2">
                                <w:rPr>
                                  <w:sz w:val="18"/>
                                  <w:szCs w:val="18"/>
                                </w:rPr>
                                <w:t>,sub:[</w:t>
                              </w:r>
                              <w:r w:rsidRPr="00EC4FB2">
                                <w:rPr>
                                  <w:color w:val="FF00FF"/>
                                  <w:sz w:val="18"/>
                                  <w:szCs w:val="18"/>
                                </w:rPr>
                                <w:t>"c1"</w:t>
                              </w:r>
                              <w:r w:rsidRPr="00EC4FB2">
                                <w:rPr>
                                  <w:sz w:val="18"/>
                                  <w:szCs w:val="18"/>
                                </w:rPr>
                                <w:t>,</w:t>
                              </w:r>
                              <w:r w:rsidRPr="00EC4FB2">
                                <w:rPr>
                                  <w:color w:val="FF00FF"/>
                                  <w:sz w:val="18"/>
                                  <w:szCs w:val="18"/>
                                </w:rPr>
                                <w:t>"c2"</w:t>
                              </w:r>
                              <w:r w:rsidRPr="00EC4FB2">
                                <w:rPr>
                                  <w:sz w:val="18"/>
                                  <w:szCs w:val="18"/>
                                </w:rPr>
                                <w:t>,</w:t>
                              </w:r>
                              <w:r w:rsidRPr="00EC4FB2">
                                <w:rPr>
                                  <w:color w:val="FF00FF"/>
                                  <w:sz w:val="18"/>
                                  <w:szCs w:val="18"/>
                                </w:rPr>
                                <w:t>"c3"</w:t>
                              </w:r>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tb.onItemSelected(</w:t>
                              </w:r>
                              <w:proofErr w:type="gramEnd"/>
                              <w:r w:rsidRPr="00EC4FB2">
                                <w:rPr>
                                  <w:color w:val="0000FF"/>
                                  <w:sz w:val="18"/>
                                  <w:szCs w:val="18"/>
                                </w:rPr>
                                <w:t>function</w:t>
                              </w:r>
                              <w:r w:rsidRPr="00EC4FB2">
                                <w:rPr>
                                  <w:sz w:val="18"/>
                                  <w:szCs w:val="18"/>
                                </w:rPr>
                                <w:t>(profile,item){</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ctrl.setUIValue(</w:t>
                              </w:r>
                              <w:proofErr w:type="gramEnd"/>
                              <w:r w:rsidRPr="00EC4FB2">
                                <w:rPr>
                                  <w:sz w:val="18"/>
                                  <w:szCs w:val="18"/>
                                </w:rPr>
                                <w:t>item.id);</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dlg.destroy(</w:t>
                              </w:r>
                              <w:proofErr w:type="gramEnd"/>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dlg.show(</w:t>
                              </w:r>
                              <w:proofErr w:type="gramEnd"/>
                              <w:r w:rsidRPr="00EC4FB2">
                                <w:rPr>
                                  <w:color w:val="0000FF"/>
                                  <w:sz w:val="18"/>
                                  <w:szCs w:val="18"/>
                                </w:rPr>
                                <w:t>null</w:t>
                              </w:r>
                              <w:r w:rsidRPr="00EC4FB2">
                                <w:rPr>
                                  <w:sz w:val="18"/>
                                  <w:szCs w:val="18"/>
                                </w:rPr>
                                <w:t>,</w:t>
                              </w:r>
                              <w:r w:rsidRPr="00EC4FB2">
                                <w:rPr>
                                  <w:color w:val="0000FF"/>
                                  <w:sz w:val="18"/>
                                  <w:szCs w:val="18"/>
                                </w:rPr>
                                <w:t>true</w:t>
                              </w:r>
                              <w:r w:rsidRPr="00EC4FB2">
                                <w:rPr>
                                  <w:sz w:val="18"/>
                                  <w:szCs w:val="18"/>
                                </w:rPr>
                                <w:t>,</w:t>
                              </w:r>
                              <w:r w:rsidRPr="00EC4FB2">
                                <w:rPr>
                                  <w:color w:val="800000"/>
                                  <w:sz w:val="18"/>
                                  <w:szCs w:val="18"/>
                                </w:rPr>
                                <w:t>100</w:t>
                              </w:r>
                              <w:r w:rsidRPr="00EC4FB2">
                                <w:rPr>
                                  <w:sz w:val="18"/>
                                  <w:szCs w:val="18"/>
                                </w:rPr>
                                <w:t>,</w:t>
                              </w:r>
                              <w:r w:rsidRPr="00EC4FB2">
                                <w:rPr>
                                  <w:color w:val="800000"/>
                                  <w:sz w:val="18"/>
                                  <w:szCs w:val="18"/>
                                </w:rPr>
                                <w:t>100</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wps:txbx>
                        <wps:bodyPr rot="0" vert="horz" wrap="square" lIns="54000" tIns="46800" rIns="54000" bIns="45720" anchor="t" anchorCtr="0" upright="1">
                          <a:spAutoFit/>
                        </wps:bodyPr>
                      </wps:wsp>
                      <wps:wsp>
                        <wps:cNvPr id="820" name="AutoShape 343"/>
                        <wps:cNvSpPr>
                          <a:spLocks noChangeArrowheads="1"/>
                        </wps:cNvSpPr>
                        <wps:spPr bwMode="auto">
                          <a:xfrm flipH="1">
                            <a:off x="1828800" y="99060"/>
                            <a:ext cx="1600200" cy="396240"/>
                          </a:xfrm>
                          <a:prstGeom prst="wedgeRoundRectCallout">
                            <a:avLst>
                              <a:gd name="adj1" fmla="val 78329"/>
                              <a:gd name="adj2" fmla="val 25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Shows custom pop window </w:t>
                              </w:r>
                              <w:proofErr w:type="gramStart"/>
                              <w:r>
                                <w:rPr>
                                  <w:rFonts w:hint="eastAsia"/>
                                  <w:szCs w:val="18"/>
                                </w:rPr>
                                <w:t xml:space="preserve">in  </w:t>
                              </w:r>
                              <w:r>
                                <w:rPr>
                                  <w:sz w:val="18"/>
                                  <w:szCs w:val="18"/>
                                </w:rPr>
                                <w:t>beforeComboPop</w:t>
                              </w:r>
                              <w:proofErr w:type="gramEnd"/>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40" o:spid="_x0000_s1261"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">
                <v:shape id="_x0000_s1262" type="#_x0000_t75" style="position:absolute;width:52578;height:19831;visibility:visible;mso-wrap-style:square">
                  <v:fill o:detectmouseclick="t"/>
                  <v:path o:connecttype="none"/>
                </v:shape>
                <v:shape id="Text Box 342" o:spid="_x0000_s1263"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O9cMA&#10;AADcAAAADwAAAGRycy9kb3ducmV2LnhtbESPT4vCMBTE74LfIbwFb5q6B6nVKMuKdC8L67/7o3nb&#10;FJuXksRav71ZWPA4zMxvmPV2sK3oyYfGsYL5LANBXDndcK3gfNpPcxAhImtsHZOCBwXYbsajNRba&#10;3flA/THWIkE4FKjAxNgVUobKkMUwcx1x8n6dtxiT9LXUHu8Jblv5nmULabHhtGCwo09D1fV4swqq&#10;627Ylc3F+P5m8x+9LB/fi1KpydvwsQIRaYiv8H/7SyvI50v4O5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mO9cMAAADcAAAADwAAAAAAAAAAAAAAAACYAgAAZHJzL2Rv&#10;d25yZXYueG1sUEsFBgAAAAAEAAQA9QAAAIgDAAAAAA==&#10;" strokeweight="1pt">
                  <v:textbox style="mso-fit-shape-to-text:t" inset="1.5mm,1.3mm,1.5mm">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'popbox'</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Pr>
                            <w:sz w:val="18"/>
                            <w:szCs w:val="18"/>
                          </w:rPr>
                          <w:t>beforeComboPop</w:t>
                        </w:r>
                        <w:r w:rsidRPr="00EC4FB2">
                          <w:rPr>
                            <w:sz w:val="18"/>
                            <w:szCs w:val="18"/>
                          </w:rPr>
                          <w:t>(</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color w:val="0000FF"/>
                            <w:sz w:val="18"/>
                            <w:szCs w:val="18"/>
                          </w:rPr>
                          <w:t>var</w:t>
                        </w:r>
                        <w:proofErr w:type="gramEnd"/>
                        <w:r w:rsidRPr="00EC4FB2">
                          <w:rPr>
                            <w:sz w:val="18"/>
                            <w:szCs w:val="18"/>
                          </w:rPr>
                          <w:t xml:space="preserve"> dlg=</w:t>
                        </w:r>
                        <w:r w:rsidRPr="00EC4FB2">
                          <w:rPr>
                            <w:color w:val="0000FF"/>
                            <w:sz w:val="18"/>
                            <w:szCs w:val="18"/>
                          </w:rPr>
                          <w:t>new</w:t>
                        </w:r>
                        <w:r w:rsidRPr="00EC4FB2">
                          <w:rPr>
                            <w:sz w:val="18"/>
                            <w:szCs w:val="18"/>
                          </w:rPr>
                          <w:t xml:space="preserve"> </w:t>
                        </w:r>
                        <w:r>
                          <w:rPr>
                            <w:sz w:val="18"/>
                            <w:szCs w:val="18"/>
                          </w:rPr>
                          <w:t>xui</w:t>
                        </w:r>
                        <w:r w:rsidRPr="00EC4FB2">
                          <w:rPr>
                            <w:sz w:val="18"/>
                            <w:szCs w:val="18"/>
                          </w:rPr>
                          <w:t>.UI.Dialog, tb;</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dlg.append(</w:t>
                        </w:r>
                        <w:proofErr w:type="gramEnd"/>
                        <w:r w:rsidRPr="00EC4FB2">
                          <w:rPr>
                            <w:sz w:val="18"/>
                            <w:szCs w:val="18"/>
                          </w:rPr>
                          <w:t>tb=</w:t>
                        </w:r>
                        <w:r w:rsidRPr="00EC4FB2">
                          <w:rPr>
                            <w:color w:val="0000FF"/>
                            <w:sz w:val="18"/>
                            <w:szCs w:val="18"/>
                          </w:rPr>
                          <w:t>new</w:t>
                        </w:r>
                        <w:r w:rsidRPr="00EC4FB2">
                          <w:rPr>
                            <w:sz w:val="18"/>
                            <w:szCs w:val="18"/>
                          </w:rPr>
                          <w:t xml:space="preserve"> </w:t>
                        </w:r>
                        <w:r>
                          <w:rPr>
                            <w:sz w:val="18"/>
                            <w:szCs w:val="18"/>
                          </w:rPr>
                          <w:t>xui</w:t>
                        </w:r>
                        <w:r w:rsidRPr="00EC4FB2">
                          <w:rPr>
                            <w:sz w:val="18"/>
                            <w:szCs w:val="18"/>
                          </w:rPr>
                          <w:t>.UI.TreeBar({items:[</w:t>
                        </w:r>
                        <w:r w:rsidRPr="00EC4FB2">
                          <w:rPr>
                            <w:color w:val="FF00FF"/>
                            <w:sz w:val="18"/>
                            <w:szCs w:val="18"/>
                          </w:rPr>
                          <w:t>"a"</w:t>
                        </w:r>
                        <w:r w:rsidRPr="00EC4FB2">
                          <w:rPr>
                            <w:sz w:val="18"/>
                            <w:szCs w:val="18"/>
                          </w:rPr>
                          <w:t>,</w:t>
                        </w:r>
                        <w:r w:rsidRPr="00EC4FB2">
                          <w:rPr>
                            <w:color w:val="FF00FF"/>
                            <w:sz w:val="18"/>
                            <w:szCs w:val="18"/>
                          </w:rPr>
                          <w:t>"b"</w:t>
                        </w:r>
                        <w:r w:rsidRPr="00EC4FB2">
                          <w:rPr>
                            <w:sz w:val="18"/>
                            <w:szCs w:val="18"/>
                          </w:rPr>
                          <w:t>,{id:</w:t>
                        </w:r>
                        <w:r w:rsidRPr="00EC4FB2">
                          <w:rPr>
                            <w:color w:val="FF00FF"/>
                            <w:sz w:val="18"/>
                            <w:szCs w:val="18"/>
                          </w:rPr>
                          <w:t>"c"</w:t>
                        </w:r>
                        <w:r w:rsidRPr="00EC4FB2">
                          <w:rPr>
                            <w:sz w:val="18"/>
                            <w:szCs w:val="18"/>
                          </w:rPr>
                          <w:t>,sub:[</w:t>
                        </w:r>
                        <w:r w:rsidRPr="00EC4FB2">
                          <w:rPr>
                            <w:color w:val="FF00FF"/>
                            <w:sz w:val="18"/>
                            <w:szCs w:val="18"/>
                          </w:rPr>
                          <w:t>"c1"</w:t>
                        </w:r>
                        <w:r w:rsidRPr="00EC4FB2">
                          <w:rPr>
                            <w:sz w:val="18"/>
                            <w:szCs w:val="18"/>
                          </w:rPr>
                          <w:t>,</w:t>
                        </w:r>
                        <w:r w:rsidRPr="00EC4FB2">
                          <w:rPr>
                            <w:color w:val="FF00FF"/>
                            <w:sz w:val="18"/>
                            <w:szCs w:val="18"/>
                          </w:rPr>
                          <w:t>"c2"</w:t>
                        </w:r>
                        <w:r w:rsidRPr="00EC4FB2">
                          <w:rPr>
                            <w:sz w:val="18"/>
                            <w:szCs w:val="18"/>
                          </w:rPr>
                          <w:t>,</w:t>
                        </w:r>
                        <w:r w:rsidRPr="00EC4FB2">
                          <w:rPr>
                            <w:color w:val="FF00FF"/>
                            <w:sz w:val="18"/>
                            <w:szCs w:val="18"/>
                          </w:rPr>
                          <w:t>"c3"</w:t>
                        </w:r>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tb.onItemSelected(</w:t>
                        </w:r>
                        <w:proofErr w:type="gramEnd"/>
                        <w:r w:rsidRPr="00EC4FB2">
                          <w:rPr>
                            <w:color w:val="0000FF"/>
                            <w:sz w:val="18"/>
                            <w:szCs w:val="18"/>
                          </w:rPr>
                          <w:t>function</w:t>
                        </w:r>
                        <w:r w:rsidRPr="00EC4FB2">
                          <w:rPr>
                            <w:sz w:val="18"/>
                            <w:szCs w:val="18"/>
                          </w:rPr>
                          <w:t>(profile,item){</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ctrl.setUIValue(</w:t>
                        </w:r>
                        <w:proofErr w:type="gramEnd"/>
                        <w:r w:rsidRPr="00EC4FB2">
                          <w:rPr>
                            <w:sz w:val="18"/>
                            <w:szCs w:val="18"/>
                          </w:rPr>
                          <w:t>item.id);</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dlg.destroy(</w:t>
                        </w:r>
                        <w:proofErr w:type="gramEnd"/>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dlg.show(</w:t>
                        </w:r>
                        <w:proofErr w:type="gramEnd"/>
                        <w:r w:rsidRPr="00EC4FB2">
                          <w:rPr>
                            <w:color w:val="0000FF"/>
                            <w:sz w:val="18"/>
                            <w:szCs w:val="18"/>
                          </w:rPr>
                          <w:t>null</w:t>
                        </w:r>
                        <w:r w:rsidRPr="00EC4FB2">
                          <w:rPr>
                            <w:sz w:val="18"/>
                            <w:szCs w:val="18"/>
                          </w:rPr>
                          <w:t>,</w:t>
                        </w:r>
                        <w:r w:rsidRPr="00EC4FB2">
                          <w:rPr>
                            <w:color w:val="0000FF"/>
                            <w:sz w:val="18"/>
                            <w:szCs w:val="18"/>
                          </w:rPr>
                          <w:t>true</w:t>
                        </w:r>
                        <w:r w:rsidRPr="00EC4FB2">
                          <w:rPr>
                            <w:sz w:val="18"/>
                            <w:szCs w:val="18"/>
                          </w:rPr>
                          <w:t>,</w:t>
                        </w:r>
                        <w:r w:rsidRPr="00EC4FB2">
                          <w:rPr>
                            <w:color w:val="800000"/>
                            <w:sz w:val="18"/>
                            <w:szCs w:val="18"/>
                          </w:rPr>
                          <w:t>100</w:t>
                        </w:r>
                        <w:r w:rsidRPr="00EC4FB2">
                          <w:rPr>
                            <w:sz w:val="18"/>
                            <w:szCs w:val="18"/>
                          </w:rPr>
                          <w:t>,</w:t>
                        </w:r>
                        <w:r w:rsidRPr="00EC4FB2">
                          <w:rPr>
                            <w:color w:val="800000"/>
                            <w:sz w:val="18"/>
                            <w:szCs w:val="18"/>
                          </w:rPr>
                          <w:t>100</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v:textbox>
                </v:shape>
                <v:shape id="AutoShape 343" o:spid="_x0000_s1264" type="#_x0000_t62" style="position:absolute;left:18288;top:990;width:16002;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Wn8IA&#10;AADcAAAADwAAAGRycy9kb3ducmV2LnhtbERPTWuDQBC9B/Iflgn0lqy1UsRmFSlIi7ekOfQ4uFO1&#10;dWetuya2vz57COT4eN/7YjGDONPkessKHncRCOLG6p5bBaePapuCcB5Z42CZFPyRgyJfr/aYaXvh&#10;A52PvhUhhF2GCjrvx0xK13Rk0O3sSBy4LzsZ9AFOrdQTXkK4GWQcRc/SYM+hocORXjtqfo6zUZCk&#10;XJdvT6b//vyv5sglv2M510o9bJbyBYSnxd/FN/e7VpDGYX44E46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VafwgAAANwAAAAPAAAAAAAAAAAAAAAAAJgCAABkcnMvZG93&#10;bnJldi54bWxQSwUGAAAAAAQABAD1AAAAhwMAAAAA&#10;" adj="27719,16407" fillcolor="#ff9">
                  <v:textbox inset="0,0,0,0">
                    <w:txbxContent>
                      <w:p w:rsidR="0023747D" w:rsidRPr="000E23E9" w:rsidRDefault="0023747D" w:rsidP="00375F9C">
                        <w:pPr>
                          <w:rPr>
                            <w:szCs w:val="18"/>
                          </w:rPr>
                        </w:pPr>
                        <w:r>
                          <w:rPr>
                            <w:rFonts w:hint="eastAsia"/>
                            <w:szCs w:val="18"/>
                          </w:rPr>
                          <w:t xml:space="preserve">Shows custom pop window </w:t>
                        </w:r>
                        <w:proofErr w:type="gramStart"/>
                        <w:r>
                          <w:rPr>
                            <w:rFonts w:hint="eastAsia"/>
                            <w:szCs w:val="18"/>
                          </w:rPr>
                          <w:t xml:space="preserve">in  </w:t>
                        </w:r>
                        <w:r>
                          <w:rPr>
                            <w:sz w:val="18"/>
                            <w:szCs w:val="18"/>
                          </w:rPr>
                          <w:t>beforeComboPop</w:t>
                        </w:r>
                        <w:proofErr w:type="gramEnd"/>
                        <w:r>
                          <w:rPr>
                            <w:rFonts w:hint="eastAsia"/>
                            <w:sz w:val="18"/>
                            <w:szCs w:val="18"/>
                          </w:rPr>
                          <w:t xml:space="preserve"> event</w:t>
                        </w:r>
                      </w:p>
                    </w:txbxContent>
                  </v:textbox>
                </v:shape>
                <w10:anchorlock/>
              </v:group>
            </w:pict>
          </mc:Fallback>
        </mc:AlternateContent>
      </w:r>
    </w:p>
    <w:p w:rsidR="00375F9C" w:rsidRPr="00A8478A" w:rsidRDefault="00375F9C" w:rsidP="00375F9C">
      <w:pPr>
        <w:rPr>
          <w:b/>
        </w:rPr>
      </w:pPr>
      <w:r w:rsidRPr="00A8478A">
        <w:rPr>
          <w:rFonts w:hint="eastAsia"/>
          <w:b/>
        </w:rPr>
        <w:t>Output:</w:t>
      </w:r>
    </w:p>
    <w:p w:rsidR="00375F9C" w:rsidRPr="00716271" w:rsidRDefault="005C781A" w:rsidP="00375F9C">
      <w:r>
        <w:rPr>
          <w:rFonts w:hint="eastAsia"/>
          <w:noProof/>
        </w:rPr>
        <mc:AlternateContent>
          <mc:Choice Requires="wps">
            <w:drawing>
              <wp:anchor distT="0" distB="0" distL="114300" distR="114300" simplePos="0" relativeHeight="251587072" behindDoc="0" locked="0" layoutInCell="1" allowOverlap="1" wp14:anchorId="313BD8C0" wp14:editId="5FF6FFD6">
                <wp:simplePos x="0" y="0"/>
                <wp:positionH relativeFrom="column">
                  <wp:posOffset>1257300</wp:posOffset>
                </wp:positionH>
                <wp:positionV relativeFrom="line">
                  <wp:posOffset>727710</wp:posOffset>
                </wp:positionV>
                <wp:extent cx="1943100" cy="198120"/>
                <wp:effectExtent l="333375" t="194310" r="9525" b="7620"/>
                <wp:wrapNone/>
                <wp:docPr id="818" name="Auto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198120"/>
                        </a:xfrm>
                        <a:prstGeom prst="wedgeRoundRectCallout">
                          <a:avLst>
                            <a:gd name="adj1" fmla="val 66468"/>
                            <a:gd name="adj2" fmla="val -134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 custom pop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3" o:spid="_x0000_s1265" type="#_x0000_t62" style="position:absolute;left:0;text-align:left;margin-left:99pt;margin-top:57.3pt;width:153pt;height:15.6pt;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" adj="25157,-18347" fillcolor="#ff9">
                <v:textbox inset="0,0,0,0">
                  <w:txbxContent>
                    <w:p w:rsidR="0023747D" w:rsidRPr="000E23E9" w:rsidRDefault="0023747D" w:rsidP="00375F9C">
                      <w:pPr>
                        <w:rPr>
                          <w:szCs w:val="18"/>
                        </w:rPr>
                      </w:pPr>
                      <w:r>
                        <w:rPr>
                          <w:rFonts w:hint="eastAsia"/>
                          <w:szCs w:val="18"/>
                        </w:rPr>
                        <w:t>The custom pop window</w:t>
                      </w:r>
                    </w:p>
                  </w:txbxContent>
                </v:textbox>
                <w10:wrap anchory="line"/>
              </v:shape>
            </w:pict>
          </mc:Fallback>
        </mc:AlternateContent>
      </w:r>
      <w:r>
        <w:rPr>
          <w:rFonts w:hint="eastAsia"/>
          <w:noProof/>
        </w:rPr>
        <w:drawing>
          <wp:inline distT="0" distB="0" distL="0" distR="0" wp14:anchorId="21C19687" wp14:editId="1AB86E18">
            <wp:extent cx="3705225" cy="33147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05225" cy="3314700"/>
                    </a:xfrm>
                    <a:prstGeom prst="rect">
                      <a:avLst/>
                    </a:prstGeom>
                    <a:noFill/>
                    <a:ln>
                      <a:noFill/>
                    </a:ln>
                  </pic:spPr>
                </pic:pic>
              </a:graphicData>
            </a:graphic>
          </wp:inline>
        </w:drawing>
      </w:r>
    </w:p>
    <w:p w:rsidR="00375F9C" w:rsidRDefault="00375F9C" w:rsidP="00E45D25">
      <w:pPr>
        <w:pStyle w:val="4"/>
        <w:numPr>
          <w:ilvl w:val="3"/>
          <w:numId w:val="17"/>
        </w:numPr>
      </w:pPr>
      <w:bookmarkStart w:id="70" w:name="_Toc453071710"/>
      <w:r>
        <w:rPr>
          <w:rFonts w:hint="eastAsia"/>
        </w:rPr>
        <w:lastRenderedPageBreak/>
        <w:t>Command Buttons</w:t>
      </w:r>
      <w:bookmarkEnd w:id="70"/>
    </w:p>
    <w:p w:rsidR="00375F9C" w:rsidRPr="007D39A7" w:rsidRDefault="00375F9C" w:rsidP="00375F9C">
      <w:r w:rsidRPr="007D39A7">
        <w:t>You can use commandBtn property to add an command button into ComboInput control.</w:t>
      </w:r>
      <w:r>
        <w:rPr>
          <w:rFonts w:hint="eastAsia"/>
        </w:rPr>
        <w:t xml:space="preserve"> The following types are available for </w:t>
      </w:r>
      <w:r w:rsidRPr="007D39A7">
        <w:t>commandBtn property</w:t>
      </w:r>
      <w:r>
        <w:rPr>
          <w:rFonts w:hint="eastAsia"/>
        </w:rPr>
        <w:t>:</w:t>
      </w:r>
    </w:p>
    <w:p w:rsidR="00375F9C" w:rsidRDefault="00375F9C" w:rsidP="00E45D25">
      <w:pPr>
        <w:numPr>
          <w:ilvl w:val="0"/>
          <w:numId w:val="12"/>
        </w:numPr>
      </w:pPr>
      <w:r>
        <w:t>“</w:t>
      </w:r>
      <w:r>
        <w:rPr>
          <w:rFonts w:hint="eastAsia"/>
        </w:rPr>
        <w:t>none</w:t>
      </w:r>
      <w:r>
        <w:t>”</w:t>
      </w:r>
      <w:r>
        <w:rPr>
          <w:rFonts w:hint="eastAsia"/>
        </w:rPr>
        <w:t>: no command button</w:t>
      </w:r>
    </w:p>
    <w:p w:rsidR="00375F9C" w:rsidRDefault="00375F9C" w:rsidP="00E45D25">
      <w:pPr>
        <w:numPr>
          <w:ilvl w:val="0"/>
          <w:numId w:val="12"/>
        </w:numPr>
      </w:pPr>
      <w:r>
        <w:t>“</w:t>
      </w:r>
      <w:r>
        <w:rPr>
          <w:rFonts w:hint="eastAsia"/>
        </w:rPr>
        <w:t>save</w:t>
      </w:r>
      <w:r>
        <w:t>”</w:t>
      </w:r>
      <w:r>
        <w:rPr>
          <w:rFonts w:hint="eastAsia"/>
        </w:rPr>
        <w:t>: It</w:t>
      </w:r>
      <w:r>
        <w:t>’</w:t>
      </w:r>
      <w:r>
        <w:rPr>
          <w:rFonts w:hint="eastAsia"/>
        </w:rPr>
        <w:t>s a save button</w:t>
      </w:r>
    </w:p>
    <w:p w:rsidR="00375F9C" w:rsidRDefault="00375F9C" w:rsidP="00E45D25">
      <w:pPr>
        <w:numPr>
          <w:ilvl w:val="0"/>
          <w:numId w:val="12"/>
        </w:numPr>
      </w:pPr>
      <w:r>
        <w:t>“</w:t>
      </w:r>
      <w:r>
        <w:rPr>
          <w:rFonts w:hint="eastAsia"/>
        </w:rPr>
        <w:t>add</w:t>
      </w:r>
      <w:r>
        <w:t>”</w:t>
      </w:r>
      <w:r w:rsidRPr="00D77490">
        <w:rPr>
          <w:rFonts w:hint="eastAsia"/>
        </w:rPr>
        <w:t xml:space="preserve"> </w:t>
      </w:r>
      <w:r>
        <w:rPr>
          <w:rFonts w:hint="eastAsia"/>
        </w:rPr>
        <w:t>: It</w:t>
      </w:r>
      <w:r>
        <w:t>’</w:t>
      </w:r>
      <w:r>
        <w:rPr>
          <w:rFonts w:hint="eastAsia"/>
        </w:rPr>
        <w:t>s a add button</w:t>
      </w:r>
    </w:p>
    <w:p w:rsidR="00375F9C" w:rsidRDefault="00375F9C" w:rsidP="00E45D25">
      <w:pPr>
        <w:numPr>
          <w:ilvl w:val="0"/>
          <w:numId w:val="12"/>
        </w:numPr>
      </w:pPr>
      <w:r>
        <w:t>“</w:t>
      </w:r>
      <w:r>
        <w:rPr>
          <w:rFonts w:hint="eastAsia"/>
        </w:rPr>
        <w:t>remove</w:t>
      </w:r>
      <w:r>
        <w:t>”</w:t>
      </w:r>
      <w:r w:rsidRPr="00D77490">
        <w:rPr>
          <w:rFonts w:hint="eastAsia"/>
        </w:rPr>
        <w:t xml:space="preserve"> </w:t>
      </w:r>
      <w:r>
        <w:rPr>
          <w:rFonts w:hint="eastAsia"/>
        </w:rPr>
        <w:t>: It</w:t>
      </w:r>
      <w:r>
        <w:t>’</w:t>
      </w:r>
      <w:r>
        <w:rPr>
          <w:rFonts w:hint="eastAsia"/>
        </w:rPr>
        <w:t>s a remove button</w:t>
      </w:r>
    </w:p>
    <w:p w:rsidR="00375F9C" w:rsidRPr="0002219D" w:rsidRDefault="00375F9C" w:rsidP="00E45D25">
      <w:pPr>
        <w:numPr>
          <w:ilvl w:val="0"/>
          <w:numId w:val="12"/>
        </w:numPr>
        <w:rPr>
          <w:lang w:val="it-IT"/>
        </w:rPr>
      </w:pPr>
      <w:r w:rsidRPr="0002219D">
        <w:rPr>
          <w:lang w:val="it-IT"/>
        </w:rPr>
        <w:t>“</w:t>
      </w:r>
      <w:r w:rsidRPr="0002219D">
        <w:rPr>
          <w:rFonts w:hint="eastAsia"/>
          <w:lang w:val="it-IT"/>
        </w:rPr>
        <w:t>delete</w:t>
      </w:r>
      <w:r w:rsidRPr="0002219D">
        <w:rPr>
          <w:lang w:val="it-IT"/>
        </w:rPr>
        <w:t>”</w:t>
      </w:r>
      <w:r w:rsidRPr="0002219D">
        <w:rPr>
          <w:rFonts w:hint="eastAsia"/>
          <w:lang w:val="it-IT"/>
        </w:rPr>
        <w:t xml:space="preserve"> : It</w:t>
      </w:r>
      <w:r>
        <w:rPr>
          <w:lang w:val="it-IT"/>
        </w:rPr>
        <w:t>’</w:t>
      </w:r>
      <w:r w:rsidRPr="0002219D">
        <w:rPr>
          <w:rFonts w:hint="eastAsia"/>
          <w:lang w:val="it-IT"/>
        </w:rPr>
        <w:t>s a delete button</w:t>
      </w:r>
    </w:p>
    <w:p w:rsidR="00375F9C" w:rsidRDefault="00375F9C" w:rsidP="00E45D25">
      <w:pPr>
        <w:numPr>
          <w:ilvl w:val="0"/>
          <w:numId w:val="12"/>
        </w:numPr>
      </w:pPr>
      <w:r>
        <w:t>“</w:t>
      </w:r>
      <w:r>
        <w:rPr>
          <w:rFonts w:hint="eastAsia"/>
        </w:rPr>
        <w:t>custom</w:t>
      </w:r>
      <w:r>
        <w:t>”</w:t>
      </w:r>
      <w:r w:rsidRPr="00D77490">
        <w:rPr>
          <w:rFonts w:hint="eastAsia"/>
        </w:rPr>
        <w:t xml:space="preserve"> </w:t>
      </w:r>
      <w:r>
        <w:rPr>
          <w:rFonts w:hint="eastAsia"/>
        </w:rPr>
        <w:t xml:space="preserve">: custom button ( sets imageClass or mage,/imagePos to </w:t>
      </w:r>
      <w:r>
        <w:t>custom</w:t>
      </w:r>
      <w:r>
        <w:rPr>
          <w:rFonts w:hint="eastAsia"/>
        </w:rPr>
        <w:t xml:space="preserve"> it) </w:t>
      </w:r>
    </w:p>
    <w:p w:rsidR="00375F9C" w:rsidRDefault="00375F9C" w:rsidP="00375F9C"/>
    <w:p w:rsidR="00375F9C" w:rsidRPr="005D318E" w:rsidRDefault="00375F9C" w:rsidP="00375F9C">
      <w:pPr>
        <w:rPr>
          <w:b/>
        </w:rPr>
      </w:pPr>
      <w:r w:rsidRPr="005D318E">
        <w:rPr>
          <w:rFonts w:hint="eastAsia"/>
          <w:b/>
        </w:rPr>
        <w:t>Input:</w:t>
      </w:r>
    </w:p>
    <w:p w:rsidR="00375F9C" w:rsidRDefault="005C781A" w:rsidP="00375F9C">
      <w:r>
        <w:rPr>
          <w:noProof/>
        </w:rPr>
        <mc:AlternateContent>
          <mc:Choice Requires="wps">
            <w:drawing>
              <wp:anchor distT="0" distB="0" distL="114300" distR="114300" simplePos="0" relativeHeight="251597312" behindDoc="0" locked="0" layoutInCell="1" allowOverlap="1" wp14:anchorId="30645946" wp14:editId="14C1A202">
                <wp:simplePos x="0" y="0"/>
                <wp:positionH relativeFrom="column">
                  <wp:posOffset>9525</wp:posOffset>
                </wp:positionH>
                <wp:positionV relativeFrom="line">
                  <wp:posOffset>56515</wp:posOffset>
                </wp:positionV>
                <wp:extent cx="5476875" cy="2037715"/>
                <wp:effectExtent l="9525" t="8890" r="9525" b="10795"/>
                <wp:wrapNone/>
                <wp:docPr id="817"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03771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sz w:val="18"/>
                                <w:szCs w:val="18"/>
                              </w:rPr>
                              <w:t>(</w:t>
                            </w:r>
                            <w:proofErr w:type="gramStart"/>
                            <w:r>
                              <w:rPr>
                                <w:rFonts w:hint="eastAsia"/>
                                <w:sz w:val="18"/>
                                <w:szCs w:val="18"/>
                              </w:rPr>
                              <w:t>new</w:t>
                            </w:r>
                            <w:proofErr w:type="gramEnd"/>
                            <w:r>
                              <w:rPr>
                                <w:rFonts w:hint="eastAsia"/>
                                <w:sz w:val="18"/>
                                <w:szCs w:val="18"/>
                              </w:rPr>
                              <w:t xml:space="preserve">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none</w:t>
                            </w:r>
                            <w:r>
                              <w:rPr>
                                <w:color w:val="FF00FF"/>
                                <w:sz w:val="18"/>
                                <w:szCs w:val="18"/>
                              </w:rPr>
                              <w:t>'</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add</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add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remove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remove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delete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'delete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txbxContent>
                      </wps:txbx>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6" o:spid="_x0000_s1266" type="#_x0000_t202" style="position:absolute;left:0;text-align:left;margin-left:.75pt;margin-top:4.45pt;width:431.25pt;height:160.4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" strokeweight="1pt">
                <v:textbox inset="1.5mm,1.3mm,1.5mm">
                  <w:txbxContent>
                    <w:p w:rsidR="0023747D" w:rsidRDefault="0023747D" w:rsidP="00375F9C">
                      <w:pPr>
                        <w:spacing w:line="240" w:lineRule="exact"/>
                        <w:rPr>
                          <w:sz w:val="18"/>
                          <w:szCs w:val="18"/>
                        </w:rPr>
                      </w:pPr>
                      <w:r>
                        <w:rPr>
                          <w:sz w:val="18"/>
                          <w:szCs w:val="18"/>
                        </w:rPr>
                        <w:t>(</w:t>
                      </w:r>
                      <w:proofErr w:type="gramStart"/>
                      <w:r>
                        <w:rPr>
                          <w:rFonts w:hint="eastAsia"/>
                          <w:sz w:val="18"/>
                          <w:szCs w:val="18"/>
                        </w:rPr>
                        <w:t>new</w:t>
                      </w:r>
                      <w:proofErr w:type="gramEnd"/>
                      <w:r>
                        <w:rPr>
                          <w:rFonts w:hint="eastAsia"/>
                          <w:sz w:val="18"/>
                          <w:szCs w:val="18"/>
                        </w:rPr>
                        <w:t xml:space="preserve">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none</w:t>
                      </w:r>
                      <w:r>
                        <w:rPr>
                          <w:color w:val="FF00FF"/>
                          <w:sz w:val="18"/>
                          <w:szCs w:val="18"/>
                        </w:rPr>
                        <w:t>'</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add</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add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remove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remove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delete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'delete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txbxContent>
                </v:textbox>
                <w10:wrap anchory="line"/>
              </v:shape>
            </w:pict>
          </mc:Fallback>
        </mc:AlternateContent>
      </w:r>
      <w:r>
        <w:rPr>
          <w:noProof/>
        </w:rPr>
        <mc:AlternateContent>
          <mc:Choice Requires="wpc">
            <w:drawing>
              <wp:inline distT="0" distB="0" distL="0" distR="0" wp14:anchorId="6370D674" wp14:editId="7AE01507">
                <wp:extent cx="5257800" cy="1981200"/>
                <wp:effectExtent l="0" t="0" r="0" b="0"/>
                <wp:docPr id="816" name="画布 3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id="画布 344" o:spid="_x0000_s1026" editas="canvas" style="width:414pt;height:156pt;mso-position-horizontal-relative:char;mso-position-vertical-relative:line" coordsize="52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">
                <v:shape id="_x0000_s1027" type="#_x0000_t75" style="position:absolute;width:52578;height:19812;visibility:visible;mso-wrap-style:square">
                  <v:fill o:detectmouseclick="t"/>
                  <v:path o:connecttype="none"/>
                </v:shape>
                <w10:anchorlock/>
              </v:group>
            </w:pict>
          </mc:Fallback>
        </mc:AlternateContent>
      </w:r>
    </w:p>
    <w:p w:rsidR="00375F9C" w:rsidRPr="005D318E" w:rsidRDefault="00375F9C" w:rsidP="00375F9C">
      <w:pPr>
        <w:rPr>
          <w:b/>
        </w:rPr>
      </w:pPr>
      <w:r w:rsidRPr="005D318E">
        <w:rPr>
          <w:rFonts w:hint="eastAsia"/>
          <w:b/>
        </w:rPr>
        <w:t>Output:</w:t>
      </w:r>
    </w:p>
    <w:p w:rsidR="00375F9C" w:rsidRDefault="005C781A" w:rsidP="00375F9C">
      <w:r>
        <w:rPr>
          <w:rFonts w:hint="eastAsia"/>
          <w:noProof/>
        </w:rPr>
        <w:drawing>
          <wp:inline distT="0" distB="0" distL="0" distR="0" wp14:anchorId="0193952C" wp14:editId="15CE748E">
            <wp:extent cx="2257425" cy="18192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57425" cy="1819275"/>
                    </a:xfrm>
                    <a:prstGeom prst="rect">
                      <a:avLst/>
                    </a:prstGeom>
                    <a:noFill/>
                    <a:ln>
                      <a:noFill/>
                    </a:ln>
                  </pic:spPr>
                </pic:pic>
              </a:graphicData>
            </a:graphic>
          </wp:inline>
        </w:drawing>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5984" behindDoc="0" locked="0" layoutInCell="1" allowOverlap="1" wp14:anchorId="2C5A2E93" wp14:editId="1AB98B38">
                <wp:simplePos x="0" y="0"/>
                <wp:positionH relativeFrom="column">
                  <wp:posOffset>0</wp:posOffset>
                </wp:positionH>
                <wp:positionV relativeFrom="line">
                  <wp:posOffset>99060</wp:posOffset>
                </wp:positionV>
                <wp:extent cx="5372100" cy="454660"/>
                <wp:effectExtent l="9525" t="13335" r="9525" b="8255"/>
                <wp:wrapNone/>
                <wp:docPr id="814"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Combo</w:t>
                            </w:r>
                            <w:r w:rsidRPr="00393465">
                              <w:rPr>
                                <w:b/>
                              </w:rPr>
                              <w:t>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Combo</w:t>
                            </w:r>
                            <w:r w:rsidRPr="005D318E">
                              <w:rPr>
                                <w:rFonts w:hint="eastAsia"/>
                              </w:rPr>
                              <w:t>Input.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7" o:spid="_x0000_s1267" type="#_x0000_t202" style="position:absolute;left:0;text-align:left;margin-left:0;margin-top:7.8pt;width:423pt;height:35.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Combo</w:t>
                      </w:r>
                      <w:r w:rsidRPr="00393465">
                        <w:rPr>
                          <w:b/>
                        </w:rPr>
                        <w:t>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Combo</w:t>
                      </w:r>
                      <w:r w:rsidRPr="005D318E">
                        <w:rPr>
                          <w:rFonts w:hint="eastAsia"/>
                        </w:rPr>
                        <w:t>Input.</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Default="00375F9C" w:rsidP="00E45D25">
      <w:pPr>
        <w:pStyle w:val="3"/>
        <w:numPr>
          <w:ilvl w:val="2"/>
          <w:numId w:val="17"/>
        </w:numPr>
      </w:pPr>
      <w:bookmarkStart w:id="71" w:name="_Toc453071711"/>
      <w:r>
        <w:rPr>
          <w:rFonts w:hint="eastAsia"/>
        </w:rPr>
        <w:t>RichEditor</w:t>
      </w:r>
      <w:bookmarkEnd w:id="71"/>
    </w:p>
    <w:p w:rsidR="00375F9C" w:rsidRPr="00512B11" w:rsidRDefault="00375F9C" w:rsidP="00375F9C">
      <w:pPr>
        <w:ind w:leftChars="100" w:left="210"/>
        <w:rPr>
          <w:b/>
          <w:sz w:val="18"/>
          <w:szCs w:val="18"/>
        </w:rPr>
      </w:pPr>
      <w:r w:rsidRPr="00512B11">
        <w:rPr>
          <w:rFonts w:hint="eastAsia"/>
          <w:b/>
          <w:sz w:val="18"/>
          <w:szCs w:val="18"/>
        </w:rPr>
        <w:t>Input:</w:t>
      </w:r>
    </w:p>
    <w:p w:rsidR="00375F9C" w:rsidRDefault="005C781A" w:rsidP="00375F9C">
      <w:r>
        <w:rPr>
          <w:noProof/>
        </w:rPr>
        <w:lastRenderedPageBreak/>
        <mc:AlternateContent>
          <mc:Choice Requires="wpc">
            <w:drawing>
              <wp:inline distT="0" distB="0" distL="0" distR="0" wp14:anchorId="5B1E9BF3" wp14:editId="4051AF1A">
                <wp:extent cx="5257800" cy="352425"/>
                <wp:effectExtent l="9525" t="0" r="9525" b="9525"/>
                <wp:docPr id="813" name="画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2" name="Text Box 351"/>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8110D" w:rsidRDefault="0023747D" w:rsidP="00375F9C">
                              <w:pPr>
                                <w:rPr>
                                  <w:sz w:val="18"/>
                                  <w:szCs w:val="18"/>
                                </w:rPr>
                              </w:pPr>
                              <w:r w:rsidRPr="00A8110D">
                                <w:rPr>
                                  <w:sz w:val="18"/>
                                  <w:szCs w:val="18"/>
                                </w:rPr>
                                <w:t>(</w:t>
                              </w:r>
                              <w:proofErr w:type="gramStart"/>
                              <w:r w:rsidRPr="00A8110D">
                                <w:rPr>
                                  <w:color w:val="0000FF"/>
                                  <w:sz w:val="18"/>
                                  <w:szCs w:val="18"/>
                                </w:rPr>
                                <w:t>new</w:t>
                              </w:r>
                              <w:proofErr w:type="gramEnd"/>
                              <w:r w:rsidRPr="00A8110D">
                                <w:rPr>
                                  <w:sz w:val="18"/>
                                  <w:szCs w:val="18"/>
                                </w:rPr>
                                <w:t xml:space="preserve"> </w:t>
                              </w:r>
                              <w:r>
                                <w:rPr>
                                  <w:rFonts w:hint="eastAsia"/>
                                  <w:sz w:val="18"/>
                                  <w:szCs w:val="18"/>
                                </w:rPr>
                                <w:t>xui</w:t>
                              </w:r>
                              <w:r w:rsidRPr="00A8110D">
                                <w:rPr>
                                  <w:sz w:val="18"/>
                                  <w:szCs w:val="18"/>
                                </w:rPr>
                                <w:t>.UI.RichEditor()).show();</w:t>
                              </w:r>
                            </w:p>
                          </w:txbxContent>
                        </wps:txbx>
                        <wps:bodyPr rot="0" vert="horz" wrap="square" lIns="54000" tIns="46800" rIns="54000" bIns="45720" anchor="t" anchorCtr="0" upright="1">
                          <a:spAutoFit/>
                        </wps:bodyPr>
                      </wps:wsp>
                    </wpc:wpc>
                  </a:graphicData>
                </a:graphic>
              </wp:inline>
            </w:drawing>
          </mc:Choice>
          <mc:Fallback>
            <w:pict>
              <v:group id="画布 349" o:spid="_x0000_s1268"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">
                <v:shape id="_x0000_s1269" type="#_x0000_t75" style="position:absolute;width:52578;height:3524;visibility:visible;mso-wrap-style:square">
                  <v:fill o:detectmouseclick="t"/>
                  <v:path o:connecttype="none"/>
                </v:shape>
                <v:shape id="Text Box 351" o:spid="_x0000_s1270"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0chMQA&#10;AADcAAAADwAAAGRycy9kb3ducmV2LnhtbESPzWrDMBCE74W8g9hAb7WcHILrRAkhIbiXQpuf+2Jt&#10;LBNrZSTFcd6+KhR6HGbmG2a1GW0nBvKhdaxgluUgiGunW24UnE+HtwJEiMgaO8ek4EkBNuvJywpL&#10;7R78TcMxNiJBOJSowMTYl1KG2pDFkLmeOHlX5y3GJH0jtcdHgttOzvN8IS22nBYM9rQzVN+Od6ug&#10;vu3HfdVejB/utvjS79Xzc1Ep9Todt0sQkcb4H/5rf2gFxWwO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HITEAAAA3AAAAA8AAAAAAAAAAAAAAAAAmAIAAGRycy9k&#10;b3ducmV2LnhtbFBLBQYAAAAABAAEAPUAAACJAwAAAAA=&#10;" strokeweight="1pt">
                  <v:textbox style="mso-fit-shape-to-text:t" inset="1.5mm,1.3mm,1.5mm">
                    <w:txbxContent>
                      <w:p w:rsidR="0023747D" w:rsidRPr="00A8110D" w:rsidRDefault="0023747D" w:rsidP="00375F9C">
                        <w:pPr>
                          <w:rPr>
                            <w:sz w:val="18"/>
                            <w:szCs w:val="18"/>
                          </w:rPr>
                        </w:pPr>
                        <w:r w:rsidRPr="00A8110D">
                          <w:rPr>
                            <w:sz w:val="18"/>
                            <w:szCs w:val="18"/>
                          </w:rPr>
                          <w:t>(</w:t>
                        </w:r>
                        <w:proofErr w:type="gramStart"/>
                        <w:r w:rsidRPr="00A8110D">
                          <w:rPr>
                            <w:color w:val="0000FF"/>
                            <w:sz w:val="18"/>
                            <w:szCs w:val="18"/>
                          </w:rPr>
                          <w:t>new</w:t>
                        </w:r>
                        <w:proofErr w:type="gramEnd"/>
                        <w:r w:rsidRPr="00A8110D">
                          <w:rPr>
                            <w:sz w:val="18"/>
                            <w:szCs w:val="18"/>
                          </w:rPr>
                          <w:t xml:space="preserve"> </w:t>
                        </w:r>
                        <w:r>
                          <w:rPr>
                            <w:rFonts w:hint="eastAsia"/>
                            <w:sz w:val="18"/>
                            <w:szCs w:val="18"/>
                          </w:rPr>
                          <w:t>xui</w:t>
                        </w:r>
                        <w:r w:rsidRPr="00A8110D">
                          <w:rPr>
                            <w:sz w:val="18"/>
                            <w:szCs w:val="18"/>
                          </w:rPr>
                          <w:t>.UI.RichEditor()).show();</w:t>
                        </w:r>
                      </w:p>
                    </w:txbxContent>
                  </v:textbox>
                </v:shape>
                <w10:anchorlock/>
              </v:group>
            </w:pict>
          </mc:Fallback>
        </mc:AlternateContent>
      </w:r>
    </w:p>
    <w:p w:rsidR="00375F9C" w:rsidRPr="00512B11" w:rsidRDefault="00375F9C" w:rsidP="00375F9C">
      <w:pPr>
        <w:rPr>
          <w:b/>
        </w:rPr>
      </w:pPr>
      <w:r w:rsidRPr="00512B11">
        <w:rPr>
          <w:rFonts w:hint="eastAsia"/>
          <w:b/>
        </w:rPr>
        <w:t>Output:</w:t>
      </w:r>
    </w:p>
    <w:p w:rsidR="00375F9C" w:rsidRDefault="005C781A" w:rsidP="00375F9C">
      <w:r>
        <w:rPr>
          <w:rFonts w:hint="eastAsia"/>
          <w:noProof/>
        </w:rPr>
        <w:drawing>
          <wp:inline distT="0" distB="0" distL="0" distR="0" wp14:anchorId="18B7574F" wp14:editId="4C9D2387">
            <wp:extent cx="3829050" cy="28765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29050" cy="2876550"/>
                    </a:xfrm>
                    <a:prstGeom prst="rect">
                      <a:avLst/>
                    </a:prstGeom>
                    <a:noFill/>
                    <a:ln>
                      <a:noFill/>
                    </a:ln>
                  </pic:spPr>
                </pic:pic>
              </a:graphicData>
            </a:graphic>
          </wp:inline>
        </w:drawing>
      </w:r>
    </w:p>
    <w:p w:rsidR="00375F9C" w:rsidRDefault="00375F9C" w:rsidP="00E45D25">
      <w:pPr>
        <w:pStyle w:val="2"/>
        <w:numPr>
          <w:ilvl w:val="1"/>
          <w:numId w:val="17"/>
        </w:numPr>
      </w:pPr>
      <w:bookmarkStart w:id="72" w:name="_Toc235676275"/>
      <w:bookmarkStart w:id="73" w:name="_Toc453071712"/>
      <w:bookmarkEnd w:id="61"/>
      <w:r>
        <w:rPr>
          <w:rFonts w:hint="eastAsia"/>
        </w:rPr>
        <w:t>List</w:t>
      </w:r>
      <w:bookmarkEnd w:id="72"/>
      <w:r>
        <w:rPr>
          <w:rFonts w:hint="eastAsia"/>
        </w:rPr>
        <w:t xml:space="preserve"> related</w:t>
      </w:r>
      <w:bookmarkEnd w:id="73"/>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UI.List, </w:t>
      </w:r>
      <w:r w:rsidR="00704D04">
        <w:rPr>
          <w:rFonts w:hint="eastAsia"/>
        </w:rPr>
        <w:t>xui.</w:t>
      </w:r>
      <w:r>
        <w:rPr>
          <w:rFonts w:hint="eastAsia"/>
        </w:rPr>
        <w:t xml:space="preserve">UI.RadioBox and </w:t>
      </w:r>
      <w:r w:rsidR="00704D04">
        <w:rPr>
          <w:rFonts w:hint="eastAsia"/>
        </w:rPr>
        <w:t>xui.</w:t>
      </w:r>
      <w:r>
        <w:rPr>
          <w:rFonts w:hint="eastAsia"/>
        </w:rPr>
        <w:t xml:space="preserve">UIIconList and </w:t>
      </w:r>
      <w:r w:rsidR="00704D04">
        <w:rPr>
          <w:rFonts w:hint="eastAsia"/>
        </w:rPr>
        <w:t>xui.</w:t>
      </w:r>
      <w:r>
        <w:rPr>
          <w:rFonts w:hint="eastAsia"/>
        </w:rPr>
        <w:t xml:space="preserve">UI.Gallery. </w:t>
      </w:r>
    </w:p>
    <w:p w:rsidR="00375F9C" w:rsidRDefault="00375F9C" w:rsidP="00E45D25">
      <w:pPr>
        <w:pStyle w:val="3"/>
        <w:numPr>
          <w:ilvl w:val="2"/>
          <w:numId w:val="17"/>
        </w:numPr>
      </w:pPr>
      <w:bookmarkStart w:id="74" w:name="_Toc453071713"/>
      <w:r>
        <w:rPr>
          <w:rFonts w:hint="eastAsia"/>
        </w:rPr>
        <w:t>A Simple one</w:t>
      </w:r>
      <w:bookmarkEnd w:id="74"/>
    </w:p>
    <w:p w:rsidR="00375F9C" w:rsidRDefault="005C781A" w:rsidP="00375F9C">
      <w:r>
        <w:rPr>
          <w:noProof/>
        </w:rPr>
        <mc:AlternateContent>
          <mc:Choice Requires="wpc">
            <w:drawing>
              <wp:inline distT="0" distB="0" distL="0" distR="0" wp14:anchorId="4368C3DD" wp14:editId="252EDC9D">
                <wp:extent cx="5257800" cy="1068705"/>
                <wp:effectExtent l="9525" t="0" r="9525" b="7620"/>
                <wp:docPr id="811" name="画布 3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8" name="Text Box 354"/>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w:t>
                              </w:r>
                              <w:r>
                                <w:rPr>
                                  <w:rFonts w:hint="eastAsia"/>
                                  <w:color w:val="FF00FF"/>
                                  <w:sz w:val="18"/>
                                  <w:szCs w:val="18"/>
                                </w:rPr>
                                <w:t>Item one</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two</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tree</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wps:txbx>
                        <wps:bodyPr rot="0" vert="horz" wrap="square" lIns="54000" tIns="46800" rIns="54000" bIns="45720" anchor="t" anchorCtr="0" upright="1">
                          <a:spAutoFit/>
                        </wps:bodyPr>
                      </wps:wsp>
                      <wps:wsp>
                        <wps:cNvPr id="809" name="AutoShape 358"/>
                        <wps:cNvSpPr>
                          <a:spLocks noChangeArrowheads="1"/>
                        </wps:cNvSpPr>
                        <wps:spPr bwMode="auto">
                          <a:xfrm flipH="1">
                            <a:off x="2514600" y="198120"/>
                            <a:ext cx="1485900" cy="244475"/>
                          </a:xfrm>
                          <a:prstGeom prst="wedgeRoundRectCallout">
                            <a:avLst>
                              <a:gd name="adj1" fmla="val 93333"/>
                              <a:gd name="adj2" fmla="val 70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onItemSelected</w:t>
                              </w:r>
                              <w:proofErr w:type="gramEnd"/>
                              <w:r>
                                <w:rPr>
                                  <w:rFonts w:hint="eastAsia"/>
                                  <w:szCs w:val="18"/>
                                </w:rPr>
                                <w:t xml:space="preserve"> event</w:t>
                              </w:r>
                            </w:p>
                          </w:txbxContent>
                        </wps:txbx>
                        <wps:bodyPr rot="0" vert="horz" wrap="square" lIns="0" tIns="0" rIns="0" bIns="0" anchor="t" anchorCtr="0" upright="1">
                          <a:noAutofit/>
                        </wps:bodyPr>
                      </wps:wsp>
                    </wpc:wpc>
                  </a:graphicData>
                </a:graphic>
              </wp:inline>
            </w:drawing>
          </mc:Choice>
          <mc:Fallback>
            <w:pict>
              <v:group id="画布 352" o:spid="_x0000_s1271"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">
                <v:shape id="_x0000_s1272" type="#_x0000_t75" style="position:absolute;width:52578;height:10687;visibility:visible;mso-wrap-style:square">
                  <v:fill o:detectmouseclick="t"/>
                  <v:path o:connecttype="none"/>
                </v:shape>
                <v:shape id="Text Box 354" o:spid="_x0000_s1273"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9s8AA&#10;AADcAAAADwAAAGRycy9kb3ducmV2LnhtbERPy4rCMBTdD/gP4QruxtRZSKcaRRTpbIQZH/tLc22K&#10;zU1JYq1/bxbCLA/nvVwPthU9+dA4VjCbZiCIK6cbrhWcT/vPHESIyBpbx6TgSQHWq9HHEgvtHvxH&#10;/THWIoVwKFCBibErpAyVIYth6jrixF2dtxgT9LXUHh8p3LbyK8vm0mLDqcFgR1tD1e14twqq227Y&#10;lc3F+P5u81/9XT4P81KpyXjYLEBEGuK/+O3+0QryL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Hy9s8AAAADcAAAADwAAAAAAAAAAAAAAAACYAgAAZHJzL2Rvd25y&#10;ZXYueG1sUEsFBgAAAAAEAAQA9QAAAIUDAAAAAA==&#10;" strokeweight="1pt">
                  <v:textbox style="mso-fit-shape-to-text:t" inset="1.5mm,1.3mm,1.5mm">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w:t>
                        </w:r>
                        <w:r>
                          <w:rPr>
                            <w:rFonts w:hint="eastAsia"/>
                            <w:color w:val="FF00FF"/>
                            <w:sz w:val="18"/>
                            <w:szCs w:val="18"/>
                          </w:rPr>
                          <w:t>Item one</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two</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tree</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v:textbox>
                </v:shape>
                <v:shape id="AutoShape 358" o:spid="_x0000_s1274" type="#_x0000_t62" style="position:absolute;left:25146;top:1981;width:14859;height:24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1/sQA&#10;AADcAAAADwAAAGRycy9kb3ducmV2LnhtbESPQWvCQBSE7wX/w/KE3urGIkGjq2hB22ujoMdn9plE&#10;s2/D7mrSf98tFDwOM/MNs1j1phEPcr62rGA8SkAQF1bXXCo47LdvUxA+IGtsLJOCH/KwWg5eFphp&#10;2/E3PfJQighhn6GCKoQ2k9IXFRn0I9sSR+9incEQpSuldthFuGnke5Kk0mDNcaHClj4qKm753Si4&#10;Hg/9+bKf5e3nLnSb1E30LT0p9Trs13MQgfrwDP+3v7SCaTKDv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tf7EAAAA3AAAAA8AAAAAAAAAAAAAAAAAmAIAAGRycy9k&#10;b3ducmV2LnhtbFBLBQYAAAAABAAEAPUAAACJAwAAAAA=&#10;" adj="30960,26088" fillcolor="#ff9">
                  <v:textbox inset="0,0,0,0">
                    <w:txbxContent>
                      <w:p w:rsidR="0023747D" w:rsidRPr="000E23E9" w:rsidRDefault="0023747D" w:rsidP="00375F9C">
                        <w:pPr>
                          <w:rPr>
                            <w:szCs w:val="18"/>
                          </w:rPr>
                        </w:pPr>
                        <w:proofErr w:type="gramStart"/>
                        <w:r>
                          <w:rPr>
                            <w:rFonts w:hint="eastAsia"/>
                            <w:szCs w:val="18"/>
                          </w:rPr>
                          <w:t>onItemSelected</w:t>
                        </w:r>
                        <w:proofErr w:type="gramEnd"/>
                        <w:r>
                          <w:rPr>
                            <w:rFonts w:hint="eastAsia"/>
                            <w:szCs w:val="18"/>
                          </w:rPr>
                          <w:t xml:space="preserve"> event</w:t>
                        </w:r>
                      </w:p>
                    </w:txbxContent>
                  </v:textbox>
                </v:shape>
                <w10:anchorlock/>
              </v:group>
            </w:pict>
          </mc:Fallback>
        </mc:AlternateContent>
      </w:r>
    </w:p>
    <w:p w:rsidR="00375F9C" w:rsidRDefault="005C781A" w:rsidP="00375F9C">
      <w:r>
        <w:rPr>
          <w:rFonts w:hint="eastAsia"/>
          <w:noProof/>
        </w:rPr>
        <w:drawing>
          <wp:inline distT="0" distB="0" distL="0" distR="0" wp14:anchorId="11D23905" wp14:editId="48E24151">
            <wp:extent cx="1219200" cy="15525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19200" cy="1552575"/>
                    </a:xfrm>
                    <a:prstGeom prst="rect">
                      <a:avLst/>
                    </a:prstGeom>
                    <a:noFill/>
                    <a:ln>
                      <a:noFill/>
                    </a:ln>
                  </pic:spPr>
                </pic:pic>
              </a:graphicData>
            </a:graphic>
          </wp:inline>
        </w:drawing>
      </w:r>
    </w:p>
    <w:p w:rsidR="00375F9C" w:rsidRDefault="00375F9C" w:rsidP="00E45D25">
      <w:pPr>
        <w:pStyle w:val="3"/>
        <w:numPr>
          <w:ilvl w:val="2"/>
          <w:numId w:val="17"/>
        </w:numPr>
      </w:pPr>
      <w:bookmarkStart w:id="75" w:name="_Toc453071714"/>
      <w:r w:rsidRPr="00DC058C">
        <w:lastRenderedPageBreak/>
        <w:t>A little bit complicated</w:t>
      </w:r>
      <w:bookmarkEnd w:id="75"/>
    </w:p>
    <w:p w:rsidR="00375F9C" w:rsidRDefault="005C781A" w:rsidP="00375F9C">
      <w:r>
        <w:rPr>
          <w:noProof/>
        </w:rPr>
        <mc:AlternateContent>
          <mc:Choice Requires="wpc">
            <w:drawing>
              <wp:inline distT="0" distB="0" distL="0" distR="0" wp14:anchorId="2AF0ABBA" wp14:editId="6DF8B63D">
                <wp:extent cx="5257800" cy="5349240"/>
                <wp:effectExtent l="9525" t="0" r="9525" b="13335"/>
                <wp:docPr id="807" name="画布 3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2" name="Text Box 357"/>
                        <wps:cNvSpPr txBox="1">
                          <a:spLocks noChangeArrowheads="1"/>
                        </wps:cNvSpPr>
                        <wps:spPr bwMode="auto">
                          <a:xfrm>
                            <a:off x="0" y="48895"/>
                            <a:ext cx="5257800" cy="530034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proofErr w:type="gramStart"/>
                              <w:r w:rsidRPr="00C3112A">
                                <w:rPr>
                                  <w:color w:val="0000FF"/>
                                  <w:sz w:val="18"/>
                                  <w:szCs w:val="18"/>
                                </w:rPr>
                                <w:t>var</w:t>
                              </w:r>
                              <w:proofErr w:type="gramEnd"/>
                              <w:r w:rsidRPr="00C3112A">
                                <w:rPr>
                                  <w:sz w:val="18"/>
                                  <w:szCs w:val="18"/>
                                </w:rPr>
                                <w:t xml:space="preserve"> renderer=</w:t>
                              </w:r>
                              <w:r w:rsidRPr="00C3112A">
                                <w:rPr>
                                  <w:color w:val="0000FF"/>
                                  <w:sz w:val="18"/>
                                  <w:szCs w:val="18"/>
                                </w:rPr>
                                <w:t>function</w:t>
                              </w:r>
                              <w:r w:rsidRPr="00C3112A">
                                <w:rPr>
                                  <w:sz w:val="18"/>
                                  <w:szCs w:val="18"/>
                                </w:rPr>
                                <w:t>(o){</w:t>
                              </w:r>
                            </w:p>
                            <w:p w:rsidR="0023747D" w:rsidRPr="00C3112A" w:rsidRDefault="0023747D" w:rsidP="00375F9C">
                              <w:pPr>
                                <w:spacing w:line="240" w:lineRule="exact"/>
                                <w:rPr>
                                  <w:sz w:val="18"/>
                                  <w:szCs w:val="18"/>
                                </w:rPr>
                              </w:pPr>
                              <w:r w:rsidRPr="00C3112A">
                                <w:rPr>
                                  <w:sz w:val="18"/>
                                  <w:szCs w:val="18"/>
                                </w:rPr>
                                <w:t xml:space="preserve">    </w:t>
                              </w:r>
                              <w:proofErr w:type="gramStart"/>
                              <w:r w:rsidRPr="00C3112A">
                                <w:rPr>
                                  <w:color w:val="0000FF"/>
                                  <w:sz w:val="18"/>
                                  <w:szCs w:val="18"/>
                                </w:rPr>
                                <w:t>return</w:t>
                              </w:r>
                              <w:proofErr w:type="gramEnd"/>
                              <w:r w:rsidRPr="00C3112A">
                                <w:rPr>
                                  <w:sz w:val="18"/>
                                  <w:szCs w:val="18"/>
                                </w:rPr>
                                <w:t xml:space="preserve"> </w:t>
                              </w:r>
                              <w:r w:rsidRPr="00C3112A">
                                <w:rPr>
                                  <w:color w:val="FF00FF"/>
                                  <w:sz w:val="18"/>
                                  <w:szCs w:val="18"/>
                                </w:rPr>
                                <w:t>'&lt;span style="width:40px"&gt;'</w:t>
                              </w:r>
                              <w:r w:rsidRPr="00C3112A">
                                <w:rPr>
                                  <w:sz w:val="18"/>
                                  <w:szCs w:val="18"/>
                                </w:rPr>
                                <w:t>+o.col1+</w:t>
                              </w:r>
                              <w:r w:rsidRPr="00C3112A">
                                <w:rPr>
                                  <w:color w:val="FF00FF"/>
                                  <w:sz w:val="18"/>
                                  <w:szCs w:val="18"/>
                                </w:rPr>
                                <w:t>"&lt;/span&gt;"</w:t>
                              </w:r>
                              <w:r w:rsidRPr="00C3112A">
                                <w:rPr>
                                  <w:sz w:val="18"/>
                                  <w:szCs w:val="18"/>
                                </w:rPr>
                                <w:t xml:space="preserve"> + </w:t>
                              </w:r>
                              <w:r w:rsidRPr="00C3112A">
                                <w:rPr>
                                  <w:color w:val="FF00FF"/>
                                  <w:sz w:val="18"/>
                                  <w:szCs w:val="18"/>
                                </w:rPr>
                                <w:t>' &lt;span style="width:</w:t>
                              </w:r>
                              <w:r>
                                <w:rPr>
                                  <w:rFonts w:hint="eastAsia"/>
                                  <w:color w:val="FF00FF"/>
                                  <w:sz w:val="18"/>
                                  <w:szCs w:val="18"/>
                                </w:rPr>
                                <w:t>6</w:t>
                              </w:r>
                              <w:r w:rsidRPr="00C3112A">
                                <w:rPr>
                                  <w:color w:val="FF00FF"/>
                                  <w:sz w:val="18"/>
                                  <w:szCs w:val="18"/>
                                </w:rPr>
                                <w:t>0px"&gt;'</w:t>
                              </w:r>
                              <w:r w:rsidRPr="00C3112A">
                                <w:rPr>
                                  <w:sz w:val="18"/>
                                  <w:szCs w:val="18"/>
                                </w:rPr>
                                <w:t>+o.col2+</w:t>
                              </w:r>
                              <w:r w:rsidRPr="00C3112A">
                                <w:rPr>
                                  <w:color w:val="FF00FF"/>
                                  <w:sz w:val="18"/>
                                  <w:szCs w:val="18"/>
                                </w:rPr>
                                <w:t>"&lt;/span&gt;"</w:t>
                              </w:r>
                              <w:r w:rsidRPr="00C3112A">
                                <w:rPr>
                                  <w:sz w:val="18"/>
                                  <w:szCs w:val="18"/>
                                </w:rPr>
                                <w:t xml:space="preserve"> + </w:t>
                              </w:r>
                              <w:r w:rsidRPr="00C3112A">
                                <w:rPr>
                                  <w:color w:val="FF00FF"/>
                                  <w:sz w:val="18"/>
                                  <w:szCs w:val="18"/>
                                </w:rPr>
                                <w:t>' &lt;span style="width:40px"&gt;'</w:t>
                              </w:r>
                              <w:r w:rsidRPr="00C3112A">
                                <w:rPr>
                                  <w:sz w:val="18"/>
                                  <w:szCs w:val="18"/>
                                </w:rPr>
                                <w:t>+o.col3+</w:t>
                              </w:r>
                              <w:r w:rsidRPr="00C3112A">
                                <w:rPr>
                                  <w:color w:val="FF00FF"/>
                                  <w:sz w:val="18"/>
                                  <w:szCs w:val="18"/>
                                </w:rPr>
                                <w:t>"&lt;/span&gt;"</w:t>
                              </w:r>
                              <w:r w:rsidRPr="00C3112A">
                                <w:rPr>
                                  <w:sz w:val="18"/>
                                  <w:szCs w:val="18"/>
                                </w:rPr>
                                <w:t>;</w:t>
                              </w:r>
                            </w:p>
                            <w:p w:rsidR="0023747D"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p>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setWidth(</w:t>
                              </w:r>
                              <w:proofErr w:type="gramEnd"/>
                              <w:r w:rsidRPr="00C3112A">
                                <w:rPr>
                                  <w:color w:val="800000"/>
                                  <w:sz w:val="18"/>
                                  <w:szCs w:val="18"/>
                                </w:rPr>
                                <w:t>160</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p>
                            <w:p w:rsidR="0023747D" w:rsidRPr="00C3112A" w:rsidRDefault="0023747D" w:rsidP="00375F9C">
                              <w:pPr>
                                <w:spacing w:line="240" w:lineRule="exact"/>
                                <w:rPr>
                                  <w:sz w:val="18"/>
                                  <w:szCs w:val="18"/>
                                  <w:lang w:val="it-IT"/>
                                </w:rPr>
                              </w:pPr>
                              <w:r w:rsidRPr="00C3112A">
                                <w:rPr>
                                  <w:sz w:val="18"/>
                                  <w:szCs w:val="18"/>
                                </w:rPr>
                                <w:t xml:space="preserve">        </w:t>
                              </w:r>
                              <w:r w:rsidRPr="00C3112A">
                                <w:rPr>
                                  <w:sz w:val="18"/>
                                  <w:szCs w:val="18"/>
                                  <w:lang w:val="it-IT"/>
                                </w:rPr>
                                <w:t>id:</w:t>
                              </w:r>
                              <w:r w:rsidRPr="00C3112A">
                                <w:rPr>
                                  <w:color w:val="FF00FF"/>
                                  <w:sz w:val="18"/>
                                  <w:szCs w:val="18"/>
                                  <w:lang w:val="it-IT"/>
                                </w:rPr>
                                <w:t>"a"</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rFonts w:hint="eastAsia"/>
                                  <w:color w:val="FF00FF"/>
                                  <w:sz w:val="18"/>
                                  <w:szCs w:val="18"/>
                                  <w:lang w:val="it-IT"/>
                                </w:rPr>
                                <w:t>Name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color w:val="FF00FF"/>
                                  <w:sz w:val="18"/>
                                  <w:szCs w:val="18"/>
                                  <w:lang w:val="it-IT"/>
                                </w:rPr>
                                <w:t>Gender</w:t>
                              </w:r>
                              <w:r w:rsidRPr="005D7DD0">
                                <w:rPr>
                                  <w:rFonts w:hint="eastAsia"/>
                                  <w:color w:val="FF00FF"/>
                                  <w:sz w:val="18"/>
                                  <w:szCs w:val="18"/>
                                  <w:lang w:val="it-IT"/>
                                </w:rPr>
                                <w:t xml:space="preserve"> </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col3:</w:t>
                              </w:r>
                              <w:r w:rsidRPr="00C3112A">
                                <w:rPr>
                                  <w:rFonts w:hint="eastAsia"/>
                                  <w:color w:val="FF00FF"/>
                                  <w:sz w:val="18"/>
                                  <w:szCs w:val="18"/>
                                  <w:lang w:val="it-IT"/>
                                </w:rPr>
                                <w:t>'</w:t>
                              </w:r>
                              <w:r w:rsidRPr="00375F9C">
                                <w:rPr>
                                  <w:rFonts w:hint="eastAsia"/>
                                  <w:color w:val="FF00FF"/>
                                  <w:sz w:val="18"/>
                                  <w:szCs w:val="18"/>
                                  <w:lang w:val="it-IT"/>
                                </w:rPr>
                                <w:t>Age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375F9C" w:rsidRDefault="0023747D" w:rsidP="00375F9C">
                              <w:pPr>
                                <w:spacing w:line="240" w:lineRule="exact"/>
                                <w:rPr>
                                  <w:sz w:val="18"/>
                                  <w:szCs w:val="18"/>
                                  <w:lang w:val="it-IT"/>
                                </w:rPr>
                              </w:pPr>
                              <w:r w:rsidRPr="00375F9C">
                                <w:rPr>
                                  <w:rFonts w:hint="eastAsia"/>
                                  <w:color w:val="0000FF"/>
                                  <w:sz w:val="18"/>
                                  <w:szCs w:val="18"/>
                                  <w:lang w:val="it-IT"/>
                                </w:rPr>
                                <w:t xml:space="preserve">        </w:t>
                              </w:r>
                              <w:r w:rsidRPr="00375F9C">
                                <w:rPr>
                                  <w:rFonts w:hint="eastAsia"/>
                                  <w:sz w:val="18"/>
                                  <w:szCs w:val="18"/>
                                  <w:lang w:val="it-IT"/>
                                </w:rPr>
                                <w:t>itemStyle:</w:t>
                              </w:r>
                              <w:r w:rsidRPr="00375F9C">
                                <w:rPr>
                                  <w:rFonts w:hint="eastAsia"/>
                                  <w:color w:val="FF00FF"/>
                                  <w:sz w:val="18"/>
                                  <w:szCs w:val="18"/>
                                  <w:lang w:val="it-IT"/>
                                </w:rPr>
                                <w:t xml:space="preserve">'border-bottom:solid 1px </w:t>
                              </w:r>
                              <w:r w:rsidRPr="00375F9C">
                                <w:rPr>
                                  <w:color w:val="FF00FF"/>
                                  <w:sz w:val="18"/>
                                  <w:szCs w:val="18"/>
                                  <w:lang w:val="it-IT"/>
                                </w:rPr>
                                <w:t>#C8E1FA</w:t>
                              </w:r>
                              <w:r w:rsidRPr="00375F9C">
                                <w:rPr>
                                  <w:rFonts w:hint="eastAsia"/>
                                  <w:color w:val="FF00FF"/>
                                  <w:sz w:val="18"/>
                                  <w:szCs w:val="18"/>
                                  <w:lang w:val="it-IT"/>
                                </w:rPr>
                                <w:t>;font-weight:bold;'</w:t>
                              </w:r>
                            </w:p>
                            <w:p w:rsidR="0023747D" w:rsidRPr="00C3112A" w:rsidRDefault="0023747D" w:rsidP="00375F9C">
                              <w:pPr>
                                <w:spacing w:line="240" w:lineRule="exact"/>
                                <w:rPr>
                                  <w:sz w:val="18"/>
                                  <w:szCs w:val="18"/>
                                  <w:lang w:val="it-IT"/>
                                </w:rPr>
                              </w:pPr>
                              <w:r w:rsidRPr="00375F9C">
                                <w:rPr>
                                  <w:sz w:val="18"/>
                                  <w:szCs w:val="18"/>
                                  <w:lang w:val="it-IT"/>
                                </w:rPr>
                                <w:t xml:space="preserve">    </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"b"</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375F9C">
                                <w:rPr>
                                  <w:rFonts w:hint="eastAsia"/>
                                  <w:color w:val="FF00FF"/>
                                  <w:sz w:val="18"/>
                                  <w:szCs w:val="18"/>
                                  <w:lang w:val="it-IT"/>
                                </w:rPr>
                                <w:t>Jack</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375F9C">
                                <w:rPr>
                                  <w:rFonts w:hint="eastAsia"/>
                                  <w:color w:val="FF00FF"/>
                                  <w:sz w:val="18"/>
                                  <w:szCs w:val="18"/>
                                  <w:lang w:val="it-IT"/>
                                </w:rPr>
                                <w:t>Male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col3:</w:t>
                              </w:r>
                              <w:r w:rsidRPr="00C3112A">
                                <w:rPr>
                                  <w:color w:val="FF00FF"/>
                                  <w:sz w:val="18"/>
                                  <w:szCs w:val="18"/>
                                  <w:lang w:val="it-IT"/>
                                </w:rPr>
                                <w:t>'23'</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"c"</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lang w:val="it-IT"/>
                                </w:rPr>
                                <w:t xml:space="preserve"> </w:t>
                              </w:r>
                              <w:r w:rsidRPr="005D7DD0">
                                <w:rPr>
                                  <w:color w:val="FF00FF"/>
                                  <w:sz w:val="18"/>
                                  <w:szCs w:val="18"/>
                                  <w:lang w:val="it-IT"/>
                                </w:rPr>
                                <w:t>Jenny</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rFonts w:hint="eastAsia"/>
                                  <w:color w:val="FF00FF"/>
                                  <w:sz w:val="18"/>
                                  <w:szCs w:val="18"/>
                                  <w:lang w:val="it-IT"/>
                                </w:rPr>
                                <w:t>Female</w:t>
                              </w:r>
                              <w:r w:rsidRPr="00C3112A">
                                <w:rPr>
                                  <w:rFonts w:hint="eastAsia"/>
                                  <w:color w:val="FF00FF"/>
                                  <w:sz w:val="18"/>
                                  <w:szCs w:val="18"/>
                                  <w:lang w:val="it-IT"/>
                                </w:rPr>
                                <w:t>'</w:t>
                              </w:r>
                              <w:r w:rsidRPr="00C3112A">
                                <w:rPr>
                                  <w:rFonts w:hint="eastAsia"/>
                                  <w:sz w:val="18"/>
                                  <w:szCs w:val="18"/>
                                  <w:lang w:val="it-IT"/>
                                </w:rPr>
                                <w:t>,</w:t>
                              </w:r>
                            </w:p>
                            <w:p w:rsidR="0023747D" w:rsidRPr="00375F9C" w:rsidRDefault="0023747D" w:rsidP="00375F9C">
                              <w:pPr>
                                <w:spacing w:line="240" w:lineRule="exact"/>
                                <w:rPr>
                                  <w:sz w:val="18"/>
                                  <w:szCs w:val="18"/>
                                </w:rPr>
                              </w:pPr>
                              <w:r w:rsidRPr="00C3112A">
                                <w:rPr>
                                  <w:sz w:val="18"/>
                                  <w:szCs w:val="18"/>
                                  <w:lang w:val="it-IT"/>
                                </w:rPr>
                                <w:t xml:space="preserve">        </w:t>
                              </w:r>
                              <w:r w:rsidRPr="00375F9C">
                                <w:rPr>
                                  <w:sz w:val="18"/>
                                  <w:szCs w:val="18"/>
                                </w:rPr>
                                <w:t>col3:</w:t>
                              </w:r>
                              <w:r w:rsidRPr="00375F9C">
                                <w:rPr>
                                  <w:color w:val="FF00FF"/>
                                  <w:sz w:val="18"/>
                                  <w:szCs w:val="18"/>
                                </w:rPr>
                                <w:t>'32'</w:t>
                              </w:r>
                              <w:r w:rsidRPr="00375F9C">
                                <w:rPr>
                                  <w:sz w:val="18"/>
                                  <w:szCs w:val="18"/>
                                </w:rPr>
                                <w:t>,</w:t>
                              </w:r>
                            </w:p>
                            <w:p w:rsidR="0023747D" w:rsidRPr="00C3112A" w:rsidRDefault="0023747D" w:rsidP="00375F9C">
                              <w:pPr>
                                <w:spacing w:line="240" w:lineRule="exact"/>
                                <w:rPr>
                                  <w:sz w:val="18"/>
                                  <w:szCs w:val="18"/>
                                </w:rPr>
                              </w:pPr>
                              <w:r w:rsidRPr="00375F9C">
                                <w:rPr>
                                  <w:sz w:val="18"/>
                                  <w:szCs w:val="18"/>
                                </w:rPr>
                                <w:t xml:space="preserve">        </w:t>
                              </w:r>
                              <w:proofErr w:type="gramStart"/>
                              <w:r w:rsidRPr="00C3112A">
                                <w:rPr>
                                  <w:sz w:val="18"/>
                                  <w:szCs w:val="18"/>
                                </w:rPr>
                                <w:t>renderer:</w:t>
                              </w:r>
                              <w:proofErr w:type="gramEnd"/>
                              <w:r w:rsidRPr="00C3112A">
                                <w:rPr>
                                  <w:sz w:val="18"/>
                                  <w:szCs w:val="18"/>
                                </w:rPr>
                                <w:t>renderer</w:t>
                              </w:r>
                            </w:p>
                            <w:p w:rsidR="0023747D" w:rsidRPr="00C3112A" w:rsidRDefault="0023747D" w:rsidP="00375F9C">
                              <w:pPr>
                                <w:spacing w:line="240" w:lineRule="exact"/>
                                <w:rPr>
                                  <w:sz w:val="18"/>
                                  <w:szCs w:val="18"/>
                                </w:rPr>
                              </w:pPr>
                              <w:r w:rsidRPr="00C3112A">
                                <w:rPr>
                                  <w:sz w:val="18"/>
                                  <w:szCs w:val="18"/>
                                </w:rPr>
                                <w:t xml:space="preserve">    }]</w:t>
                              </w:r>
                            </w:p>
                            <w:p w:rsidR="0023747D" w:rsidRDefault="0023747D" w:rsidP="00375F9C">
                              <w:pPr>
                                <w:spacing w:line="240" w:lineRule="exact"/>
                                <w:rPr>
                                  <w:sz w:val="18"/>
                                  <w:szCs w:val="18"/>
                                </w:rPr>
                              </w:pPr>
                              <w:r w:rsidRPr="00C3112A">
                                <w:rPr>
                                  <w:sz w:val="18"/>
                                  <w:szCs w:val="18"/>
                                </w:rPr>
                                <w:t>)</w:t>
                              </w:r>
                            </w:p>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beforeUIValueSet(</w:t>
                              </w:r>
                              <w:proofErr w:type="gramEnd"/>
                              <w:r w:rsidRPr="00C3112A">
                                <w:rPr>
                                  <w:color w:val="0000FF"/>
                                  <w:sz w:val="18"/>
                                  <w:szCs w:val="18"/>
                                </w:rPr>
                                <w:t>function</w:t>
                              </w:r>
                              <w:r>
                                <w:rPr>
                                  <w:rFonts w:hint="eastAsia"/>
                                  <w:sz w:val="18"/>
                                  <w:szCs w:val="18"/>
                                </w:rPr>
                                <w:t xml:space="preserve"> (profile, ov, nv){</w:t>
                              </w:r>
                            </w:p>
                            <w:p w:rsidR="0023747D" w:rsidRDefault="0023747D" w:rsidP="00375F9C">
                              <w:pPr>
                                <w:spacing w:line="240" w:lineRule="exact"/>
                                <w:rPr>
                                  <w:sz w:val="18"/>
                                  <w:szCs w:val="18"/>
                                </w:rPr>
                              </w:pPr>
                              <w:r>
                                <w:rPr>
                                  <w:rFonts w:hint="eastAsia"/>
                                  <w:sz w:val="18"/>
                                  <w:szCs w:val="18"/>
                                </w:rPr>
                                <w:t xml:space="preserve">    </w:t>
                              </w:r>
                              <w:r>
                                <w:rPr>
                                  <w:rFonts w:hint="eastAsia"/>
                                  <w:color w:val="FF00FF"/>
                                  <w:sz w:val="18"/>
                                  <w:szCs w:val="18"/>
                                  <w:lang w:val="it-IT"/>
                                </w:rPr>
                                <w:t xml:space="preserve">return </w:t>
                              </w:r>
                              <w:r>
                                <w:rPr>
                                  <w:rFonts w:hint="eastAsia"/>
                                  <w:sz w:val="18"/>
                                  <w:szCs w:val="18"/>
                                </w:rPr>
                                <w:t>nv!==</w:t>
                              </w:r>
                              <w:r w:rsidRPr="00C3112A">
                                <w:rPr>
                                  <w:color w:val="FF00FF"/>
                                  <w:sz w:val="18"/>
                                  <w:szCs w:val="18"/>
                                  <w:lang w:val="it-IT"/>
                                </w:rPr>
                                <w:t>"a"</w:t>
                              </w:r>
                            </w:p>
                            <w:p w:rsidR="0023747D" w:rsidRPr="00C3112A" w:rsidRDefault="0023747D" w:rsidP="00375F9C">
                              <w:pPr>
                                <w:spacing w:line="240" w:lineRule="exact"/>
                                <w:rPr>
                                  <w:sz w:val="18"/>
                                  <w:szCs w:val="18"/>
                                </w:rPr>
                              </w:pPr>
                              <w:r>
                                <w:rPr>
                                  <w:rFonts w:hint="eastAsia"/>
                                  <w:sz w:val="18"/>
                                  <w:szCs w:val="18"/>
                                </w:rPr>
                                <w:t>})</w:t>
                              </w:r>
                            </w:p>
                            <w:p w:rsidR="0023747D" w:rsidRPr="00ED10FD"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wps:txbx>
                        <wps:bodyPr rot="0" vert="horz" wrap="square" lIns="54000" tIns="46800" rIns="54000" bIns="45720" anchor="t" anchorCtr="0" upright="1">
                          <a:noAutofit/>
                        </wps:bodyPr>
                      </wps:wsp>
                      <wps:wsp>
                        <wps:cNvPr id="803" name="AutoShape 359"/>
                        <wps:cNvSpPr>
                          <a:spLocks noChangeArrowheads="1"/>
                        </wps:cNvSpPr>
                        <wps:spPr bwMode="auto">
                          <a:xfrm flipH="1">
                            <a:off x="1600200" y="792480"/>
                            <a:ext cx="1485900" cy="244475"/>
                          </a:xfrm>
                          <a:prstGeom prst="wedgeRoundRectCallout">
                            <a:avLst>
                              <a:gd name="adj1" fmla="val 50384"/>
                              <a:gd name="adj2" fmla="val -13623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Gives a render function</w:t>
                              </w:r>
                            </w:p>
                          </w:txbxContent>
                        </wps:txbx>
                        <wps:bodyPr rot="0" vert="horz" wrap="square" lIns="0" tIns="0" rIns="0" bIns="0" anchor="t" anchorCtr="0" upright="1">
                          <a:noAutofit/>
                        </wps:bodyPr>
                      </wps:wsp>
                      <wps:wsp>
                        <wps:cNvPr id="804" name="AutoShape 360"/>
                        <wps:cNvSpPr>
                          <a:spLocks noChangeArrowheads="1"/>
                        </wps:cNvSpPr>
                        <wps:spPr bwMode="auto">
                          <a:xfrm flipH="1">
                            <a:off x="1371600" y="1386840"/>
                            <a:ext cx="1257300" cy="244475"/>
                          </a:xfrm>
                          <a:prstGeom prst="wedgeRoundRectCallout">
                            <a:avLst>
                              <a:gd name="adj1" fmla="val 70148"/>
                              <a:gd name="adj2" fmla="val 114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Extra variables</w:t>
                              </w:r>
                            </w:p>
                          </w:txbxContent>
                        </wps:txbx>
                        <wps:bodyPr rot="0" vert="horz" wrap="square" lIns="0" tIns="0" rIns="0" bIns="0" anchor="t" anchorCtr="0" upright="1">
                          <a:noAutofit/>
                        </wps:bodyPr>
                      </wps:wsp>
                      <wps:wsp>
                        <wps:cNvPr id="806" name="AutoShape 618"/>
                        <wps:cNvSpPr>
                          <a:spLocks noChangeArrowheads="1"/>
                        </wps:cNvSpPr>
                        <wps:spPr bwMode="auto">
                          <a:xfrm flipH="1">
                            <a:off x="1943100" y="4160520"/>
                            <a:ext cx="1257300" cy="244475"/>
                          </a:xfrm>
                          <a:prstGeom prst="wedgeRoundRectCallout">
                            <a:avLst>
                              <a:gd name="adj1" fmla="val 46866"/>
                              <a:gd name="adj2" fmla="val 127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For the header item</w:t>
                              </w:r>
                            </w:p>
                          </w:txbxContent>
                        </wps:txbx>
                        <wps:bodyPr rot="0" vert="horz" wrap="square" lIns="0" tIns="0" rIns="0" bIns="0" anchor="t" anchorCtr="0" upright="1">
                          <a:noAutofit/>
                        </wps:bodyPr>
                      </wps:wsp>
                    </wpc:wpc>
                  </a:graphicData>
                </a:graphic>
              </wp:inline>
            </w:drawing>
          </mc:Choice>
          <mc:Fallback>
            <w:pict>
              <v:group id="画布 355" o:spid="_x0000_s1275" editas="canvas" style="width:414pt;height:421.2pt;mso-position-horizontal-relative:char;mso-position-vertical-relative:line" coordsize="52578,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">
                <v:shape id="_x0000_s1276" type="#_x0000_t75" style="position:absolute;width:52578;height:53492;visibility:visible;mso-wrap-style:square">
                  <v:fill o:detectmouseclick="t"/>
                  <v:path o:connecttype="none"/>
                </v:shape>
                <v:shape id="Text Box 357" o:spid="_x0000_s1277" type="#_x0000_t202" style="position:absolute;top:488;width:52578;height:5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5tmscA&#10;AADcAAAADwAAAGRycy9kb3ducmV2LnhtbESPQWvCQBSE70L/w/IKvemmKdQQs4qIltLiQVuR3F6y&#10;zyQ0+zZkt5r++64geBxm5hsmWwymFWfqXWNZwfMkAkFcWt1wpeD7azNOQDiPrLG1TAr+yMFi/jDK&#10;MNX2wjs6730lAoRdigpq77tUSlfWZNBNbEccvJPtDfog+0rqHi8BbloZR9GrNNhwWKixo1VN5c/+&#10;1yiIi/XhTS8P0xW/nNrtxzH/LPJcqafHYTkD4Wnw9/Ct/a4VJFEM1zPh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ObZrHAAAA3AAAAA8AAAAAAAAAAAAAAAAAmAIAAGRy&#10;cy9kb3ducmV2LnhtbFBLBQYAAAAABAAEAPUAAACMAwAAAAA=&#10;" strokeweight="1pt">
                  <v:textbox inset="1.5mm,1.3mm,1.5mm">
                    <w:txbxContent>
                      <w:p w:rsidR="0023747D" w:rsidRPr="00C3112A" w:rsidRDefault="0023747D" w:rsidP="00375F9C">
                        <w:pPr>
                          <w:spacing w:line="240" w:lineRule="exact"/>
                          <w:rPr>
                            <w:sz w:val="18"/>
                            <w:szCs w:val="18"/>
                          </w:rPr>
                        </w:pPr>
                        <w:proofErr w:type="gramStart"/>
                        <w:r w:rsidRPr="00C3112A">
                          <w:rPr>
                            <w:color w:val="0000FF"/>
                            <w:sz w:val="18"/>
                            <w:szCs w:val="18"/>
                          </w:rPr>
                          <w:t>var</w:t>
                        </w:r>
                        <w:proofErr w:type="gramEnd"/>
                        <w:r w:rsidRPr="00C3112A">
                          <w:rPr>
                            <w:sz w:val="18"/>
                            <w:szCs w:val="18"/>
                          </w:rPr>
                          <w:t xml:space="preserve"> renderer=</w:t>
                        </w:r>
                        <w:r w:rsidRPr="00C3112A">
                          <w:rPr>
                            <w:color w:val="0000FF"/>
                            <w:sz w:val="18"/>
                            <w:szCs w:val="18"/>
                          </w:rPr>
                          <w:t>function</w:t>
                        </w:r>
                        <w:r w:rsidRPr="00C3112A">
                          <w:rPr>
                            <w:sz w:val="18"/>
                            <w:szCs w:val="18"/>
                          </w:rPr>
                          <w:t>(o){</w:t>
                        </w:r>
                      </w:p>
                      <w:p w:rsidR="0023747D" w:rsidRPr="00C3112A" w:rsidRDefault="0023747D" w:rsidP="00375F9C">
                        <w:pPr>
                          <w:spacing w:line="240" w:lineRule="exact"/>
                          <w:rPr>
                            <w:sz w:val="18"/>
                            <w:szCs w:val="18"/>
                          </w:rPr>
                        </w:pPr>
                        <w:r w:rsidRPr="00C3112A">
                          <w:rPr>
                            <w:sz w:val="18"/>
                            <w:szCs w:val="18"/>
                          </w:rPr>
                          <w:t xml:space="preserve">    </w:t>
                        </w:r>
                        <w:proofErr w:type="gramStart"/>
                        <w:r w:rsidRPr="00C3112A">
                          <w:rPr>
                            <w:color w:val="0000FF"/>
                            <w:sz w:val="18"/>
                            <w:szCs w:val="18"/>
                          </w:rPr>
                          <w:t>return</w:t>
                        </w:r>
                        <w:proofErr w:type="gramEnd"/>
                        <w:r w:rsidRPr="00C3112A">
                          <w:rPr>
                            <w:sz w:val="18"/>
                            <w:szCs w:val="18"/>
                          </w:rPr>
                          <w:t xml:space="preserve"> </w:t>
                        </w:r>
                        <w:r w:rsidRPr="00C3112A">
                          <w:rPr>
                            <w:color w:val="FF00FF"/>
                            <w:sz w:val="18"/>
                            <w:szCs w:val="18"/>
                          </w:rPr>
                          <w:t>'&lt;span style="width:40px"&gt;'</w:t>
                        </w:r>
                        <w:r w:rsidRPr="00C3112A">
                          <w:rPr>
                            <w:sz w:val="18"/>
                            <w:szCs w:val="18"/>
                          </w:rPr>
                          <w:t>+o.col1+</w:t>
                        </w:r>
                        <w:r w:rsidRPr="00C3112A">
                          <w:rPr>
                            <w:color w:val="FF00FF"/>
                            <w:sz w:val="18"/>
                            <w:szCs w:val="18"/>
                          </w:rPr>
                          <w:t>"&lt;/span&gt;"</w:t>
                        </w:r>
                        <w:r w:rsidRPr="00C3112A">
                          <w:rPr>
                            <w:sz w:val="18"/>
                            <w:szCs w:val="18"/>
                          </w:rPr>
                          <w:t xml:space="preserve"> + </w:t>
                        </w:r>
                        <w:r w:rsidRPr="00C3112A">
                          <w:rPr>
                            <w:color w:val="FF00FF"/>
                            <w:sz w:val="18"/>
                            <w:szCs w:val="18"/>
                          </w:rPr>
                          <w:t>' &lt;span style="width:</w:t>
                        </w:r>
                        <w:r>
                          <w:rPr>
                            <w:rFonts w:hint="eastAsia"/>
                            <w:color w:val="FF00FF"/>
                            <w:sz w:val="18"/>
                            <w:szCs w:val="18"/>
                          </w:rPr>
                          <w:t>6</w:t>
                        </w:r>
                        <w:r w:rsidRPr="00C3112A">
                          <w:rPr>
                            <w:color w:val="FF00FF"/>
                            <w:sz w:val="18"/>
                            <w:szCs w:val="18"/>
                          </w:rPr>
                          <w:t>0px"&gt;'</w:t>
                        </w:r>
                        <w:r w:rsidRPr="00C3112A">
                          <w:rPr>
                            <w:sz w:val="18"/>
                            <w:szCs w:val="18"/>
                          </w:rPr>
                          <w:t>+o.col2+</w:t>
                        </w:r>
                        <w:r w:rsidRPr="00C3112A">
                          <w:rPr>
                            <w:color w:val="FF00FF"/>
                            <w:sz w:val="18"/>
                            <w:szCs w:val="18"/>
                          </w:rPr>
                          <w:t>"&lt;/span&gt;"</w:t>
                        </w:r>
                        <w:r w:rsidRPr="00C3112A">
                          <w:rPr>
                            <w:sz w:val="18"/>
                            <w:szCs w:val="18"/>
                          </w:rPr>
                          <w:t xml:space="preserve"> + </w:t>
                        </w:r>
                        <w:r w:rsidRPr="00C3112A">
                          <w:rPr>
                            <w:color w:val="FF00FF"/>
                            <w:sz w:val="18"/>
                            <w:szCs w:val="18"/>
                          </w:rPr>
                          <w:t>' &lt;span style="width:40px"&gt;'</w:t>
                        </w:r>
                        <w:r w:rsidRPr="00C3112A">
                          <w:rPr>
                            <w:sz w:val="18"/>
                            <w:szCs w:val="18"/>
                          </w:rPr>
                          <w:t>+o.col3+</w:t>
                        </w:r>
                        <w:r w:rsidRPr="00C3112A">
                          <w:rPr>
                            <w:color w:val="FF00FF"/>
                            <w:sz w:val="18"/>
                            <w:szCs w:val="18"/>
                          </w:rPr>
                          <w:t>"&lt;/span&gt;"</w:t>
                        </w:r>
                        <w:r w:rsidRPr="00C3112A">
                          <w:rPr>
                            <w:sz w:val="18"/>
                            <w:szCs w:val="18"/>
                          </w:rPr>
                          <w:t>;</w:t>
                        </w:r>
                      </w:p>
                      <w:p w:rsidR="0023747D"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p>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setWidth(</w:t>
                        </w:r>
                        <w:proofErr w:type="gramEnd"/>
                        <w:r w:rsidRPr="00C3112A">
                          <w:rPr>
                            <w:color w:val="800000"/>
                            <w:sz w:val="18"/>
                            <w:szCs w:val="18"/>
                          </w:rPr>
                          <w:t>160</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p>
                      <w:p w:rsidR="0023747D" w:rsidRPr="00C3112A" w:rsidRDefault="0023747D" w:rsidP="00375F9C">
                        <w:pPr>
                          <w:spacing w:line="240" w:lineRule="exact"/>
                          <w:rPr>
                            <w:sz w:val="18"/>
                            <w:szCs w:val="18"/>
                            <w:lang w:val="it-IT"/>
                          </w:rPr>
                        </w:pPr>
                        <w:r w:rsidRPr="00C3112A">
                          <w:rPr>
                            <w:sz w:val="18"/>
                            <w:szCs w:val="18"/>
                          </w:rPr>
                          <w:t xml:space="preserve">        </w:t>
                        </w:r>
                        <w:r w:rsidRPr="00C3112A">
                          <w:rPr>
                            <w:sz w:val="18"/>
                            <w:szCs w:val="18"/>
                            <w:lang w:val="it-IT"/>
                          </w:rPr>
                          <w:t>id:</w:t>
                        </w:r>
                        <w:r w:rsidRPr="00C3112A">
                          <w:rPr>
                            <w:color w:val="FF00FF"/>
                            <w:sz w:val="18"/>
                            <w:szCs w:val="18"/>
                            <w:lang w:val="it-IT"/>
                          </w:rPr>
                          <w:t>"a"</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rFonts w:hint="eastAsia"/>
                            <w:color w:val="FF00FF"/>
                            <w:sz w:val="18"/>
                            <w:szCs w:val="18"/>
                            <w:lang w:val="it-IT"/>
                          </w:rPr>
                          <w:t>Name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color w:val="FF00FF"/>
                            <w:sz w:val="18"/>
                            <w:szCs w:val="18"/>
                            <w:lang w:val="it-IT"/>
                          </w:rPr>
                          <w:t>Gender</w:t>
                        </w:r>
                        <w:r w:rsidRPr="005D7DD0">
                          <w:rPr>
                            <w:rFonts w:hint="eastAsia"/>
                            <w:color w:val="FF00FF"/>
                            <w:sz w:val="18"/>
                            <w:szCs w:val="18"/>
                            <w:lang w:val="it-IT"/>
                          </w:rPr>
                          <w:t xml:space="preserve"> </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col3:</w:t>
                        </w:r>
                        <w:r w:rsidRPr="00C3112A">
                          <w:rPr>
                            <w:rFonts w:hint="eastAsia"/>
                            <w:color w:val="FF00FF"/>
                            <w:sz w:val="18"/>
                            <w:szCs w:val="18"/>
                            <w:lang w:val="it-IT"/>
                          </w:rPr>
                          <w:t>'</w:t>
                        </w:r>
                        <w:r w:rsidRPr="00375F9C">
                          <w:rPr>
                            <w:rFonts w:hint="eastAsia"/>
                            <w:color w:val="FF00FF"/>
                            <w:sz w:val="18"/>
                            <w:szCs w:val="18"/>
                            <w:lang w:val="it-IT"/>
                          </w:rPr>
                          <w:t>Age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375F9C" w:rsidRDefault="0023747D" w:rsidP="00375F9C">
                        <w:pPr>
                          <w:spacing w:line="240" w:lineRule="exact"/>
                          <w:rPr>
                            <w:sz w:val="18"/>
                            <w:szCs w:val="18"/>
                            <w:lang w:val="it-IT"/>
                          </w:rPr>
                        </w:pPr>
                        <w:r w:rsidRPr="00375F9C">
                          <w:rPr>
                            <w:rFonts w:hint="eastAsia"/>
                            <w:color w:val="0000FF"/>
                            <w:sz w:val="18"/>
                            <w:szCs w:val="18"/>
                            <w:lang w:val="it-IT"/>
                          </w:rPr>
                          <w:t xml:space="preserve">        </w:t>
                        </w:r>
                        <w:r w:rsidRPr="00375F9C">
                          <w:rPr>
                            <w:rFonts w:hint="eastAsia"/>
                            <w:sz w:val="18"/>
                            <w:szCs w:val="18"/>
                            <w:lang w:val="it-IT"/>
                          </w:rPr>
                          <w:t>itemStyle:</w:t>
                        </w:r>
                        <w:r w:rsidRPr="00375F9C">
                          <w:rPr>
                            <w:rFonts w:hint="eastAsia"/>
                            <w:color w:val="FF00FF"/>
                            <w:sz w:val="18"/>
                            <w:szCs w:val="18"/>
                            <w:lang w:val="it-IT"/>
                          </w:rPr>
                          <w:t xml:space="preserve">'border-bottom:solid 1px </w:t>
                        </w:r>
                        <w:r w:rsidRPr="00375F9C">
                          <w:rPr>
                            <w:color w:val="FF00FF"/>
                            <w:sz w:val="18"/>
                            <w:szCs w:val="18"/>
                            <w:lang w:val="it-IT"/>
                          </w:rPr>
                          <w:t>#C8E1FA</w:t>
                        </w:r>
                        <w:r w:rsidRPr="00375F9C">
                          <w:rPr>
                            <w:rFonts w:hint="eastAsia"/>
                            <w:color w:val="FF00FF"/>
                            <w:sz w:val="18"/>
                            <w:szCs w:val="18"/>
                            <w:lang w:val="it-IT"/>
                          </w:rPr>
                          <w:t>;font-weight:bold;'</w:t>
                        </w:r>
                      </w:p>
                      <w:p w:rsidR="0023747D" w:rsidRPr="00C3112A" w:rsidRDefault="0023747D" w:rsidP="00375F9C">
                        <w:pPr>
                          <w:spacing w:line="240" w:lineRule="exact"/>
                          <w:rPr>
                            <w:sz w:val="18"/>
                            <w:szCs w:val="18"/>
                            <w:lang w:val="it-IT"/>
                          </w:rPr>
                        </w:pPr>
                        <w:r w:rsidRPr="00375F9C">
                          <w:rPr>
                            <w:sz w:val="18"/>
                            <w:szCs w:val="18"/>
                            <w:lang w:val="it-IT"/>
                          </w:rPr>
                          <w:t xml:space="preserve">    </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"b"</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375F9C">
                          <w:rPr>
                            <w:rFonts w:hint="eastAsia"/>
                            <w:color w:val="FF00FF"/>
                            <w:sz w:val="18"/>
                            <w:szCs w:val="18"/>
                            <w:lang w:val="it-IT"/>
                          </w:rPr>
                          <w:t>Jack</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375F9C">
                          <w:rPr>
                            <w:rFonts w:hint="eastAsia"/>
                            <w:color w:val="FF00FF"/>
                            <w:sz w:val="18"/>
                            <w:szCs w:val="18"/>
                            <w:lang w:val="it-IT"/>
                          </w:rPr>
                          <w:t>Male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col3:</w:t>
                        </w:r>
                        <w:r w:rsidRPr="00C3112A">
                          <w:rPr>
                            <w:color w:val="FF00FF"/>
                            <w:sz w:val="18"/>
                            <w:szCs w:val="18"/>
                            <w:lang w:val="it-IT"/>
                          </w:rPr>
                          <w:t>'23'</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"c"</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lang w:val="it-IT"/>
                          </w:rPr>
                          <w:t xml:space="preserve"> </w:t>
                        </w:r>
                        <w:r w:rsidRPr="005D7DD0">
                          <w:rPr>
                            <w:color w:val="FF00FF"/>
                            <w:sz w:val="18"/>
                            <w:szCs w:val="18"/>
                            <w:lang w:val="it-IT"/>
                          </w:rPr>
                          <w:t>Jenny</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rFonts w:hint="eastAsia"/>
                            <w:color w:val="FF00FF"/>
                            <w:sz w:val="18"/>
                            <w:szCs w:val="18"/>
                            <w:lang w:val="it-IT"/>
                          </w:rPr>
                          <w:t>Female</w:t>
                        </w:r>
                        <w:r w:rsidRPr="00C3112A">
                          <w:rPr>
                            <w:rFonts w:hint="eastAsia"/>
                            <w:color w:val="FF00FF"/>
                            <w:sz w:val="18"/>
                            <w:szCs w:val="18"/>
                            <w:lang w:val="it-IT"/>
                          </w:rPr>
                          <w:t>'</w:t>
                        </w:r>
                        <w:r w:rsidRPr="00C3112A">
                          <w:rPr>
                            <w:rFonts w:hint="eastAsia"/>
                            <w:sz w:val="18"/>
                            <w:szCs w:val="18"/>
                            <w:lang w:val="it-IT"/>
                          </w:rPr>
                          <w:t>,</w:t>
                        </w:r>
                      </w:p>
                      <w:p w:rsidR="0023747D" w:rsidRPr="00375F9C" w:rsidRDefault="0023747D" w:rsidP="00375F9C">
                        <w:pPr>
                          <w:spacing w:line="240" w:lineRule="exact"/>
                          <w:rPr>
                            <w:sz w:val="18"/>
                            <w:szCs w:val="18"/>
                          </w:rPr>
                        </w:pPr>
                        <w:r w:rsidRPr="00C3112A">
                          <w:rPr>
                            <w:sz w:val="18"/>
                            <w:szCs w:val="18"/>
                            <w:lang w:val="it-IT"/>
                          </w:rPr>
                          <w:t xml:space="preserve">        </w:t>
                        </w:r>
                        <w:r w:rsidRPr="00375F9C">
                          <w:rPr>
                            <w:sz w:val="18"/>
                            <w:szCs w:val="18"/>
                          </w:rPr>
                          <w:t>col3:</w:t>
                        </w:r>
                        <w:r w:rsidRPr="00375F9C">
                          <w:rPr>
                            <w:color w:val="FF00FF"/>
                            <w:sz w:val="18"/>
                            <w:szCs w:val="18"/>
                          </w:rPr>
                          <w:t>'32'</w:t>
                        </w:r>
                        <w:r w:rsidRPr="00375F9C">
                          <w:rPr>
                            <w:sz w:val="18"/>
                            <w:szCs w:val="18"/>
                          </w:rPr>
                          <w:t>,</w:t>
                        </w:r>
                      </w:p>
                      <w:p w:rsidR="0023747D" w:rsidRPr="00C3112A" w:rsidRDefault="0023747D" w:rsidP="00375F9C">
                        <w:pPr>
                          <w:spacing w:line="240" w:lineRule="exact"/>
                          <w:rPr>
                            <w:sz w:val="18"/>
                            <w:szCs w:val="18"/>
                          </w:rPr>
                        </w:pPr>
                        <w:r w:rsidRPr="00375F9C">
                          <w:rPr>
                            <w:sz w:val="18"/>
                            <w:szCs w:val="18"/>
                          </w:rPr>
                          <w:t xml:space="preserve">        </w:t>
                        </w:r>
                        <w:proofErr w:type="gramStart"/>
                        <w:r w:rsidRPr="00C3112A">
                          <w:rPr>
                            <w:sz w:val="18"/>
                            <w:szCs w:val="18"/>
                          </w:rPr>
                          <w:t>renderer:</w:t>
                        </w:r>
                        <w:proofErr w:type="gramEnd"/>
                        <w:r w:rsidRPr="00C3112A">
                          <w:rPr>
                            <w:sz w:val="18"/>
                            <w:szCs w:val="18"/>
                          </w:rPr>
                          <w:t>renderer</w:t>
                        </w:r>
                      </w:p>
                      <w:p w:rsidR="0023747D" w:rsidRPr="00C3112A" w:rsidRDefault="0023747D" w:rsidP="00375F9C">
                        <w:pPr>
                          <w:spacing w:line="240" w:lineRule="exact"/>
                          <w:rPr>
                            <w:sz w:val="18"/>
                            <w:szCs w:val="18"/>
                          </w:rPr>
                        </w:pPr>
                        <w:r w:rsidRPr="00C3112A">
                          <w:rPr>
                            <w:sz w:val="18"/>
                            <w:szCs w:val="18"/>
                          </w:rPr>
                          <w:t xml:space="preserve">    }]</w:t>
                        </w:r>
                      </w:p>
                      <w:p w:rsidR="0023747D" w:rsidRDefault="0023747D" w:rsidP="00375F9C">
                        <w:pPr>
                          <w:spacing w:line="240" w:lineRule="exact"/>
                          <w:rPr>
                            <w:sz w:val="18"/>
                            <w:szCs w:val="18"/>
                          </w:rPr>
                        </w:pPr>
                        <w:r w:rsidRPr="00C3112A">
                          <w:rPr>
                            <w:sz w:val="18"/>
                            <w:szCs w:val="18"/>
                          </w:rPr>
                          <w:t>)</w:t>
                        </w:r>
                      </w:p>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beforeUIValueSet(</w:t>
                        </w:r>
                        <w:proofErr w:type="gramEnd"/>
                        <w:r w:rsidRPr="00C3112A">
                          <w:rPr>
                            <w:color w:val="0000FF"/>
                            <w:sz w:val="18"/>
                            <w:szCs w:val="18"/>
                          </w:rPr>
                          <w:t>function</w:t>
                        </w:r>
                        <w:r>
                          <w:rPr>
                            <w:rFonts w:hint="eastAsia"/>
                            <w:sz w:val="18"/>
                            <w:szCs w:val="18"/>
                          </w:rPr>
                          <w:t xml:space="preserve"> (profile, ov, nv){</w:t>
                        </w:r>
                      </w:p>
                      <w:p w:rsidR="0023747D" w:rsidRDefault="0023747D" w:rsidP="00375F9C">
                        <w:pPr>
                          <w:spacing w:line="240" w:lineRule="exact"/>
                          <w:rPr>
                            <w:sz w:val="18"/>
                            <w:szCs w:val="18"/>
                          </w:rPr>
                        </w:pPr>
                        <w:r>
                          <w:rPr>
                            <w:rFonts w:hint="eastAsia"/>
                            <w:sz w:val="18"/>
                            <w:szCs w:val="18"/>
                          </w:rPr>
                          <w:t xml:space="preserve">    </w:t>
                        </w:r>
                        <w:r>
                          <w:rPr>
                            <w:rFonts w:hint="eastAsia"/>
                            <w:color w:val="FF00FF"/>
                            <w:sz w:val="18"/>
                            <w:szCs w:val="18"/>
                            <w:lang w:val="it-IT"/>
                          </w:rPr>
                          <w:t xml:space="preserve">return </w:t>
                        </w:r>
                        <w:r>
                          <w:rPr>
                            <w:rFonts w:hint="eastAsia"/>
                            <w:sz w:val="18"/>
                            <w:szCs w:val="18"/>
                          </w:rPr>
                          <w:t>nv!==</w:t>
                        </w:r>
                        <w:r w:rsidRPr="00C3112A">
                          <w:rPr>
                            <w:color w:val="FF00FF"/>
                            <w:sz w:val="18"/>
                            <w:szCs w:val="18"/>
                            <w:lang w:val="it-IT"/>
                          </w:rPr>
                          <w:t>"a"</w:t>
                        </w:r>
                      </w:p>
                      <w:p w:rsidR="0023747D" w:rsidRPr="00C3112A" w:rsidRDefault="0023747D" w:rsidP="00375F9C">
                        <w:pPr>
                          <w:spacing w:line="240" w:lineRule="exact"/>
                          <w:rPr>
                            <w:sz w:val="18"/>
                            <w:szCs w:val="18"/>
                          </w:rPr>
                        </w:pPr>
                        <w:r>
                          <w:rPr>
                            <w:rFonts w:hint="eastAsia"/>
                            <w:sz w:val="18"/>
                            <w:szCs w:val="18"/>
                          </w:rPr>
                          <w:t>})</w:t>
                        </w:r>
                      </w:p>
                      <w:p w:rsidR="0023747D" w:rsidRPr="00ED10FD"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v:textbox>
                </v:shape>
                <v:shape id="AutoShape 359" o:spid="_x0000_s1278" type="#_x0000_t62" style="position:absolute;left:16002;top:7924;width:14859;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LqcUA&#10;AADcAAAADwAAAGRycy9kb3ducmV2LnhtbESPQWvCQBSE74X+h+UJvYhuWrFK6iqhKniTqoX29sg+&#10;s8Hs25DdJvHfu4LQ4zAz3zCLVW8r0VLjS8cKXscJCOLc6ZILBafjdjQH4QOyxsoxKbiSh9Xy+WmB&#10;qXYdf1F7CIWIEPYpKjAh1KmUPjdk0Y9dTRy9s2sshiibQuoGuwi3lXxLkndpseS4YLCmT0P55fBn&#10;FXTr75/p/nfWT7froXEbm52vbabUy6DPPkAE6sN/+NHeaQXzZAL3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cupxQAAANwAAAAPAAAAAAAAAAAAAAAAAJgCAABkcnMv&#10;ZG93bnJldi54bWxQSwUGAAAAAAQABAD1AAAAigMAAAAA&#10;" adj="21683,-18627" fillcolor="#ff9">
                  <v:textbox inset="0,0,0,0">
                    <w:txbxContent>
                      <w:p w:rsidR="0023747D" w:rsidRPr="000E23E9" w:rsidRDefault="0023747D" w:rsidP="00375F9C">
                        <w:pPr>
                          <w:rPr>
                            <w:szCs w:val="18"/>
                          </w:rPr>
                        </w:pPr>
                        <w:r>
                          <w:rPr>
                            <w:rFonts w:hint="eastAsia"/>
                            <w:szCs w:val="18"/>
                          </w:rPr>
                          <w:t>Gives a render function</w:t>
                        </w:r>
                      </w:p>
                    </w:txbxContent>
                  </v:textbox>
                </v:shape>
                <v:shape id="AutoShape 360" o:spid="_x0000_s1279" type="#_x0000_t62" style="position:absolute;left:13716;top:13868;width:12573;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CtasUA&#10;AADcAAAADwAAAGRycy9kb3ducmV2LnhtbESPQWvCQBSE70L/w/IKvemmEkWiqxQhpYoFa1u9PrKv&#10;SWj2bdjdmvjvu4LgcZiZb5jFqjeNOJPztWUFz6MEBHFhdc2lgq/PfDgD4QOyxsYyKbiQh9XyYbDA&#10;TNuOP+h8CKWIEPYZKqhCaDMpfVGRQT+yLXH0fqwzGKJ0pdQOuwg3jRwnyVQarDkuVNjSuqLi9/Bn&#10;FGxP0+N+l+P35NW7ZpPK7v3Ee6WeHvuXOYhAfbiHb+03rWCWpHA9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K1qxQAAANwAAAAPAAAAAAAAAAAAAAAAAJgCAABkcnMv&#10;ZG93bnJldi54bWxQSwUGAAAAAAQABAD1AAAAigMAAAAA&#10;" adj="25952,35513" fillcolor="#ff9">
                  <v:textbox inset="0,0,0,0">
                    <w:txbxContent>
                      <w:p w:rsidR="0023747D" w:rsidRPr="000E23E9" w:rsidRDefault="0023747D" w:rsidP="00375F9C">
                        <w:pPr>
                          <w:rPr>
                            <w:szCs w:val="18"/>
                          </w:rPr>
                        </w:pPr>
                        <w:r>
                          <w:rPr>
                            <w:rFonts w:hint="eastAsia"/>
                            <w:szCs w:val="18"/>
                          </w:rPr>
                          <w:t>Extra variables</w:t>
                        </w:r>
                      </w:p>
                    </w:txbxContent>
                  </v:textbox>
                </v:shape>
                <v:shape id="AutoShape 618" o:spid="_x0000_s1280" type="#_x0000_t62" style="position:absolute;left:19431;top:41605;width:12573;height:24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3qacUA&#10;AADcAAAADwAAAGRycy9kb3ducmV2LnhtbESPT4vCMBTE78J+h/AWvGlaESldo+wfFAUvtruw3h7N&#10;27bYvNQmav32RhD2OMzMb5j5sjeNuFDnassK4nEEgriwuuZSwXe+GiUgnEfW2FgmBTdysFy8DOaY&#10;anvlPV0yX4oAYZeigsr7NpXSFRUZdGPbEgfvz3YGfZBdKXWH1wA3jZxE0UwarDksVNjSZ0XFMTsb&#10;BT/T6brZHQ55vF1/fZyy2OHvMVFq+Nq/v4Hw1Pv/8LO90QqSaAa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eppxQAAANwAAAAPAAAAAAAAAAAAAAAAAJgCAABkcnMv&#10;ZG93bnJldi54bWxQSwUGAAAAAAQABAD1AAAAigMAAAAA&#10;" adj="20923,38262" fillcolor="#ff9">
                  <v:textbox inset="0,0,0,0">
                    <w:txbxContent>
                      <w:p w:rsidR="0023747D" w:rsidRPr="000E23E9" w:rsidRDefault="0023747D" w:rsidP="00375F9C">
                        <w:pPr>
                          <w:rPr>
                            <w:szCs w:val="18"/>
                          </w:rPr>
                        </w:pPr>
                        <w:r>
                          <w:rPr>
                            <w:rFonts w:hint="eastAsia"/>
                            <w:szCs w:val="18"/>
                          </w:rPr>
                          <w:t>For the header item</w:t>
                        </w:r>
                      </w:p>
                    </w:txbxContent>
                  </v:textbox>
                </v:shape>
                <w10:anchorlock/>
              </v:group>
            </w:pict>
          </mc:Fallback>
        </mc:AlternateContent>
      </w:r>
    </w:p>
    <w:p w:rsidR="00375F9C" w:rsidRPr="00FE57FA" w:rsidRDefault="00375F9C" w:rsidP="00375F9C">
      <w:pPr>
        <w:rPr>
          <w:b/>
        </w:rPr>
      </w:pPr>
      <w:r w:rsidRPr="00FE57FA">
        <w:rPr>
          <w:rFonts w:hint="eastAsia"/>
          <w:b/>
        </w:rPr>
        <w:t>Result:</w:t>
      </w:r>
    </w:p>
    <w:p w:rsidR="00375F9C" w:rsidRDefault="005C781A" w:rsidP="00375F9C">
      <w:r>
        <w:rPr>
          <w:rFonts w:hint="eastAsia"/>
          <w:noProof/>
        </w:rPr>
        <mc:AlternateContent>
          <mc:Choice Requires="wps">
            <w:drawing>
              <wp:anchor distT="0" distB="0" distL="114300" distR="114300" simplePos="0" relativeHeight="251559424" behindDoc="0" locked="0" layoutInCell="1" allowOverlap="1" wp14:anchorId="797440C9" wp14:editId="7BE65E2B">
                <wp:simplePos x="0" y="0"/>
                <wp:positionH relativeFrom="column">
                  <wp:posOffset>228600</wp:posOffset>
                </wp:positionH>
                <wp:positionV relativeFrom="line">
                  <wp:posOffset>1103630</wp:posOffset>
                </wp:positionV>
                <wp:extent cx="1028700" cy="244475"/>
                <wp:effectExtent l="9525" t="427355" r="9525" b="13970"/>
                <wp:wrapNone/>
                <wp:docPr id="80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44475"/>
                        </a:xfrm>
                        <a:prstGeom prst="wedgeRoundRectCallout">
                          <a:avLst>
                            <a:gd name="adj1" fmla="val -24199"/>
                            <a:gd name="adj2" fmla="val -2151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Grid 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7" o:spid="_x0000_s1281" type="#_x0000_t62" style="position:absolute;left:0;text-align:left;margin-left:18pt;margin-top:86.9pt;width:81pt;height:19.25pt;flip:x;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" adj="5573,-35683" fillcolor="#ff9">
                <v:textbox inset="0,0,0,0">
                  <w:txbxContent>
                    <w:p w:rsidR="0023747D" w:rsidRPr="000E23E9" w:rsidRDefault="0023747D" w:rsidP="00375F9C">
                      <w:pPr>
                        <w:rPr>
                          <w:szCs w:val="18"/>
                        </w:rPr>
                      </w:pPr>
                      <w:r>
                        <w:rPr>
                          <w:rFonts w:hint="eastAsia"/>
                          <w:szCs w:val="18"/>
                        </w:rPr>
                        <w:t>A Grid List</w:t>
                      </w:r>
                    </w:p>
                  </w:txbxContent>
                </v:textbox>
                <w10:wrap anchory="line"/>
              </v:shape>
            </w:pict>
          </mc:Fallback>
        </mc:AlternateContent>
      </w:r>
      <w:r w:rsidR="00375F9C" w:rsidRPr="00E31249">
        <w:rPr>
          <w:rFonts w:hint="eastAsia"/>
        </w:rPr>
        <w:t xml:space="preserve"> </w:t>
      </w:r>
      <w:r>
        <w:rPr>
          <w:rFonts w:hint="eastAsia"/>
          <w:noProof/>
        </w:rPr>
        <w:drawing>
          <wp:inline distT="0" distB="0" distL="0" distR="0" wp14:anchorId="4FB7A144" wp14:editId="52B27B1A">
            <wp:extent cx="1581150" cy="147637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1150" cy="1476375"/>
                    </a:xfrm>
                    <a:prstGeom prst="rect">
                      <a:avLst/>
                    </a:prstGeom>
                    <a:noFill/>
                    <a:ln>
                      <a:noFill/>
                    </a:ln>
                  </pic:spPr>
                </pic:pic>
              </a:graphicData>
            </a:graphic>
          </wp:inline>
        </w:drawing>
      </w:r>
    </w:p>
    <w:p w:rsidR="00375F9C" w:rsidRDefault="00375F9C" w:rsidP="00375F9C">
      <w:r>
        <w:rPr>
          <w:rFonts w:hint="eastAsia"/>
        </w:rPr>
        <w:t>The above special render function applies to any control</w:t>
      </w:r>
      <w:r>
        <w:t>’</w:t>
      </w:r>
      <w:r>
        <w:rPr>
          <w:rFonts w:hint="eastAsia"/>
        </w:rPr>
        <w:t xml:space="preserve">s caption property (e.g. </w:t>
      </w:r>
      <w:r w:rsidR="00704D04">
        <w:rPr>
          <w:rFonts w:hint="eastAsia"/>
        </w:rPr>
        <w:t>xui.</w:t>
      </w:r>
      <w:r>
        <w:rPr>
          <w:rFonts w:hint="eastAsia"/>
        </w:rPr>
        <w:t xml:space="preserve">UI.Button, </w:t>
      </w:r>
      <w:r w:rsidR="00704D04">
        <w:rPr>
          <w:rFonts w:hint="eastAsia"/>
        </w:rPr>
        <w:t>xui.</w:t>
      </w:r>
      <w:r>
        <w:rPr>
          <w:rFonts w:hint="eastAsia"/>
        </w:rPr>
        <w:t>UI.Label); and any control</w:t>
      </w:r>
      <w:r>
        <w:t>’</w:t>
      </w:r>
      <w:r>
        <w:rPr>
          <w:rFonts w:hint="eastAsia"/>
        </w:rPr>
        <w:t xml:space="preserve">s sub item caption property (e.g. </w:t>
      </w:r>
      <w:r w:rsidR="00704D04">
        <w:rPr>
          <w:rFonts w:hint="eastAsia"/>
        </w:rPr>
        <w:t>xui.</w:t>
      </w:r>
      <w:r>
        <w:rPr>
          <w:rFonts w:hint="eastAsia"/>
        </w:rPr>
        <w:t xml:space="preserve">UI.List, </w:t>
      </w:r>
      <w:r w:rsidR="00704D04">
        <w:rPr>
          <w:rFonts w:hint="eastAsia"/>
        </w:rPr>
        <w:t>xui.</w:t>
      </w:r>
      <w:r>
        <w:rPr>
          <w:rFonts w:hint="eastAsia"/>
        </w:rPr>
        <w:t>UI.TreeBar) .</w:t>
      </w:r>
    </w:p>
    <w:p w:rsidR="00375F9C" w:rsidRDefault="005C781A" w:rsidP="00375F9C">
      <w:r>
        <w:rPr>
          <w:noProof/>
        </w:rPr>
        <w:lastRenderedPageBreak/>
        <mc:AlternateContent>
          <mc:Choice Requires="wpc">
            <w:drawing>
              <wp:inline distT="0" distB="0" distL="0" distR="0" wp14:anchorId="242986A3" wp14:editId="681EEE29">
                <wp:extent cx="5257850" cy="763905"/>
                <wp:effectExtent l="0" t="0" r="19050" b="17145"/>
                <wp:docPr id="800" name="画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7" name="Text Box 363"/>
                        <wps:cNvSpPr txBox="1">
                          <a:spLocks noChangeArrowheads="1"/>
                        </wps:cNvSpPr>
                        <wps:spPr bwMode="auto">
                          <a:xfrm>
                            <a:off x="0" y="48895"/>
                            <a:ext cx="5257850" cy="71482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12B47" w:rsidRDefault="0023747D" w:rsidP="00375F9C">
                              <w:pPr>
                                <w:spacing w:line="240" w:lineRule="exact"/>
                                <w:rPr>
                                  <w:sz w:val="18"/>
                                  <w:szCs w:val="18"/>
                                </w:rPr>
                              </w:pPr>
                              <w:proofErr w:type="gramStart"/>
                              <w:r>
                                <w:rPr>
                                  <w:sz w:val="18"/>
                                  <w:szCs w:val="18"/>
                                </w:rPr>
                                <w:t>xui</w:t>
                              </w:r>
                              <w:r w:rsidRPr="00D12B47">
                                <w:rPr>
                                  <w:sz w:val="18"/>
                                  <w:szCs w:val="18"/>
                                </w:rPr>
                                <w:t>.create(</w:t>
                              </w:r>
                              <w:proofErr w:type="gramEnd"/>
                              <w:r w:rsidRPr="00D12B47">
                                <w:rPr>
                                  <w:color w:val="FF00FF"/>
                                  <w:sz w:val="18"/>
                                  <w:szCs w:val="18"/>
                                </w:rPr>
                                <w:t>"</w:t>
                              </w:r>
                              <w:r w:rsidRPr="00D12B47">
                                <w:rPr>
                                  <w:rFonts w:hint="eastAsia"/>
                                  <w:color w:val="FF00FF"/>
                                  <w:sz w:val="18"/>
                                  <w:szCs w:val="18"/>
                                </w:rPr>
                                <w:t>SCheckBox</w:t>
                              </w:r>
                              <w:r w:rsidRPr="00D12B47">
                                <w:rPr>
                                  <w:color w:val="FF00FF"/>
                                  <w:sz w:val="18"/>
                                  <w:szCs w:val="18"/>
                                </w:rPr>
                                <w:t>"</w:t>
                              </w:r>
                              <w:r w:rsidRPr="00D12B47">
                                <w:rPr>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setCaption(</w:t>
                              </w:r>
                              <w:proofErr w:type="gramEnd"/>
                              <w:r w:rsidRPr="00D12B47">
                                <w:rPr>
                                  <w:color w:val="FF00FF"/>
                                  <w:sz w:val="18"/>
                                  <w:szCs w:val="18"/>
                                </w:rPr>
                                <w:t>"</w:t>
                              </w:r>
                              <w:r w:rsidRPr="00D12B47">
                                <w:rPr>
                                  <w:rFonts w:hint="eastAsia"/>
                                  <w:color w:val="FF00FF"/>
                                  <w:sz w:val="18"/>
                                  <w:szCs w:val="18"/>
                                </w:rPr>
                                <w:t>caption</w:t>
                              </w:r>
                              <w:r w:rsidRPr="00D12B47">
                                <w:rPr>
                                  <w:color w:val="FF00FF"/>
                                  <w:sz w:val="18"/>
                                  <w:szCs w:val="18"/>
                                </w:rPr>
                                <w:t>"</w:t>
                              </w:r>
                              <w:r w:rsidRPr="00D12B47">
                                <w:rPr>
                                  <w:rFonts w:hint="eastAsia"/>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setRenderer(</w:t>
                              </w:r>
                              <w:proofErr w:type="gramEnd"/>
                              <w:r w:rsidRPr="00D12B47">
                                <w:rPr>
                                  <w:rFonts w:hint="eastAsia"/>
                                  <w:color w:val="0000FF"/>
                                  <w:sz w:val="18"/>
                                  <w:szCs w:val="18"/>
                                </w:rPr>
                                <w:t>function</w:t>
                              </w:r>
                              <w:r w:rsidRPr="00D12B47">
                                <w:rPr>
                                  <w:rFonts w:hint="eastAsia"/>
                                  <w:sz w:val="18"/>
                                  <w:szCs w:val="18"/>
                                </w:rPr>
                                <w:t>(prop){</w:t>
                              </w:r>
                              <w:r w:rsidRPr="00D12B47">
                                <w:rPr>
                                  <w:rFonts w:hint="eastAsia"/>
                                  <w:color w:val="0000FF"/>
                                  <w:sz w:val="18"/>
                                  <w:szCs w:val="18"/>
                                </w:rPr>
                                <w:t>return</w:t>
                              </w:r>
                              <w:r w:rsidRPr="00D12B47">
                                <w:rPr>
                                  <w:rFonts w:hint="eastAsia"/>
                                  <w:sz w:val="18"/>
                                  <w:szCs w:val="18"/>
                                </w:rPr>
                                <w:t xml:space="preserve"> prop.caption+</w:t>
                              </w:r>
                              <w:r w:rsidRPr="00D12B47">
                                <w:rPr>
                                  <w:color w:val="FF00FF"/>
                                  <w:sz w:val="18"/>
                                  <w:szCs w:val="18"/>
                                </w:rPr>
                                <w:t>"</w:t>
                              </w:r>
                              <w:r>
                                <w:rPr>
                                  <w:rFonts w:hint="eastAsia"/>
                                  <w:color w:val="FF00FF"/>
                                  <w:sz w:val="18"/>
                                  <w:szCs w:val="18"/>
                                </w:rPr>
                                <w:t>+</w:t>
                              </w:r>
                              <w:r w:rsidRPr="00D12B47">
                                <w:rPr>
                                  <w:color w:val="FF00FF"/>
                                  <w:sz w:val="18"/>
                                  <w:szCs w:val="18"/>
                                </w:rPr>
                                <w:t>"</w:t>
                              </w:r>
                              <w:r w:rsidRPr="00D12B47">
                                <w:rPr>
                                  <w:rFonts w:hint="eastAsia"/>
                                  <w:sz w:val="18"/>
                                  <w:szCs w:val="18"/>
                                </w:rPr>
                                <w:t>+</w:t>
                              </w:r>
                              <w:r w:rsidRPr="00D12B47">
                                <w:rPr>
                                  <w:rFonts w:hint="eastAsia"/>
                                  <w:color w:val="0000FF"/>
                                  <w:sz w:val="18"/>
                                  <w:szCs w:val="18"/>
                                </w:rPr>
                                <w:t>this</w:t>
                              </w:r>
                              <w:r w:rsidRPr="00D12B47">
                                <w:rPr>
                                  <w:rFonts w:hint="eastAsia"/>
                                  <w:sz w:val="18"/>
                                  <w:szCs w:val="18"/>
                                </w:rPr>
                                <w:t>.key})</w:t>
                              </w:r>
                            </w:p>
                            <w:p w:rsidR="0023747D" w:rsidRPr="00D12B47" w:rsidRDefault="0023747D" w:rsidP="00375F9C">
                              <w:pPr>
                                <w:spacing w:line="240" w:lineRule="exact"/>
                                <w:rPr>
                                  <w:sz w:val="18"/>
                                  <w:szCs w:val="18"/>
                                </w:rPr>
                              </w:pPr>
                              <w:r w:rsidRPr="00D12B47">
                                <w:rPr>
                                  <w:sz w:val="18"/>
                                  <w:szCs w:val="18"/>
                                </w:rPr>
                                <w:t>.</w:t>
                              </w:r>
                              <w:proofErr w:type="gramStart"/>
                              <w:r w:rsidRPr="00D12B47">
                                <w:rPr>
                                  <w:sz w:val="18"/>
                                  <w:szCs w:val="18"/>
                                </w:rPr>
                                <w:t>show(</w:t>
                              </w:r>
                              <w:proofErr w:type="gramEnd"/>
                              <w:r w:rsidRPr="00D12B47">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61" o:spid="_x0000_s1282" editas="canvas" style="width:414pt;height:60.15pt;mso-position-horizontal-relative:char;mso-position-vertical-relative:line" coordsize="52578,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">
                <v:shape id="_x0000_s1283" type="#_x0000_t75" style="position:absolute;width:52578;height:7639;visibility:visible;mso-wrap-style:square">
                  <v:fill o:detectmouseclick="t"/>
                  <v:path o:connecttype="none"/>
                </v:shape>
                <v:shape id="Text Box 363" o:spid="_x0000_s1284" type="#_x0000_t202" style="position:absolute;top:488;width:52578;height:7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lK8QA&#10;AADcAAAADwAAAGRycy9kb3ducmV2LnhtbESPT2sCMRTE7wW/Q3hCbzWriLVbo4hS1otQ//T+2Lxu&#10;FjcvSxLX9dsbodDjMDO/YRar3jaiIx9qxwrGowwEcel0zZWC8+nrbQ4iRGSNjWNScKcAq+XgZYG5&#10;djc+UHeMlUgQDjkqMDG2uZShNGQxjFxLnLxf5y3GJH0ltcdbgttGTrJsJi3WnBYMtrQxVF6OV6ug&#10;vGz7bVH/GN9d7fxbfxT3/axQ6nXYrz9BROrjf/ivvdMKptN3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YZSvEAAAA3AAAAA8AAAAAAAAAAAAAAAAAmAIAAGRycy9k&#10;b3ducmV2LnhtbFBLBQYAAAAABAAEAPUAAACJAwAAAAA=&#10;" strokeweight="1pt">
                  <v:textbox style="mso-fit-shape-to-text:t" inset="1.5mm,1.3mm,1.5mm">
                    <w:txbxContent>
                      <w:p w:rsidR="0023747D" w:rsidRPr="00D12B47" w:rsidRDefault="0023747D" w:rsidP="00375F9C">
                        <w:pPr>
                          <w:spacing w:line="240" w:lineRule="exact"/>
                          <w:rPr>
                            <w:sz w:val="18"/>
                            <w:szCs w:val="18"/>
                          </w:rPr>
                        </w:pPr>
                        <w:proofErr w:type="gramStart"/>
                        <w:r>
                          <w:rPr>
                            <w:sz w:val="18"/>
                            <w:szCs w:val="18"/>
                          </w:rPr>
                          <w:t>xui</w:t>
                        </w:r>
                        <w:r w:rsidRPr="00D12B47">
                          <w:rPr>
                            <w:sz w:val="18"/>
                            <w:szCs w:val="18"/>
                          </w:rPr>
                          <w:t>.create(</w:t>
                        </w:r>
                        <w:proofErr w:type="gramEnd"/>
                        <w:r w:rsidRPr="00D12B47">
                          <w:rPr>
                            <w:color w:val="FF00FF"/>
                            <w:sz w:val="18"/>
                            <w:szCs w:val="18"/>
                          </w:rPr>
                          <w:t>"</w:t>
                        </w:r>
                        <w:r w:rsidRPr="00D12B47">
                          <w:rPr>
                            <w:rFonts w:hint="eastAsia"/>
                            <w:color w:val="FF00FF"/>
                            <w:sz w:val="18"/>
                            <w:szCs w:val="18"/>
                          </w:rPr>
                          <w:t>SCheckBox</w:t>
                        </w:r>
                        <w:r w:rsidRPr="00D12B47">
                          <w:rPr>
                            <w:color w:val="FF00FF"/>
                            <w:sz w:val="18"/>
                            <w:szCs w:val="18"/>
                          </w:rPr>
                          <w:t>"</w:t>
                        </w:r>
                        <w:r w:rsidRPr="00D12B47">
                          <w:rPr>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setCaption(</w:t>
                        </w:r>
                        <w:proofErr w:type="gramEnd"/>
                        <w:r w:rsidRPr="00D12B47">
                          <w:rPr>
                            <w:color w:val="FF00FF"/>
                            <w:sz w:val="18"/>
                            <w:szCs w:val="18"/>
                          </w:rPr>
                          <w:t>"</w:t>
                        </w:r>
                        <w:r w:rsidRPr="00D12B47">
                          <w:rPr>
                            <w:rFonts w:hint="eastAsia"/>
                            <w:color w:val="FF00FF"/>
                            <w:sz w:val="18"/>
                            <w:szCs w:val="18"/>
                          </w:rPr>
                          <w:t>caption</w:t>
                        </w:r>
                        <w:r w:rsidRPr="00D12B47">
                          <w:rPr>
                            <w:color w:val="FF00FF"/>
                            <w:sz w:val="18"/>
                            <w:szCs w:val="18"/>
                          </w:rPr>
                          <w:t>"</w:t>
                        </w:r>
                        <w:r w:rsidRPr="00D12B47">
                          <w:rPr>
                            <w:rFonts w:hint="eastAsia"/>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setRenderer(</w:t>
                        </w:r>
                        <w:proofErr w:type="gramEnd"/>
                        <w:r w:rsidRPr="00D12B47">
                          <w:rPr>
                            <w:rFonts w:hint="eastAsia"/>
                            <w:color w:val="0000FF"/>
                            <w:sz w:val="18"/>
                            <w:szCs w:val="18"/>
                          </w:rPr>
                          <w:t>function</w:t>
                        </w:r>
                        <w:r w:rsidRPr="00D12B47">
                          <w:rPr>
                            <w:rFonts w:hint="eastAsia"/>
                            <w:sz w:val="18"/>
                            <w:szCs w:val="18"/>
                          </w:rPr>
                          <w:t>(prop){</w:t>
                        </w:r>
                        <w:r w:rsidRPr="00D12B47">
                          <w:rPr>
                            <w:rFonts w:hint="eastAsia"/>
                            <w:color w:val="0000FF"/>
                            <w:sz w:val="18"/>
                            <w:szCs w:val="18"/>
                          </w:rPr>
                          <w:t>return</w:t>
                        </w:r>
                        <w:r w:rsidRPr="00D12B47">
                          <w:rPr>
                            <w:rFonts w:hint="eastAsia"/>
                            <w:sz w:val="18"/>
                            <w:szCs w:val="18"/>
                          </w:rPr>
                          <w:t xml:space="preserve"> prop.caption+</w:t>
                        </w:r>
                        <w:r w:rsidRPr="00D12B47">
                          <w:rPr>
                            <w:color w:val="FF00FF"/>
                            <w:sz w:val="18"/>
                            <w:szCs w:val="18"/>
                          </w:rPr>
                          <w:t>"</w:t>
                        </w:r>
                        <w:r>
                          <w:rPr>
                            <w:rFonts w:hint="eastAsia"/>
                            <w:color w:val="FF00FF"/>
                            <w:sz w:val="18"/>
                            <w:szCs w:val="18"/>
                          </w:rPr>
                          <w:t>+</w:t>
                        </w:r>
                        <w:r w:rsidRPr="00D12B47">
                          <w:rPr>
                            <w:color w:val="FF00FF"/>
                            <w:sz w:val="18"/>
                            <w:szCs w:val="18"/>
                          </w:rPr>
                          <w:t>"</w:t>
                        </w:r>
                        <w:r w:rsidRPr="00D12B47">
                          <w:rPr>
                            <w:rFonts w:hint="eastAsia"/>
                            <w:sz w:val="18"/>
                            <w:szCs w:val="18"/>
                          </w:rPr>
                          <w:t>+</w:t>
                        </w:r>
                        <w:r w:rsidRPr="00D12B47">
                          <w:rPr>
                            <w:rFonts w:hint="eastAsia"/>
                            <w:color w:val="0000FF"/>
                            <w:sz w:val="18"/>
                            <w:szCs w:val="18"/>
                          </w:rPr>
                          <w:t>this</w:t>
                        </w:r>
                        <w:r w:rsidRPr="00D12B47">
                          <w:rPr>
                            <w:rFonts w:hint="eastAsia"/>
                            <w:sz w:val="18"/>
                            <w:szCs w:val="18"/>
                          </w:rPr>
                          <w:t>.key})</w:t>
                        </w:r>
                      </w:p>
                      <w:p w:rsidR="0023747D" w:rsidRPr="00D12B47" w:rsidRDefault="0023747D" w:rsidP="00375F9C">
                        <w:pPr>
                          <w:spacing w:line="240" w:lineRule="exact"/>
                          <w:rPr>
                            <w:sz w:val="18"/>
                            <w:szCs w:val="18"/>
                          </w:rPr>
                        </w:pPr>
                        <w:r w:rsidRPr="00D12B47">
                          <w:rPr>
                            <w:sz w:val="18"/>
                            <w:szCs w:val="18"/>
                          </w:rPr>
                          <w:t>.</w:t>
                        </w:r>
                        <w:proofErr w:type="gramStart"/>
                        <w:r w:rsidRPr="00D12B47">
                          <w:rPr>
                            <w:sz w:val="18"/>
                            <w:szCs w:val="18"/>
                          </w:rPr>
                          <w:t>show(</w:t>
                        </w:r>
                        <w:proofErr w:type="gramEnd"/>
                        <w:r w:rsidRPr="00D12B47">
                          <w:rPr>
                            <w:sz w:val="18"/>
                            <w:szCs w:val="18"/>
                          </w:rPr>
                          <w:t>);</w:t>
                        </w:r>
                      </w:p>
                    </w:txbxContent>
                  </v:textbox>
                </v:shape>
                <w10:anchorlock/>
              </v:group>
            </w:pict>
          </mc:Fallback>
        </mc:AlternateContent>
      </w:r>
    </w:p>
    <w:p w:rsidR="00375F9C" w:rsidRDefault="009C0D54" w:rsidP="00375F9C">
      <w:r>
        <w:rPr>
          <w:noProof/>
        </w:rPr>
        <w:drawing>
          <wp:inline distT="0" distB="0" distL="0" distR="0" wp14:anchorId="05A377A9" wp14:editId="6B323CEC">
            <wp:extent cx="1685714" cy="266667"/>
            <wp:effectExtent l="0" t="0" r="0" b="635"/>
            <wp:docPr id="1192" name="图片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685714" cy="266667"/>
                    </a:xfrm>
                    <a:prstGeom prst="rect">
                      <a:avLst/>
                    </a:prstGeom>
                  </pic:spPr>
                </pic:pic>
              </a:graphicData>
            </a:graphic>
          </wp:inline>
        </w:drawing>
      </w:r>
    </w:p>
    <w:p w:rsidR="00375F9C" w:rsidRDefault="00375F9C" w:rsidP="00E45D25">
      <w:pPr>
        <w:pStyle w:val="3"/>
        <w:numPr>
          <w:ilvl w:val="2"/>
          <w:numId w:val="17"/>
        </w:numPr>
      </w:pPr>
      <w:bookmarkStart w:id="76" w:name="_Toc453071715"/>
      <w:r>
        <w:rPr>
          <w:rFonts w:hint="eastAsia"/>
        </w:rPr>
        <w:t>RadioBox</w:t>
      </w:r>
      <w:bookmarkEnd w:id="76"/>
    </w:p>
    <w:p w:rsidR="00375F9C" w:rsidRDefault="00704D04" w:rsidP="00375F9C">
      <w:r>
        <w:rPr>
          <w:rFonts w:hint="eastAsia"/>
        </w:rPr>
        <w:t>xui.</w:t>
      </w:r>
      <w:r w:rsidR="00375F9C">
        <w:rPr>
          <w:rFonts w:hint="eastAsia"/>
        </w:rPr>
        <w:t xml:space="preserve">UI.RadioBox is derived from  </w:t>
      </w:r>
      <w:r>
        <w:rPr>
          <w:rFonts w:hint="eastAsia"/>
        </w:rPr>
        <w:t>xui.</w:t>
      </w:r>
      <w:r w:rsidR="00375F9C">
        <w:rPr>
          <w:rFonts w:hint="eastAsia"/>
        </w:rPr>
        <w:t xml:space="preserve">UI.List. </w:t>
      </w:r>
    </w:p>
    <w:p w:rsidR="00375F9C" w:rsidRPr="007E5290" w:rsidRDefault="00375F9C" w:rsidP="00375F9C">
      <w:pPr>
        <w:rPr>
          <w:b/>
        </w:rPr>
      </w:pPr>
      <w:r w:rsidRPr="007E5290">
        <w:rPr>
          <w:rFonts w:hint="eastAsia"/>
          <w:b/>
        </w:rPr>
        <w:t>Input:</w:t>
      </w:r>
    </w:p>
    <w:p w:rsidR="00375F9C" w:rsidRDefault="005C781A" w:rsidP="00375F9C">
      <w:r>
        <w:rPr>
          <w:noProof/>
        </w:rPr>
        <mc:AlternateContent>
          <mc:Choice Requires="wpc">
            <w:drawing>
              <wp:inline distT="0" distB="0" distL="0" distR="0" wp14:anchorId="01582239" wp14:editId="2D259B2E">
                <wp:extent cx="5257800" cy="1068705"/>
                <wp:effectExtent l="9525" t="0" r="9525" b="7620"/>
                <wp:docPr id="446" name="画布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5" name="Text Box 367"/>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Pr>
                                  <w:color w:val="FF00FF"/>
                                  <w:sz w:val="18"/>
                                  <w:szCs w:val="18"/>
                                </w:rPr>
                                <w:t>"</w:t>
                              </w:r>
                              <w:r>
                                <w:rPr>
                                  <w:rFonts w:hint="eastAsia"/>
                                  <w:color w:val="FF00FF"/>
                                  <w:sz w:val="18"/>
                                  <w:szCs w:val="18"/>
                                </w:rPr>
                                <w:t>RadioBox</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"a"</w:t>
                              </w:r>
                              <w:r w:rsidRPr="00C3112A">
                                <w:rPr>
                                  <w:sz w:val="18"/>
                                  <w:szCs w:val="18"/>
                                </w:rPr>
                                <w:t>,</w:t>
                              </w:r>
                              <w:r w:rsidRPr="00C3112A">
                                <w:rPr>
                                  <w:color w:val="FF00FF"/>
                                  <w:sz w:val="18"/>
                                  <w:szCs w:val="18"/>
                                </w:rPr>
                                <w:t>"b"</w:t>
                              </w:r>
                              <w:r w:rsidRPr="00C3112A">
                                <w:rPr>
                                  <w:sz w:val="18"/>
                                  <w:szCs w:val="18"/>
                                </w:rPr>
                                <w:t>,</w:t>
                              </w:r>
                              <w:r w:rsidRPr="00C3112A">
                                <w:rPr>
                                  <w:color w:val="FF00FF"/>
                                  <w:sz w:val="18"/>
                                  <w:szCs w:val="18"/>
                                </w:rPr>
                                <w:t>"c"</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65" o:spid="_x0000_s1285"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">
                <v:shape id="_x0000_s1286" type="#_x0000_t75" style="position:absolute;width:52578;height:10687;visibility:visible;mso-wrap-style:square">
                  <v:fill o:detectmouseclick="t"/>
                  <v:path o:connecttype="none"/>
                </v:shape>
                <v:shape id="Text Box 367" o:spid="_x0000_s1287"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ex8QA&#10;AADcAAAADwAAAGRycy9kb3ducmV2LnhtbESPT2sCMRTE74LfITyhN81arNitUaRS1otQ//T+2Lxu&#10;FjcvSxLX9dubgtDjMDO/YZbr3jaiIx9qxwqmkwwEcel0zZWC8+lrvAARIrLGxjEpuFOA9Wo4WGKu&#10;3Y0P1B1jJRKEQ44KTIxtLmUoDVkME9cSJ+/XeYsxSV9J7fGW4LaRr1k2lxZrTgsGW/o0VF6OV6ug&#10;vGz7bVH/GN9d7eJbvxf3/bxQ6mXUbz5AROrjf/jZ3mkFs9kb/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GXsfEAAAA3AAAAA8AAAAAAAAAAAAAAAAAmAIAAGRycy9k&#10;b3ducmV2LnhtbFBLBQYAAAAABAAEAPUAAACJAwAAAAA=&#10;" strokeweight="1pt">
                  <v:textbox style="mso-fit-shape-to-text:t" inset="1.5mm,1.3mm,1.5mm">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Pr>
                            <w:color w:val="FF00FF"/>
                            <w:sz w:val="18"/>
                            <w:szCs w:val="18"/>
                          </w:rPr>
                          <w:t>"</w:t>
                        </w:r>
                        <w:r>
                          <w:rPr>
                            <w:rFonts w:hint="eastAsia"/>
                            <w:color w:val="FF00FF"/>
                            <w:sz w:val="18"/>
                            <w:szCs w:val="18"/>
                          </w:rPr>
                          <w:t>RadioBox</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"a"</w:t>
                        </w:r>
                        <w:r w:rsidRPr="00C3112A">
                          <w:rPr>
                            <w:sz w:val="18"/>
                            <w:szCs w:val="18"/>
                          </w:rPr>
                          <w:t>,</w:t>
                        </w:r>
                        <w:r w:rsidRPr="00C3112A">
                          <w:rPr>
                            <w:color w:val="FF00FF"/>
                            <w:sz w:val="18"/>
                            <w:szCs w:val="18"/>
                          </w:rPr>
                          <w:t>"b"</w:t>
                        </w:r>
                        <w:r w:rsidRPr="00C3112A">
                          <w:rPr>
                            <w:sz w:val="18"/>
                            <w:szCs w:val="18"/>
                          </w:rPr>
                          <w:t>,</w:t>
                        </w:r>
                        <w:r w:rsidRPr="00C3112A">
                          <w:rPr>
                            <w:color w:val="FF00FF"/>
                            <w:sz w:val="18"/>
                            <w:szCs w:val="18"/>
                          </w:rPr>
                          <w:t>"c"</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v:textbox>
                </v:shape>
                <w10:anchorlock/>
              </v:group>
            </w:pict>
          </mc:Fallback>
        </mc:AlternateContent>
      </w:r>
    </w:p>
    <w:p w:rsidR="00375F9C" w:rsidRPr="007E5290" w:rsidRDefault="00375F9C" w:rsidP="00375F9C">
      <w:pPr>
        <w:rPr>
          <w:b/>
        </w:rPr>
      </w:pPr>
      <w:r w:rsidRPr="007E5290">
        <w:rPr>
          <w:rFonts w:hint="eastAsia"/>
          <w:b/>
        </w:rPr>
        <w:t>Output:</w:t>
      </w:r>
    </w:p>
    <w:p w:rsidR="00375F9C" w:rsidRPr="0075120A" w:rsidRDefault="005C781A" w:rsidP="00375F9C">
      <w:r>
        <w:rPr>
          <w:rFonts w:hint="eastAsia"/>
          <w:noProof/>
        </w:rPr>
        <w:drawing>
          <wp:inline distT="0" distB="0" distL="0" distR="0" wp14:anchorId="16BF0F94" wp14:editId="3AC553E8">
            <wp:extent cx="1371600" cy="3143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71600" cy="314325"/>
                    </a:xfrm>
                    <a:prstGeom prst="rect">
                      <a:avLst/>
                    </a:prstGeom>
                    <a:noFill/>
                    <a:ln>
                      <a:noFill/>
                    </a:ln>
                  </pic:spPr>
                </pic:pic>
              </a:graphicData>
            </a:graphic>
          </wp:inline>
        </w:drawing>
      </w:r>
    </w:p>
    <w:p w:rsidR="00375F9C" w:rsidRDefault="00375F9C" w:rsidP="00E45D25">
      <w:pPr>
        <w:pStyle w:val="3"/>
        <w:numPr>
          <w:ilvl w:val="2"/>
          <w:numId w:val="17"/>
        </w:numPr>
      </w:pPr>
      <w:bookmarkStart w:id="77" w:name="_Toc453071716"/>
      <w:r>
        <w:rPr>
          <w:rFonts w:hint="eastAsia"/>
        </w:rPr>
        <w:t>IconList and Gallery</w:t>
      </w:r>
      <w:bookmarkEnd w:id="77"/>
    </w:p>
    <w:p w:rsidR="00375F9C" w:rsidRDefault="00375F9C" w:rsidP="00375F9C">
      <w:r>
        <w:rPr>
          <w:rFonts w:hint="eastAsia"/>
        </w:rPr>
        <w:t xml:space="preserve">Both are derived from  </w:t>
      </w:r>
      <w:r w:rsidR="00704D04">
        <w:rPr>
          <w:rFonts w:hint="eastAsia"/>
        </w:rPr>
        <w:t>xui.</w:t>
      </w:r>
      <w:r>
        <w:rPr>
          <w:rFonts w:hint="eastAsia"/>
        </w:rPr>
        <w:t xml:space="preserve">UI.List. </w:t>
      </w:r>
    </w:p>
    <w:p w:rsidR="00375F9C" w:rsidRPr="00BD7358" w:rsidRDefault="00375F9C" w:rsidP="00375F9C">
      <w:pPr>
        <w:rPr>
          <w:b/>
        </w:rPr>
      </w:pPr>
      <w:r w:rsidRPr="00BD7358">
        <w:rPr>
          <w:rFonts w:hint="eastAsia"/>
          <w:b/>
        </w:rPr>
        <w:t>Input:</w:t>
      </w:r>
    </w:p>
    <w:p w:rsidR="00375F9C" w:rsidRDefault="005C781A" w:rsidP="00375F9C">
      <w:r>
        <w:rPr>
          <w:noProof/>
        </w:rPr>
        <mc:AlternateContent>
          <mc:Choice Requires="wpc">
            <w:drawing>
              <wp:inline distT="0" distB="0" distL="0" distR="0" wp14:anchorId="3F30B0C7" wp14:editId="49FA9B15">
                <wp:extent cx="5257800" cy="1068705"/>
                <wp:effectExtent l="9525" t="0" r="9525" b="7620"/>
                <wp:docPr id="444" name="画布 3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3" name="Text Box 371"/>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33D96" w:rsidRDefault="0023747D" w:rsidP="00375F9C">
                              <w:pPr>
                                <w:spacing w:line="240" w:lineRule="exact"/>
                                <w:rPr>
                                  <w:sz w:val="18"/>
                                  <w:szCs w:val="18"/>
                                </w:rPr>
                              </w:pPr>
                              <w:proofErr w:type="gramStart"/>
                              <w:r>
                                <w:rPr>
                                  <w:sz w:val="18"/>
                                  <w:szCs w:val="18"/>
                                </w:rPr>
                                <w:t>xui</w:t>
                              </w:r>
                              <w:r w:rsidRPr="00433D96">
                                <w:rPr>
                                  <w:sz w:val="18"/>
                                  <w:szCs w:val="18"/>
                                </w:rPr>
                                <w:t>.create(</w:t>
                              </w:r>
                              <w:proofErr w:type="gramEnd"/>
                              <w:r w:rsidRPr="00433D96">
                                <w:rPr>
                                  <w:color w:val="FF00FF"/>
                                  <w:sz w:val="18"/>
                                  <w:szCs w:val="18"/>
                                </w:rPr>
                                <w:t>"IconList"</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setItems(</w:t>
                              </w:r>
                              <w:proofErr w:type="gramEnd"/>
                              <w:r w:rsidRPr="00433D96">
                                <w:rPr>
                                  <w:sz w:val="18"/>
                                  <w:szCs w:val="18"/>
                                </w:rPr>
                                <w:t>[{id:</w:t>
                              </w:r>
                              <w:r w:rsidRPr="00433D96">
                                <w:rPr>
                                  <w:color w:val="FF00FF"/>
                                  <w:sz w:val="18"/>
                                  <w:szCs w:val="18"/>
                                </w:rPr>
                                <w:t>'a'</w:t>
                              </w:r>
                              <w:r w:rsidRPr="00433D96">
                                <w:rPr>
                                  <w:sz w:val="18"/>
                                  <w:szCs w:val="18"/>
                                </w:rPr>
                                <w:t>,image:</w:t>
                              </w:r>
                              <w:r w:rsidRPr="00433D96">
                                <w:rPr>
                                  <w:color w:val="FF00FF"/>
                                  <w:sz w:val="18"/>
                                  <w:szCs w:val="18"/>
                                </w:rPr>
                                <w:t>'img/a.gif'</w:t>
                              </w:r>
                              <w:r w:rsidRPr="00433D96">
                                <w:rPr>
                                  <w:sz w:val="18"/>
                                  <w:szCs w:val="18"/>
                                </w:rPr>
                                <w:t>},{id:</w:t>
                              </w:r>
                              <w:r w:rsidRPr="00433D96">
                                <w:rPr>
                                  <w:color w:val="FF00FF"/>
                                  <w:sz w:val="18"/>
                                  <w:szCs w:val="18"/>
                                </w:rPr>
                                <w:t>'b'</w:t>
                              </w:r>
                              <w:r w:rsidRPr="00433D96">
                                <w:rPr>
                                  <w:sz w:val="18"/>
                                  <w:szCs w:val="18"/>
                                </w:rPr>
                                <w:t>,image:</w:t>
                              </w:r>
                              <w:r w:rsidRPr="00433D96">
                                <w:rPr>
                                  <w:color w:val="FF00FF"/>
                                  <w:sz w:val="18"/>
                                  <w:szCs w:val="18"/>
                                </w:rPr>
                                <w:t>'img/b.gif'</w:t>
                              </w:r>
                              <w:r w:rsidRPr="00433D96">
                                <w:rPr>
                                  <w:sz w:val="18"/>
                                  <w:szCs w:val="18"/>
                                </w:rPr>
                                <w:t>},{id:</w:t>
                              </w:r>
                              <w:r w:rsidRPr="00433D96">
                                <w:rPr>
                                  <w:color w:val="FF00FF"/>
                                  <w:sz w:val="18"/>
                                  <w:szCs w:val="18"/>
                                </w:rPr>
                                <w:t>'c'</w:t>
                              </w:r>
                              <w:r w:rsidRPr="00433D96">
                                <w:rPr>
                                  <w:sz w:val="18"/>
                                  <w:szCs w:val="18"/>
                                </w:rPr>
                                <w:t>,image:</w:t>
                              </w:r>
                              <w:r w:rsidRPr="00433D96">
                                <w:rPr>
                                  <w:color w:val="FF00FF"/>
                                  <w:sz w:val="18"/>
                                  <w:szCs w:val="18"/>
                                </w:rPr>
                                <w:t>'img/c.gif'</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onItemSelected(</w:t>
                              </w:r>
                              <w:proofErr w:type="gramEnd"/>
                              <w:r w:rsidRPr="00433D96">
                                <w:rPr>
                                  <w:color w:val="0000FF"/>
                                  <w:sz w:val="18"/>
                                  <w:szCs w:val="18"/>
                                </w:rPr>
                                <w:t>function</w:t>
                              </w:r>
                              <w:r w:rsidRPr="00433D96">
                                <w:rPr>
                                  <w:sz w:val="18"/>
                                  <w:szCs w:val="18"/>
                                </w:rPr>
                                <w:t>(profile,item){</w:t>
                              </w:r>
                            </w:p>
                            <w:p w:rsidR="0023747D" w:rsidRPr="00433D96" w:rsidRDefault="0023747D" w:rsidP="00375F9C">
                              <w:pPr>
                                <w:spacing w:line="240" w:lineRule="exact"/>
                                <w:rPr>
                                  <w:sz w:val="18"/>
                                  <w:szCs w:val="18"/>
                                </w:rPr>
                              </w:pPr>
                              <w:r w:rsidRPr="00433D96">
                                <w:rPr>
                                  <w:sz w:val="18"/>
                                  <w:szCs w:val="18"/>
                                </w:rPr>
                                <w:t xml:space="preserve">    </w:t>
                              </w:r>
                              <w:proofErr w:type="gramStart"/>
                              <w:r>
                                <w:rPr>
                                  <w:sz w:val="18"/>
                                  <w:szCs w:val="18"/>
                                </w:rPr>
                                <w:t>xui</w:t>
                              </w:r>
                              <w:r w:rsidRPr="00433D96">
                                <w:rPr>
                                  <w:sz w:val="18"/>
                                  <w:szCs w:val="18"/>
                                </w:rPr>
                                <w:t>.message(</w:t>
                              </w:r>
                              <w:proofErr w:type="gramEnd"/>
                              <w:r w:rsidRPr="00433D96">
                                <w:rPr>
                                  <w:sz w:val="18"/>
                                  <w:szCs w:val="18"/>
                                </w:rPr>
                                <w:t>item.id);</w:t>
                              </w:r>
                            </w:p>
                            <w:p w:rsidR="0023747D" w:rsidRPr="00433D96" w:rsidRDefault="0023747D" w:rsidP="00375F9C">
                              <w:pPr>
                                <w:spacing w:line="240" w:lineRule="exact"/>
                                <w:rPr>
                                  <w:sz w:val="18"/>
                                  <w:szCs w:val="18"/>
                                </w:rPr>
                              </w:pP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show(</w:t>
                              </w:r>
                              <w:proofErr w:type="gramEnd"/>
                              <w:r w:rsidRPr="00433D96">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69" o:spid="_x0000_s1288"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">
                <v:shape id="_x0000_s1289" type="#_x0000_t75" style="position:absolute;width:52578;height:10687;visibility:visible;mso-wrap-style:square">
                  <v:fill o:detectmouseclick="t"/>
                  <v:path o:connecttype="none"/>
                </v:shape>
                <v:shape id="Text Box 371" o:spid="_x0000_s1290"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jKMQA&#10;AADcAAAADwAAAGRycy9kb3ducmV2LnhtbESPT2sCMRTE74V+h/AK3mq2KmK3RimKrBeh/un9sXnd&#10;LG5eliSu67c3gtDjMDO/YebL3jaiIx9qxwo+hhkI4tLpmisFp+PmfQYiRGSNjWNScKMAy8Xryxxz&#10;7a68p+4QK5EgHHJUYGJscylDachiGLqWOHl/zluMSfpKao/XBLeNHGXZVFqsOS0YbGllqDwfLlZB&#10;eV7366L+Nb672NmP/ixuu2mh1OCt//4CEamP/+Fne6sVTCZj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jYyjEAAAA3AAAAA8AAAAAAAAAAAAAAAAAmAIAAGRycy9k&#10;b3ducmV2LnhtbFBLBQYAAAAABAAEAPUAAACJAwAAAAA=&#10;" strokeweight="1pt">
                  <v:textbox style="mso-fit-shape-to-text:t" inset="1.5mm,1.3mm,1.5mm">
                    <w:txbxContent>
                      <w:p w:rsidR="0023747D" w:rsidRPr="00433D96" w:rsidRDefault="0023747D" w:rsidP="00375F9C">
                        <w:pPr>
                          <w:spacing w:line="240" w:lineRule="exact"/>
                          <w:rPr>
                            <w:sz w:val="18"/>
                            <w:szCs w:val="18"/>
                          </w:rPr>
                        </w:pPr>
                        <w:proofErr w:type="gramStart"/>
                        <w:r>
                          <w:rPr>
                            <w:sz w:val="18"/>
                            <w:szCs w:val="18"/>
                          </w:rPr>
                          <w:t>xui</w:t>
                        </w:r>
                        <w:r w:rsidRPr="00433D96">
                          <w:rPr>
                            <w:sz w:val="18"/>
                            <w:szCs w:val="18"/>
                          </w:rPr>
                          <w:t>.create(</w:t>
                        </w:r>
                        <w:proofErr w:type="gramEnd"/>
                        <w:r w:rsidRPr="00433D96">
                          <w:rPr>
                            <w:color w:val="FF00FF"/>
                            <w:sz w:val="18"/>
                            <w:szCs w:val="18"/>
                          </w:rPr>
                          <w:t>"IconList"</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setItems(</w:t>
                        </w:r>
                        <w:proofErr w:type="gramEnd"/>
                        <w:r w:rsidRPr="00433D96">
                          <w:rPr>
                            <w:sz w:val="18"/>
                            <w:szCs w:val="18"/>
                          </w:rPr>
                          <w:t>[{id:</w:t>
                        </w:r>
                        <w:r w:rsidRPr="00433D96">
                          <w:rPr>
                            <w:color w:val="FF00FF"/>
                            <w:sz w:val="18"/>
                            <w:szCs w:val="18"/>
                          </w:rPr>
                          <w:t>'a'</w:t>
                        </w:r>
                        <w:r w:rsidRPr="00433D96">
                          <w:rPr>
                            <w:sz w:val="18"/>
                            <w:szCs w:val="18"/>
                          </w:rPr>
                          <w:t>,image:</w:t>
                        </w:r>
                        <w:r w:rsidRPr="00433D96">
                          <w:rPr>
                            <w:color w:val="FF00FF"/>
                            <w:sz w:val="18"/>
                            <w:szCs w:val="18"/>
                          </w:rPr>
                          <w:t>'img/a.gif'</w:t>
                        </w:r>
                        <w:r w:rsidRPr="00433D96">
                          <w:rPr>
                            <w:sz w:val="18"/>
                            <w:szCs w:val="18"/>
                          </w:rPr>
                          <w:t>},{id:</w:t>
                        </w:r>
                        <w:r w:rsidRPr="00433D96">
                          <w:rPr>
                            <w:color w:val="FF00FF"/>
                            <w:sz w:val="18"/>
                            <w:szCs w:val="18"/>
                          </w:rPr>
                          <w:t>'b'</w:t>
                        </w:r>
                        <w:r w:rsidRPr="00433D96">
                          <w:rPr>
                            <w:sz w:val="18"/>
                            <w:szCs w:val="18"/>
                          </w:rPr>
                          <w:t>,image:</w:t>
                        </w:r>
                        <w:r w:rsidRPr="00433D96">
                          <w:rPr>
                            <w:color w:val="FF00FF"/>
                            <w:sz w:val="18"/>
                            <w:szCs w:val="18"/>
                          </w:rPr>
                          <w:t>'img/b.gif'</w:t>
                        </w:r>
                        <w:r w:rsidRPr="00433D96">
                          <w:rPr>
                            <w:sz w:val="18"/>
                            <w:szCs w:val="18"/>
                          </w:rPr>
                          <w:t>},{id:</w:t>
                        </w:r>
                        <w:r w:rsidRPr="00433D96">
                          <w:rPr>
                            <w:color w:val="FF00FF"/>
                            <w:sz w:val="18"/>
                            <w:szCs w:val="18"/>
                          </w:rPr>
                          <w:t>'c'</w:t>
                        </w:r>
                        <w:r w:rsidRPr="00433D96">
                          <w:rPr>
                            <w:sz w:val="18"/>
                            <w:szCs w:val="18"/>
                          </w:rPr>
                          <w:t>,image:</w:t>
                        </w:r>
                        <w:r w:rsidRPr="00433D96">
                          <w:rPr>
                            <w:color w:val="FF00FF"/>
                            <w:sz w:val="18"/>
                            <w:szCs w:val="18"/>
                          </w:rPr>
                          <w:t>'img/c.gif'</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onItemSelected(</w:t>
                        </w:r>
                        <w:proofErr w:type="gramEnd"/>
                        <w:r w:rsidRPr="00433D96">
                          <w:rPr>
                            <w:color w:val="0000FF"/>
                            <w:sz w:val="18"/>
                            <w:szCs w:val="18"/>
                          </w:rPr>
                          <w:t>function</w:t>
                        </w:r>
                        <w:r w:rsidRPr="00433D96">
                          <w:rPr>
                            <w:sz w:val="18"/>
                            <w:szCs w:val="18"/>
                          </w:rPr>
                          <w:t>(profile,item){</w:t>
                        </w:r>
                      </w:p>
                      <w:p w:rsidR="0023747D" w:rsidRPr="00433D96" w:rsidRDefault="0023747D" w:rsidP="00375F9C">
                        <w:pPr>
                          <w:spacing w:line="240" w:lineRule="exact"/>
                          <w:rPr>
                            <w:sz w:val="18"/>
                            <w:szCs w:val="18"/>
                          </w:rPr>
                        </w:pPr>
                        <w:r w:rsidRPr="00433D96">
                          <w:rPr>
                            <w:sz w:val="18"/>
                            <w:szCs w:val="18"/>
                          </w:rPr>
                          <w:t xml:space="preserve">    </w:t>
                        </w:r>
                        <w:proofErr w:type="gramStart"/>
                        <w:r>
                          <w:rPr>
                            <w:sz w:val="18"/>
                            <w:szCs w:val="18"/>
                          </w:rPr>
                          <w:t>xui</w:t>
                        </w:r>
                        <w:r w:rsidRPr="00433D96">
                          <w:rPr>
                            <w:sz w:val="18"/>
                            <w:szCs w:val="18"/>
                          </w:rPr>
                          <w:t>.message(</w:t>
                        </w:r>
                        <w:proofErr w:type="gramEnd"/>
                        <w:r w:rsidRPr="00433D96">
                          <w:rPr>
                            <w:sz w:val="18"/>
                            <w:szCs w:val="18"/>
                          </w:rPr>
                          <w:t>item.id);</w:t>
                        </w:r>
                      </w:p>
                      <w:p w:rsidR="0023747D" w:rsidRPr="00433D96" w:rsidRDefault="0023747D" w:rsidP="00375F9C">
                        <w:pPr>
                          <w:spacing w:line="240" w:lineRule="exact"/>
                          <w:rPr>
                            <w:sz w:val="18"/>
                            <w:szCs w:val="18"/>
                          </w:rPr>
                        </w:pP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show(</w:t>
                        </w:r>
                        <w:proofErr w:type="gramEnd"/>
                        <w:r w:rsidRPr="00433D96">
                          <w:rPr>
                            <w:sz w:val="18"/>
                            <w:szCs w:val="18"/>
                          </w:rPr>
                          <w:t>);</w:t>
                        </w:r>
                      </w:p>
                    </w:txbxContent>
                  </v:textbox>
                </v:shape>
                <w10:anchorlock/>
              </v:group>
            </w:pict>
          </mc:Fallback>
        </mc:AlternateContent>
      </w:r>
    </w:p>
    <w:p w:rsidR="00375F9C" w:rsidRPr="00BD7358" w:rsidRDefault="00375F9C" w:rsidP="00375F9C">
      <w:pPr>
        <w:rPr>
          <w:b/>
        </w:rPr>
      </w:pPr>
      <w:r w:rsidRPr="007E5290">
        <w:rPr>
          <w:rFonts w:hint="eastAsia"/>
          <w:b/>
        </w:rPr>
        <w:t>Output:</w:t>
      </w:r>
    </w:p>
    <w:p w:rsidR="00375F9C" w:rsidRPr="0075120A" w:rsidRDefault="005C781A" w:rsidP="00375F9C">
      <w:r>
        <w:rPr>
          <w:rFonts w:hint="eastAsia"/>
          <w:noProof/>
        </w:rPr>
        <w:drawing>
          <wp:inline distT="0" distB="0" distL="0" distR="0" wp14:anchorId="2E1C57D6" wp14:editId="1062731A">
            <wp:extent cx="2305050" cy="4572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05050" cy="457200"/>
                    </a:xfrm>
                    <a:prstGeom prst="rect">
                      <a:avLst/>
                    </a:prstGeom>
                    <a:noFill/>
                    <a:ln>
                      <a:noFill/>
                    </a:ln>
                  </pic:spPr>
                </pic:pic>
              </a:graphicData>
            </a:graphic>
          </wp:inline>
        </w:drawing>
      </w:r>
    </w:p>
    <w:p w:rsidR="00375F9C" w:rsidRDefault="00375F9C" w:rsidP="00375F9C"/>
    <w:p w:rsidR="00375F9C" w:rsidRPr="00BD7358" w:rsidRDefault="00375F9C" w:rsidP="00375F9C">
      <w:pPr>
        <w:rPr>
          <w:b/>
        </w:rPr>
      </w:pPr>
      <w:r w:rsidRPr="00BD7358">
        <w:rPr>
          <w:rFonts w:hint="eastAsia"/>
          <w:b/>
        </w:rPr>
        <w:t>Input:</w:t>
      </w:r>
    </w:p>
    <w:p w:rsidR="00375F9C" w:rsidRDefault="00375F9C" w:rsidP="00375F9C"/>
    <w:p w:rsidR="00375F9C" w:rsidRDefault="005C781A" w:rsidP="00375F9C">
      <w:r>
        <w:rPr>
          <w:noProof/>
        </w:rPr>
        <w:lastRenderedPageBreak/>
        <mc:AlternateContent>
          <mc:Choice Requires="wpc">
            <w:drawing>
              <wp:inline distT="0" distB="0" distL="0" distR="0" wp14:anchorId="2BE6756D" wp14:editId="4333AD4A">
                <wp:extent cx="5257800" cy="1525905"/>
                <wp:effectExtent l="9525" t="0" r="9525" b="7620"/>
                <wp:docPr id="442" name="画布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0" name="Text Box 380"/>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A3752" w:rsidRDefault="0023747D" w:rsidP="00375F9C">
                              <w:pPr>
                                <w:spacing w:line="240" w:lineRule="exact"/>
                                <w:jc w:val="left"/>
                                <w:rPr>
                                  <w:sz w:val="18"/>
                                  <w:szCs w:val="18"/>
                                </w:rPr>
                              </w:pPr>
                              <w:proofErr w:type="gramStart"/>
                              <w:r>
                                <w:rPr>
                                  <w:sz w:val="18"/>
                                  <w:szCs w:val="18"/>
                                </w:rPr>
                                <w:t>xui</w:t>
                              </w:r>
                              <w:r w:rsidRPr="009A3752">
                                <w:rPr>
                                  <w:sz w:val="18"/>
                                  <w:szCs w:val="18"/>
                                </w:rPr>
                                <w:t>.create(</w:t>
                              </w:r>
                              <w:proofErr w:type="gramEnd"/>
                              <w:r w:rsidRPr="009A3752">
                                <w:rPr>
                                  <w:color w:val="FF00FF"/>
                                  <w:sz w:val="18"/>
                                  <w:szCs w:val="18"/>
                                </w:rPr>
                                <w:t>"Gallery"</w:t>
                              </w: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setItemWidth(</w:t>
                              </w:r>
                              <w:proofErr w:type="gramEnd"/>
                              <w:r w:rsidRPr="009A3752">
                                <w:rPr>
                                  <w:color w:val="800000"/>
                                  <w:sz w:val="18"/>
                                  <w:szCs w:val="18"/>
                                </w:rPr>
                                <w:t>64</w:t>
                              </w:r>
                              <w:r w:rsidRPr="009A3752">
                                <w:rPr>
                                  <w:sz w:val="18"/>
                                  <w:szCs w:val="18"/>
                                </w:rPr>
                                <w:t>).setItemHeight(</w:t>
                              </w:r>
                              <w:r>
                                <w:rPr>
                                  <w:rFonts w:hint="eastAsia"/>
                                  <w:color w:val="800000"/>
                                  <w:sz w:val="18"/>
                                  <w:szCs w:val="18"/>
                                </w:rPr>
                                <w:t>64</w:t>
                              </w:r>
                              <w:r w:rsidRPr="009A3752">
                                <w:rPr>
                                  <w:sz w:val="18"/>
                                  <w:szCs w:val="18"/>
                                </w:rPr>
                                <w:t>)</w:t>
                              </w:r>
                            </w:p>
                            <w:p w:rsidR="0023747D" w:rsidRPr="009A3752" w:rsidRDefault="0023747D" w:rsidP="00375F9C">
                              <w:pPr>
                                <w:spacing w:line="240" w:lineRule="exact"/>
                                <w:jc w:val="left"/>
                                <w:rPr>
                                  <w:sz w:val="18"/>
                                  <w:szCs w:val="18"/>
                                </w:rPr>
                              </w:pPr>
                              <w:r w:rsidRPr="009A3752">
                                <w:rPr>
                                  <w:rFonts w:hint="eastAsia"/>
                                  <w:sz w:val="18"/>
                                  <w:szCs w:val="18"/>
                                </w:rPr>
                                <w:t>.setItems([{id:</w:t>
                              </w:r>
                              <w:r w:rsidRPr="009A3752">
                                <w:rPr>
                                  <w:rFonts w:hint="eastAsia"/>
                                  <w:color w:val="FF00FF"/>
                                  <w:sz w:val="18"/>
                                  <w:szCs w:val="18"/>
                                </w:rPr>
                                <w:t>'a'</w:t>
                              </w:r>
                              <w:r w:rsidRPr="009A3752">
                                <w:rPr>
                                  <w:rFonts w:hint="eastAsia"/>
                                  <w:sz w:val="18"/>
                                  <w:szCs w:val="18"/>
                                </w:rPr>
                                <w:t>,image:</w:t>
                              </w:r>
                              <w:r w:rsidRPr="009A3752">
                                <w:rPr>
                                  <w:rFonts w:hint="eastAsia"/>
                                  <w:color w:val="FF00FF"/>
                                  <w:sz w:val="18"/>
                                  <w:szCs w:val="18"/>
                                </w:rPr>
                                <w:t>'img/a.gif'</w:t>
                              </w:r>
                              <w:r w:rsidRPr="009A3752">
                                <w:rPr>
                                  <w:rFonts w:hint="eastAsia"/>
                                  <w:sz w:val="18"/>
                                  <w:szCs w:val="18"/>
                                </w:rPr>
                                <w:t>,caption:</w:t>
                              </w:r>
                              <w:r w:rsidRPr="009A3752">
                                <w:rPr>
                                  <w:rFonts w:hint="eastAsia"/>
                                  <w:color w:val="FF00FF"/>
                                  <w:sz w:val="18"/>
                                  <w:szCs w:val="18"/>
                                </w:rPr>
                                <w:t>'</w:t>
                              </w:r>
                              <w:r>
                                <w:rPr>
                                  <w:rFonts w:hint="eastAsia"/>
                                  <w:color w:val="FF00FF"/>
                                  <w:sz w:val="18"/>
                                  <w:szCs w:val="18"/>
                                  <w:u w:val="single"/>
                                </w:rPr>
                                <w:t>User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user</w:t>
                              </w:r>
                              <w:r w:rsidRPr="009A3752">
                                <w:rPr>
                                  <w:rFonts w:hint="eastAsia"/>
                                  <w:color w:val="FF00FF"/>
                                  <w:sz w:val="18"/>
                                  <w:szCs w:val="18"/>
                                </w:rPr>
                                <w:t>'</w:t>
                              </w:r>
                              <w:r w:rsidRPr="009A3752">
                                <w:rPr>
                                  <w:rFonts w:hint="eastAsia"/>
                                  <w:sz w:val="18"/>
                                  <w:szCs w:val="18"/>
                                </w:rPr>
                                <w:t>}</w:t>
                              </w:r>
                              <w:proofErr w:type="gramStart"/>
                              <w:r w:rsidRPr="009A3752">
                                <w:rPr>
                                  <w:rFonts w:hint="eastAsia"/>
                                  <w:sz w:val="18"/>
                                  <w:szCs w:val="18"/>
                                </w:rPr>
                                <w:t>,{</w:t>
                              </w:r>
                              <w:proofErr w:type="gramEnd"/>
                              <w:r w:rsidRPr="009A3752">
                                <w:rPr>
                                  <w:rFonts w:hint="eastAsia"/>
                                  <w:sz w:val="18"/>
                                  <w:szCs w:val="18"/>
                                </w:rPr>
                                <w:t>id:</w:t>
                              </w:r>
                              <w:r w:rsidRPr="009A3752">
                                <w:rPr>
                                  <w:rFonts w:hint="eastAsia"/>
                                  <w:color w:val="FF00FF"/>
                                  <w:sz w:val="18"/>
                                  <w:szCs w:val="18"/>
                                </w:rPr>
                                <w:t>'b'</w:t>
                              </w:r>
                              <w:r w:rsidRPr="009A3752">
                                <w:rPr>
                                  <w:rFonts w:hint="eastAsia"/>
                                  <w:sz w:val="18"/>
                                  <w:szCs w:val="18"/>
                                </w:rPr>
                                <w:t>,image:</w:t>
                              </w:r>
                              <w:r w:rsidRPr="009A3752">
                                <w:rPr>
                                  <w:rFonts w:hint="eastAsia"/>
                                  <w:color w:val="FF00FF"/>
                                  <w:sz w:val="18"/>
                                  <w:szCs w:val="18"/>
                                </w:rPr>
                                <w:t>'img/b.gif'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Computer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computer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'c'</w:t>
                              </w:r>
                              <w:r w:rsidRPr="009A3752">
                                <w:rPr>
                                  <w:rFonts w:hint="eastAsia"/>
                                  <w:sz w:val="18"/>
                                  <w:szCs w:val="18"/>
                                </w:rPr>
                                <w:t>,image:</w:t>
                              </w:r>
                              <w:r w:rsidRPr="009A3752">
                                <w:rPr>
                                  <w:rFonts w:hint="eastAsia"/>
                                  <w:color w:val="FF00FF"/>
                                  <w:sz w:val="18"/>
                                  <w:szCs w:val="18"/>
                                </w:rPr>
                                <w:t>'img/c.gif'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Tree</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tree</w:t>
                              </w:r>
                              <w:r w:rsidRPr="009A3752">
                                <w:rPr>
                                  <w:rFonts w:hint="eastAsia"/>
                                  <w:color w:val="FF00FF"/>
                                  <w:sz w:val="18"/>
                                  <w:szCs w:val="18"/>
                                </w:rPr>
                                <w:t>'</w:t>
                              </w:r>
                              <w:r w:rsidRPr="009A3752">
                                <w:rPr>
                                  <w:rFonts w:hint="eastAsia"/>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onItemSelected(</w:t>
                              </w:r>
                              <w:proofErr w:type="gramEnd"/>
                              <w:r w:rsidRPr="009A3752">
                                <w:rPr>
                                  <w:color w:val="0000FF"/>
                                  <w:sz w:val="18"/>
                                  <w:szCs w:val="18"/>
                                </w:rPr>
                                <w:t>function</w:t>
                              </w:r>
                              <w:r w:rsidRPr="009A3752">
                                <w:rPr>
                                  <w:sz w:val="18"/>
                                  <w:szCs w:val="18"/>
                                </w:rPr>
                                <w:t>(profile,item){</w:t>
                              </w:r>
                            </w:p>
                            <w:p w:rsidR="0023747D" w:rsidRPr="009A3752" w:rsidRDefault="0023747D" w:rsidP="00375F9C">
                              <w:pPr>
                                <w:spacing w:line="240" w:lineRule="exact"/>
                                <w:jc w:val="left"/>
                                <w:rPr>
                                  <w:sz w:val="18"/>
                                  <w:szCs w:val="18"/>
                                </w:rPr>
                              </w:pPr>
                              <w:r w:rsidRPr="009A3752">
                                <w:rPr>
                                  <w:sz w:val="18"/>
                                  <w:szCs w:val="18"/>
                                </w:rPr>
                                <w:t xml:space="preserve">    </w:t>
                              </w:r>
                              <w:proofErr w:type="gramStart"/>
                              <w:r>
                                <w:rPr>
                                  <w:sz w:val="18"/>
                                  <w:szCs w:val="18"/>
                                </w:rPr>
                                <w:t>xui</w:t>
                              </w:r>
                              <w:r w:rsidRPr="009A3752">
                                <w:rPr>
                                  <w:sz w:val="18"/>
                                  <w:szCs w:val="18"/>
                                </w:rPr>
                                <w:t>.message(</w:t>
                              </w:r>
                              <w:proofErr w:type="gramEnd"/>
                              <w:r w:rsidRPr="009A3752">
                                <w:rPr>
                                  <w:sz w:val="18"/>
                                  <w:szCs w:val="18"/>
                                </w:rPr>
                                <w:t>item.id);</w:t>
                              </w:r>
                            </w:p>
                            <w:p w:rsidR="0023747D" w:rsidRPr="009A3752" w:rsidRDefault="0023747D" w:rsidP="00375F9C">
                              <w:pPr>
                                <w:spacing w:line="240" w:lineRule="exact"/>
                                <w:jc w:val="left"/>
                                <w:rPr>
                                  <w:sz w:val="18"/>
                                  <w:szCs w:val="18"/>
                                </w:rPr>
                              </w:pP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wps:txbx>
                        <wps:bodyPr rot="0" vert="horz" wrap="square" lIns="54000" tIns="46800" rIns="54000" bIns="45720" anchor="t" anchorCtr="0" upright="1">
                          <a:spAutoFit/>
                        </wps:bodyPr>
                      </wps:wsp>
                      <wps:wsp>
                        <wps:cNvPr id="441" name="AutoShape 381"/>
                        <wps:cNvSpPr>
                          <a:spLocks noChangeArrowheads="1"/>
                        </wps:cNvSpPr>
                        <wps:spPr bwMode="auto">
                          <a:xfrm flipH="1">
                            <a:off x="2057400" y="99060"/>
                            <a:ext cx="1028700" cy="198120"/>
                          </a:xfrm>
                          <a:prstGeom prst="wedgeRoundRectCallout">
                            <a:avLst>
                              <a:gd name="adj1" fmla="val 74625"/>
                              <a:gd name="adj2" fmla="val 820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I</w:t>
                              </w:r>
                              <w:r>
                                <w:rPr>
                                  <w:rFonts w:hint="eastAsia"/>
                                  <w:szCs w:val="18"/>
                                </w:rPr>
                                <w:t>tem</w:t>
                              </w:r>
                              <w:r>
                                <w:rPr>
                                  <w:szCs w:val="18"/>
                                </w:rPr>
                                <w:t>’</w:t>
                              </w:r>
                              <w:r>
                                <w:rPr>
                                  <w:rFonts w:hint="eastAsia"/>
                                  <w:szCs w:val="18"/>
                                </w:rPr>
                                <w:t>s height</w:t>
                              </w:r>
                            </w:p>
                          </w:txbxContent>
                        </wps:txbx>
                        <wps:bodyPr rot="0" vert="horz" wrap="square" lIns="0" tIns="0" rIns="0" bIns="0" anchor="t" anchorCtr="0" upright="1">
                          <a:noAutofit/>
                        </wps:bodyPr>
                      </wps:wsp>
                    </wpc:wpc>
                  </a:graphicData>
                </a:graphic>
              </wp:inline>
            </w:drawing>
          </mc:Choice>
          <mc:Fallback>
            <w:pict>
              <v:group id="画布 378" o:spid="_x0000_s1291"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">
                <v:shape id="_x0000_s1292" type="#_x0000_t75" style="position:absolute;width:52578;height:15259;visibility:visible;mso-wrap-style:square">
                  <v:fill o:detectmouseclick="t"/>
                  <v:path o:connecttype="none"/>
                </v:shape>
                <v:shape id="Text Box 380" o:spid="_x0000_s1293"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9X8AA&#10;AADcAAAADwAAAGRycy9kb3ducmV2LnhtbERPy4rCMBTdC/MP4Qqz01QR0Y5RZEQ6mwFfs78016bY&#10;3JQk1vr3k4Xg8nDeq01vG9GRD7VjBZNxBoK4dLrmSsHlvB8tQISIrLFxTAqeFGCz/hisMNfuwUfq&#10;TrESKYRDjgpMjG0uZSgNWQxj1xIn7uq8xZigr6T2+EjhtpHTLJtLizWnBoMtfRsqb6e7VVDedv2u&#10;qP+M7+52cdDL4vk7L5T6HPbbLxCR+vgWv9w/WsFsluan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H9X8AAAADcAAAADwAAAAAAAAAAAAAAAACYAgAAZHJzL2Rvd25y&#10;ZXYueG1sUEsFBgAAAAAEAAQA9QAAAIUDAAAAAA==&#10;" strokeweight="1pt">
                  <v:textbox style="mso-fit-shape-to-text:t" inset="1.5mm,1.3mm,1.5mm">
                    <w:txbxContent>
                      <w:p w:rsidR="0023747D" w:rsidRPr="009A3752" w:rsidRDefault="0023747D" w:rsidP="00375F9C">
                        <w:pPr>
                          <w:spacing w:line="240" w:lineRule="exact"/>
                          <w:jc w:val="left"/>
                          <w:rPr>
                            <w:sz w:val="18"/>
                            <w:szCs w:val="18"/>
                          </w:rPr>
                        </w:pPr>
                        <w:proofErr w:type="gramStart"/>
                        <w:r>
                          <w:rPr>
                            <w:sz w:val="18"/>
                            <w:szCs w:val="18"/>
                          </w:rPr>
                          <w:t>xui</w:t>
                        </w:r>
                        <w:r w:rsidRPr="009A3752">
                          <w:rPr>
                            <w:sz w:val="18"/>
                            <w:szCs w:val="18"/>
                          </w:rPr>
                          <w:t>.create(</w:t>
                        </w:r>
                        <w:proofErr w:type="gramEnd"/>
                        <w:r w:rsidRPr="009A3752">
                          <w:rPr>
                            <w:color w:val="FF00FF"/>
                            <w:sz w:val="18"/>
                            <w:szCs w:val="18"/>
                          </w:rPr>
                          <w:t>"Gallery"</w:t>
                        </w: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setItemWidth(</w:t>
                        </w:r>
                        <w:proofErr w:type="gramEnd"/>
                        <w:r w:rsidRPr="009A3752">
                          <w:rPr>
                            <w:color w:val="800000"/>
                            <w:sz w:val="18"/>
                            <w:szCs w:val="18"/>
                          </w:rPr>
                          <w:t>64</w:t>
                        </w:r>
                        <w:r w:rsidRPr="009A3752">
                          <w:rPr>
                            <w:sz w:val="18"/>
                            <w:szCs w:val="18"/>
                          </w:rPr>
                          <w:t>).setItemHeight(</w:t>
                        </w:r>
                        <w:r>
                          <w:rPr>
                            <w:rFonts w:hint="eastAsia"/>
                            <w:color w:val="800000"/>
                            <w:sz w:val="18"/>
                            <w:szCs w:val="18"/>
                          </w:rPr>
                          <w:t>64</w:t>
                        </w:r>
                        <w:r w:rsidRPr="009A3752">
                          <w:rPr>
                            <w:sz w:val="18"/>
                            <w:szCs w:val="18"/>
                          </w:rPr>
                          <w:t>)</w:t>
                        </w:r>
                      </w:p>
                      <w:p w:rsidR="0023747D" w:rsidRPr="009A3752" w:rsidRDefault="0023747D" w:rsidP="00375F9C">
                        <w:pPr>
                          <w:spacing w:line="240" w:lineRule="exact"/>
                          <w:jc w:val="left"/>
                          <w:rPr>
                            <w:sz w:val="18"/>
                            <w:szCs w:val="18"/>
                          </w:rPr>
                        </w:pPr>
                        <w:r w:rsidRPr="009A3752">
                          <w:rPr>
                            <w:rFonts w:hint="eastAsia"/>
                            <w:sz w:val="18"/>
                            <w:szCs w:val="18"/>
                          </w:rPr>
                          <w:t>.setItems([{id:</w:t>
                        </w:r>
                        <w:r w:rsidRPr="009A3752">
                          <w:rPr>
                            <w:rFonts w:hint="eastAsia"/>
                            <w:color w:val="FF00FF"/>
                            <w:sz w:val="18"/>
                            <w:szCs w:val="18"/>
                          </w:rPr>
                          <w:t>'a'</w:t>
                        </w:r>
                        <w:r w:rsidRPr="009A3752">
                          <w:rPr>
                            <w:rFonts w:hint="eastAsia"/>
                            <w:sz w:val="18"/>
                            <w:szCs w:val="18"/>
                          </w:rPr>
                          <w:t>,image:</w:t>
                        </w:r>
                        <w:r w:rsidRPr="009A3752">
                          <w:rPr>
                            <w:rFonts w:hint="eastAsia"/>
                            <w:color w:val="FF00FF"/>
                            <w:sz w:val="18"/>
                            <w:szCs w:val="18"/>
                          </w:rPr>
                          <w:t>'img/a.gif'</w:t>
                        </w:r>
                        <w:r w:rsidRPr="009A3752">
                          <w:rPr>
                            <w:rFonts w:hint="eastAsia"/>
                            <w:sz w:val="18"/>
                            <w:szCs w:val="18"/>
                          </w:rPr>
                          <w:t>,caption:</w:t>
                        </w:r>
                        <w:r w:rsidRPr="009A3752">
                          <w:rPr>
                            <w:rFonts w:hint="eastAsia"/>
                            <w:color w:val="FF00FF"/>
                            <w:sz w:val="18"/>
                            <w:szCs w:val="18"/>
                          </w:rPr>
                          <w:t>'</w:t>
                        </w:r>
                        <w:r>
                          <w:rPr>
                            <w:rFonts w:hint="eastAsia"/>
                            <w:color w:val="FF00FF"/>
                            <w:sz w:val="18"/>
                            <w:szCs w:val="18"/>
                            <w:u w:val="single"/>
                          </w:rPr>
                          <w:t>User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user</w:t>
                        </w:r>
                        <w:r w:rsidRPr="009A3752">
                          <w:rPr>
                            <w:rFonts w:hint="eastAsia"/>
                            <w:color w:val="FF00FF"/>
                            <w:sz w:val="18"/>
                            <w:szCs w:val="18"/>
                          </w:rPr>
                          <w:t>'</w:t>
                        </w:r>
                        <w:r w:rsidRPr="009A3752">
                          <w:rPr>
                            <w:rFonts w:hint="eastAsia"/>
                            <w:sz w:val="18"/>
                            <w:szCs w:val="18"/>
                          </w:rPr>
                          <w:t>}</w:t>
                        </w:r>
                        <w:proofErr w:type="gramStart"/>
                        <w:r w:rsidRPr="009A3752">
                          <w:rPr>
                            <w:rFonts w:hint="eastAsia"/>
                            <w:sz w:val="18"/>
                            <w:szCs w:val="18"/>
                          </w:rPr>
                          <w:t>,{</w:t>
                        </w:r>
                        <w:proofErr w:type="gramEnd"/>
                        <w:r w:rsidRPr="009A3752">
                          <w:rPr>
                            <w:rFonts w:hint="eastAsia"/>
                            <w:sz w:val="18"/>
                            <w:szCs w:val="18"/>
                          </w:rPr>
                          <w:t>id:</w:t>
                        </w:r>
                        <w:r w:rsidRPr="009A3752">
                          <w:rPr>
                            <w:rFonts w:hint="eastAsia"/>
                            <w:color w:val="FF00FF"/>
                            <w:sz w:val="18"/>
                            <w:szCs w:val="18"/>
                          </w:rPr>
                          <w:t>'b'</w:t>
                        </w:r>
                        <w:r w:rsidRPr="009A3752">
                          <w:rPr>
                            <w:rFonts w:hint="eastAsia"/>
                            <w:sz w:val="18"/>
                            <w:szCs w:val="18"/>
                          </w:rPr>
                          <w:t>,image:</w:t>
                        </w:r>
                        <w:r w:rsidRPr="009A3752">
                          <w:rPr>
                            <w:rFonts w:hint="eastAsia"/>
                            <w:color w:val="FF00FF"/>
                            <w:sz w:val="18"/>
                            <w:szCs w:val="18"/>
                          </w:rPr>
                          <w:t>'img/b.gif'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Computer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computer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'c'</w:t>
                        </w:r>
                        <w:r w:rsidRPr="009A3752">
                          <w:rPr>
                            <w:rFonts w:hint="eastAsia"/>
                            <w:sz w:val="18"/>
                            <w:szCs w:val="18"/>
                          </w:rPr>
                          <w:t>,image:</w:t>
                        </w:r>
                        <w:r w:rsidRPr="009A3752">
                          <w:rPr>
                            <w:rFonts w:hint="eastAsia"/>
                            <w:color w:val="FF00FF"/>
                            <w:sz w:val="18"/>
                            <w:szCs w:val="18"/>
                          </w:rPr>
                          <w:t>'img/c.gif'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Tree</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tree</w:t>
                        </w:r>
                        <w:r w:rsidRPr="009A3752">
                          <w:rPr>
                            <w:rFonts w:hint="eastAsia"/>
                            <w:color w:val="FF00FF"/>
                            <w:sz w:val="18"/>
                            <w:szCs w:val="18"/>
                          </w:rPr>
                          <w:t>'</w:t>
                        </w:r>
                        <w:r w:rsidRPr="009A3752">
                          <w:rPr>
                            <w:rFonts w:hint="eastAsia"/>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onItemSelected(</w:t>
                        </w:r>
                        <w:proofErr w:type="gramEnd"/>
                        <w:r w:rsidRPr="009A3752">
                          <w:rPr>
                            <w:color w:val="0000FF"/>
                            <w:sz w:val="18"/>
                            <w:szCs w:val="18"/>
                          </w:rPr>
                          <w:t>function</w:t>
                        </w:r>
                        <w:r w:rsidRPr="009A3752">
                          <w:rPr>
                            <w:sz w:val="18"/>
                            <w:szCs w:val="18"/>
                          </w:rPr>
                          <w:t>(profile,item){</w:t>
                        </w:r>
                      </w:p>
                      <w:p w:rsidR="0023747D" w:rsidRPr="009A3752" w:rsidRDefault="0023747D" w:rsidP="00375F9C">
                        <w:pPr>
                          <w:spacing w:line="240" w:lineRule="exact"/>
                          <w:jc w:val="left"/>
                          <w:rPr>
                            <w:sz w:val="18"/>
                            <w:szCs w:val="18"/>
                          </w:rPr>
                        </w:pPr>
                        <w:r w:rsidRPr="009A3752">
                          <w:rPr>
                            <w:sz w:val="18"/>
                            <w:szCs w:val="18"/>
                          </w:rPr>
                          <w:t xml:space="preserve">    </w:t>
                        </w:r>
                        <w:proofErr w:type="gramStart"/>
                        <w:r>
                          <w:rPr>
                            <w:sz w:val="18"/>
                            <w:szCs w:val="18"/>
                          </w:rPr>
                          <w:t>xui</w:t>
                        </w:r>
                        <w:r w:rsidRPr="009A3752">
                          <w:rPr>
                            <w:sz w:val="18"/>
                            <w:szCs w:val="18"/>
                          </w:rPr>
                          <w:t>.message(</w:t>
                        </w:r>
                        <w:proofErr w:type="gramEnd"/>
                        <w:r w:rsidRPr="009A3752">
                          <w:rPr>
                            <w:sz w:val="18"/>
                            <w:szCs w:val="18"/>
                          </w:rPr>
                          <w:t>item.id);</w:t>
                        </w:r>
                      </w:p>
                      <w:p w:rsidR="0023747D" w:rsidRPr="009A3752" w:rsidRDefault="0023747D" w:rsidP="00375F9C">
                        <w:pPr>
                          <w:spacing w:line="240" w:lineRule="exact"/>
                          <w:jc w:val="left"/>
                          <w:rPr>
                            <w:sz w:val="18"/>
                            <w:szCs w:val="18"/>
                          </w:rPr>
                        </w:pP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v:textbox>
                </v:shape>
                <v:shape id="AutoShape 381" o:spid="_x0000_s1294" type="#_x0000_t62" style="position:absolute;left:20574;top:990;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fQsIA&#10;AADcAAAADwAAAGRycy9kb3ducmV2LnhtbESPQYvCMBSE74L/ITzBm6YusizVVFRY8SToCl4fzWsT&#10;bF5KE7X6683Cwh6HmfmGWa5614g7dcF6VjCbZiCIS68t1wrOP9+TLxAhImtsPJOCJwVYFcPBEnPt&#10;H3yk+ynWIkE45KjAxNjmUobSkMMw9S1x8irfOYxJdrXUHT4S3DXyI8s+pUPLacFgS1tD5fV0cwqi&#10;xcPmdTkfq6u5oQ673u7qjVLjUb9egIjUx//wX3uvFcznM/g9k46A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x9CwgAAANwAAAAPAAAAAAAAAAAAAAAAAJgCAABkcnMvZG93&#10;bnJldi54bWxQSwUGAAAAAAQABAD1AAAAhwMAAAAA&#10;" adj="26919,28523" fillcolor="#ff9">
                  <v:textbox inset="0,0,0,0">
                    <w:txbxContent>
                      <w:p w:rsidR="0023747D" w:rsidRPr="000E23E9" w:rsidRDefault="0023747D" w:rsidP="00375F9C">
                        <w:pPr>
                          <w:rPr>
                            <w:szCs w:val="18"/>
                          </w:rPr>
                        </w:pPr>
                        <w:r>
                          <w:rPr>
                            <w:szCs w:val="18"/>
                          </w:rPr>
                          <w:t>I</w:t>
                        </w:r>
                        <w:r>
                          <w:rPr>
                            <w:rFonts w:hint="eastAsia"/>
                            <w:szCs w:val="18"/>
                          </w:rPr>
                          <w:t>tem</w:t>
                        </w:r>
                        <w:r>
                          <w:rPr>
                            <w:szCs w:val="18"/>
                          </w:rPr>
                          <w:t>’</w:t>
                        </w:r>
                        <w:r>
                          <w:rPr>
                            <w:rFonts w:hint="eastAsia"/>
                            <w:szCs w:val="18"/>
                          </w:rPr>
                          <w:t>s height</w:t>
                        </w:r>
                      </w:p>
                    </w:txbxContent>
                  </v:textbox>
                </v:shape>
                <w10:anchorlock/>
              </v:group>
            </w:pict>
          </mc:Fallback>
        </mc:AlternateContent>
      </w:r>
    </w:p>
    <w:p w:rsidR="00375F9C" w:rsidRPr="00BD7358" w:rsidRDefault="00375F9C" w:rsidP="00375F9C">
      <w:pPr>
        <w:rPr>
          <w:b/>
        </w:rPr>
      </w:pPr>
      <w:r w:rsidRPr="007E5290">
        <w:rPr>
          <w:rFonts w:hint="eastAsia"/>
          <w:b/>
        </w:rPr>
        <w:t>Output:</w:t>
      </w:r>
    </w:p>
    <w:p w:rsidR="00375F9C" w:rsidRDefault="005C781A" w:rsidP="00375F9C">
      <w:r>
        <w:rPr>
          <w:rFonts w:hint="eastAsia"/>
          <w:noProof/>
        </w:rPr>
        <w:drawing>
          <wp:inline distT="0" distB="0" distL="0" distR="0" wp14:anchorId="308BCFCB" wp14:editId="7EAF6566">
            <wp:extent cx="2009775" cy="19907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375F9C" w:rsidRDefault="00375F9C" w:rsidP="00E45D25">
      <w:pPr>
        <w:pStyle w:val="3"/>
        <w:numPr>
          <w:ilvl w:val="2"/>
          <w:numId w:val="17"/>
        </w:numPr>
      </w:pPr>
      <w:bookmarkStart w:id="78" w:name="_Toc453071717"/>
      <w:r>
        <w:rPr>
          <w:rFonts w:hint="eastAsia"/>
        </w:rPr>
        <w:t>Item selection</w:t>
      </w:r>
      <w:bookmarkEnd w:id="78"/>
      <w:r>
        <w:rPr>
          <w:rFonts w:hint="eastAsia"/>
        </w:rPr>
        <w:t xml:space="preserve"> </w:t>
      </w:r>
    </w:p>
    <w:p w:rsidR="00375F9C" w:rsidRDefault="00375F9C" w:rsidP="00375F9C">
      <w:r>
        <w:rPr>
          <w:rFonts w:hint="eastAsia"/>
        </w:rPr>
        <w:t xml:space="preserve">You can use </w:t>
      </w:r>
      <w:r>
        <w:t>“</w:t>
      </w:r>
      <w:r w:rsidRPr="004740AA">
        <w:rPr>
          <w:rFonts w:hint="eastAsia"/>
          <w:b/>
        </w:rPr>
        <w:t>setUIValue</w:t>
      </w:r>
      <w:r>
        <w:t>”</w:t>
      </w:r>
      <w:r>
        <w:rPr>
          <w:rFonts w:hint="eastAsia"/>
        </w:rPr>
        <w:t xml:space="preserve"> function to select </w:t>
      </w:r>
      <w:r w:rsidR="004D6FBC">
        <w:t>an</w:t>
      </w:r>
      <w:r>
        <w:rPr>
          <w:rFonts w:hint="eastAsia"/>
        </w:rPr>
        <w:t xml:space="preserve"> item in List, or use </w:t>
      </w:r>
      <w:r>
        <w:t>“</w:t>
      </w:r>
      <w:r w:rsidRPr="004740AA">
        <w:rPr>
          <w:b/>
        </w:rPr>
        <w:t>fireItemClickEvent</w:t>
      </w:r>
      <w:r>
        <w:t>”</w:t>
      </w:r>
      <w:r>
        <w:rPr>
          <w:rFonts w:hint="eastAsia"/>
        </w:rPr>
        <w:t xml:space="preserve"> function to get the same result. </w:t>
      </w:r>
      <w:r>
        <w:t>“</w:t>
      </w:r>
      <w:r w:rsidRPr="007E2DAE">
        <w:t>fireItemClickEvent</w:t>
      </w:r>
      <w:r>
        <w:t>”</w:t>
      </w:r>
      <w:r>
        <w:rPr>
          <w:rFonts w:hint="eastAsia"/>
        </w:rPr>
        <w:t xml:space="preserve"> function will trigger </w:t>
      </w:r>
      <w:r>
        <w:t>“</w:t>
      </w:r>
      <w:r w:rsidRPr="007E2DAE">
        <w:t>onItemSelected</w:t>
      </w:r>
      <w:r>
        <w:t>”</w:t>
      </w:r>
      <w:r>
        <w:rPr>
          <w:rFonts w:hint="eastAsia"/>
        </w:rPr>
        <w:t xml:space="preserve"> event, </w:t>
      </w:r>
      <w:r>
        <w:t>“</w:t>
      </w:r>
      <w:r>
        <w:rPr>
          <w:rFonts w:hint="eastAsia"/>
        </w:rPr>
        <w:t>setUIValue</w:t>
      </w:r>
      <w:r>
        <w:t>”</w:t>
      </w:r>
      <w:r>
        <w:rPr>
          <w:rFonts w:hint="eastAsia"/>
        </w:rPr>
        <w:t xml:space="preserve"> won</w:t>
      </w:r>
      <w:r>
        <w:t>’</w:t>
      </w:r>
      <w:r>
        <w:rPr>
          <w:rFonts w:hint="eastAsia"/>
        </w:rPr>
        <w:t xml:space="preserve">t. </w:t>
      </w:r>
    </w:p>
    <w:p w:rsidR="00375F9C" w:rsidRDefault="005C781A" w:rsidP="00375F9C">
      <w:r>
        <w:rPr>
          <w:noProof/>
        </w:rPr>
        <mc:AlternateContent>
          <mc:Choice Requires="wpc">
            <w:drawing>
              <wp:inline distT="0" distB="0" distL="0" distR="0" wp14:anchorId="29D20546" wp14:editId="792114A2">
                <wp:extent cx="5257800" cy="2333625"/>
                <wp:effectExtent l="9525" t="0" r="9525" b="9525"/>
                <wp:docPr id="439" name="画布 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7" name="Text Box 339"/>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DAE" w:rsidRDefault="0023747D" w:rsidP="00375F9C">
                              <w:pPr>
                                <w:spacing w:line="240" w:lineRule="exact"/>
                                <w:rPr>
                                  <w:sz w:val="18"/>
                                  <w:szCs w:val="18"/>
                                </w:rPr>
                              </w:pPr>
                              <w:proofErr w:type="gramStart"/>
                              <w:r w:rsidRPr="007E2DAE">
                                <w:rPr>
                                  <w:color w:val="0000FF"/>
                                  <w:sz w:val="18"/>
                                  <w:szCs w:val="18"/>
                                </w:rPr>
                                <w:t>var</w:t>
                              </w:r>
                              <w:proofErr w:type="gramEnd"/>
                              <w:r w:rsidRPr="007E2DAE">
                                <w:rPr>
                                  <w:sz w:val="18"/>
                                  <w:szCs w:val="18"/>
                                </w:rPr>
                                <w:t xml:space="preserve"> ctrl=</w:t>
                              </w:r>
                              <w:r>
                                <w:rPr>
                                  <w:sz w:val="18"/>
                                  <w:szCs w:val="18"/>
                                </w:rPr>
                                <w:t>xui</w:t>
                              </w:r>
                              <w:r w:rsidRPr="007E2DAE">
                                <w:rPr>
                                  <w:sz w:val="18"/>
                                  <w:szCs w:val="18"/>
                                </w:rPr>
                                <w:t>.create(</w:t>
                              </w:r>
                              <w:r w:rsidRPr="007E2DAE">
                                <w:rPr>
                                  <w:color w:val="FF00FF"/>
                                  <w:sz w:val="18"/>
                                  <w:szCs w:val="18"/>
                                </w:rPr>
                                <w:t>"List"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setItems(</w:t>
                              </w:r>
                              <w:proofErr w:type="gramEnd"/>
                              <w:r w:rsidRPr="007E2DAE">
                                <w:rPr>
                                  <w:sz w:val="18"/>
                                  <w:szCs w:val="18"/>
                                </w:rPr>
                                <w:t>[</w:t>
                              </w:r>
                              <w:r w:rsidRPr="007E2DAE">
                                <w:rPr>
                                  <w:color w:val="FF00FF"/>
                                  <w:sz w:val="18"/>
                                  <w:szCs w:val="18"/>
                                </w:rPr>
                                <w:t>"Item one"</w:t>
                              </w:r>
                              <w:r w:rsidRPr="007E2DAE">
                                <w:rPr>
                                  <w:sz w:val="18"/>
                                  <w:szCs w:val="18"/>
                                </w:rPr>
                                <w:t>,</w:t>
                              </w:r>
                              <w:r w:rsidRPr="007E2DAE">
                                <w:rPr>
                                  <w:color w:val="FF00FF"/>
                                  <w:sz w:val="18"/>
                                  <w:szCs w:val="18"/>
                                </w:rPr>
                                <w:t>"Item two"</w:t>
                              </w:r>
                              <w:r w:rsidRPr="007E2DAE">
                                <w:rPr>
                                  <w:sz w:val="18"/>
                                  <w:szCs w:val="18"/>
                                </w:rPr>
                                <w:t>,</w:t>
                              </w:r>
                              <w:r w:rsidRPr="007E2DAE">
                                <w:rPr>
                                  <w:color w:val="FF00FF"/>
                                  <w:sz w:val="18"/>
                                  <w:szCs w:val="18"/>
                                </w:rPr>
                                <w:t>"Item tree"</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show(</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973A41" w:rsidP="00375F9C">
                              <w:pPr>
                                <w:spacing w:line="240" w:lineRule="exact"/>
                                <w:rPr>
                                  <w:sz w:val="18"/>
                                  <w:szCs w:val="18"/>
                                </w:rPr>
                              </w:pPr>
                              <w:proofErr w:type="gramStart"/>
                              <w:r>
                                <w:rPr>
                                  <w:sz w:val="18"/>
                                  <w:szCs w:val="18"/>
                                </w:rPr>
                                <w:t>xui.</w:t>
                              </w:r>
                              <w:r w:rsidR="0023747D" w:rsidRPr="007E2DAE">
                                <w:rPr>
                                  <w:sz w:val="18"/>
                                  <w:szCs w:val="18"/>
                                </w:rPr>
                                <w:t>asyRun(</w:t>
                              </w:r>
                              <w:proofErr w:type="gramEnd"/>
                              <w:r w:rsidR="0023747D" w:rsidRPr="007E2DAE">
                                <w:rPr>
                                  <w:color w:val="0000FF"/>
                                  <w:sz w:val="18"/>
                                  <w:szCs w:val="18"/>
                                </w:rPr>
                                <w:t>function</w:t>
                              </w:r>
                              <w:r w:rsidR="0023747D"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7E2DAE">
                                <w:rPr>
                                  <w:sz w:val="18"/>
                                  <w:szCs w:val="18"/>
                                </w:rPr>
                                <w:t>ctrl.fireItemClickEvent(</w:t>
                              </w:r>
                              <w:proofErr w:type="gramEnd"/>
                              <w:r w:rsidRPr="007E2DAE">
                                <w:rPr>
                                  <w:color w:val="FF00FF"/>
                                  <w:sz w:val="18"/>
                                  <w:szCs w:val="18"/>
                                </w:rPr>
                                <w:t>"Item two"</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973A41" w:rsidP="00375F9C">
                              <w:pPr>
                                <w:spacing w:line="240" w:lineRule="exact"/>
                                <w:rPr>
                                  <w:sz w:val="18"/>
                                  <w:szCs w:val="18"/>
                                </w:rPr>
                              </w:pPr>
                              <w:proofErr w:type="gramStart"/>
                              <w:r>
                                <w:rPr>
                                  <w:sz w:val="18"/>
                                  <w:szCs w:val="18"/>
                                </w:rPr>
                                <w:t>xui.</w:t>
                              </w:r>
                              <w:r w:rsidR="0023747D" w:rsidRPr="007E2DAE">
                                <w:rPr>
                                  <w:sz w:val="18"/>
                                  <w:szCs w:val="18"/>
                                </w:rPr>
                                <w:t>asyRun(</w:t>
                              </w:r>
                              <w:proofErr w:type="gramEnd"/>
                              <w:r w:rsidR="0023747D" w:rsidRPr="007E2DAE">
                                <w:rPr>
                                  <w:color w:val="0000FF"/>
                                  <w:sz w:val="18"/>
                                  <w:szCs w:val="18"/>
                                </w:rPr>
                                <w:t>function</w:t>
                              </w:r>
                              <w:r w:rsidR="0023747D" w:rsidRPr="007E2DAE">
                                <w:rPr>
                                  <w:sz w:val="18"/>
                                  <w:szCs w:val="18"/>
                                </w:rPr>
                                <w:t>(){</w:t>
                              </w:r>
                            </w:p>
                            <w:p w:rsidR="0023747D" w:rsidRPr="007E2DAE" w:rsidRDefault="0023747D" w:rsidP="00375F9C">
                              <w:pPr>
                                <w:spacing w:line="240" w:lineRule="exact"/>
                                <w:ind w:firstLine="420"/>
                                <w:rPr>
                                  <w:sz w:val="18"/>
                                  <w:szCs w:val="18"/>
                                </w:rPr>
                              </w:pPr>
                              <w:r w:rsidRPr="007E2DAE">
                                <w:rPr>
                                  <w:sz w:val="18"/>
                                  <w:szCs w:val="18"/>
                                </w:rPr>
                                <w:t xml:space="preserve">    </w:t>
                              </w:r>
                              <w:proofErr w:type="gramStart"/>
                              <w:r w:rsidRPr="007E2DAE">
                                <w:rPr>
                                  <w:sz w:val="18"/>
                                  <w:szCs w:val="18"/>
                                </w:rPr>
                                <w:t>ctrl.setUIValue(</w:t>
                              </w:r>
                              <w:proofErr w:type="gramEnd"/>
                              <w:r w:rsidRPr="007E2DAE">
                                <w:rPr>
                                  <w:color w:val="FF00FF"/>
                                  <w:sz w:val="18"/>
                                  <w:szCs w:val="18"/>
                                </w:rPr>
                                <w:t>"Item one"</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wps:txbx>
                        <wps:bodyPr rot="0" vert="horz" wrap="square" lIns="54000" tIns="46800" rIns="54000" bIns="45720" anchor="t" anchorCtr="0" upright="1">
                          <a:spAutoFit/>
                        </wps:bodyPr>
                      </wps:wsp>
                      <wps:wsp>
                        <wps:cNvPr id="438" name="AutoShape 340"/>
                        <wps:cNvSpPr>
                          <a:spLocks noChangeArrowheads="1"/>
                        </wps:cNvSpPr>
                        <wps:spPr bwMode="auto">
                          <a:xfrm flipH="1">
                            <a:off x="2400300" y="1287780"/>
                            <a:ext cx="1714500" cy="297180"/>
                          </a:xfrm>
                          <a:prstGeom prst="wedgeRoundRectCallout">
                            <a:avLst>
                              <a:gd name="adj1" fmla="val 73111"/>
                              <a:gd name="adj2" fmla="val -74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37" o:spid="_x0000_s1295"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">
                <v:shape id="_x0000_s1296" type="#_x0000_t75" style="position:absolute;width:52578;height:23336;visibility:visible;mso-wrap-style:square">
                  <v:fill o:detectmouseclick="t"/>
                  <v:path o:connecttype="none"/>
                </v:shape>
                <v:shape id="Text Box 339" o:spid="_x0000_s1297"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4WVsQA&#10;AADcAAAADwAAAGRycy9kb3ducmV2LnhtbESPQWsCMRSE7wX/Q3iCt5q1FrWrUaRStpeC2vb+2Dw3&#10;i5uXJYnr+u8bQehxmJlvmNWmt43oyIfasYLJOANBXDpdc6Xg5/vjeQEiRGSNjWNScKMAm/XgaYW5&#10;dlc+UHeMlUgQDjkqMDG2uZShNGQxjF1LnLyT8xZjkr6S2uM1wW0jX7JsJi3WnBYMtvRuqDwfL1ZB&#10;ed71u6L+Nb672MVevxW3r1mh1GjYb5cgIvXxP/xof2oFr9M5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FlbEAAAA3AAAAA8AAAAAAAAAAAAAAAAAmAIAAGRycy9k&#10;b3ducmV2LnhtbFBLBQYAAAAABAAEAPUAAACJAwAAAAA=&#10;" strokeweight="1pt">
                  <v:textbox style="mso-fit-shape-to-text:t" inset="1.5mm,1.3mm,1.5mm">
                    <w:txbxContent>
                      <w:p w:rsidR="0023747D" w:rsidRPr="007E2DAE" w:rsidRDefault="0023747D" w:rsidP="00375F9C">
                        <w:pPr>
                          <w:spacing w:line="240" w:lineRule="exact"/>
                          <w:rPr>
                            <w:sz w:val="18"/>
                            <w:szCs w:val="18"/>
                          </w:rPr>
                        </w:pPr>
                        <w:proofErr w:type="gramStart"/>
                        <w:r w:rsidRPr="007E2DAE">
                          <w:rPr>
                            <w:color w:val="0000FF"/>
                            <w:sz w:val="18"/>
                            <w:szCs w:val="18"/>
                          </w:rPr>
                          <w:t>var</w:t>
                        </w:r>
                        <w:proofErr w:type="gramEnd"/>
                        <w:r w:rsidRPr="007E2DAE">
                          <w:rPr>
                            <w:sz w:val="18"/>
                            <w:szCs w:val="18"/>
                          </w:rPr>
                          <w:t xml:space="preserve"> ctrl=</w:t>
                        </w:r>
                        <w:r>
                          <w:rPr>
                            <w:sz w:val="18"/>
                            <w:szCs w:val="18"/>
                          </w:rPr>
                          <w:t>xui</w:t>
                        </w:r>
                        <w:r w:rsidRPr="007E2DAE">
                          <w:rPr>
                            <w:sz w:val="18"/>
                            <w:szCs w:val="18"/>
                          </w:rPr>
                          <w:t>.create(</w:t>
                        </w:r>
                        <w:r w:rsidRPr="007E2DAE">
                          <w:rPr>
                            <w:color w:val="FF00FF"/>
                            <w:sz w:val="18"/>
                            <w:szCs w:val="18"/>
                          </w:rPr>
                          <w:t>"List"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setItems(</w:t>
                        </w:r>
                        <w:proofErr w:type="gramEnd"/>
                        <w:r w:rsidRPr="007E2DAE">
                          <w:rPr>
                            <w:sz w:val="18"/>
                            <w:szCs w:val="18"/>
                          </w:rPr>
                          <w:t>[</w:t>
                        </w:r>
                        <w:r w:rsidRPr="007E2DAE">
                          <w:rPr>
                            <w:color w:val="FF00FF"/>
                            <w:sz w:val="18"/>
                            <w:szCs w:val="18"/>
                          </w:rPr>
                          <w:t>"Item one"</w:t>
                        </w:r>
                        <w:r w:rsidRPr="007E2DAE">
                          <w:rPr>
                            <w:sz w:val="18"/>
                            <w:szCs w:val="18"/>
                          </w:rPr>
                          <w:t>,</w:t>
                        </w:r>
                        <w:r w:rsidRPr="007E2DAE">
                          <w:rPr>
                            <w:color w:val="FF00FF"/>
                            <w:sz w:val="18"/>
                            <w:szCs w:val="18"/>
                          </w:rPr>
                          <w:t>"Item two"</w:t>
                        </w:r>
                        <w:r w:rsidRPr="007E2DAE">
                          <w:rPr>
                            <w:sz w:val="18"/>
                            <w:szCs w:val="18"/>
                          </w:rPr>
                          <w:t>,</w:t>
                        </w:r>
                        <w:r w:rsidRPr="007E2DAE">
                          <w:rPr>
                            <w:color w:val="FF00FF"/>
                            <w:sz w:val="18"/>
                            <w:szCs w:val="18"/>
                          </w:rPr>
                          <w:t>"Item tree"</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show(</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973A41" w:rsidP="00375F9C">
                        <w:pPr>
                          <w:spacing w:line="240" w:lineRule="exact"/>
                          <w:rPr>
                            <w:sz w:val="18"/>
                            <w:szCs w:val="18"/>
                          </w:rPr>
                        </w:pPr>
                        <w:proofErr w:type="gramStart"/>
                        <w:r>
                          <w:rPr>
                            <w:sz w:val="18"/>
                            <w:szCs w:val="18"/>
                          </w:rPr>
                          <w:t>xui.</w:t>
                        </w:r>
                        <w:r w:rsidR="0023747D" w:rsidRPr="007E2DAE">
                          <w:rPr>
                            <w:sz w:val="18"/>
                            <w:szCs w:val="18"/>
                          </w:rPr>
                          <w:t>asyRun(</w:t>
                        </w:r>
                        <w:proofErr w:type="gramEnd"/>
                        <w:r w:rsidR="0023747D" w:rsidRPr="007E2DAE">
                          <w:rPr>
                            <w:color w:val="0000FF"/>
                            <w:sz w:val="18"/>
                            <w:szCs w:val="18"/>
                          </w:rPr>
                          <w:t>function</w:t>
                        </w:r>
                        <w:r w:rsidR="0023747D"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7E2DAE">
                          <w:rPr>
                            <w:sz w:val="18"/>
                            <w:szCs w:val="18"/>
                          </w:rPr>
                          <w:t>ctrl.fireItemClickEvent(</w:t>
                        </w:r>
                        <w:proofErr w:type="gramEnd"/>
                        <w:r w:rsidRPr="007E2DAE">
                          <w:rPr>
                            <w:color w:val="FF00FF"/>
                            <w:sz w:val="18"/>
                            <w:szCs w:val="18"/>
                          </w:rPr>
                          <w:t>"Item two"</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973A41" w:rsidP="00375F9C">
                        <w:pPr>
                          <w:spacing w:line="240" w:lineRule="exact"/>
                          <w:rPr>
                            <w:sz w:val="18"/>
                            <w:szCs w:val="18"/>
                          </w:rPr>
                        </w:pPr>
                        <w:proofErr w:type="gramStart"/>
                        <w:r>
                          <w:rPr>
                            <w:sz w:val="18"/>
                            <w:szCs w:val="18"/>
                          </w:rPr>
                          <w:t>xui.</w:t>
                        </w:r>
                        <w:r w:rsidR="0023747D" w:rsidRPr="007E2DAE">
                          <w:rPr>
                            <w:sz w:val="18"/>
                            <w:szCs w:val="18"/>
                          </w:rPr>
                          <w:t>asyRun(</w:t>
                        </w:r>
                        <w:proofErr w:type="gramEnd"/>
                        <w:r w:rsidR="0023747D" w:rsidRPr="007E2DAE">
                          <w:rPr>
                            <w:color w:val="0000FF"/>
                            <w:sz w:val="18"/>
                            <w:szCs w:val="18"/>
                          </w:rPr>
                          <w:t>function</w:t>
                        </w:r>
                        <w:r w:rsidR="0023747D" w:rsidRPr="007E2DAE">
                          <w:rPr>
                            <w:sz w:val="18"/>
                            <w:szCs w:val="18"/>
                          </w:rPr>
                          <w:t>(){</w:t>
                        </w:r>
                      </w:p>
                      <w:p w:rsidR="0023747D" w:rsidRPr="007E2DAE" w:rsidRDefault="0023747D" w:rsidP="00375F9C">
                        <w:pPr>
                          <w:spacing w:line="240" w:lineRule="exact"/>
                          <w:ind w:firstLine="420"/>
                          <w:rPr>
                            <w:sz w:val="18"/>
                            <w:szCs w:val="18"/>
                          </w:rPr>
                        </w:pPr>
                        <w:r w:rsidRPr="007E2DAE">
                          <w:rPr>
                            <w:sz w:val="18"/>
                            <w:szCs w:val="18"/>
                          </w:rPr>
                          <w:t xml:space="preserve">    </w:t>
                        </w:r>
                        <w:proofErr w:type="gramStart"/>
                        <w:r w:rsidRPr="007E2DAE">
                          <w:rPr>
                            <w:sz w:val="18"/>
                            <w:szCs w:val="18"/>
                          </w:rPr>
                          <w:t>ctrl.setUIValue(</w:t>
                        </w:r>
                        <w:proofErr w:type="gramEnd"/>
                        <w:r w:rsidRPr="007E2DAE">
                          <w:rPr>
                            <w:color w:val="FF00FF"/>
                            <w:sz w:val="18"/>
                            <w:szCs w:val="18"/>
                          </w:rPr>
                          <w:t>"Item one"</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v:textbox>
                </v:shape>
                <v:shape id="AutoShape 340" o:spid="_x0000_s1298" type="#_x0000_t62" style="position:absolute;left:24003;top:12877;width:17145;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77MIA&#10;AADcAAAADwAAAGRycy9kb3ducmV2LnhtbERPz2vCMBS+D/Y/hDfwNtNpKdIZZTgcG3jRuvtb85a2&#10;a15Kk9nqX28OgseP7/dyPdpWnKj3tWMFL9MEBHHpdM1GwbHYPi9A+ICssXVMCs7kYb16fFhirt3A&#10;ezodghExhH2OCqoQulxKX1Zk0U9dRxy5X9dbDBH2RuoehxhuWzlLkkxarDk2VNjRpqLy7/BvFZiG&#10;06LJdpv0Y/i6nL+z9735aZSaPI1vryACjeEuvrk/tYJ0HtfGM/EI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5XvswgAAANwAAAAPAAAAAAAAAAAAAAAAAJgCAABkcnMvZG93&#10;bnJldi54bWxQSwUGAAAAAAQABAD1AAAAhwMAAAAA&#10;" adj="26592,9184" fillcolor="#ff9">
                  <v:textbox inset="0,0,0,0">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v:textbox>
                </v:shape>
                <w10:anchorlock/>
              </v:group>
            </w:pict>
          </mc:Fallback>
        </mc:AlternateContent>
      </w:r>
    </w:p>
    <w:p w:rsidR="00375F9C" w:rsidRPr="007E2DAE" w:rsidRDefault="00375F9C" w:rsidP="00375F9C">
      <w:pPr>
        <w:spacing w:line="240" w:lineRule="exact"/>
      </w:pPr>
    </w:p>
    <w:p w:rsidR="00375F9C" w:rsidRDefault="00375F9C" w:rsidP="00E45D25">
      <w:pPr>
        <w:pStyle w:val="3"/>
        <w:numPr>
          <w:ilvl w:val="2"/>
          <w:numId w:val="17"/>
        </w:numPr>
      </w:pPr>
      <w:bookmarkStart w:id="79" w:name="_Toc235676277"/>
      <w:bookmarkStart w:id="80" w:name="_Toc453071718"/>
      <w:r>
        <w:rPr>
          <w:rFonts w:hint="eastAsia"/>
        </w:rPr>
        <w:t>Container related</w:t>
      </w:r>
      <w:bookmarkEnd w:id="79"/>
      <w:bookmarkEnd w:id="80"/>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UI.</w:t>
      </w:r>
      <w:r w:rsidRPr="00AA577D">
        <w:rPr>
          <w:rFonts w:hint="eastAsia"/>
        </w:rPr>
        <w:t>Group</w:t>
      </w:r>
      <w:r>
        <w:rPr>
          <w:rFonts w:hint="eastAsia"/>
        </w:rPr>
        <w:t xml:space="preserve">, </w:t>
      </w:r>
      <w:r w:rsidR="00704D04">
        <w:rPr>
          <w:rFonts w:hint="eastAsia"/>
        </w:rPr>
        <w:t>xui.</w:t>
      </w:r>
      <w:r>
        <w:rPr>
          <w:rFonts w:hint="eastAsia"/>
        </w:rPr>
        <w:t>UI.</w:t>
      </w:r>
      <w:r w:rsidRPr="00AA577D">
        <w:rPr>
          <w:rFonts w:hint="eastAsia"/>
        </w:rPr>
        <w:t>Pane</w:t>
      </w:r>
      <w:r>
        <w:rPr>
          <w:rFonts w:hint="eastAsia"/>
        </w:rPr>
        <w:t xml:space="preserve"> , </w:t>
      </w:r>
      <w:r w:rsidR="00704D04">
        <w:rPr>
          <w:rFonts w:hint="eastAsia"/>
        </w:rPr>
        <w:t>xui.</w:t>
      </w:r>
      <w:r>
        <w:rPr>
          <w:rFonts w:hint="eastAsia"/>
        </w:rPr>
        <w:t>UI.</w:t>
      </w:r>
      <w:r w:rsidRPr="00AA577D">
        <w:rPr>
          <w:rFonts w:hint="eastAsia"/>
        </w:rPr>
        <w:t>Pane</w:t>
      </w:r>
      <w:r>
        <w:rPr>
          <w:rFonts w:hint="eastAsia"/>
        </w:rPr>
        <w:t xml:space="preserve">l, </w:t>
      </w:r>
      <w:r w:rsidR="00704D04">
        <w:rPr>
          <w:rFonts w:hint="eastAsia"/>
        </w:rPr>
        <w:lastRenderedPageBreak/>
        <w:t>xui.</w:t>
      </w:r>
      <w:r>
        <w:rPr>
          <w:rFonts w:hint="eastAsia"/>
        </w:rPr>
        <w:t xml:space="preserve">UI.Block. </w:t>
      </w:r>
    </w:p>
    <w:p w:rsidR="00375F9C" w:rsidRDefault="00375F9C" w:rsidP="00375F9C"/>
    <w:p w:rsidR="00375F9C" w:rsidRDefault="00704D04" w:rsidP="00375F9C">
      <w:r>
        <w:rPr>
          <w:rFonts w:hint="eastAsia"/>
        </w:rPr>
        <w:t>xui.</w:t>
      </w:r>
      <w:r w:rsidR="00375F9C">
        <w:rPr>
          <w:rFonts w:hint="eastAsia"/>
        </w:rPr>
        <w:t xml:space="preserve">UI.Dialog, </w:t>
      </w:r>
      <w:r>
        <w:rPr>
          <w:rFonts w:hint="eastAsia"/>
        </w:rPr>
        <w:t>xui.</w:t>
      </w:r>
      <w:r w:rsidR="00375F9C">
        <w:rPr>
          <w:rFonts w:hint="eastAsia"/>
        </w:rPr>
        <w:t xml:space="preserve">UI.Layout and </w:t>
      </w:r>
      <w:r>
        <w:rPr>
          <w:rFonts w:hint="eastAsia"/>
        </w:rPr>
        <w:t>xui.</w:t>
      </w:r>
      <w:r w:rsidR="00375F9C">
        <w:rPr>
          <w:rFonts w:hint="eastAsia"/>
        </w:rPr>
        <w:t xml:space="preserve">UI.Tabs /Stacks/ButtonViews are container controls too, </w:t>
      </w:r>
      <w:r w:rsidR="00375F9C" w:rsidRPr="005A7683">
        <w:t>we will</w:t>
      </w:r>
      <w:r w:rsidR="009C0D54">
        <w:rPr>
          <w:rFonts w:hint="eastAsia"/>
        </w:rPr>
        <w:t xml:space="preserve"> give </w:t>
      </w:r>
      <w:r w:rsidR="00375F9C" w:rsidRPr="005A7683">
        <w:t>exampl</w:t>
      </w:r>
      <w:r w:rsidR="009C0D54">
        <w:rPr>
          <w:rFonts w:hint="eastAsia"/>
        </w:rPr>
        <w:t>es of</w:t>
      </w:r>
      <w:r w:rsidR="00375F9C" w:rsidRPr="005A7683">
        <w:t xml:space="preserve"> these controls in separate sections</w:t>
      </w:r>
      <w:r w:rsidR="00375F9C">
        <w:rPr>
          <w:rFonts w:hint="eastAsia"/>
        </w:rPr>
        <w:t>.</w:t>
      </w:r>
    </w:p>
    <w:p w:rsidR="00375F9C" w:rsidRPr="009C0D54" w:rsidRDefault="00375F9C" w:rsidP="00375F9C"/>
    <w:p w:rsidR="00375F9C" w:rsidRDefault="00375F9C" w:rsidP="00375F9C">
      <w:r w:rsidRPr="00C23F6B">
        <w:t xml:space="preserve">Container is those controls that can have child controls. In </w:t>
      </w:r>
      <w:r w:rsidR="009C0D54">
        <w:t>CrossUI RAD Designer</w:t>
      </w:r>
      <w:r w:rsidRPr="00C23F6B">
        <w:t>, you can drag a child control and drop it into a container control</w:t>
      </w:r>
      <w:r>
        <w:rPr>
          <w:rFonts w:hint="eastAsia"/>
        </w:rPr>
        <w:t>. Just</w:t>
      </w:r>
      <w:r>
        <w:t xml:space="preserve"> </w:t>
      </w:r>
      <w:r>
        <w:rPr>
          <w:rFonts w:hint="eastAsia"/>
        </w:rPr>
        <w:t>l</w:t>
      </w:r>
      <w:r>
        <w:t>ike this</w:t>
      </w:r>
      <w:r>
        <w:rPr>
          <w:rFonts w:hint="eastAsia"/>
        </w:rPr>
        <w:t>,</w:t>
      </w:r>
    </w:p>
    <w:p w:rsidR="00375F9C" w:rsidRDefault="005C781A" w:rsidP="00375F9C">
      <w:pPr>
        <w:jc w:val="center"/>
      </w:pPr>
      <w:r>
        <w:rPr>
          <w:rFonts w:hint="eastAsia"/>
          <w:noProof/>
        </w:rPr>
        <mc:AlternateContent>
          <mc:Choice Requires="wps">
            <w:drawing>
              <wp:anchor distT="0" distB="0" distL="114300" distR="114300" simplePos="0" relativeHeight="251516416" behindDoc="0" locked="0" layoutInCell="1" allowOverlap="1" wp14:anchorId="052192A0" wp14:editId="7402BCB1">
                <wp:simplePos x="0" y="0"/>
                <wp:positionH relativeFrom="column">
                  <wp:posOffset>1028700</wp:posOffset>
                </wp:positionH>
                <wp:positionV relativeFrom="line">
                  <wp:posOffset>495300</wp:posOffset>
                </wp:positionV>
                <wp:extent cx="1600200" cy="297180"/>
                <wp:effectExtent l="9525" t="9525" r="38100" b="83820"/>
                <wp:wrapNone/>
                <wp:docPr id="436"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297180"/>
                        </a:xfrm>
                        <a:custGeom>
                          <a:avLst/>
                          <a:gdLst>
                            <a:gd name="T0" fmla="*/ 0 w 2700"/>
                            <a:gd name="T1" fmla="*/ 0 h 624"/>
                            <a:gd name="T2" fmla="*/ 2700 w 2700"/>
                            <a:gd name="T3" fmla="*/ 624 h 624"/>
                          </a:gdLst>
                          <a:ahLst/>
                          <a:cxnLst>
                            <a:cxn ang="0">
                              <a:pos x="T0" y="T1"/>
                            </a:cxn>
                            <a:cxn ang="0">
                              <a:pos x="T2" y="T3"/>
                            </a:cxn>
                          </a:cxnLst>
                          <a:rect l="0" t="0" r="r" b="b"/>
                          <a:pathLst>
                            <a:path w="2700" h="624">
                              <a:moveTo>
                                <a:pt x="0" y="0"/>
                              </a:moveTo>
                              <a:cubicBezTo>
                                <a:pt x="0" y="0"/>
                                <a:pt x="1350" y="312"/>
                                <a:pt x="2700" y="624"/>
                              </a:cubicBezTo>
                            </a:path>
                          </a:pathLst>
                        </a:custGeom>
                        <a:noFill/>
                        <a:ln w="19050" cap="flat" cmpd="sng">
                          <a:solidFill>
                            <a:srgbClr val="0000FF"/>
                          </a:solidFill>
                          <a:prstDash val="dash"/>
                          <a:round/>
                          <a:headEnd/>
                          <a:tailEnd type="stealth"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2" o:spid="_x0000_s1026" style="position:absolute;left:0;text-align:left;margin-left:81pt;margin-top:39pt;width:126pt;height:23.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270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" path="m,c,,1350,312,2700,624e" filled="f" strokecolor="blue" strokeweight="1.5pt">
                <v:stroke dashstyle="dash" endarrow="classic" endarrowwidth="wide" endarrowlength="long"/>
                <v:path arrowok="t" o:connecttype="custom" o:connectlocs="0,0;1600200,297180" o:connectangles="0,0"/>
                <w10:wrap anchory="line"/>
              </v:shape>
            </w:pict>
          </mc:Fallback>
        </mc:AlternateContent>
      </w:r>
      <w:r>
        <w:rPr>
          <w:rFonts w:hint="eastAsia"/>
          <w:noProof/>
        </w:rPr>
        <w:drawing>
          <wp:inline distT="0" distB="0" distL="0" distR="0" wp14:anchorId="280DD7D3" wp14:editId="361D875B">
            <wp:extent cx="3429000" cy="159067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29000" cy="1590675"/>
                    </a:xfrm>
                    <a:prstGeom prst="rect">
                      <a:avLst/>
                    </a:prstGeom>
                    <a:noFill/>
                    <a:ln>
                      <a:noFill/>
                    </a:ln>
                  </pic:spPr>
                </pic:pic>
              </a:graphicData>
            </a:graphic>
          </wp:inline>
        </w:drawing>
      </w:r>
    </w:p>
    <w:p w:rsidR="00375F9C" w:rsidRDefault="00375F9C" w:rsidP="00375F9C"/>
    <w:p w:rsidR="00375F9C" w:rsidRPr="00503C88" w:rsidRDefault="00375F9C" w:rsidP="00375F9C">
      <w:pPr>
        <w:rPr>
          <w:b/>
        </w:rPr>
      </w:pPr>
      <w:r w:rsidRPr="00503C88">
        <w:rPr>
          <w:rFonts w:hint="eastAsia"/>
          <w:b/>
        </w:rPr>
        <w:t>Input</w:t>
      </w:r>
      <w:r>
        <w:rPr>
          <w:rFonts w:hint="eastAsia"/>
          <w:b/>
        </w:rPr>
        <w:t xml:space="preserve"> 1</w:t>
      </w:r>
      <w:r w:rsidRPr="00503C88">
        <w:rPr>
          <w:rFonts w:hint="eastAsia"/>
          <w:b/>
        </w:rPr>
        <w:t>:</w:t>
      </w:r>
    </w:p>
    <w:p w:rsidR="00375F9C" w:rsidRDefault="005C781A" w:rsidP="00375F9C">
      <w:r>
        <w:rPr>
          <w:noProof/>
        </w:rPr>
        <mc:AlternateContent>
          <mc:Choice Requires="wpc">
            <w:drawing>
              <wp:inline distT="0" distB="0" distL="0" distR="0" wp14:anchorId="25DE6F66" wp14:editId="61645E84">
                <wp:extent cx="5257800" cy="611505"/>
                <wp:effectExtent l="9525" t="0" r="9525" b="7620"/>
                <wp:docPr id="435" name="画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3" name="Text Box 385"/>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xui.UI.Group)</w:t>
                              </w:r>
                            </w:p>
                            <w:p w:rsidR="0023747D" w:rsidRPr="009A3752" w:rsidRDefault="0023747D" w:rsidP="00375F9C">
                              <w:pPr>
                                <w:spacing w:line="240" w:lineRule="exact"/>
                                <w:rPr>
                                  <w:sz w:val="18"/>
                                  <w:szCs w:val="18"/>
                                </w:rPr>
                              </w:pPr>
                              <w:r>
                                <w:rPr>
                                  <w:sz w:val="18"/>
                                  <w:szCs w:val="18"/>
                                </w:rPr>
                                <w:t>.</w:t>
                              </w:r>
                              <w:proofErr w:type="gramStart"/>
                              <w:r>
                                <w:rPr>
                                  <w:rFonts w:hint="eastAsia"/>
                                  <w:sz w:val="18"/>
                                  <w:szCs w:val="18"/>
                                </w:rPr>
                                <w:t>append(</w:t>
                              </w:r>
                              <w:proofErr w:type="gramEnd"/>
                              <w:r>
                                <w:rPr>
                                  <w:rFonts w:hint="eastAsia"/>
                                  <w:sz w:val="18"/>
                                  <w:szCs w:val="18"/>
                                </w:rPr>
                                <w:t>new xui.UI.SButton)</w:t>
                              </w:r>
                            </w:p>
                            <w:p w:rsidR="0023747D" w:rsidRPr="009A3752" w:rsidRDefault="0023747D" w:rsidP="00375F9C">
                              <w:pPr>
                                <w:spacing w:line="240" w:lineRule="exac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wps:txbx>
                        <wps:bodyPr rot="0" vert="horz" wrap="square" lIns="54000" tIns="46800" rIns="54000" bIns="45720" anchor="t" anchorCtr="0" upright="1">
                          <a:spAutoFit/>
                        </wps:bodyPr>
                      </wps:wsp>
                      <wps:wsp>
                        <wps:cNvPr id="434" name="AutoShape 394"/>
                        <wps:cNvSpPr>
                          <a:spLocks noChangeArrowheads="1"/>
                        </wps:cNvSpPr>
                        <wps:spPr bwMode="auto">
                          <a:xfrm flipH="1">
                            <a:off x="1828800" y="99060"/>
                            <a:ext cx="628650" cy="189230"/>
                          </a:xfrm>
                          <a:prstGeom prst="wedgeRoundRectCallout">
                            <a:avLst>
                              <a:gd name="adj1" fmla="val 82727"/>
                              <a:gd name="adj2" fmla="val 93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append</w:t>
                              </w:r>
                              <w:proofErr w:type="gramEnd"/>
                            </w:p>
                          </w:txbxContent>
                        </wps:txbx>
                        <wps:bodyPr rot="0" vert="horz" wrap="square" lIns="0" tIns="0" rIns="0" bIns="0" anchor="t" anchorCtr="0" upright="1">
                          <a:noAutofit/>
                        </wps:bodyPr>
                      </wps:wsp>
                    </wpc:wpc>
                  </a:graphicData>
                </a:graphic>
              </wp:inline>
            </w:drawing>
          </mc:Choice>
          <mc:Fallback>
            <w:pict>
              <v:group id="画布 383" o:spid="_x0000_s1299"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">
                <v:shape id="_x0000_s1300" type="#_x0000_t75" style="position:absolute;width:52578;height:6115;visibility:visible;mso-wrap-style:square">
                  <v:fill o:detectmouseclick="t"/>
                  <v:path o:connecttype="none"/>
                </v:shape>
                <v:shape id="Text Box 385" o:spid="_x0000_s1301"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QVcQA&#10;AADcAAAADwAAAGRycy9kb3ducmV2LnhtbESPT2sCMRTE74LfITyhN81ai9itUaRS1otQ//T+2Lxu&#10;FjcvSxLX9dubgtDjMDO/YZbr3jaiIx9qxwqmkwwEcel0zZWC8+lrvAARIrLGxjEpuFOA9Wo4WGKu&#10;3Y0P1B1jJRKEQ44KTIxtLmUoDVkME9cSJ+/XeYsxSV9J7fGW4LaRr1k2lxZrTgsGW/o0VF6OV6ug&#10;vGz7bVH/GN9d7eJbvxf3/bxQ6mXUbz5AROrjf/jZ3mkFb7MZ/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EFXEAAAA3AAAAA8AAAAAAAAAAAAAAAAAmAIAAGRycy9k&#10;b3ducmV2LnhtbFBLBQYAAAAABAAEAPUAAACJAwAAAAA=&#10;" strokeweight="1pt">
                  <v:textbox style="mso-fit-shape-to-text:t" inset="1.5mm,1.3mm,1.5mm">
                    <w:txbxContent>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xui.UI.Group)</w:t>
                        </w:r>
                      </w:p>
                      <w:p w:rsidR="0023747D" w:rsidRPr="009A3752" w:rsidRDefault="0023747D" w:rsidP="00375F9C">
                        <w:pPr>
                          <w:spacing w:line="240" w:lineRule="exact"/>
                          <w:rPr>
                            <w:sz w:val="18"/>
                            <w:szCs w:val="18"/>
                          </w:rPr>
                        </w:pPr>
                        <w:r>
                          <w:rPr>
                            <w:sz w:val="18"/>
                            <w:szCs w:val="18"/>
                          </w:rPr>
                          <w:t>.</w:t>
                        </w:r>
                        <w:proofErr w:type="gramStart"/>
                        <w:r>
                          <w:rPr>
                            <w:rFonts w:hint="eastAsia"/>
                            <w:sz w:val="18"/>
                            <w:szCs w:val="18"/>
                          </w:rPr>
                          <w:t>append(</w:t>
                        </w:r>
                        <w:proofErr w:type="gramEnd"/>
                        <w:r>
                          <w:rPr>
                            <w:rFonts w:hint="eastAsia"/>
                            <w:sz w:val="18"/>
                            <w:szCs w:val="18"/>
                          </w:rPr>
                          <w:t>new xui.UI.SButton)</w:t>
                        </w:r>
                      </w:p>
                      <w:p w:rsidR="0023747D" w:rsidRPr="009A3752" w:rsidRDefault="0023747D" w:rsidP="00375F9C">
                        <w:pPr>
                          <w:spacing w:line="240" w:lineRule="exac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v:textbox>
                </v:shape>
                <v:shape id="_x0000_s1302" type="#_x0000_t62" style="position:absolute;left:18288;top:990;width:6286;height:189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Ou8UA&#10;AADcAAAADwAAAGRycy9kb3ducmV2LnhtbESPT2vCQBTE74V+h+UJXkrdaEUkdRUrCF6kNPHi7ZF9&#10;JsHs27C75s+3dwuFHoeZ+Q2z2Q2mER05X1tWMJ8lIIgLq2suFVzy4/sahA/IGhvLpGAkD7vt68sG&#10;U217/qEuC6WIEPYpKqhCaFMpfVGRQT+zLXH0btYZDFG6UmqHfYSbRi6SZCUN1hwXKmzpUFFxzx5G&#10;we1a7o37ypq3y/fYrfr8gPY8KjWdDPtPEIGG8B/+a5+0guXHEn7PxCM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67xQAAANwAAAAPAAAAAAAAAAAAAAAAAJgCAABkcnMv&#10;ZG93bnJldi54bWxQSwUGAAAAAAQABAD1AAAAigMAAAAA&#10;" adj="28669,31022" fillcolor="#ff9">
                  <v:textbox inset="0,0,0,0">
                    <w:txbxContent>
                      <w:p w:rsidR="0023747D" w:rsidRPr="000E23E9" w:rsidRDefault="0023747D" w:rsidP="00375F9C">
                        <w:pPr>
                          <w:rPr>
                            <w:szCs w:val="18"/>
                          </w:rPr>
                        </w:pPr>
                        <w:proofErr w:type="gramStart"/>
                        <w:r>
                          <w:rPr>
                            <w:rFonts w:hint="eastAsia"/>
                            <w:szCs w:val="18"/>
                          </w:rPr>
                          <w:t>append</w:t>
                        </w:r>
                        <w:proofErr w:type="gramEnd"/>
                      </w:p>
                    </w:txbxContent>
                  </v:textbox>
                </v:shape>
                <w10:anchorlock/>
              </v:group>
            </w:pict>
          </mc:Fallback>
        </mc:AlternateContent>
      </w:r>
    </w:p>
    <w:p w:rsidR="00375F9C" w:rsidRPr="00503C88" w:rsidRDefault="00375F9C" w:rsidP="00375F9C">
      <w:pPr>
        <w:rPr>
          <w:b/>
        </w:rPr>
      </w:pPr>
      <w:r w:rsidRPr="00503C88">
        <w:rPr>
          <w:rFonts w:hint="eastAsia"/>
          <w:b/>
        </w:rPr>
        <w:t>Input</w:t>
      </w:r>
      <w:r>
        <w:rPr>
          <w:rFonts w:hint="eastAsia"/>
          <w:b/>
        </w:rPr>
        <w:t xml:space="preserve"> 2</w:t>
      </w:r>
      <w:r w:rsidRPr="00503C88">
        <w:rPr>
          <w:rFonts w:hint="eastAsia"/>
          <w:b/>
        </w:rPr>
        <w:t>:</w:t>
      </w:r>
    </w:p>
    <w:p w:rsidR="00375F9C" w:rsidRDefault="005C781A" w:rsidP="00375F9C">
      <w:r>
        <w:rPr>
          <w:noProof/>
        </w:rPr>
        <mc:AlternateContent>
          <mc:Choice Requires="wpc">
            <w:drawing>
              <wp:inline distT="0" distB="0" distL="0" distR="0" wp14:anchorId="628ACC36" wp14:editId="01C920CB">
                <wp:extent cx="5257800" cy="693420"/>
                <wp:effectExtent l="9525" t="0" r="9525" b="1905"/>
                <wp:docPr id="431" name="画布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8" name="Text Box 389"/>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roofErr w:type="gramStart"/>
                              <w:r>
                                <w:rPr>
                                  <w:rFonts w:hint="eastAsia"/>
                                  <w:sz w:val="18"/>
                                  <w:szCs w:val="18"/>
                                </w:rPr>
                                <w:t>var</w:t>
                              </w:r>
                              <w:proofErr w:type="gramEnd"/>
                              <w:r>
                                <w:rPr>
                                  <w:rFonts w:hint="eastAsia"/>
                                  <w:sz w:val="18"/>
                                  <w:szCs w:val="18"/>
                                </w:rPr>
                                <w:t xml:space="preserve"> con = new </w:t>
                              </w:r>
                              <w:r>
                                <w:rPr>
                                  <w:sz w:val="18"/>
                                  <w:szCs w:val="18"/>
                                </w:rPr>
                                <w:t>xui</w:t>
                              </w:r>
                              <w:r w:rsidRPr="009A3752">
                                <w:rPr>
                                  <w:sz w:val="18"/>
                                  <w:szCs w:val="18"/>
                                </w:rPr>
                                <w:t>.</w:t>
                              </w:r>
                              <w:r>
                                <w:rPr>
                                  <w:rFonts w:hint="eastAsia"/>
                                  <w:sz w:val="18"/>
                                  <w:szCs w:val="18"/>
                                </w:rPr>
                                <w:t>UI.Group;</w:t>
                              </w:r>
                            </w:p>
                            <w:p w:rsidR="0023747D" w:rsidRDefault="0023747D" w:rsidP="00375F9C">
                              <w:pPr>
                                <w:spacing w:line="240" w:lineRule="exact"/>
                                <w:rPr>
                                  <w:sz w:val="18"/>
                                  <w:szCs w:val="18"/>
                                </w:rPr>
                              </w:pPr>
                              <w:proofErr w:type="gramStart"/>
                              <w:r>
                                <w:rPr>
                                  <w:rFonts w:hint="eastAsia"/>
                                  <w:sz w:val="18"/>
                                  <w:szCs w:val="18"/>
                                </w:rPr>
                                <w:t>con.</w:t>
                              </w:r>
                              <w:r w:rsidRPr="009A3752">
                                <w:rPr>
                                  <w:sz w:val="18"/>
                                  <w:szCs w:val="18"/>
                                </w:rPr>
                                <w:t>show(</w:t>
                              </w:r>
                              <w:proofErr w:type="gramEnd"/>
                              <w:r w:rsidRPr="009A3752">
                                <w:rPr>
                                  <w:sz w:val="18"/>
                                  <w:szCs w:val="18"/>
                                </w:rPr>
                                <w:t>);</w:t>
                              </w:r>
                            </w:p>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A3752">
                                <w:rPr>
                                  <w:sz w:val="18"/>
                                  <w:szCs w:val="18"/>
                                </w:rPr>
                                <w:t>.</w:t>
                              </w:r>
                              <w:r>
                                <w:rPr>
                                  <w:rFonts w:hint="eastAsia"/>
                                  <w:sz w:val="18"/>
                                  <w:szCs w:val="18"/>
                                </w:rPr>
                                <w:t>UI.SButton</w:t>
                              </w:r>
                              <w:r w:rsidRPr="009A3752">
                                <w:rPr>
                                  <w:sz w:val="18"/>
                                  <w:szCs w:val="18"/>
                                </w:rPr>
                                <w:t>).show(</w:t>
                              </w:r>
                              <w:r>
                                <w:rPr>
                                  <w:rFonts w:hint="eastAsia"/>
                                  <w:sz w:val="18"/>
                                  <w:szCs w:val="18"/>
                                </w:rPr>
                                <w:t>con</w:t>
                              </w:r>
                              <w:r w:rsidRPr="009A3752">
                                <w:rPr>
                                  <w:sz w:val="18"/>
                                  <w:szCs w:val="18"/>
                                </w:rPr>
                                <w:t>);</w:t>
                              </w:r>
                            </w:p>
                          </w:txbxContent>
                        </wps:txbx>
                        <wps:bodyPr rot="0" vert="horz" wrap="square" lIns="54000" tIns="46800" rIns="54000" bIns="45720" anchor="t" anchorCtr="0" upright="1">
                          <a:spAutoFit/>
                        </wps:bodyPr>
                      </wps:wsp>
                      <wps:wsp>
                        <wps:cNvPr id="430" name="AutoShape 393"/>
                        <wps:cNvSpPr>
                          <a:spLocks noChangeArrowheads="1"/>
                        </wps:cNvSpPr>
                        <wps:spPr bwMode="auto">
                          <a:xfrm flipH="1">
                            <a:off x="1828800" y="99060"/>
                            <a:ext cx="514350" cy="166370"/>
                          </a:xfrm>
                          <a:prstGeom prst="wedgeRoundRectCallout">
                            <a:avLst>
                              <a:gd name="adj1" fmla="val 78884"/>
                              <a:gd name="adj2" fmla="val 1194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0D54">
                              <w:pPr>
                                <w:jc w:val="center"/>
                                <w:rPr>
                                  <w:szCs w:val="18"/>
                                </w:rPr>
                              </w:pPr>
                              <w:proofErr w:type="gramStart"/>
                              <w:r>
                                <w:rPr>
                                  <w:rFonts w:hint="eastAsia"/>
                                  <w:szCs w:val="18"/>
                                </w:rPr>
                                <w:t>show</w:t>
                              </w:r>
                              <w:proofErr w:type="gramEnd"/>
                            </w:p>
                          </w:txbxContent>
                        </wps:txbx>
                        <wps:bodyPr rot="0" vert="horz" wrap="square" lIns="0" tIns="0" rIns="0" bIns="0" anchor="t" anchorCtr="0" upright="1">
                          <a:noAutofit/>
                        </wps:bodyPr>
                      </wps:wsp>
                    </wpc:wpc>
                  </a:graphicData>
                </a:graphic>
              </wp:inline>
            </w:drawing>
          </mc:Choice>
          <mc:Fallback>
            <w:pict>
              <v:group id="画布 387" o:spid="_x0000_s1303" editas="canvas" style="width:414pt;height:54.6pt;mso-position-horizontal-relative:char;mso-position-vertical-relative:line" coordsize="52578,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">
                <v:shape id="_x0000_s1304" type="#_x0000_t75" style="position:absolute;width:52578;height:6934;visibility:visible;mso-wrap-style:square">
                  <v:fill o:detectmouseclick="t"/>
                  <v:path o:connecttype="none"/>
                </v:shape>
                <v:shape id="Text Box 389" o:spid="_x0000_s1305"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U+cAA&#10;AADcAAAADwAAAGRycy9kb3ducmV2LnhtbERPy4rCMBTdD/gP4QruxlQZRKtRRBnqRpjxsb8016bY&#10;3JQk1vr3ZjEwy8N5rza9bURHPtSOFUzGGQji0umaKwWX8/fnHESIyBobx6TgRQE268HHCnPtnvxL&#10;3SlWIoVwyFGBibHNpQylIYth7FrixN2ctxgT9JXUHp8p3DZymmUzabHm1GCwpZ2h8n56WAXlfd/v&#10;i/pqfPew8x+9KF7HWaHUaNhvlyAi9fFf/Oc+aAVf0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gU+cAAAADcAAAADwAAAAAAAAAAAAAAAACYAgAAZHJzL2Rvd25y&#10;ZXYueG1sUEsFBgAAAAAEAAQA9QAAAIUDAAAAAA==&#10;" strokeweight="1pt">
                  <v:textbox style="mso-fit-shape-to-text:t" inset="1.5mm,1.3mm,1.5mm">
                    <w:txbxContent>
                      <w:p w:rsidR="0023747D" w:rsidRDefault="0023747D" w:rsidP="00375F9C">
                        <w:pPr>
                          <w:spacing w:line="240" w:lineRule="exact"/>
                          <w:rPr>
                            <w:sz w:val="18"/>
                            <w:szCs w:val="18"/>
                          </w:rPr>
                        </w:pPr>
                        <w:proofErr w:type="gramStart"/>
                        <w:r>
                          <w:rPr>
                            <w:rFonts w:hint="eastAsia"/>
                            <w:sz w:val="18"/>
                            <w:szCs w:val="18"/>
                          </w:rPr>
                          <w:t>var</w:t>
                        </w:r>
                        <w:proofErr w:type="gramEnd"/>
                        <w:r>
                          <w:rPr>
                            <w:rFonts w:hint="eastAsia"/>
                            <w:sz w:val="18"/>
                            <w:szCs w:val="18"/>
                          </w:rPr>
                          <w:t xml:space="preserve"> con = new </w:t>
                        </w:r>
                        <w:r>
                          <w:rPr>
                            <w:sz w:val="18"/>
                            <w:szCs w:val="18"/>
                          </w:rPr>
                          <w:t>xui</w:t>
                        </w:r>
                        <w:r w:rsidRPr="009A3752">
                          <w:rPr>
                            <w:sz w:val="18"/>
                            <w:szCs w:val="18"/>
                          </w:rPr>
                          <w:t>.</w:t>
                        </w:r>
                        <w:r>
                          <w:rPr>
                            <w:rFonts w:hint="eastAsia"/>
                            <w:sz w:val="18"/>
                            <w:szCs w:val="18"/>
                          </w:rPr>
                          <w:t>UI.Group;</w:t>
                        </w:r>
                      </w:p>
                      <w:p w:rsidR="0023747D" w:rsidRDefault="0023747D" w:rsidP="00375F9C">
                        <w:pPr>
                          <w:spacing w:line="240" w:lineRule="exact"/>
                          <w:rPr>
                            <w:sz w:val="18"/>
                            <w:szCs w:val="18"/>
                          </w:rPr>
                        </w:pPr>
                        <w:proofErr w:type="gramStart"/>
                        <w:r>
                          <w:rPr>
                            <w:rFonts w:hint="eastAsia"/>
                            <w:sz w:val="18"/>
                            <w:szCs w:val="18"/>
                          </w:rPr>
                          <w:t>con.</w:t>
                        </w:r>
                        <w:r w:rsidRPr="009A3752">
                          <w:rPr>
                            <w:sz w:val="18"/>
                            <w:szCs w:val="18"/>
                          </w:rPr>
                          <w:t>show(</w:t>
                        </w:r>
                        <w:proofErr w:type="gramEnd"/>
                        <w:r w:rsidRPr="009A3752">
                          <w:rPr>
                            <w:sz w:val="18"/>
                            <w:szCs w:val="18"/>
                          </w:rPr>
                          <w:t>);</w:t>
                        </w:r>
                      </w:p>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A3752">
                          <w:rPr>
                            <w:sz w:val="18"/>
                            <w:szCs w:val="18"/>
                          </w:rPr>
                          <w:t>.</w:t>
                        </w:r>
                        <w:r>
                          <w:rPr>
                            <w:rFonts w:hint="eastAsia"/>
                            <w:sz w:val="18"/>
                            <w:szCs w:val="18"/>
                          </w:rPr>
                          <w:t>UI.SButton</w:t>
                        </w:r>
                        <w:r w:rsidRPr="009A3752">
                          <w:rPr>
                            <w:sz w:val="18"/>
                            <w:szCs w:val="18"/>
                          </w:rPr>
                          <w:t>).show(</w:t>
                        </w:r>
                        <w:r>
                          <w:rPr>
                            <w:rFonts w:hint="eastAsia"/>
                            <w:sz w:val="18"/>
                            <w:szCs w:val="18"/>
                          </w:rPr>
                          <w:t>con</w:t>
                        </w:r>
                        <w:r w:rsidRPr="009A3752">
                          <w:rPr>
                            <w:sz w:val="18"/>
                            <w:szCs w:val="18"/>
                          </w:rPr>
                          <w:t>);</w:t>
                        </w:r>
                      </w:p>
                    </w:txbxContent>
                  </v:textbox>
                </v:shape>
                <v:shape id="AutoShape 393" o:spid="_x0000_s1306" type="#_x0000_t62" style="position:absolute;left:18288;top:990;width:5143;height:166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JisEA&#10;AADcAAAADwAAAGRycy9kb3ducmV2LnhtbERPXWvCMBR9F/wP4Qq+DE2dY4xqFFEGIqLM6fuluWvK&#10;mpvSxLb6682D4OPhfM+XnS1FQ7UvHCuYjBMQxJnTBecKzr/foy8QPiBrLB2Tght5WC76vTmm2rX8&#10;Q80p5CKGsE9RgQmhSqX0mSGLfuwq4sj9udpiiLDOpa6xjeG2lO9J8iktFhwbDFa0NpT9n65WwYHs&#10;5a1xprnvD+1xt7n5Kpt4pYaDbjUDEagLL/HTvdUKPqZxfjwTj4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bCYrBAAAA3AAAAA8AAAAAAAAAAAAAAAAAmAIAAGRycy9kb3du&#10;cmV2LnhtbFBLBQYAAAAABAAEAPUAAACGAwAAAAA=&#10;" adj="27839,36604" fillcolor="#ff9">
                  <v:textbox inset="0,0,0,0">
                    <w:txbxContent>
                      <w:p w:rsidR="0023747D" w:rsidRPr="000E23E9" w:rsidRDefault="0023747D" w:rsidP="009C0D54">
                        <w:pPr>
                          <w:jc w:val="center"/>
                          <w:rPr>
                            <w:szCs w:val="18"/>
                          </w:rPr>
                        </w:pPr>
                        <w:proofErr w:type="gramStart"/>
                        <w:r>
                          <w:rPr>
                            <w:rFonts w:hint="eastAsia"/>
                            <w:szCs w:val="18"/>
                          </w:rPr>
                          <w:t>show</w:t>
                        </w:r>
                        <w:proofErr w:type="gramEnd"/>
                      </w:p>
                    </w:txbxContent>
                  </v:textbox>
                </v:shape>
                <w10:anchorlock/>
              </v:group>
            </w:pict>
          </mc:Fallback>
        </mc:AlternateContent>
      </w:r>
    </w:p>
    <w:p w:rsidR="00375F9C" w:rsidRPr="00503C88" w:rsidRDefault="00375F9C" w:rsidP="00375F9C">
      <w:pPr>
        <w:rPr>
          <w:b/>
        </w:rPr>
      </w:pPr>
      <w:r w:rsidRPr="00503C88">
        <w:rPr>
          <w:rFonts w:hint="eastAsia"/>
          <w:b/>
        </w:rPr>
        <w:t>Input</w:t>
      </w:r>
      <w:r>
        <w:rPr>
          <w:rFonts w:hint="eastAsia"/>
          <w:b/>
        </w:rPr>
        <w:t xml:space="preserve"> 3</w:t>
      </w:r>
      <w:r w:rsidRPr="00503C88">
        <w:rPr>
          <w:rFonts w:hint="eastAsia"/>
          <w:b/>
        </w:rPr>
        <w:t>:</w:t>
      </w:r>
    </w:p>
    <w:p w:rsidR="00375F9C" w:rsidRDefault="005C781A" w:rsidP="00375F9C">
      <w:r>
        <w:rPr>
          <w:noProof/>
        </w:rPr>
        <mc:AlternateContent>
          <mc:Choice Requires="wpc">
            <w:drawing>
              <wp:inline distT="0" distB="0" distL="0" distR="0" wp14:anchorId="1BFBB1D0" wp14:editId="21E13688">
                <wp:extent cx="5257800" cy="809625"/>
                <wp:effectExtent l="9525" t="0" r="9525" b="9525"/>
                <wp:docPr id="427" name="画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5" name="Text Box 392"/>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522D9" w:rsidRDefault="0023747D" w:rsidP="00375F9C">
                              <w:pPr>
                                <w:spacing w:line="240" w:lineRule="exact"/>
                                <w:rPr>
                                  <w:sz w:val="18"/>
                                  <w:szCs w:val="18"/>
                                </w:rPr>
                              </w:pPr>
                              <w:proofErr w:type="gramStart"/>
                              <w:r>
                                <w:rPr>
                                  <w:sz w:val="18"/>
                                  <w:szCs w:val="18"/>
                                </w:rPr>
                                <w:t>xui</w:t>
                              </w:r>
                              <w:r w:rsidRPr="00B522D9">
                                <w:rPr>
                                  <w:sz w:val="18"/>
                                  <w:szCs w:val="18"/>
                                </w:rPr>
                                <w:t>.create({</w:t>
                              </w:r>
                              <w:proofErr w:type="gramEnd"/>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key</w:t>
                              </w:r>
                              <w:proofErr w:type="gramEnd"/>
                              <w:r w:rsidRPr="00B522D9">
                                <w:rPr>
                                  <w:sz w:val="18"/>
                                  <w:szCs w:val="18"/>
                                </w:rPr>
                                <w:t>:</w:t>
                              </w:r>
                              <w:r w:rsidRPr="00B522D9">
                                <w:rPr>
                                  <w:color w:val="FF00FF"/>
                                  <w:sz w:val="18"/>
                                  <w:szCs w:val="18"/>
                                </w:rPr>
                                <w:t>"</w:t>
                              </w:r>
                              <w:r>
                                <w:rPr>
                                  <w:color w:val="FF00FF"/>
                                  <w:sz w:val="18"/>
                                  <w:szCs w:val="18"/>
                                </w:rPr>
                                <w:t>xui</w:t>
                              </w:r>
                              <w:r w:rsidRPr="00B522D9">
                                <w:rPr>
                                  <w:color w:val="FF00FF"/>
                                  <w:sz w:val="18"/>
                                  <w:szCs w:val="18"/>
                                </w:rPr>
                                <w:t>.UI.Group"</w:t>
                              </w:r>
                              <w:r w:rsidRPr="00B522D9">
                                <w:rPr>
                                  <w:sz w:val="18"/>
                                  <w:szCs w:val="18"/>
                                </w:rPr>
                                <w:t>,</w:t>
                              </w:r>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children:</w:t>
                              </w:r>
                              <w:proofErr w:type="gramEnd"/>
                              <w:r w:rsidRPr="00B522D9">
                                <w:rPr>
                                  <w:sz w:val="18"/>
                                  <w:szCs w:val="18"/>
                                </w:rPr>
                                <w:t>[[{key:</w:t>
                              </w:r>
                              <w:r w:rsidRPr="00B522D9">
                                <w:rPr>
                                  <w:color w:val="FF00FF"/>
                                  <w:sz w:val="18"/>
                                  <w:szCs w:val="18"/>
                                </w:rPr>
                                <w:t>"</w:t>
                              </w:r>
                              <w:r>
                                <w:rPr>
                                  <w:color w:val="FF00FF"/>
                                  <w:sz w:val="18"/>
                                  <w:szCs w:val="18"/>
                                </w:rPr>
                                <w:t>xui</w:t>
                              </w:r>
                              <w:r w:rsidRPr="00B522D9">
                                <w:rPr>
                                  <w:color w:val="FF00FF"/>
                                  <w:sz w:val="18"/>
                                  <w:szCs w:val="18"/>
                                </w:rPr>
                                <w:t>.UI.SButton"</w:t>
                              </w:r>
                              <w:r w:rsidRPr="00B522D9">
                                <w:rPr>
                                  <w:sz w:val="18"/>
                                  <w:szCs w:val="18"/>
                                </w:rPr>
                                <w:t>}]]</w:t>
                              </w:r>
                            </w:p>
                            <w:p w:rsidR="0023747D" w:rsidRPr="00B522D9" w:rsidRDefault="0023747D" w:rsidP="00375F9C">
                              <w:pPr>
                                <w:rPr>
                                  <w:szCs w:val="18"/>
                                </w:rPr>
                              </w:pPr>
                              <w:r w:rsidRPr="00B522D9">
                                <w:rPr>
                                  <w:sz w:val="18"/>
                                  <w:szCs w:val="18"/>
                                </w:rPr>
                                <w:t>}).</w:t>
                              </w:r>
                              <w:proofErr w:type="gramStart"/>
                              <w:r w:rsidRPr="00B522D9">
                                <w:rPr>
                                  <w:sz w:val="18"/>
                                  <w:szCs w:val="18"/>
                                </w:rPr>
                                <w:t>show(</w:t>
                              </w:r>
                              <w:proofErr w:type="gramEnd"/>
                              <w:r w:rsidRPr="00B522D9">
                                <w:rPr>
                                  <w:sz w:val="18"/>
                                  <w:szCs w:val="18"/>
                                </w:rPr>
                                <w:t>);</w:t>
                              </w:r>
                            </w:p>
                          </w:txbxContent>
                        </wps:txbx>
                        <wps:bodyPr rot="0" vert="horz" wrap="square" lIns="54000" tIns="46800" rIns="54000" bIns="45720" anchor="t" anchorCtr="0" upright="1">
                          <a:spAutoFit/>
                        </wps:bodyPr>
                      </wps:wsp>
                      <wps:wsp>
                        <wps:cNvPr id="426" name="AutoShape 395"/>
                        <wps:cNvSpPr>
                          <a:spLocks noChangeArrowheads="1"/>
                        </wps:cNvSpPr>
                        <wps:spPr bwMode="auto">
                          <a:xfrm flipH="1">
                            <a:off x="2171700" y="99060"/>
                            <a:ext cx="1714500" cy="198120"/>
                          </a:xfrm>
                          <a:prstGeom prst="wedgeRoundRectCallout">
                            <a:avLst>
                              <a:gd name="adj1" fmla="val 57556"/>
                              <a:gd name="adj2" fmla="val 1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52EB3" w:rsidRDefault="0023747D" w:rsidP="009C0D54">
                              <w:pPr>
                                <w:jc w:val="center"/>
                                <w:rPr>
                                  <w:szCs w:val="18"/>
                                </w:rPr>
                              </w:pPr>
                              <w:r>
                                <w:rPr>
                                  <w:szCs w:val="18"/>
                                </w:rPr>
                                <w:t>I</w:t>
                              </w:r>
                              <w:r>
                                <w:rPr>
                                  <w:rFonts w:hint="eastAsia"/>
                                  <w:szCs w:val="18"/>
                                </w:rPr>
                                <w:t>n children object</w:t>
                              </w:r>
                            </w:p>
                          </w:txbxContent>
                        </wps:txbx>
                        <wps:bodyPr rot="0" vert="horz" wrap="square" lIns="0" tIns="0" rIns="0" bIns="0" anchor="t" anchorCtr="0" upright="1">
                          <a:noAutofit/>
                        </wps:bodyPr>
                      </wps:wsp>
                    </wpc:wpc>
                  </a:graphicData>
                </a:graphic>
              </wp:inline>
            </w:drawing>
          </mc:Choice>
          <mc:Fallback>
            <w:pict>
              <v:group id="画布 390" o:spid="_x0000_s1307"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">
                <v:shape id="_x0000_s1308" type="#_x0000_t75" style="position:absolute;width:52578;height:8096;visibility:visible;mso-wrap-style:square">
                  <v:fill o:detectmouseclick="t"/>
                  <v:path o:connecttype="none"/>
                </v:shape>
                <v:shape id="Text Box 392" o:spid="_x0000_s1309"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7Z8QA&#10;AADcAAAADwAAAGRycy9kb3ducmV2LnhtbESPT2sCMRTE74V+h/AK3mq2omK3RimKrJeC/3p/bF43&#10;i5uXJYnr+u2NUPA4zMxvmPmyt43oyIfasYKPYQaCuHS65krB6bh5n4EIEVlj45gU3CjAcvH6Msdc&#10;uyvvqTvESiQIhxwVmBjbXMpQGrIYhq4lTt6f8xZjkr6S2uM1wW0jR1k2lRZrTgsGW1oZKs+Hi1VQ&#10;ntf9uqh/je8udrbTn8XtZ1ooNXjrv79AROrjM/zf3moF49EE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Zu2fEAAAA3AAAAA8AAAAAAAAAAAAAAAAAmAIAAGRycy9k&#10;b3ducmV2LnhtbFBLBQYAAAAABAAEAPUAAACJAwAAAAA=&#10;" strokeweight="1pt">
                  <v:textbox style="mso-fit-shape-to-text:t" inset="1.5mm,1.3mm,1.5mm">
                    <w:txbxContent>
                      <w:p w:rsidR="0023747D" w:rsidRPr="00B522D9" w:rsidRDefault="0023747D" w:rsidP="00375F9C">
                        <w:pPr>
                          <w:spacing w:line="240" w:lineRule="exact"/>
                          <w:rPr>
                            <w:sz w:val="18"/>
                            <w:szCs w:val="18"/>
                          </w:rPr>
                        </w:pPr>
                        <w:proofErr w:type="gramStart"/>
                        <w:r>
                          <w:rPr>
                            <w:sz w:val="18"/>
                            <w:szCs w:val="18"/>
                          </w:rPr>
                          <w:t>xui</w:t>
                        </w:r>
                        <w:r w:rsidRPr="00B522D9">
                          <w:rPr>
                            <w:sz w:val="18"/>
                            <w:szCs w:val="18"/>
                          </w:rPr>
                          <w:t>.create({</w:t>
                        </w:r>
                        <w:proofErr w:type="gramEnd"/>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key</w:t>
                        </w:r>
                        <w:proofErr w:type="gramEnd"/>
                        <w:r w:rsidRPr="00B522D9">
                          <w:rPr>
                            <w:sz w:val="18"/>
                            <w:szCs w:val="18"/>
                          </w:rPr>
                          <w:t>:</w:t>
                        </w:r>
                        <w:r w:rsidRPr="00B522D9">
                          <w:rPr>
                            <w:color w:val="FF00FF"/>
                            <w:sz w:val="18"/>
                            <w:szCs w:val="18"/>
                          </w:rPr>
                          <w:t>"</w:t>
                        </w:r>
                        <w:r>
                          <w:rPr>
                            <w:color w:val="FF00FF"/>
                            <w:sz w:val="18"/>
                            <w:szCs w:val="18"/>
                          </w:rPr>
                          <w:t>xui</w:t>
                        </w:r>
                        <w:r w:rsidRPr="00B522D9">
                          <w:rPr>
                            <w:color w:val="FF00FF"/>
                            <w:sz w:val="18"/>
                            <w:szCs w:val="18"/>
                          </w:rPr>
                          <w:t>.UI.Group"</w:t>
                        </w:r>
                        <w:r w:rsidRPr="00B522D9">
                          <w:rPr>
                            <w:sz w:val="18"/>
                            <w:szCs w:val="18"/>
                          </w:rPr>
                          <w:t>,</w:t>
                        </w:r>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children:</w:t>
                        </w:r>
                        <w:proofErr w:type="gramEnd"/>
                        <w:r w:rsidRPr="00B522D9">
                          <w:rPr>
                            <w:sz w:val="18"/>
                            <w:szCs w:val="18"/>
                          </w:rPr>
                          <w:t>[[{key:</w:t>
                        </w:r>
                        <w:r w:rsidRPr="00B522D9">
                          <w:rPr>
                            <w:color w:val="FF00FF"/>
                            <w:sz w:val="18"/>
                            <w:szCs w:val="18"/>
                          </w:rPr>
                          <w:t>"</w:t>
                        </w:r>
                        <w:r>
                          <w:rPr>
                            <w:color w:val="FF00FF"/>
                            <w:sz w:val="18"/>
                            <w:szCs w:val="18"/>
                          </w:rPr>
                          <w:t>xui</w:t>
                        </w:r>
                        <w:r w:rsidRPr="00B522D9">
                          <w:rPr>
                            <w:color w:val="FF00FF"/>
                            <w:sz w:val="18"/>
                            <w:szCs w:val="18"/>
                          </w:rPr>
                          <w:t>.UI.SButton"</w:t>
                        </w:r>
                        <w:r w:rsidRPr="00B522D9">
                          <w:rPr>
                            <w:sz w:val="18"/>
                            <w:szCs w:val="18"/>
                          </w:rPr>
                          <w:t>}]]</w:t>
                        </w:r>
                      </w:p>
                      <w:p w:rsidR="0023747D" w:rsidRPr="00B522D9" w:rsidRDefault="0023747D" w:rsidP="00375F9C">
                        <w:pPr>
                          <w:rPr>
                            <w:szCs w:val="18"/>
                          </w:rPr>
                        </w:pPr>
                        <w:r w:rsidRPr="00B522D9">
                          <w:rPr>
                            <w:sz w:val="18"/>
                            <w:szCs w:val="18"/>
                          </w:rPr>
                          <w:t>}).</w:t>
                        </w:r>
                        <w:proofErr w:type="gramStart"/>
                        <w:r w:rsidRPr="00B522D9">
                          <w:rPr>
                            <w:sz w:val="18"/>
                            <w:szCs w:val="18"/>
                          </w:rPr>
                          <w:t>show(</w:t>
                        </w:r>
                        <w:proofErr w:type="gramEnd"/>
                        <w:r w:rsidRPr="00B522D9">
                          <w:rPr>
                            <w:sz w:val="18"/>
                            <w:szCs w:val="18"/>
                          </w:rPr>
                          <w:t>);</w:t>
                        </w:r>
                      </w:p>
                    </w:txbxContent>
                  </v:textbox>
                </v:shape>
                <v:shape id="AutoShape 395" o:spid="_x0000_s1310" type="#_x0000_t62" style="position:absolute;left:21717;top:990;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gNcMQA&#10;AADcAAAADwAAAGRycy9kb3ducmV2LnhtbESPS4vCQBCE7wv+h6EFb+vEB7pkMxHxASJezC7stcm0&#10;SdhMT8iMGv31jiB4LKrqKypZdKYWF2pdZVnBaBiBIM6trrhQ8Puz/fwC4TyyxtoyKbiRg0Xa+0gw&#10;1vbKR7pkvhABwi5GBaX3TSyly0sy6Ia2IQ7eybYGfZBtIXWL1wA3tRxH0UwarDgslNjQqqT8Pzsb&#10;BfuKbne+T/6a7nA8baL5esRurdSg3y2/QXjq/Dv8au+0gul4Bs8z4QjI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4DXDEAAAA3AAAAA8AAAAAAAAAAAAAAAAAmAIAAGRycy9k&#10;b3ducmV2LnhtbFBLBQYAAAAABAAEAPUAAACJAwAAAAA=&#10;" adj="23232,37107" fillcolor="#ff9">
                  <v:textbox inset="0,0,0,0">
                    <w:txbxContent>
                      <w:p w:rsidR="0023747D" w:rsidRPr="00052EB3" w:rsidRDefault="0023747D" w:rsidP="009C0D54">
                        <w:pPr>
                          <w:jc w:val="center"/>
                          <w:rPr>
                            <w:szCs w:val="18"/>
                          </w:rPr>
                        </w:pPr>
                        <w:r>
                          <w:rPr>
                            <w:szCs w:val="18"/>
                          </w:rPr>
                          <w:t>I</w:t>
                        </w:r>
                        <w:r>
                          <w:rPr>
                            <w:rFonts w:hint="eastAsia"/>
                            <w:szCs w:val="18"/>
                          </w:rPr>
                          <w:t>n children object</w:t>
                        </w:r>
                      </w:p>
                    </w:txbxContent>
                  </v:textbox>
                </v:shape>
                <w10:anchorlock/>
              </v:group>
            </w:pict>
          </mc:Fallback>
        </mc:AlternateContent>
      </w:r>
    </w:p>
    <w:p w:rsidR="00375F9C" w:rsidRPr="00503C88" w:rsidRDefault="00375F9C" w:rsidP="00375F9C">
      <w:pPr>
        <w:rPr>
          <w:b/>
        </w:rPr>
      </w:pPr>
      <w:r w:rsidRPr="00503C88">
        <w:rPr>
          <w:rFonts w:hint="eastAsia"/>
          <w:b/>
        </w:rPr>
        <w:t>Output:</w:t>
      </w:r>
    </w:p>
    <w:p w:rsidR="00375F9C" w:rsidRDefault="005C781A" w:rsidP="00375F9C">
      <w:r>
        <w:rPr>
          <w:rFonts w:hint="eastAsia"/>
          <w:noProof/>
        </w:rPr>
        <w:drawing>
          <wp:inline distT="0" distB="0" distL="0" distR="0" wp14:anchorId="57F5D233" wp14:editId="0C8DE3B8">
            <wp:extent cx="1114425" cy="106680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14425" cy="1066800"/>
                    </a:xfrm>
                    <a:prstGeom prst="rect">
                      <a:avLst/>
                    </a:prstGeom>
                    <a:noFill/>
                    <a:ln>
                      <a:noFill/>
                    </a:ln>
                  </pic:spPr>
                </pic:pic>
              </a:graphicData>
            </a:graphic>
          </wp:inline>
        </w:drawing>
      </w:r>
    </w:p>
    <w:p w:rsidR="00375F9C" w:rsidRDefault="00375F9C" w:rsidP="00E45D25">
      <w:pPr>
        <w:pStyle w:val="3"/>
        <w:numPr>
          <w:ilvl w:val="2"/>
          <w:numId w:val="17"/>
        </w:numPr>
      </w:pPr>
      <w:bookmarkStart w:id="81" w:name="_Toc453071719"/>
      <w:r>
        <w:rPr>
          <w:rFonts w:hint="eastAsia"/>
        </w:rPr>
        <w:t>Pane and Panel</w:t>
      </w:r>
      <w:bookmarkEnd w:id="81"/>
    </w:p>
    <w:p w:rsidR="00375F9C" w:rsidRDefault="00704D04" w:rsidP="00375F9C">
      <w:pPr>
        <w:ind w:left="105" w:hangingChars="50" w:hanging="105"/>
      </w:pPr>
      <w:r>
        <w:rPr>
          <w:rFonts w:hint="eastAsia"/>
        </w:rPr>
        <w:t>xui.</w:t>
      </w:r>
      <w:r w:rsidR="00375F9C">
        <w:rPr>
          <w:rFonts w:hint="eastAsia"/>
        </w:rPr>
        <w:t>UI.Pane is a single node control. It</w:t>
      </w:r>
      <w:r w:rsidR="00375F9C">
        <w:t>’</w:t>
      </w:r>
      <w:r w:rsidR="00375F9C">
        <w:rPr>
          <w:rFonts w:hint="eastAsia"/>
        </w:rPr>
        <w:t xml:space="preserve">s derived from </w:t>
      </w:r>
      <w:r>
        <w:rPr>
          <w:rFonts w:hint="eastAsia"/>
        </w:rPr>
        <w:t>xui.</w:t>
      </w:r>
      <w:r w:rsidR="00375F9C">
        <w:rPr>
          <w:rFonts w:hint="eastAsia"/>
        </w:rPr>
        <w:t xml:space="preserve">UI.Div. </w:t>
      </w:r>
      <w:r>
        <w:rPr>
          <w:rFonts w:hint="eastAsia"/>
        </w:rPr>
        <w:t>xui.</w:t>
      </w:r>
      <w:r w:rsidR="00375F9C">
        <w:rPr>
          <w:rFonts w:hint="eastAsia"/>
        </w:rPr>
        <w:t xml:space="preserve">UI.Panel has a border and a </w:t>
      </w:r>
      <w:r w:rsidR="00375F9C">
        <w:rPr>
          <w:rFonts w:hint="eastAsia"/>
        </w:rPr>
        <w:lastRenderedPageBreak/>
        <w:t xml:space="preserve">title bar. </w:t>
      </w:r>
    </w:p>
    <w:p w:rsidR="00375F9C" w:rsidRPr="00664304" w:rsidRDefault="00375F9C" w:rsidP="00375F9C">
      <w:pPr>
        <w:ind w:left="105" w:hangingChars="50" w:hanging="105"/>
        <w:rPr>
          <w:b/>
        </w:rPr>
      </w:pPr>
      <w:r w:rsidRPr="00664304">
        <w:rPr>
          <w:rFonts w:hint="eastAsia"/>
          <w:b/>
        </w:rPr>
        <w:t>Input:</w:t>
      </w:r>
    </w:p>
    <w:p w:rsidR="00375F9C" w:rsidRDefault="005C781A" w:rsidP="00375F9C">
      <w:r>
        <w:rPr>
          <w:noProof/>
        </w:rPr>
        <mc:AlternateContent>
          <mc:Choice Requires="wpc">
            <w:drawing>
              <wp:inline distT="0" distB="0" distL="0" distR="0" wp14:anchorId="3A65C09E" wp14:editId="6C9B3EC5">
                <wp:extent cx="5257800" cy="693420"/>
                <wp:effectExtent l="9525" t="0" r="9525" b="1905"/>
                <wp:docPr id="424" name="画布 4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 name="Text Box 402"/>
                        <wps:cNvSpPr txBox="1">
                          <a:spLocks noChangeArrowheads="1"/>
                        </wps:cNvSpPr>
                        <wps:spPr bwMode="auto">
                          <a:xfrm>
                            <a:off x="0" y="48895"/>
                            <a:ext cx="5257800" cy="608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942A04" w:rsidRDefault="0023747D" w:rsidP="00375F9C">
                              <w:pPr>
                                <w:rPr>
                                  <w:szCs w:val="18"/>
                                </w:rPr>
                              </w:pPr>
                              <w:r w:rsidRPr="00942A04">
                                <w:rPr>
                                  <w:sz w:val="18"/>
                                  <w:szCs w:val="18"/>
                                </w:rPr>
                                <w:t>.</w:t>
                              </w:r>
                              <w:proofErr w:type="gramStart"/>
                              <w:r w:rsidRPr="00942A04">
                                <w:rPr>
                                  <w:sz w:val="18"/>
                                  <w:szCs w:val="18"/>
                                </w:rPr>
                                <w:t>show()</w:t>
                              </w:r>
                              <w:proofErr w:type="gramEnd"/>
                            </w:p>
                          </w:txbxContent>
                        </wps:txbx>
                        <wps:bodyPr rot="0" vert="horz" wrap="square" lIns="54000" tIns="46800" rIns="54000" bIns="45720" anchor="t" anchorCtr="0" upright="1">
                          <a:spAutoFit/>
                        </wps:bodyPr>
                      </wps:wsp>
                      <wps:wsp>
                        <wps:cNvPr id="422" name="AutoShape 403"/>
                        <wps:cNvSpPr>
                          <a:spLocks noChangeArrowheads="1"/>
                        </wps:cNvSpPr>
                        <wps:spPr bwMode="auto">
                          <a:xfrm flipH="1">
                            <a:off x="2857500" y="198120"/>
                            <a:ext cx="2171700" cy="198120"/>
                          </a:xfrm>
                          <a:prstGeom prst="wedgeRoundRectCallout">
                            <a:avLst>
                              <a:gd name="adj1" fmla="val 69560"/>
                              <a:gd name="adj2" fmla="val 442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You can</w:t>
                              </w:r>
                              <w:r>
                                <w:rPr>
                                  <w:szCs w:val="18"/>
                                </w:rPr>
                                <w:t>’</w:t>
                              </w:r>
                              <w:r>
                                <w:rPr>
                                  <w:rFonts w:hint="eastAsia"/>
                                  <w:szCs w:val="18"/>
                                </w:rPr>
                                <w:t xml:space="preserve">t see output, </w:t>
                              </w:r>
                              <w:proofErr w:type="gramStart"/>
                              <w:r>
                                <w:rPr>
                                  <w:rFonts w:hint="eastAsia"/>
                                  <w:szCs w:val="18"/>
                                </w:rPr>
                                <w:t>It</w:t>
                              </w:r>
                              <w:r>
                                <w:rPr>
                                  <w:szCs w:val="18"/>
                                </w:rPr>
                                <w:t>’</w:t>
                              </w:r>
                              <w:r>
                                <w:rPr>
                                  <w:rFonts w:hint="eastAsia"/>
                                  <w:szCs w:val="18"/>
                                </w:rPr>
                                <w:t>s</w:t>
                              </w:r>
                              <w:proofErr w:type="gramEnd"/>
                              <w:r>
                                <w:rPr>
                                  <w:rFonts w:hint="eastAsia"/>
                                  <w:szCs w:val="18"/>
                                </w:rPr>
                                <w:t xml:space="preserve"> transparent</w:t>
                              </w:r>
                            </w:p>
                          </w:txbxContent>
                        </wps:txbx>
                        <wps:bodyPr rot="0" vert="horz" wrap="square" lIns="0" tIns="0" rIns="0" bIns="0" anchor="t" anchorCtr="0" upright="1">
                          <a:noAutofit/>
                        </wps:bodyPr>
                      </wps:wsp>
                    </wpc:wpc>
                  </a:graphicData>
                </a:graphic>
              </wp:inline>
            </w:drawing>
          </mc:Choice>
          <mc:Fallback>
            <w:pict>
              <v:group id="画布 400" o:spid="_x0000_s1311" editas="canvas" style="width:414pt;height:54.6pt;mso-position-horizontal-relative:char;mso-position-vertical-relative:line" coordsize="52578,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">
                <v:shape id="_x0000_s1312" type="#_x0000_t75" style="position:absolute;width:52578;height:6934;visibility:visible;mso-wrap-style:square">
                  <v:fill o:detectmouseclick="t"/>
                  <v:path o:connecttype="none"/>
                </v:shape>
                <v:shape id="Text Box 402" o:spid="_x0000_s1313" type="#_x0000_t202" style="position:absolute;top:488;width:52578;height:6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9ZMQA&#10;AADcAAAADwAAAGRycy9kb3ducmV2LnhtbESPwWrDMBBE74X8g9hAb42cUELiRg6lobiXQOuk98Xa&#10;WsbWykiK4/x9FSj0OMzMG2a3n2wvRvKhdaxguchAENdOt9woOJ/enzYgQkTW2DsmBTcKsC9mDzvM&#10;tbvyF41VbESCcMhRgYlxyKUMtSGLYeEG4uT9OG8xJukbqT1eE9z2cpVla2mx5bRgcKA3Q3VXXayC&#10;ujtMh7L9Nn682M2n3pa347pU6nE+vb6AiDTF//Bf+0MreF4t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ivWTEAAAA3AAAAA8AAAAAAAAAAAAAAAAAmAIAAGRycy9k&#10;b3ducmV2LnhtbFBLBQYAAAAABAAEAPUAAACJAwAAAAA=&#10;" strokeweight="1pt">
                  <v:textbox style="mso-fit-shape-to-text:t" inset="1.5mm,1.3mm,1.5mm">
                    <w:txbxContent>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942A04" w:rsidRDefault="0023747D" w:rsidP="00375F9C">
                        <w:pPr>
                          <w:rPr>
                            <w:szCs w:val="18"/>
                          </w:rPr>
                        </w:pPr>
                        <w:r w:rsidRPr="00942A04">
                          <w:rPr>
                            <w:sz w:val="18"/>
                            <w:szCs w:val="18"/>
                          </w:rPr>
                          <w:t>.</w:t>
                        </w:r>
                        <w:proofErr w:type="gramStart"/>
                        <w:r w:rsidRPr="00942A04">
                          <w:rPr>
                            <w:sz w:val="18"/>
                            <w:szCs w:val="18"/>
                          </w:rPr>
                          <w:t>show()</w:t>
                        </w:r>
                        <w:proofErr w:type="gramEnd"/>
                      </w:p>
                    </w:txbxContent>
                  </v:textbox>
                </v:shape>
                <v:shape id="AutoShape 403" o:spid="_x0000_s1314" type="#_x0000_t62" style="position:absolute;left:28575;top:198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2w/sUA&#10;AADcAAAADwAAAGRycy9kb3ducmV2LnhtbESPQWvCQBSE7wX/w/IEL6VuGlRqdJW2oBbxoi2en9ln&#10;Esy+Dburif++KxR6HGbmG2a+7EwtbuR8ZVnB6zABQZxbXXGh4Od79fIGwgdkjbVlUnAnD8tF72mO&#10;mbYt7+l2CIWIEPYZKihDaDIpfV6SQT+0DXH0ztYZDFG6QmqHbYSbWqZJMpEGK44LJTb0WVJ+OVyN&#10;AmtOWzfV48tuvWmP+49p/jySXqlBv3ufgQjUhf/wX/tLKxilKTz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7bD+xQAAANwAAAAPAAAAAAAAAAAAAAAAAJgCAABkcnMv&#10;ZG93bnJldi54bWxQSwUGAAAAAAQABAD1AAAAigMAAAAA&#10;" adj="25825,20353" fillcolor="#ff9">
                  <v:textbox inset="0,0,0,0">
                    <w:txbxContent>
                      <w:p w:rsidR="0023747D" w:rsidRPr="000E23E9" w:rsidRDefault="0023747D" w:rsidP="00375F9C">
                        <w:pPr>
                          <w:rPr>
                            <w:szCs w:val="18"/>
                          </w:rPr>
                        </w:pPr>
                        <w:r>
                          <w:rPr>
                            <w:rFonts w:hint="eastAsia"/>
                            <w:szCs w:val="18"/>
                          </w:rPr>
                          <w:t>You can</w:t>
                        </w:r>
                        <w:r>
                          <w:rPr>
                            <w:szCs w:val="18"/>
                          </w:rPr>
                          <w:t>’</w:t>
                        </w:r>
                        <w:r>
                          <w:rPr>
                            <w:rFonts w:hint="eastAsia"/>
                            <w:szCs w:val="18"/>
                          </w:rPr>
                          <w:t xml:space="preserve">t see output, </w:t>
                        </w:r>
                        <w:proofErr w:type="gramStart"/>
                        <w:r>
                          <w:rPr>
                            <w:rFonts w:hint="eastAsia"/>
                            <w:szCs w:val="18"/>
                          </w:rPr>
                          <w:t>It</w:t>
                        </w:r>
                        <w:r>
                          <w:rPr>
                            <w:szCs w:val="18"/>
                          </w:rPr>
                          <w:t>’</w:t>
                        </w:r>
                        <w:r>
                          <w:rPr>
                            <w:rFonts w:hint="eastAsia"/>
                            <w:szCs w:val="18"/>
                          </w:rPr>
                          <w:t>s</w:t>
                        </w:r>
                        <w:proofErr w:type="gramEnd"/>
                        <w:r>
                          <w:rPr>
                            <w:rFonts w:hint="eastAsia"/>
                            <w:szCs w:val="18"/>
                          </w:rPr>
                          <w:t xml:space="preserve"> transparent</w:t>
                        </w:r>
                      </w:p>
                    </w:txbxContent>
                  </v:textbox>
                </v:shape>
                <w10:anchorlock/>
              </v:group>
            </w:pict>
          </mc:Fallback>
        </mc:AlternateContent>
      </w:r>
    </w:p>
    <w:p w:rsidR="00375F9C" w:rsidRPr="00664304" w:rsidRDefault="00375F9C" w:rsidP="00375F9C">
      <w:pPr>
        <w:ind w:left="105" w:hangingChars="50" w:hanging="105"/>
        <w:rPr>
          <w:b/>
        </w:rPr>
      </w:pPr>
      <w:r w:rsidRPr="00664304">
        <w:rPr>
          <w:rFonts w:hint="eastAsia"/>
          <w:b/>
        </w:rPr>
        <w:t>Input:</w:t>
      </w:r>
    </w:p>
    <w:p w:rsidR="00375F9C" w:rsidRDefault="005C781A" w:rsidP="00375F9C">
      <w:r>
        <w:rPr>
          <w:noProof/>
        </w:rPr>
        <mc:AlternateContent>
          <mc:Choice Requires="wpc">
            <w:drawing>
              <wp:inline distT="0" distB="0" distL="0" distR="0" wp14:anchorId="1AC3EF73" wp14:editId="69C5C732">
                <wp:extent cx="5257800" cy="809625"/>
                <wp:effectExtent l="0" t="0" r="19050" b="28575"/>
                <wp:docPr id="419" name="画布 3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7" name="Text Box 398"/>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UI.Panel)</w:t>
                              </w:r>
                            </w:p>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setDock(</w:t>
                              </w:r>
                              <w:proofErr w:type="gramEnd"/>
                              <w:r w:rsidRPr="000407D2">
                                <w:rPr>
                                  <w:color w:val="FF00FF"/>
                                  <w:sz w:val="18"/>
                                  <w:szCs w:val="18"/>
                                </w:rPr>
                                <w:t>"</w:t>
                              </w:r>
                              <w:r>
                                <w:rPr>
                                  <w:rFonts w:hint="eastAsia"/>
                                  <w:color w:val="FF00FF"/>
                                  <w:sz w:val="18"/>
                                  <w:szCs w:val="18"/>
                                </w:rPr>
                                <w:t>none</w:t>
                              </w:r>
                              <w:r w:rsidRPr="000407D2">
                                <w:rPr>
                                  <w:color w:val="FF00FF"/>
                                  <w:sz w:val="18"/>
                                  <w:szCs w:val="18"/>
                                </w:rPr>
                                <w:t>"</w:t>
                              </w:r>
                              <w:r>
                                <w:rPr>
                                  <w:rFonts w:hint="eastAsia"/>
                                  <w:sz w:val="18"/>
                                  <w:szCs w:val="18"/>
                                </w:rPr>
                                <w:t>)</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CB0943" w:rsidRDefault="0023747D" w:rsidP="00375F9C">
                              <w:pPr>
                                <w:rPr>
                                  <w:szCs w:val="18"/>
                                </w:rPr>
                              </w:pPr>
                              <w:r w:rsidRPr="00942A04">
                                <w:rPr>
                                  <w:sz w:val="18"/>
                                  <w:szCs w:val="18"/>
                                </w:rPr>
                                <w:t>.</w:t>
                              </w:r>
                              <w:proofErr w:type="gramStart"/>
                              <w:r w:rsidRPr="00942A04">
                                <w:rPr>
                                  <w:sz w:val="18"/>
                                  <w:szCs w:val="18"/>
                                </w:rPr>
                                <w:t>show()</w:t>
                              </w:r>
                              <w:proofErr w:type="gramEnd"/>
                            </w:p>
                          </w:txbxContent>
                        </wps:txbx>
                        <wps:bodyPr rot="0" vert="horz" wrap="square" lIns="54000" tIns="46800" rIns="54000" bIns="45720" anchor="t" anchorCtr="0" upright="1">
                          <a:spAutoFit/>
                        </wps:bodyPr>
                      </wps:wsp>
                      <wps:wsp>
                        <wps:cNvPr id="418" name="AutoShape 399"/>
                        <wps:cNvSpPr>
                          <a:spLocks noChangeArrowheads="1"/>
                        </wps:cNvSpPr>
                        <wps:spPr bwMode="auto">
                          <a:xfrm flipH="1">
                            <a:off x="1257300" y="99060"/>
                            <a:ext cx="1285875" cy="198120"/>
                          </a:xfrm>
                          <a:prstGeom prst="wedgeRoundRectCallout">
                            <a:avLst>
                              <a:gd name="adj1" fmla="val 72000"/>
                              <a:gd name="adj2" fmla="val 5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dock to </w:t>
                              </w:r>
                              <w:r>
                                <w:rPr>
                                  <w:szCs w:val="18"/>
                                </w:rPr>
                                <w:t>‘</w:t>
                              </w:r>
                              <w:r>
                                <w:rPr>
                                  <w:rFonts w:hint="eastAsia"/>
                                  <w:szCs w:val="18"/>
                                </w:rPr>
                                <w:t>none</w:t>
                              </w:r>
                              <w:r>
                                <w:rPr>
                                  <w:szCs w:val="18"/>
                                </w:rPr>
                                <w:t>’</w:t>
                              </w:r>
                            </w:p>
                          </w:txbxContent>
                        </wps:txbx>
                        <wps:bodyPr rot="0" vert="horz" wrap="square" lIns="0" tIns="0" rIns="0" bIns="0" anchor="t" anchorCtr="0" upright="1">
                          <a:noAutofit/>
                        </wps:bodyPr>
                      </wps:wsp>
                    </wpc:wpc>
                  </a:graphicData>
                </a:graphic>
              </wp:inline>
            </w:drawing>
          </mc:Choice>
          <mc:Fallback>
            <w:pict>
              <v:group id="画布 396" o:spid="_x0000_s1315"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">
                <v:shape id="_x0000_s1316" type="#_x0000_t75" style="position:absolute;width:52578;height:8096;visibility:visible;mso-wrap-style:square">
                  <v:fill o:detectmouseclick="t"/>
                  <v:path o:connecttype="none"/>
                </v:shape>
                <v:shape id="Text Box 398" o:spid="_x0000_s1317"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KNsQA&#10;AADcAAAADwAAAGRycy9kb3ducmV2LnhtbESPT2sCMRTE74V+h/AKvdWspVi7GkWUsl6E+qf3x+a5&#10;Wdy8LElc129vBMHjMDO/Yabz3jaiIx9qxwqGgwwEcel0zZWCw/73YwwiRGSNjWNScKUA89nryxRz&#10;7S68pW4XK5EgHHJUYGJscylDachiGLiWOHlH5y3GJH0ltcdLgttGfmbZSFqsOS0YbGlpqDztzlZB&#10;eVr1q6L+N7472/Gf/imum1Gh1Ptbv5iAiNTHZ/jRXmsFX8NvuJ9JR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rSjbEAAAA3AAAAA8AAAAAAAAAAAAAAAAAmAIAAGRycy9k&#10;b3ducmV2LnhtbFBLBQYAAAAABAAEAPUAAACJAwAAAAA=&#10;" strokeweight="1pt">
                  <v:textbox style="mso-fit-shape-to-text:t" inset="1.5mm,1.3mm,1.5mm">
                    <w:txbxContent>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UI.Panel)</w:t>
                        </w:r>
                      </w:p>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setDock(</w:t>
                        </w:r>
                        <w:proofErr w:type="gramEnd"/>
                        <w:r w:rsidRPr="000407D2">
                          <w:rPr>
                            <w:color w:val="FF00FF"/>
                            <w:sz w:val="18"/>
                            <w:szCs w:val="18"/>
                          </w:rPr>
                          <w:t>"</w:t>
                        </w:r>
                        <w:r>
                          <w:rPr>
                            <w:rFonts w:hint="eastAsia"/>
                            <w:color w:val="FF00FF"/>
                            <w:sz w:val="18"/>
                            <w:szCs w:val="18"/>
                          </w:rPr>
                          <w:t>none</w:t>
                        </w:r>
                        <w:r w:rsidRPr="000407D2">
                          <w:rPr>
                            <w:color w:val="FF00FF"/>
                            <w:sz w:val="18"/>
                            <w:szCs w:val="18"/>
                          </w:rPr>
                          <w:t>"</w:t>
                        </w:r>
                        <w:r>
                          <w:rPr>
                            <w:rFonts w:hint="eastAsia"/>
                            <w:sz w:val="18"/>
                            <w:szCs w:val="18"/>
                          </w:rPr>
                          <w:t>)</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CB0943" w:rsidRDefault="0023747D" w:rsidP="00375F9C">
                        <w:pPr>
                          <w:rPr>
                            <w:szCs w:val="18"/>
                          </w:rPr>
                        </w:pPr>
                        <w:r w:rsidRPr="00942A04">
                          <w:rPr>
                            <w:sz w:val="18"/>
                            <w:szCs w:val="18"/>
                          </w:rPr>
                          <w:t>.</w:t>
                        </w:r>
                        <w:proofErr w:type="gramStart"/>
                        <w:r w:rsidRPr="00942A04">
                          <w:rPr>
                            <w:sz w:val="18"/>
                            <w:szCs w:val="18"/>
                          </w:rPr>
                          <w:t>show()</w:t>
                        </w:r>
                        <w:proofErr w:type="gramEnd"/>
                      </w:p>
                    </w:txbxContent>
                  </v:textbox>
                </v:shape>
                <v:shape id="AutoShape 399" o:spid="_x0000_s1318" type="#_x0000_t62" style="position:absolute;left:12573;top:990;width:12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7l8EA&#10;AADcAAAADwAAAGRycy9kb3ducmV2LnhtbERPy2qDQBTdF/IPww1014yGUoPNREKw0F2t5gNunFuV&#10;OHfEGR/t13cWhS4P533MVtOLmUbXWVYQ7yIQxLXVHTcKrtXb0wGE88gae8uk4JscZKfNwxFTbRf+&#10;pLn0jQgh7FJU0Ho/pFK6uiWDbmcH4sB92dGgD3BspB5xCeGml/soepEGOw4NLQ50aam+l5NRkFf1&#10;Le8/ZJMnP2VxSPJlWqhQ6nG7nl9BeFr9v/jP/a4VPMdhbTgTjoA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u5fBAAAA3AAAAA8AAAAAAAAAAAAAAAAAmAIAAGRycy9kb3du&#10;cmV2LnhtbFBLBQYAAAAABAAEAPUAAACGAwAAAAA=&#10;" adj="26352,23399" fillcolor="#ff9">
                  <v:textbox inset="0,0,0,0">
                    <w:txbxContent>
                      <w:p w:rsidR="0023747D" w:rsidRPr="000E23E9" w:rsidRDefault="0023747D" w:rsidP="00375F9C">
                        <w:pPr>
                          <w:rPr>
                            <w:szCs w:val="18"/>
                          </w:rPr>
                        </w:pPr>
                        <w:r>
                          <w:rPr>
                            <w:rFonts w:hint="eastAsia"/>
                            <w:szCs w:val="18"/>
                          </w:rPr>
                          <w:t xml:space="preserve">Sets dock to </w:t>
                        </w:r>
                        <w:r>
                          <w:rPr>
                            <w:szCs w:val="18"/>
                          </w:rPr>
                          <w:t>‘</w:t>
                        </w:r>
                        <w:r>
                          <w:rPr>
                            <w:rFonts w:hint="eastAsia"/>
                            <w:szCs w:val="18"/>
                          </w:rPr>
                          <w:t>none</w:t>
                        </w:r>
                        <w:r>
                          <w:rPr>
                            <w:szCs w:val="18"/>
                          </w:rPr>
                          <w:t>’</w:t>
                        </w:r>
                      </w:p>
                    </w:txbxContent>
                  </v:textbox>
                </v:shape>
                <w10:anchorlock/>
              </v:group>
            </w:pict>
          </mc:Fallback>
        </mc:AlternateContent>
      </w:r>
    </w:p>
    <w:p w:rsidR="00375F9C" w:rsidRPr="00664304" w:rsidRDefault="00375F9C" w:rsidP="00375F9C">
      <w:pPr>
        <w:ind w:left="105" w:hangingChars="50" w:hanging="105"/>
        <w:rPr>
          <w:b/>
        </w:rPr>
      </w:pPr>
      <w:r>
        <w:rPr>
          <w:rFonts w:hint="eastAsia"/>
          <w:b/>
        </w:rPr>
        <w:t>Out</w:t>
      </w:r>
      <w:r w:rsidRPr="00664304">
        <w:rPr>
          <w:rFonts w:hint="eastAsia"/>
          <w:b/>
        </w:rPr>
        <w:t>put:</w:t>
      </w:r>
    </w:p>
    <w:p w:rsidR="00375F9C" w:rsidRPr="00B27FF9" w:rsidRDefault="005C781A" w:rsidP="00375F9C">
      <w:r>
        <w:rPr>
          <w:rFonts w:hint="eastAsia"/>
          <w:noProof/>
        </w:rPr>
        <w:drawing>
          <wp:inline distT="0" distB="0" distL="0" distR="0" wp14:anchorId="6377C0BF" wp14:editId="042A5BB2">
            <wp:extent cx="1038225" cy="10096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38225" cy="1009650"/>
                    </a:xfrm>
                    <a:prstGeom prst="rect">
                      <a:avLst/>
                    </a:prstGeom>
                    <a:noFill/>
                    <a:ln>
                      <a:noFill/>
                    </a:ln>
                  </pic:spPr>
                </pic:pic>
              </a:graphicData>
            </a:graphic>
          </wp:inline>
        </w:drawing>
      </w:r>
    </w:p>
    <w:p w:rsidR="00375F9C" w:rsidRDefault="00375F9C" w:rsidP="00E45D25">
      <w:pPr>
        <w:pStyle w:val="3"/>
        <w:numPr>
          <w:ilvl w:val="2"/>
          <w:numId w:val="17"/>
        </w:numPr>
      </w:pPr>
      <w:bookmarkStart w:id="82" w:name="_Toc453071720"/>
      <w:r>
        <w:rPr>
          <w:rFonts w:hint="eastAsia"/>
        </w:rPr>
        <w:t>Block</w:t>
      </w:r>
      <w:bookmarkEnd w:id="82"/>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680C7C40" wp14:editId="4207931E">
                <wp:extent cx="5257800" cy="1287780"/>
                <wp:effectExtent l="9525" t="0" r="9525" b="0"/>
                <wp:docPr id="416" name="画布 4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8" name="Text Box 406"/>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Pr>
                                  <w:color w:val="FF00FF"/>
                                  <w:sz w:val="18"/>
                                  <w:szCs w:val="18"/>
                                </w:rPr>
                                <w:t>'</w:t>
                              </w:r>
                              <w:r>
                                <w:rPr>
                                  <w:rFonts w:hint="eastAsia"/>
                                  <w:color w:val="FF00FF"/>
                                  <w:sz w:val="18"/>
                                  <w:szCs w:val="18"/>
                                </w:rPr>
                                <w:t>flat</w:t>
                              </w:r>
                              <w:r w:rsidRPr="000407D2">
                                <w:rPr>
                                  <w:color w:val="FF00FF"/>
                                  <w:sz w:val="18"/>
                                  <w:szCs w:val="18"/>
                                </w:rPr>
                                <w: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'inset'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'outset'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'groove'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'ridge'</w:t>
                              </w:r>
                              <w:r w:rsidRPr="000407D2">
                                <w:rPr>
                                  <w:sz w:val="18"/>
                                  <w:szCs w:val="18"/>
                                </w:rPr>
                                <w:t>}).show()</w:t>
                              </w:r>
                            </w:p>
                            <w:p w:rsidR="0023747D" w:rsidRPr="000407D2" w:rsidRDefault="0023747D" w:rsidP="00375F9C">
                              <w:pPr>
                                <w:rPr>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,border:</w:t>
                              </w:r>
                              <w:r w:rsidRPr="000407D2">
                                <w:rPr>
                                  <w:color w:val="0000FF"/>
                                  <w:sz w:val="18"/>
                                  <w:szCs w:val="18"/>
                                </w:rPr>
                                <w:t>true</w:t>
                              </w:r>
                              <w:r w:rsidRPr="000407D2">
                                <w:rPr>
                                  <w:sz w:val="18"/>
                                  <w:szCs w:val="18"/>
                                </w:rPr>
                                <w:t>,shadow:</w:t>
                              </w:r>
                              <w:r w:rsidRPr="000407D2">
                                <w:rPr>
                                  <w:color w:val="0000FF"/>
                                  <w:sz w:val="18"/>
                                  <w:szCs w:val="18"/>
                                </w:rPr>
                                <w:t>true</w:t>
                              </w:r>
                              <w:r w:rsidRPr="000407D2">
                                <w:rPr>
                                  <w:sz w:val="18"/>
                                  <w:szCs w:val="18"/>
                                </w:rPr>
                                <w:t>,resizer:</w:t>
                              </w:r>
                              <w:r w:rsidRPr="000407D2">
                                <w:rPr>
                                  <w:color w:val="0000FF"/>
                                  <w:sz w:val="18"/>
                                  <w:szCs w:val="18"/>
                                </w:rPr>
                                <w:t>true</w:t>
                              </w:r>
                              <w:r w:rsidRPr="000407D2">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404" o:spid="_x0000_s1319"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">
                <v:shape id="_x0000_s1320" type="#_x0000_t75" style="position:absolute;width:52578;height:12877;visibility:visible;mso-wrap-style:square">
                  <v:fill o:detectmouseclick="t"/>
                  <v:path o:connecttype="none"/>
                </v:shape>
                <v:shape id="Text Box 406" o:spid="_x0000_s1321"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K8YsAA&#10;AADcAAAADwAAAGRycy9kb3ducmV2LnhtbERPy4rCMBTdC/MP4Q6401QXPjpGEUU6G8HHzP7S3GmK&#10;zU1JYq1/P1kILg/nvdr0thEd+VA7VjAZZyCIS6drrhT8XA+jBYgQkTU2jknBkwJs1h+DFebaPfhM&#10;3SVWIoVwyFGBibHNpQylIYth7FrixP05bzEm6CupPT5SuG3kNMtm0mLNqcFgSztD5e1ytwrK277f&#10;F/Wv8d3dLk56WTyPs0Kp4We//QIRqY9v8cv9rRXMl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K8YsAAAADcAAAADwAAAAAAAAAAAAAAAACYAgAAZHJzL2Rvd25y&#10;ZXYueG1sUEsFBgAAAAAEAAQA9QAAAIUDAAAAAA==&#10;" strokeweight="1pt">
                  <v:textbox style="mso-fit-shape-to-text:t" inset="1.5mm,1.3mm,1.5mm">
                    <w:txbxContent>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Pr>
                            <w:color w:val="FF00FF"/>
                            <w:sz w:val="18"/>
                            <w:szCs w:val="18"/>
                          </w:rPr>
                          <w:t>'</w:t>
                        </w:r>
                        <w:r>
                          <w:rPr>
                            <w:rFonts w:hint="eastAsia"/>
                            <w:color w:val="FF00FF"/>
                            <w:sz w:val="18"/>
                            <w:szCs w:val="18"/>
                          </w:rPr>
                          <w:t>flat</w:t>
                        </w:r>
                        <w:r w:rsidRPr="000407D2">
                          <w:rPr>
                            <w:color w:val="FF00FF"/>
                            <w:sz w:val="18"/>
                            <w:szCs w:val="18"/>
                          </w:rPr>
                          <w: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'inset'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'outset'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'groove'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'ridge'</w:t>
                        </w:r>
                        <w:r w:rsidRPr="000407D2">
                          <w:rPr>
                            <w:sz w:val="18"/>
                            <w:szCs w:val="18"/>
                          </w:rPr>
                          <w:t>}).show()</w:t>
                        </w:r>
                      </w:p>
                      <w:p w:rsidR="0023747D" w:rsidRPr="000407D2" w:rsidRDefault="0023747D" w:rsidP="00375F9C">
                        <w:pPr>
                          <w:rPr>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,border:</w:t>
                        </w:r>
                        <w:r w:rsidRPr="000407D2">
                          <w:rPr>
                            <w:color w:val="0000FF"/>
                            <w:sz w:val="18"/>
                            <w:szCs w:val="18"/>
                          </w:rPr>
                          <w:t>true</w:t>
                        </w:r>
                        <w:r w:rsidRPr="000407D2">
                          <w:rPr>
                            <w:sz w:val="18"/>
                            <w:szCs w:val="18"/>
                          </w:rPr>
                          <w:t>,shadow:</w:t>
                        </w:r>
                        <w:r w:rsidRPr="000407D2">
                          <w:rPr>
                            <w:color w:val="0000FF"/>
                            <w:sz w:val="18"/>
                            <w:szCs w:val="18"/>
                          </w:rPr>
                          <w:t>true</w:t>
                        </w:r>
                        <w:r w:rsidRPr="000407D2">
                          <w:rPr>
                            <w:sz w:val="18"/>
                            <w:szCs w:val="18"/>
                          </w:rPr>
                          <w:t>,resizer:</w:t>
                        </w:r>
                        <w:r w:rsidRPr="000407D2">
                          <w:rPr>
                            <w:color w:val="0000FF"/>
                            <w:sz w:val="18"/>
                            <w:szCs w:val="18"/>
                          </w:rPr>
                          <w:t>true</w:t>
                        </w:r>
                        <w:r w:rsidRPr="000407D2">
                          <w:rPr>
                            <w:sz w:val="18"/>
                            <w:szCs w:val="18"/>
                          </w:rPr>
                          <w:t>}).show()</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Pr="00B522D9" w:rsidRDefault="005C781A" w:rsidP="00375F9C">
      <w:r>
        <w:rPr>
          <w:rFonts w:hint="eastAsia"/>
          <w:noProof/>
        </w:rPr>
        <w:drawing>
          <wp:inline distT="0" distB="0" distL="0" distR="0" wp14:anchorId="37A3C702" wp14:editId="21165ACA">
            <wp:extent cx="5391150" cy="866775"/>
            <wp:effectExtent l="0" t="0" r="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1150" cy="866775"/>
                    </a:xfrm>
                    <a:prstGeom prst="rect">
                      <a:avLst/>
                    </a:prstGeom>
                    <a:noFill/>
                    <a:ln>
                      <a:noFill/>
                    </a:ln>
                  </pic:spPr>
                </pic:pic>
              </a:graphicData>
            </a:graphic>
          </wp:inline>
        </w:drawing>
      </w:r>
    </w:p>
    <w:p w:rsidR="00375F9C" w:rsidRDefault="00375F9C" w:rsidP="00E45D25">
      <w:pPr>
        <w:pStyle w:val="2"/>
        <w:numPr>
          <w:ilvl w:val="1"/>
          <w:numId w:val="17"/>
        </w:numPr>
      </w:pPr>
      <w:bookmarkStart w:id="83" w:name="_Toc453071721"/>
      <w:bookmarkStart w:id="84" w:name="_Toc235676279"/>
      <w:r>
        <w:rPr>
          <w:rFonts w:hint="eastAsia"/>
        </w:rPr>
        <w:t>Dialog related</w:t>
      </w:r>
      <w:bookmarkEnd w:id="83"/>
    </w:p>
    <w:p w:rsidR="00375F9C" w:rsidRDefault="00375F9C" w:rsidP="00E45D25">
      <w:pPr>
        <w:pStyle w:val="3"/>
        <w:numPr>
          <w:ilvl w:val="2"/>
          <w:numId w:val="17"/>
        </w:numPr>
      </w:pPr>
      <w:bookmarkStart w:id="85" w:name="_Toc453071722"/>
      <w:r w:rsidRPr="000F3418">
        <w:t>Normal state</w:t>
      </w:r>
      <w:bookmarkEnd w:id="85"/>
    </w:p>
    <w:p w:rsidR="00375F9C" w:rsidRPr="000F3418" w:rsidRDefault="00375F9C" w:rsidP="00375F9C">
      <w:pPr>
        <w:rPr>
          <w:b/>
        </w:rPr>
      </w:pPr>
      <w:r w:rsidRPr="000F3418">
        <w:rPr>
          <w:rFonts w:hint="eastAsia"/>
          <w:b/>
        </w:rPr>
        <w:t>Input:</w:t>
      </w:r>
    </w:p>
    <w:p w:rsidR="00375F9C" w:rsidRDefault="005C781A" w:rsidP="00375F9C">
      <w:r>
        <w:rPr>
          <w:noProof/>
        </w:rPr>
        <w:lastRenderedPageBreak/>
        <mc:AlternateContent>
          <mc:Choice Requires="wpc">
            <w:drawing>
              <wp:inline distT="0" distB="0" distL="0" distR="0" wp14:anchorId="71A5C0A9" wp14:editId="7EDD05F5">
                <wp:extent cx="5257800" cy="306705"/>
                <wp:effectExtent l="9525" t="0" r="9525" b="7620"/>
                <wp:docPr id="420" name="画布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7" name="Text Box 422"/>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3630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xui.UI.Dialog)</w:t>
                              </w:r>
                              <w:r w:rsidRPr="000407D2">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420" o:spid="_x0000_s1322"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">
                <v:shape id="_x0000_s1323" type="#_x0000_t75" style="position:absolute;width:52578;height:3067;visibility:visible;mso-wrap-style:square">
                  <v:fill o:detectmouseclick="t"/>
                  <v:path o:connecttype="none"/>
                </v:shape>
                <v:shape id="Text Box 422" o:spid="_x0000_s1324"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0oEMQA&#10;AADcAAAADwAAAGRycy9kb3ducmV2LnhtbESPzWsCMRTE70L/h/AK3jSrBz+2RhFFtpdC/bo/Nq+b&#10;xc3LksR1/e+bQsHjMDO/YVab3jaiIx9qxwom4wwEcel0zZWCy/kwWoAIEVlj45gUPCnAZv02WGGu&#10;3YOP1J1iJRKEQ44KTIxtLmUoDVkMY9cSJ+/HeYsxSV9J7fGR4LaR0yybSYs1pwWDLe0MlbfT3Soo&#10;b/t+X9RX47u7XXzrZfH8mhVKDd/77QeISH18hf/bn1rBfDmHv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dKBDEAAAA3AAAAA8AAAAAAAAAAAAAAAAAmAIAAGRycy9k&#10;b3ducmV2LnhtbFBLBQYAAAAABAAEAPUAAACJAwAAAAA=&#10;" strokeweight="1pt">
                  <v:textbox style="mso-fit-shape-to-text:t" inset="1.5mm,1.3mm,1.5mm">
                    <w:txbxContent>
                      <w:p w:rsidR="0023747D" w:rsidRPr="00D3630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xui.UI.Dialog)</w:t>
                        </w:r>
                        <w:r w:rsidRPr="000407D2">
                          <w:rPr>
                            <w:sz w:val="18"/>
                            <w:szCs w:val="18"/>
                          </w:rPr>
                          <w:t>.show()</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Default="0023747D" w:rsidP="0023747D">
      <w:pPr>
        <w:jc w:val="center"/>
      </w:pPr>
      <w:r>
        <w:rPr>
          <w:noProof/>
        </w:rPr>
        <w:drawing>
          <wp:inline distT="0" distB="0" distL="0" distR="0" wp14:anchorId="003A7DDF" wp14:editId="5EFB7CD9">
            <wp:extent cx="3000000" cy="2980953"/>
            <wp:effectExtent l="0" t="0" r="0" b="0"/>
            <wp:docPr id="1193" name="图片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000000" cy="2980953"/>
                    </a:xfrm>
                    <a:prstGeom prst="rect">
                      <a:avLst/>
                    </a:prstGeom>
                  </pic:spPr>
                </pic:pic>
              </a:graphicData>
            </a:graphic>
          </wp:inline>
        </w:drawing>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70F16A72" wp14:editId="788D88ED">
                <wp:extent cx="5257800" cy="1419225"/>
                <wp:effectExtent l="9525" t="0" r="9525" b="9525"/>
                <wp:docPr id="429" name="画布 4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6" name="Text Box 431"/>
                        <wps:cNvSpPr txBox="1">
                          <a:spLocks noChangeArrowheads="1"/>
                        </wps:cNvSpPr>
                        <wps:spPr bwMode="auto">
                          <a:xfrm>
                            <a:off x="0" y="48895"/>
                            <a:ext cx="5257800" cy="1370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75F9C" w:rsidRDefault="0023747D" w:rsidP="00375F9C">
                              <w:pPr>
                                <w:spacing w:line="240" w:lineRule="exact"/>
                                <w:rPr>
                                  <w:sz w:val="18"/>
                                  <w:szCs w:val="18"/>
                                </w:rPr>
                              </w:pPr>
                              <w:proofErr w:type="gramStart"/>
                              <w:r w:rsidRPr="00375F9C">
                                <w:rPr>
                                  <w:color w:val="0000FF"/>
                                  <w:sz w:val="18"/>
                                  <w:szCs w:val="18"/>
                                </w:rPr>
                                <w:t>var</w:t>
                              </w:r>
                              <w:proofErr w:type="gramEnd"/>
                              <w:r w:rsidRPr="00375F9C">
                                <w:rPr>
                                  <w:sz w:val="18"/>
                                  <w:szCs w:val="18"/>
                                </w:rPr>
                                <w:t xml:space="preserve"> dlg</w:t>
                              </w:r>
                              <w:r w:rsidRPr="00375F9C">
                                <w:rPr>
                                  <w:rFonts w:hint="eastAsia"/>
                                  <w:sz w:val="18"/>
                                  <w:szCs w:val="18"/>
                                </w:rPr>
                                <w:t xml:space="preserve"> </w:t>
                              </w:r>
                              <w:r w:rsidRPr="00375F9C">
                                <w:rPr>
                                  <w:sz w:val="18"/>
                                  <w:szCs w:val="18"/>
                                </w:rPr>
                                <w:t>=</w:t>
                              </w:r>
                              <w:r w:rsidRPr="00375F9C">
                                <w:rPr>
                                  <w:rFonts w:hint="eastAsia"/>
                                  <w:sz w:val="18"/>
                                  <w:szCs w:val="18"/>
                                </w:rPr>
                                <w:t xml:space="preserve"> (</w:t>
                              </w:r>
                              <w:r w:rsidRPr="00375F9C">
                                <w:rPr>
                                  <w:rFonts w:hint="eastAsia"/>
                                  <w:color w:val="0000FF"/>
                                  <w:sz w:val="18"/>
                                  <w:szCs w:val="18"/>
                                </w:rPr>
                                <w:t>new</w:t>
                              </w:r>
                              <w:r w:rsidRPr="00375F9C">
                                <w:rPr>
                                  <w:sz w:val="18"/>
                                  <w:szCs w:val="18"/>
                                </w:rPr>
                                <w:t xml:space="preserve"> </w:t>
                              </w:r>
                              <w:r>
                                <w:rPr>
                                  <w:sz w:val="18"/>
                                  <w:szCs w:val="18"/>
                                </w:rPr>
                                <w:t>xui</w:t>
                              </w:r>
                              <w:r w:rsidRPr="00375F9C">
                                <w:rPr>
                                  <w:sz w:val="18"/>
                                  <w:szCs w:val="18"/>
                                </w:rPr>
                                <w:t>.</w:t>
                              </w:r>
                              <w:r w:rsidRPr="00375F9C">
                                <w:rPr>
                                  <w:rFonts w:hint="eastAsia"/>
                                  <w:sz w:val="18"/>
                                  <w:szCs w:val="18"/>
                                </w:rPr>
                                <w:t>UI.Dialog</w:t>
                              </w:r>
                              <w:r w:rsidRPr="00375F9C">
                                <w:rPr>
                                  <w:sz w:val="18"/>
                                  <w:szCs w:val="18"/>
                                </w:rPr>
                                <w:t>).show()</w:t>
                              </w:r>
                              <w:r w:rsidRPr="00375F9C">
                                <w:rPr>
                                  <w:rFonts w:hint="eastAsia"/>
                                  <w:sz w:val="18"/>
                                  <w:szCs w:val="18"/>
                                </w:rPr>
                                <w:t>;</w:t>
                              </w:r>
                            </w:p>
                            <w:p w:rsidR="0023747D" w:rsidRPr="00D3630D" w:rsidRDefault="0023747D" w:rsidP="00375F9C">
                              <w:pPr>
                                <w:spacing w:line="240" w:lineRule="exact"/>
                                <w:rPr>
                                  <w:sz w:val="18"/>
                                  <w:szCs w:val="18"/>
                                </w:rPr>
                              </w:pPr>
                              <w:proofErr w:type="gramStart"/>
                              <w:r w:rsidRPr="00375F9C">
                                <w:rPr>
                                  <w:color w:val="0000FF"/>
                                  <w:sz w:val="18"/>
                                  <w:szCs w:val="18"/>
                                </w:rPr>
                                <w:t>var</w:t>
                              </w:r>
                              <w:proofErr w:type="gramEnd"/>
                              <w:r w:rsidRPr="00375F9C">
                                <w:rPr>
                                  <w:rFonts w:hint="eastAsia"/>
                                  <w:sz w:val="18"/>
                                  <w:szCs w:val="18"/>
                                </w:rPr>
                                <w:t xml:space="preserve"> </w:t>
                              </w:r>
                              <w:r w:rsidRPr="00D3630D">
                                <w:rPr>
                                  <w:sz w:val="18"/>
                                  <w:szCs w:val="18"/>
                                </w:rPr>
                                <w:t>panel;</w:t>
                              </w:r>
                            </w:p>
                            <w:p w:rsidR="0023747D" w:rsidRPr="00D3630D" w:rsidRDefault="00973A41" w:rsidP="00375F9C">
                              <w:pPr>
                                <w:spacing w:line="240" w:lineRule="exact"/>
                                <w:rPr>
                                  <w:sz w:val="18"/>
                                  <w:szCs w:val="18"/>
                                </w:rPr>
                              </w:pPr>
                              <w:proofErr w:type="gramStart"/>
                              <w:r>
                                <w:rPr>
                                  <w:sz w:val="18"/>
                                  <w:szCs w:val="18"/>
                                </w:rPr>
                                <w:t>xui.</w:t>
                              </w:r>
                              <w:r w:rsidR="0023747D" w:rsidRPr="00D3630D">
                                <w:rPr>
                                  <w:sz w:val="18"/>
                                  <w:szCs w:val="18"/>
                                </w:rPr>
                                <w:t>asyRun(</w:t>
                              </w:r>
                              <w:proofErr w:type="gramEnd"/>
                              <w:r w:rsidR="0023747D" w:rsidRPr="00D3630D">
                                <w:rPr>
                                  <w:color w:val="0000FF"/>
                                  <w:sz w:val="18"/>
                                  <w:szCs w:val="18"/>
                                </w:rPr>
                                <w:t>function</w:t>
                              </w:r>
                              <w:r w:rsidR="0023747D"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dlg.append(</w:t>
                              </w:r>
                              <w:proofErr w:type="gramEnd"/>
                              <w:r w:rsidRPr="00D3630D">
                                <w:rPr>
                                  <w:sz w:val="18"/>
                                  <w:szCs w:val="18"/>
                                </w:rPr>
                                <w:t>panel=</w:t>
                              </w:r>
                              <w:r w:rsidRPr="00D3630D">
                                <w:rPr>
                                  <w:color w:val="0000FF"/>
                                  <w:sz w:val="18"/>
                                  <w:szCs w:val="18"/>
                                </w:rPr>
                                <w:t>new</w:t>
                              </w:r>
                              <w:r w:rsidRPr="00D3630D">
                                <w:rPr>
                                  <w:sz w:val="18"/>
                                  <w:szCs w:val="18"/>
                                </w:rPr>
                                <w:t xml:space="preserve"> </w:t>
                              </w:r>
                              <w:r>
                                <w:rPr>
                                  <w:sz w:val="18"/>
                                  <w:szCs w:val="18"/>
                                </w:rPr>
                                <w:t>xui</w:t>
                              </w:r>
                              <w:r w:rsidRPr="00D3630D">
                                <w:rPr>
                                  <w:sz w:val="18"/>
                                  <w:szCs w:val="18"/>
                                </w:rPr>
                                <w:t>.UI.Panel)</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973A41" w:rsidP="00375F9C">
                              <w:pPr>
                                <w:spacing w:line="240" w:lineRule="exact"/>
                                <w:rPr>
                                  <w:sz w:val="18"/>
                                  <w:szCs w:val="18"/>
                                </w:rPr>
                              </w:pPr>
                              <w:proofErr w:type="gramStart"/>
                              <w:r>
                                <w:rPr>
                                  <w:sz w:val="18"/>
                                  <w:szCs w:val="18"/>
                                </w:rPr>
                                <w:t>xui.</w:t>
                              </w:r>
                              <w:r w:rsidR="0023747D" w:rsidRPr="00D3630D">
                                <w:rPr>
                                  <w:sz w:val="18"/>
                                  <w:szCs w:val="18"/>
                                </w:rPr>
                                <w:t>asyRun(</w:t>
                              </w:r>
                              <w:proofErr w:type="gramEnd"/>
                              <w:r w:rsidR="0023747D" w:rsidRPr="00D3630D">
                                <w:rPr>
                                  <w:color w:val="0000FF"/>
                                  <w:sz w:val="18"/>
                                  <w:szCs w:val="18"/>
                                </w:rPr>
                                <w:t>function</w:t>
                              </w:r>
                              <w:r w:rsidR="0023747D"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panel.append(</w:t>
                              </w:r>
                              <w:proofErr w:type="gramEnd"/>
                              <w:r w:rsidRPr="00D3630D">
                                <w:rPr>
                                  <w:color w:val="0000FF"/>
                                  <w:sz w:val="18"/>
                                  <w:szCs w:val="18"/>
                                </w:rPr>
                                <w:t>new</w:t>
                              </w:r>
                              <w:r w:rsidRPr="00D3630D">
                                <w:rPr>
                                  <w:sz w:val="18"/>
                                  <w:szCs w:val="18"/>
                                </w:rPr>
                                <w:t xml:space="preserve"> </w:t>
                              </w:r>
                              <w:r>
                                <w:rPr>
                                  <w:sz w:val="18"/>
                                  <w:szCs w:val="18"/>
                                </w:rPr>
                                <w:t>xui</w:t>
                              </w:r>
                              <w:r w:rsidRPr="00D3630D">
                                <w:rPr>
                                  <w:sz w:val="18"/>
                                  <w:szCs w:val="18"/>
                                </w:rPr>
                                <w:t>.UI.ColorPicker)</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9" o:spid="_x0000_s1325" editas="canvas" style="width:414pt;height:111.75pt;mso-position-horizontal-relative:char;mso-position-vertical-relative:line" coordsize="52578,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">
                <v:shape id="_x0000_s1326" type="#_x0000_t75" style="position:absolute;width:52578;height:14192;visibility:visible;mso-wrap-style:square">
                  <v:fill o:detectmouseclick="t"/>
                  <v:path o:connecttype="none"/>
                </v:shape>
                <v:shape id="Text Box 431" o:spid="_x0000_s1327" type="#_x0000_t202" style="position:absolute;top:488;width:52578;height:13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GNi8QA&#10;AADcAAAADwAAAGRycy9kb3ducmV2LnhtbESPT2sCMRTE7wW/Q3hCbzVrD6tujVKUsr0U/Nf7Y/O6&#10;Wdy8LElc12/fCILHYWZ+wyzXg21FTz40jhVMJxkI4srphmsFp+PX2xxEiMgaW8ek4EYB1qvRyxIL&#10;7a68p/4Qa5EgHApUYGLsCilDZchimLiOOHl/zluMSfpaao/XBLetfM+yXFpsOC0Y7GhjqDofLlZB&#10;dd4O27L5Nb6/2PlOL8rbT14q9ToePj9ARBriM/xof2sFs0UO9zPp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RjYvEAAAA3AAAAA8AAAAAAAAAAAAAAAAAmAIAAGRycy9k&#10;b3ducmV2LnhtbFBLBQYAAAAABAAEAPUAAACJAwAAAAA=&#10;" strokeweight="1pt">
                  <v:textbox style="mso-fit-shape-to-text:t" inset="1.5mm,1.3mm,1.5mm">
                    <w:txbxContent>
                      <w:p w:rsidR="0023747D" w:rsidRPr="00375F9C" w:rsidRDefault="0023747D" w:rsidP="00375F9C">
                        <w:pPr>
                          <w:spacing w:line="240" w:lineRule="exact"/>
                          <w:rPr>
                            <w:sz w:val="18"/>
                            <w:szCs w:val="18"/>
                          </w:rPr>
                        </w:pPr>
                        <w:proofErr w:type="gramStart"/>
                        <w:r w:rsidRPr="00375F9C">
                          <w:rPr>
                            <w:color w:val="0000FF"/>
                            <w:sz w:val="18"/>
                            <w:szCs w:val="18"/>
                          </w:rPr>
                          <w:t>var</w:t>
                        </w:r>
                        <w:proofErr w:type="gramEnd"/>
                        <w:r w:rsidRPr="00375F9C">
                          <w:rPr>
                            <w:sz w:val="18"/>
                            <w:szCs w:val="18"/>
                          </w:rPr>
                          <w:t xml:space="preserve"> dlg</w:t>
                        </w:r>
                        <w:r w:rsidRPr="00375F9C">
                          <w:rPr>
                            <w:rFonts w:hint="eastAsia"/>
                            <w:sz w:val="18"/>
                            <w:szCs w:val="18"/>
                          </w:rPr>
                          <w:t xml:space="preserve"> </w:t>
                        </w:r>
                        <w:r w:rsidRPr="00375F9C">
                          <w:rPr>
                            <w:sz w:val="18"/>
                            <w:szCs w:val="18"/>
                          </w:rPr>
                          <w:t>=</w:t>
                        </w:r>
                        <w:r w:rsidRPr="00375F9C">
                          <w:rPr>
                            <w:rFonts w:hint="eastAsia"/>
                            <w:sz w:val="18"/>
                            <w:szCs w:val="18"/>
                          </w:rPr>
                          <w:t xml:space="preserve"> (</w:t>
                        </w:r>
                        <w:r w:rsidRPr="00375F9C">
                          <w:rPr>
                            <w:rFonts w:hint="eastAsia"/>
                            <w:color w:val="0000FF"/>
                            <w:sz w:val="18"/>
                            <w:szCs w:val="18"/>
                          </w:rPr>
                          <w:t>new</w:t>
                        </w:r>
                        <w:r w:rsidRPr="00375F9C">
                          <w:rPr>
                            <w:sz w:val="18"/>
                            <w:szCs w:val="18"/>
                          </w:rPr>
                          <w:t xml:space="preserve"> </w:t>
                        </w:r>
                        <w:r>
                          <w:rPr>
                            <w:sz w:val="18"/>
                            <w:szCs w:val="18"/>
                          </w:rPr>
                          <w:t>xui</w:t>
                        </w:r>
                        <w:r w:rsidRPr="00375F9C">
                          <w:rPr>
                            <w:sz w:val="18"/>
                            <w:szCs w:val="18"/>
                          </w:rPr>
                          <w:t>.</w:t>
                        </w:r>
                        <w:r w:rsidRPr="00375F9C">
                          <w:rPr>
                            <w:rFonts w:hint="eastAsia"/>
                            <w:sz w:val="18"/>
                            <w:szCs w:val="18"/>
                          </w:rPr>
                          <w:t>UI.Dialog</w:t>
                        </w:r>
                        <w:r w:rsidRPr="00375F9C">
                          <w:rPr>
                            <w:sz w:val="18"/>
                            <w:szCs w:val="18"/>
                          </w:rPr>
                          <w:t>).show()</w:t>
                        </w:r>
                        <w:r w:rsidRPr="00375F9C">
                          <w:rPr>
                            <w:rFonts w:hint="eastAsia"/>
                            <w:sz w:val="18"/>
                            <w:szCs w:val="18"/>
                          </w:rPr>
                          <w:t>;</w:t>
                        </w:r>
                      </w:p>
                      <w:p w:rsidR="0023747D" w:rsidRPr="00D3630D" w:rsidRDefault="0023747D" w:rsidP="00375F9C">
                        <w:pPr>
                          <w:spacing w:line="240" w:lineRule="exact"/>
                          <w:rPr>
                            <w:sz w:val="18"/>
                            <w:szCs w:val="18"/>
                          </w:rPr>
                        </w:pPr>
                        <w:proofErr w:type="gramStart"/>
                        <w:r w:rsidRPr="00375F9C">
                          <w:rPr>
                            <w:color w:val="0000FF"/>
                            <w:sz w:val="18"/>
                            <w:szCs w:val="18"/>
                          </w:rPr>
                          <w:t>var</w:t>
                        </w:r>
                        <w:proofErr w:type="gramEnd"/>
                        <w:r w:rsidRPr="00375F9C">
                          <w:rPr>
                            <w:rFonts w:hint="eastAsia"/>
                            <w:sz w:val="18"/>
                            <w:szCs w:val="18"/>
                          </w:rPr>
                          <w:t xml:space="preserve"> </w:t>
                        </w:r>
                        <w:r w:rsidRPr="00D3630D">
                          <w:rPr>
                            <w:sz w:val="18"/>
                            <w:szCs w:val="18"/>
                          </w:rPr>
                          <w:t>panel;</w:t>
                        </w:r>
                      </w:p>
                      <w:p w:rsidR="0023747D" w:rsidRPr="00D3630D" w:rsidRDefault="00973A41" w:rsidP="00375F9C">
                        <w:pPr>
                          <w:spacing w:line="240" w:lineRule="exact"/>
                          <w:rPr>
                            <w:sz w:val="18"/>
                            <w:szCs w:val="18"/>
                          </w:rPr>
                        </w:pPr>
                        <w:proofErr w:type="gramStart"/>
                        <w:r>
                          <w:rPr>
                            <w:sz w:val="18"/>
                            <w:szCs w:val="18"/>
                          </w:rPr>
                          <w:t>xui.</w:t>
                        </w:r>
                        <w:r w:rsidR="0023747D" w:rsidRPr="00D3630D">
                          <w:rPr>
                            <w:sz w:val="18"/>
                            <w:szCs w:val="18"/>
                          </w:rPr>
                          <w:t>asyRun(</w:t>
                        </w:r>
                        <w:proofErr w:type="gramEnd"/>
                        <w:r w:rsidR="0023747D" w:rsidRPr="00D3630D">
                          <w:rPr>
                            <w:color w:val="0000FF"/>
                            <w:sz w:val="18"/>
                            <w:szCs w:val="18"/>
                          </w:rPr>
                          <w:t>function</w:t>
                        </w:r>
                        <w:r w:rsidR="0023747D"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dlg.append(</w:t>
                        </w:r>
                        <w:proofErr w:type="gramEnd"/>
                        <w:r w:rsidRPr="00D3630D">
                          <w:rPr>
                            <w:sz w:val="18"/>
                            <w:szCs w:val="18"/>
                          </w:rPr>
                          <w:t>panel=</w:t>
                        </w:r>
                        <w:r w:rsidRPr="00D3630D">
                          <w:rPr>
                            <w:color w:val="0000FF"/>
                            <w:sz w:val="18"/>
                            <w:szCs w:val="18"/>
                          </w:rPr>
                          <w:t>new</w:t>
                        </w:r>
                        <w:r w:rsidRPr="00D3630D">
                          <w:rPr>
                            <w:sz w:val="18"/>
                            <w:szCs w:val="18"/>
                          </w:rPr>
                          <w:t xml:space="preserve"> </w:t>
                        </w:r>
                        <w:r>
                          <w:rPr>
                            <w:sz w:val="18"/>
                            <w:szCs w:val="18"/>
                          </w:rPr>
                          <w:t>xui</w:t>
                        </w:r>
                        <w:r w:rsidRPr="00D3630D">
                          <w:rPr>
                            <w:sz w:val="18"/>
                            <w:szCs w:val="18"/>
                          </w:rPr>
                          <w:t>.UI.Panel)</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973A41" w:rsidP="00375F9C">
                        <w:pPr>
                          <w:spacing w:line="240" w:lineRule="exact"/>
                          <w:rPr>
                            <w:sz w:val="18"/>
                            <w:szCs w:val="18"/>
                          </w:rPr>
                        </w:pPr>
                        <w:proofErr w:type="gramStart"/>
                        <w:r>
                          <w:rPr>
                            <w:sz w:val="18"/>
                            <w:szCs w:val="18"/>
                          </w:rPr>
                          <w:t>xui.</w:t>
                        </w:r>
                        <w:r w:rsidR="0023747D" w:rsidRPr="00D3630D">
                          <w:rPr>
                            <w:sz w:val="18"/>
                            <w:szCs w:val="18"/>
                          </w:rPr>
                          <w:t>asyRun(</w:t>
                        </w:r>
                        <w:proofErr w:type="gramEnd"/>
                        <w:r w:rsidR="0023747D" w:rsidRPr="00D3630D">
                          <w:rPr>
                            <w:color w:val="0000FF"/>
                            <w:sz w:val="18"/>
                            <w:szCs w:val="18"/>
                          </w:rPr>
                          <w:t>function</w:t>
                        </w:r>
                        <w:r w:rsidR="0023747D"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panel.append(</w:t>
                        </w:r>
                        <w:proofErr w:type="gramEnd"/>
                        <w:r w:rsidRPr="00D3630D">
                          <w:rPr>
                            <w:color w:val="0000FF"/>
                            <w:sz w:val="18"/>
                            <w:szCs w:val="18"/>
                          </w:rPr>
                          <w:t>new</w:t>
                        </w:r>
                        <w:r w:rsidRPr="00D3630D">
                          <w:rPr>
                            <w:sz w:val="18"/>
                            <w:szCs w:val="18"/>
                          </w:rPr>
                          <w:t xml:space="preserve"> </w:t>
                        </w:r>
                        <w:r>
                          <w:rPr>
                            <w:sz w:val="18"/>
                            <w:szCs w:val="18"/>
                          </w:rPr>
                          <w:t>xui</w:t>
                        </w:r>
                        <w:r w:rsidRPr="00D3630D">
                          <w:rPr>
                            <w:sz w:val="18"/>
                            <w:szCs w:val="18"/>
                          </w:rPr>
                          <w:t>.UI.ColorPicker)</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Pr="00D3630D" w:rsidRDefault="0023747D" w:rsidP="0023747D">
      <w:pPr>
        <w:jc w:val="center"/>
      </w:pPr>
      <w:r>
        <w:rPr>
          <w:noProof/>
        </w:rPr>
        <w:drawing>
          <wp:inline distT="0" distB="0" distL="0" distR="0" wp14:anchorId="68CAF37E" wp14:editId="4CEC0B4E">
            <wp:extent cx="3000000" cy="2952381"/>
            <wp:effectExtent l="0" t="0" r="0" b="635"/>
            <wp:docPr id="1194" name="图片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000000" cy="2952381"/>
                    </a:xfrm>
                    <a:prstGeom prst="rect">
                      <a:avLst/>
                    </a:prstGeom>
                  </pic:spPr>
                </pic:pic>
              </a:graphicData>
            </a:graphic>
          </wp:inline>
        </w:drawing>
      </w:r>
    </w:p>
    <w:p w:rsidR="00375F9C" w:rsidRDefault="00375F9C" w:rsidP="00E45D25">
      <w:pPr>
        <w:pStyle w:val="3"/>
        <w:numPr>
          <w:ilvl w:val="2"/>
          <w:numId w:val="17"/>
        </w:numPr>
      </w:pPr>
      <w:bookmarkStart w:id="86" w:name="_Toc453071723"/>
      <w:r>
        <w:rPr>
          <w:rFonts w:hint="eastAsia"/>
        </w:rPr>
        <w:lastRenderedPageBreak/>
        <w:t>Min and Max status</w:t>
      </w:r>
      <w:bookmarkEnd w:id="86"/>
      <w:r>
        <w:rPr>
          <w:rFonts w:hint="eastAsia"/>
        </w:rPr>
        <w:t xml:space="preserve"> </w:t>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167A83B5" wp14:editId="751B7E75">
                <wp:extent cx="5257800" cy="1266825"/>
                <wp:effectExtent l="9525" t="0" r="9525" b="9525"/>
                <wp:docPr id="423" name="画布 4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5" name="Text Box 425"/>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3630D" w:rsidRDefault="0023747D" w:rsidP="00375F9C">
                              <w:pPr>
                                <w:spacing w:line="240" w:lineRule="exact"/>
                                <w:rPr>
                                  <w:sz w:val="18"/>
                                  <w:szCs w:val="18"/>
                                  <w:lang w:val="sv-SE"/>
                                </w:rPr>
                              </w:pPr>
                              <w:r w:rsidRPr="00D3630D">
                                <w:rPr>
                                  <w:color w:val="0000FF"/>
                                  <w:sz w:val="18"/>
                                  <w:szCs w:val="18"/>
                                  <w:lang w:val="sv-SE"/>
                                </w:rPr>
                                <w:t>var</w:t>
                              </w:r>
                              <w:r w:rsidRPr="00D3630D">
                                <w:rPr>
                                  <w:sz w:val="18"/>
                                  <w:szCs w:val="18"/>
                                  <w:lang w:val="sv-SE"/>
                                </w:rPr>
                                <w:t xml:space="preserve"> dlg</w:t>
                              </w:r>
                              <w:r>
                                <w:rPr>
                                  <w:rFonts w:hint="eastAsia"/>
                                  <w:sz w:val="18"/>
                                  <w:szCs w:val="18"/>
                                  <w:lang w:val="sv-SE"/>
                                </w:rPr>
                                <w:t xml:space="preserve"> </w:t>
                              </w:r>
                              <w:r w:rsidRPr="00D3630D">
                                <w:rPr>
                                  <w:sz w:val="18"/>
                                  <w:szCs w:val="18"/>
                                  <w:lang w:val="sv-SE"/>
                                </w:rPr>
                                <w:t>=</w:t>
                              </w:r>
                              <w:r>
                                <w:rPr>
                                  <w:rFonts w:hint="eastAsia"/>
                                  <w:sz w:val="18"/>
                                  <w:szCs w:val="18"/>
                                  <w:lang w:val="sv-SE"/>
                                </w:rPr>
                                <w:t xml:space="preserve"> (</w:t>
                              </w:r>
                              <w:r>
                                <w:rPr>
                                  <w:rFonts w:hint="eastAsia"/>
                                  <w:color w:val="0000FF"/>
                                  <w:sz w:val="18"/>
                                  <w:szCs w:val="18"/>
                                  <w:lang w:val="sv-SE"/>
                                </w:rPr>
                                <w:t>new</w:t>
                              </w:r>
                              <w:r>
                                <w:rPr>
                                  <w:rFonts w:hint="eastAsia"/>
                                  <w:sz w:val="18"/>
                                  <w:szCs w:val="18"/>
                                  <w:lang w:val="sv-SE"/>
                                </w:rPr>
                                <w:t xml:space="preserve"> </w:t>
                              </w:r>
                              <w:r>
                                <w:rPr>
                                  <w:sz w:val="18"/>
                                  <w:szCs w:val="18"/>
                                  <w:lang w:val="sv-SE"/>
                                </w:rPr>
                                <w:t>xui</w:t>
                              </w:r>
                              <w:r w:rsidRPr="00D3630D">
                                <w:rPr>
                                  <w:sz w:val="18"/>
                                  <w:szCs w:val="18"/>
                                  <w:lang w:val="sv-SE"/>
                                </w:rPr>
                                <w:t>.</w:t>
                              </w:r>
                              <w:r>
                                <w:rPr>
                                  <w:rFonts w:hint="eastAsia"/>
                                  <w:sz w:val="18"/>
                                  <w:szCs w:val="18"/>
                                  <w:lang w:val="sv-SE"/>
                                </w:rPr>
                                <w:t>UI.Dialog</w:t>
                              </w:r>
                              <w:r w:rsidRPr="00D3630D">
                                <w:rPr>
                                  <w:sz w:val="18"/>
                                  <w:szCs w:val="18"/>
                                  <w:lang w:val="sv-SE"/>
                                </w:rPr>
                                <w:t xml:space="preserve">). </w:t>
                              </w:r>
                              <w:r w:rsidRPr="00D3630D">
                                <w:rPr>
                                  <w:rFonts w:hint="eastAsia"/>
                                  <w:sz w:val="18"/>
                                  <w:szCs w:val="18"/>
                                  <w:lang w:val="sv-SE"/>
                                </w:rPr>
                                <w:t>setStatus</w:t>
                              </w:r>
                              <w:r w:rsidRPr="00D3630D">
                                <w:rPr>
                                  <w:sz w:val="18"/>
                                  <w:szCs w:val="18"/>
                                  <w:lang w:val="sv-SE"/>
                                </w:rPr>
                                <w:t>(</w:t>
                              </w:r>
                              <w:r w:rsidRPr="00D3630D">
                                <w:rPr>
                                  <w:color w:val="FF00FF"/>
                                  <w:sz w:val="18"/>
                                  <w:szCs w:val="18"/>
                                  <w:lang w:val="sv-SE"/>
                                </w:rPr>
                                <w:t>"</w:t>
                              </w:r>
                              <w:r w:rsidRPr="00D3630D">
                                <w:rPr>
                                  <w:rFonts w:hint="eastAsia"/>
                                  <w:color w:val="FF00FF"/>
                                  <w:sz w:val="18"/>
                                  <w:szCs w:val="18"/>
                                  <w:lang w:val="sv-SE"/>
                                </w:rPr>
                                <w:t>min</w:t>
                              </w:r>
                              <w:r w:rsidRPr="00D3630D">
                                <w:rPr>
                                  <w:color w:val="FF00FF"/>
                                  <w:sz w:val="18"/>
                                  <w:szCs w:val="18"/>
                                  <w:lang w:val="sv-SE"/>
                                </w:rPr>
                                <w:t>"</w:t>
                              </w:r>
                              <w:r w:rsidRPr="00D3630D">
                                <w:rPr>
                                  <w:sz w:val="18"/>
                                  <w:szCs w:val="18"/>
                                  <w:lang w:val="sv-SE"/>
                                </w:rPr>
                                <w:t>).show()</w:t>
                              </w:r>
                              <w:r w:rsidRPr="00D3630D">
                                <w:rPr>
                                  <w:rFonts w:hint="eastAsia"/>
                                  <w:sz w:val="18"/>
                                  <w:szCs w:val="18"/>
                                  <w:lang w:val="sv-SE"/>
                                </w:rPr>
                                <w:t>;</w:t>
                              </w:r>
                            </w:p>
                            <w:p w:rsidR="0023747D" w:rsidRPr="00D3630D" w:rsidRDefault="00973A41" w:rsidP="00375F9C">
                              <w:pPr>
                                <w:spacing w:line="240" w:lineRule="exact"/>
                                <w:rPr>
                                  <w:sz w:val="18"/>
                                  <w:szCs w:val="18"/>
                                </w:rPr>
                              </w:pPr>
                              <w:proofErr w:type="gramStart"/>
                              <w:r>
                                <w:rPr>
                                  <w:sz w:val="18"/>
                                  <w:szCs w:val="18"/>
                                </w:rPr>
                                <w:t>xui.</w:t>
                              </w:r>
                              <w:r w:rsidR="0023747D" w:rsidRPr="00D3630D">
                                <w:rPr>
                                  <w:sz w:val="18"/>
                                  <w:szCs w:val="18"/>
                                </w:rPr>
                                <w:t>asyRun(</w:t>
                              </w:r>
                              <w:proofErr w:type="gramEnd"/>
                              <w:r w:rsidR="0023747D" w:rsidRPr="00D3630D">
                                <w:rPr>
                                  <w:color w:val="0000FF"/>
                                  <w:sz w:val="18"/>
                                  <w:szCs w:val="18"/>
                                </w:rPr>
                                <w:t>function</w:t>
                              </w:r>
                              <w:r w:rsidR="0023747D"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normal</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973A41" w:rsidP="00375F9C">
                              <w:pPr>
                                <w:spacing w:line="240" w:lineRule="exact"/>
                                <w:rPr>
                                  <w:sz w:val="18"/>
                                  <w:szCs w:val="18"/>
                                </w:rPr>
                              </w:pPr>
                              <w:proofErr w:type="gramStart"/>
                              <w:r>
                                <w:rPr>
                                  <w:sz w:val="18"/>
                                  <w:szCs w:val="18"/>
                                </w:rPr>
                                <w:t>xui.</w:t>
                              </w:r>
                              <w:r w:rsidR="0023747D" w:rsidRPr="00D3630D">
                                <w:rPr>
                                  <w:sz w:val="18"/>
                                  <w:szCs w:val="18"/>
                                </w:rPr>
                                <w:t>asyRun(</w:t>
                              </w:r>
                              <w:proofErr w:type="gramEnd"/>
                              <w:r w:rsidR="0023747D" w:rsidRPr="00D3630D">
                                <w:rPr>
                                  <w:color w:val="0000FF"/>
                                  <w:sz w:val="18"/>
                                  <w:szCs w:val="18"/>
                                </w:rPr>
                                <w:t>function</w:t>
                              </w:r>
                              <w:r w:rsidR="0023747D"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max</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3" o:spid="_x0000_s1328"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">
                <v:shape id="_x0000_s1329" type="#_x0000_t75" style="position:absolute;width:52578;height:12668;visibility:visible;mso-wrap-style:square">
                  <v:fill o:detectmouseclick="t"/>
                  <v:path o:connecttype="none"/>
                </v:shape>
                <v:shape id="Text Box 425" o:spid="_x0000_s1330"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T/MQA&#10;AADcAAAADwAAAGRycy9kb3ducmV2LnhtbESPT2sCMRTE74V+h/AKvdWshVpdjSJKWS9C/Xd/bJ6b&#10;xc3LksR1/fZGKPQ4zMxvmNmit43oyIfasYLhIANBXDpdc6XgePj5GIMIEVlj45gU3CnAYv76MsNc&#10;uxvvqNvHSiQIhxwVmBjbXMpQGrIYBq4lTt7ZeYsxSV9J7fGW4LaRn1k2khZrTgsGW1oZKi/7q1VQ&#10;Xtb9uqhPxndXO/7Vk+K+HRVKvb/1yymISH38D/+1N1rB9+QL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E/zEAAAA3AAAAA8AAAAAAAAAAAAAAAAAmAIAAGRycy9k&#10;b3ducmV2LnhtbFBLBQYAAAAABAAEAPUAAACJAwAAAAA=&#10;" strokeweight="1pt">
                  <v:textbox style="mso-fit-shape-to-text:t" inset="1.5mm,1.3mm,1.5mm">
                    <w:txbxContent>
                      <w:p w:rsidR="0023747D" w:rsidRPr="00D3630D" w:rsidRDefault="0023747D" w:rsidP="00375F9C">
                        <w:pPr>
                          <w:spacing w:line="240" w:lineRule="exact"/>
                          <w:rPr>
                            <w:sz w:val="18"/>
                            <w:szCs w:val="18"/>
                            <w:lang w:val="sv-SE"/>
                          </w:rPr>
                        </w:pPr>
                        <w:r w:rsidRPr="00D3630D">
                          <w:rPr>
                            <w:color w:val="0000FF"/>
                            <w:sz w:val="18"/>
                            <w:szCs w:val="18"/>
                            <w:lang w:val="sv-SE"/>
                          </w:rPr>
                          <w:t>var</w:t>
                        </w:r>
                        <w:r w:rsidRPr="00D3630D">
                          <w:rPr>
                            <w:sz w:val="18"/>
                            <w:szCs w:val="18"/>
                            <w:lang w:val="sv-SE"/>
                          </w:rPr>
                          <w:t xml:space="preserve"> dlg</w:t>
                        </w:r>
                        <w:r>
                          <w:rPr>
                            <w:rFonts w:hint="eastAsia"/>
                            <w:sz w:val="18"/>
                            <w:szCs w:val="18"/>
                            <w:lang w:val="sv-SE"/>
                          </w:rPr>
                          <w:t xml:space="preserve"> </w:t>
                        </w:r>
                        <w:r w:rsidRPr="00D3630D">
                          <w:rPr>
                            <w:sz w:val="18"/>
                            <w:szCs w:val="18"/>
                            <w:lang w:val="sv-SE"/>
                          </w:rPr>
                          <w:t>=</w:t>
                        </w:r>
                        <w:r>
                          <w:rPr>
                            <w:rFonts w:hint="eastAsia"/>
                            <w:sz w:val="18"/>
                            <w:szCs w:val="18"/>
                            <w:lang w:val="sv-SE"/>
                          </w:rPr>
                          <w:t xml:space="preserve"> (</w:t>
                        </w:r>
                        <w:r>
                          <w:rPr>
                            <w:rFonts w:hint="eastAsia"/>
                            <w:color w:val="0000FF"/>
                            <w:sz w:val="18"/>
                            <w:szCs w:val="18"/>
                            <w:lang w:val="sv-SE"/>
                          </w:rPr>
                          <w:t>new</w:t>
                        </w:r>
                        <w:r>
                          <w:rPr>
                            <w:rFonts w:hint="eastAsia"/>
                            <w:sz w:val="18"/>
                            <w:szCs w:val="18"/>
                            <w:lang w:val="sv-SE"/>
                          </w:rPr>
                          <w:t xml:space="preserve"> </w:t>
                        </w:r>
                        <w:r>
                          <w:rPr>
                            <w:sz w:val="18"/>
                            <w:szCs w:val="18"/>
                            <w:lang w:val="sv-SE"/>
                          </w:rPr>
                          <w:t>xui</w:t>
                        </w:r>
                        <w:r w:rsidRPr="00D3630D">
                          <w:rPr>
                            <w:sz w:val="18"/>
                            <w:szCs w:val="18"/>
                            <w:lang w:val="sv-SE"/>
                          </w:rPr>
                          <w:t>.</w:t>
                        </w:r>
                        <w:r>
                          <w:rPr>
                            <w:rFonts w:hint="eastAsia"/>
                            <w:sz w:val="18"/>
                            <w:szCs w:val="18"/>
                            <w:lang w:val="sv-SE"/>
                          </w:rPr>
                          <w:t>UI.Dialog</w:t>
                        </w:r>
                        <w:r w:rsidRPr="00D3630D">
                          <w:rPr>
                            <w:sz w:val="18"/>
                            <w:szCs w:val="18"/>
                            <w:lang w:val="sv-SE"/>
                          </w:rPr>
                          <w:t xml:space="preserve">). </w:t>
                        </w:r>
                        <w:r w:rsidRPr="00D3630D">
                          <w:rPr>
                            <w:rFonts w:hint="eastAsia"/>
                            <w:sz w:val="18"/>
                            <w:szCs w:val="18"/>
                            <w:lang w:val="sv-SE"/>
                          </w:rPr>
                          <w:t>setStatus</w:t>
                        </w:r>
                        <w:r w:rsidRPr="00D3630D">
                          <w:rPr>
                            <w:sz w:val="18"/>
                            <w:szCs w:val="18"/>
                            <w:lang w:val="sv-SE"/>
                          </w:rPr>
                          <w:t>(</w:t>
                        </w:r>
                        <w:r w:rsidRPr="00D3630D">
                          <w:rPr>
                            <w:color w:val="FF00FF"/>
                            <w:sz w:val="18"/>
                            <w:szCs w:val="18"/>
                            <w:lang w:val="sv-SE"/>
                          </w:rPr>
                          <w:t>"</w:t>
                        </w:r>
                        <w:r w:rsidRPr="00D3630D">
                          <w:rPr>
                            <w:rFonts w:hint="eastAsia"/>
                            <w:color w:val="FF00FF"/>
                            <w:sz w:val="18"/>
                            <w:szCs w:val="18"/>
                            <w:lang w:val="sv-SE"/>
                          </w:rPr>
                          <w:t>min</w:t>
                        </w:r>
                        <w:r w:rsidRPr="00D3630D">
                          <w:rPr>
                            <w:color w:val="FF00FF"/>
                            <w:sz w:val="18"/>
                            <w:szCs w:val="18"/>
                            <w:lang w:val="sv-SE"/>
                          </w:rPr>
                          <w:t>"</w:t>
                        </w:r>
                        <w:r w:rsidRPr="00D3630D">
                          <w:rPr>
                            <w:sz w:val="18"/>
                            <w:szCs w:val="18"/>
                            <w:lang w:val="sv-SE"/>
                          </w:rPr>
                          <w:t>).show()</w:t>
                        </w:r>
                        <w:r w:rsidRPr="00D3630D">
                          <w:rPr>
                            <w:rFonts w:hint="eastAsia"/>
                            <w:sz w:val="18"/>
                            <w:szCs w:val="18"/>
                            <w:lang w:val="sv-SE"/>
                          </w:rPr>
                          <w:t>;</w:t>
                        </w:r>
                      </w:p>
                      <w:p w:rsidR="0023747D" w:rsidRPr="00D3630D" w:rsidRDefault="00973A41" w:rsidP="00375F9C">
                        <w:pPr>
                          <w:spacing w:line="240" w:lineRule="exact"/>
                          <w:rPr>
                            <w:sz w:val="18"/>
                            <w:szCs w:val="18"/>
                          </w:rPr>
                        </w:pPr>
                        <w:proofErr w:type="gramStart"/>
                        <w:r>
                          <w:rPr>
                            <w:sz w:val="18"/>
                            <w:szCs w:val="18"/>
                          </w:rPr>
                          <w:t>xui.</w:t>
                        </w:r>
                        <w:r w:rsidR="0023747D" w:rsidRPr="00D3630D">
                          <w:rPr>
                            <w:sz w:val="18"/>
                            <w:szCs w:val="18"/>
                          </w:rPr>
                          <w:t>asyRun(</w:t>
                        </w:r>
                        <w:proofErr w:type="gramEnd"/>
                        <w:r w:rsidR="0023747D" w:rsidRPr="00D3630D">
                          <w:rPr>
                            <w:color w:val="0000FF"/>
                            <w:sz w:val="18"/>
                            <w:szCs w:val="18"/>
                          </w:rPr>
                          <w:t>function</w:t>
                        </w:r>
                        <w:r w:rsidR="0023747D"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normal</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973A41" w:rsidP="00375F9C">
                        <w:pPr>
                          <w:spacing w:line="240" w:lineRule="exact"/>
                          <w:rPr>
                            <w:sz w:val="18"/>
                            <w:szCs w:val="18"/>
                          </w:rPr>
                        </w:pPr>
                        <w:proofErr w:type="gramStart"/>
                        <w:r>
                          <w:rPr>
                            <w:sz w:val="18"/>
                            <w:szCs w:val="18"/>
                          </w:rPr>
                          <w:t>xui.</w:t>
                        </w:r>
                        <w:r w:rsidR="0023747D" w:rsidRPr="00D3630D">
                          <w:rPr>
                            <w:sz w:val="18"/>
                            <w:szCs w:val="18"/>
                          </w:rPr>
                          <w:t>asyRun(</w:t>
                        </w:r>
                        <w:proofErr w:type="gramEnd"/>
                        <w:r w:rsidR="0023747D" w:rsidRPr="00D3630D">
                          <w:rPr>
                            <w:color w:val="0000FF"/>
                            <w:sz w:val="18"/>
                            <w:szCs w:val="18"/>
                          </w:rPr>
                          <w:t>function</w:t>
                        </w:r>
                        <w:r w:rsidR="0023747D"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max</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Default="0023747D" w:rsidP="0023747D">
      <w:pPr>
        <w:jc w:val="center"/>
      </w:pPr>
      <w:r>
        <w:rPr>
          <w:noProof/>
        </w:rPr>
        <w:drawing>
          <wp:inline distT="0" distB="0" distL="0" distR="0" wp14:anchorId="3ACF4830" wp14:editId="3D1132AD">
            <wp:extent cx="1980953" cy="352381"/>
            <wp:effectExtent l="0" t="0" r="635" b="0"/>
            <wp:docPr id="1195" name="图片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980953" cy="352381"/>
                    </a:xfrm>
                    <a:prstGeom prst="rect">
                      <a:avLst/>
                    </a:prstGeom>
                  </pic:spPr>
                </pic:pic>
              </a:graphicData>
            </a:graphic>
          </wp:inline>
        </w:drawing>
      </w:r>
    </w:p>
    <w:p w:rsidR="00375F9C" w:rsidRDefault="00375F9C" w:rsidP="00E45D25">
      <w:pPr>
        <w:pStyle w:val="3"/>
        <w:numPr>
          <w:ilvl w:val="2"/>
          <w:numId w:val="17"/>
        </w:numPr>
      </w:pPr>
      <w:bookmarkStart w:id="87" w:name="_Toc453071724"/>
      <w:r>
        <w:rPr>
          <w:rFonts w:hint="eastAsia"/>
        </w:rPr>
        <w:t>Modal Mode</w:t>
      </w:r>
      <w:bookmarkEnd w:id="87"/>
      <w:r>
        <w:rPr>
          <w:rFonts w:hint="eastAsia"/>
        </w:rPr>
        <w:t xml:space="preserve"> </w:t>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57D1FD80" wp14:editId="2DF6EB7F">
                <wp:extent cx="5257800" cy="2790825"/>
                <wp:effectExtent l="9525" t="0" r="9525"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9" name="Text Box 434"/>
                        <wps:cNvSpPr txBox="1">
                          <a:spLocks noChangeArrowheads="1"/>
                        </wps:cNvSpPr>
                        <wps:spPr bwMode="auto">
                          <a:xfrm>
                            <a:off x="0" y="48895"/>
                            <a:ext cx="5257800" cy="2589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131BA" w:rsidRDefault="0023747D" w:rsidP="00375F9C">
                              <w:pPr>
                                <w:spacing w:line="240" w:lineRule="exact"/>
                                <w:rPr>
                                  <w:sz w:val="18"/>
                                  <w:szCs w:val="18"/>
                                  <w:lang w:val="de-DE"/>
                                </w:rPr>
                              </w:pPr>
                              <w:r w:rsidRPr="009131BA">
                                <w:rPr>
                                  <w:color w:val="0000FF"/>
                                  <w:sz w:val="18"/>
                                  <w:szCs w:val="18"/>
                                  <w:lang w:val="de-DE"/>
                                </w:rPr>
                                <w:t>var</w:t>
                              </w:r>
                              <w:r w:rsidRPr="009131BA">
                                <w:rPr>
                                  <w:sz w:val="18"/>
                                  <w:szCs w:val="18"/>
                                  <w:lang w:val="de-DE"/>
                                </w:rPr>
                                <w:t xml:space="preserve"> dlg</w:t>
                              </w:r>
                              <w:r>
                                <w:rPr>
                                  <w:rFonts w:hint="eastAsia"/>
                                  <w:sz w:val="18"/>
                                  <w:szCs w:val="18"/>
                                  <w:lang w:val="de-DE"/>
                                </w:rPr>
                                <w:t xml:space="preserve"> </w:t>
                              </w:r>
                              <w:r w:rsidRPr="009131BA">
                                <w:rPr>
                                  <w:sz w:val="18"/>
                                  <w:szCs w:val="18"/>
                                  <w:lang w:val="de-DE"/>
                                </w:rPr>
                                <w:t>=</w:t>
                              </w:r>
                              <w:r>
                                <w:rPr>
                                  <w:rFonts w:hint="eastAsia"/>
                                  <w:sz w:val="18"/>
                                  <w:szCs w:val="18"/>
                                  <w:lang w:val="de-DE"/>
                                </w:rPr>
                                <w:t xml:space="preserve"> (</w:t>
                              </w:r>
                              <w:r>
                                <w:rPr>
                                  <w:rFonts w:hint="eastAsia"/>
                                  <w:color w:val="0000FF"/>
                                  <w:sz w:val="18"/>
                                  <w:szCs w:val="18"/>
                                  <w:lang w:val="sv-SE"/>
                                </w:rPr>
                                <w:t>new</w:t>
                              </w:r>
                              <w:r>
                                <w:rPr>
                                  <w:rFonts w:hint="eastAsia"/>
                                  <w:sz w:val="18"/>
                                  <w:szCs w:val="18"/>
                                  <w:lang w:val="sv-SE"/>
                                </w:rPr>
                                <w:t xml:space="preserve"> </w:t>
                              </w:r>
                              <w:r>
                                <w:rPr>
                                  <w:sz w:val="18"/>
                                  <w:szCs w:val="18"/>
                                  <w:lang w:val="de-DE"/>
                                </w:rPr>
                                <w:t>xui</w:t>
                              </w:r>
                              <w:r w:rsidRPr="009131BA">
                                <w:rPr>
                                  <w:sz w:val="18"/>
                                  <w:szCs w:val="18"/>
                                  <w:lang w:val="de-DE"/>
                                </w:rPr>
                                <w:t>.</w:t>
                              </w:r>
                              <w:r>
                                <w:rPr>
                                  <w:rFonts w:hint="eastAsia"/>
                                  <w:sz w:val="18"/>
                                  <w:szCs w:val="18"/>
                                  <w:lang w:val="de-DE"/>
                                </w:rPr>
                                <w:t>UI.Dialog</w:t>
                              </w:r>
                              <w:r w:rsidRPr="009131BA">
                                <w:rPr>
                                  <w:sz w:val="18"/>
                                  <w:szCs w:val="18"/>
                                  <w:lang w:val="de-DE"/>
                                </w:rPr>
                                <w:t>).show();</w:t>
                              </w:r>
                            </w:p>
                            <w:p w:rsidR="0023747D" w:rsidRPr="009131BA" w:rsidRDefault="0023747D" w:rsidP="00375F9C">
                              <w:pPr>
                                <w:spacing w:line="240" w:lineRule="exact"/>
                                <w:rPr>
                                  <w:sz w:val="18"/>
                                  <w:szCs w:val="18"/>
                                </w:rPr>
                              </w:pPr>
                              <w:proofErr w:type="gramStart"/>
                              <w:r w:rsidRPr="009131BA">
                                <w:rPr>
                                  <w:sz w:val="18"/>
                                  <w:szCs w:val="18"/>
                                </w:rPr>
                                <w:t>dlg.append(</w:t>
                              </w:r>
                              <w:proofErr w:type="gramEnd"/>
                              <w:r w:rsidRPr="009131BA">
                                <w:rPr>
                                  <w:sz w:val="18"/>
                                  <w:szCs w:val="18"/>
                                </w:rPr>
                                <w:t>panel=</w:t>
                              </w:r>
                              <w:r w:rsidRPr="009131BA">
                                <w:rPr>
                                  <w:color w:val="0000FF"/>
                                  <w:sz w:val="18"/>
                                  <w:szCs w:val="18"/>
                                </w:rPr>
                                <w:t>new</w:t>
                              </w:r>
                              <w:r>
                                <w:rPr>
                                  <w:sz w:val="18"/>
                                  <w:szCs w:val="18"/>
                                </w:rPr>
                                <w:t xml:space="preserve"> xui.UI.SButton(</w:t>
                              </w:r>
                              <w:r w:rsidRPr="009131BA">
                                <w:rPr>
                                  <w:sz w:val="18"/>
                                  <w:szCs w:val="18"/>
                                </w:rPr>
                                <w:t>{</w:t>
                              </w:r>
                            </w:p>
                            <w:p w:rsidR="0023747D" w:rsidRPr="00380AC9" w:rsidRDefault="0023747D" w:rsidP="00375F9C">
                              <w:pPr>
                                <w:spacing w:line="240" w:lineRule="exact"/>
                                <w:rPr>
                                  <w:sz w:val="18"/>
                                  <w:szCs w:val="18"/>
                                  <w:lang w:val="it-IT"/>
                                </w:rPr>
                              </w:pPr>
                              <w:r w:rsidRPr="00380AC9">
                                <w:rPr>
                                  <w:rFonts w:hint="eastAsia"/>
                                  <w:sz w:val="18"/>
                                  <w:szCs w:val="18"/>
                                  <w:lang w:val="it-IT"/>
                                </w:rPr>
                                <w:t xml:space="preserve">   caption: </w:t>
                              </w:r>
                              <w:r w:rsidRPr="00380AC9">
                                <w:rPr>
                                  <w:rFonts w:hint="eastAsia"/>
                                  <w:color w:val="FF00FF"/>
                                  <w:sz w:val="18"/>
                                  <w:szCs w:val="18"/>
                                  <w:lang w:val="it-IT"/>
                                </w:rPr>
                                <w:t>"Pop a modal dialog"</w:t>
                              </w:r>
                            </w:p>
                            <w:p w:rsidR="0023747D" w:rsidRPr="00375F9C" w:rsidRDefault="0023747D" w:rsidP="00375F9C">
                              <w:pPr>
                                <w:spacing w:line="240" w:lineRule="exact"/>
                                <w:rPr>
                                  <w:sz w:val="18"/>
                                  <w:szCs w:val="18"/>
                                  <w:lang w:val="it-IT"/>
                                </w:rPr>
                              </w:pP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{onClick:</w:t>
                              </w:r>
                              <w:r w:rsidRPr="00375F9C">
                                <w:rPr>
                                  <w:color w:val="0000FF"/>
                                  <w:sz w:val="18"/>
                                  <w:szCs w:val="18"/>
                                  <w:lang w:val="it-IT"/>
                                </w:rPr>
                                <w:t>function</w:t>
                              </w: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 xml:space="preserve">    </w:t>
                              </w:r>
                              <w:r>
                                <w:rPr>
                                  <w:sz w:val="18"/>
                                  <w:szCs w:val="18"/>
                                  <w:lang w:val="it-IT"/>
                                </w:rPr>
                                <w:t>xui</w:t>
                              </w:r>
                              <w:r w:rsidRPr="00375F9C">
                                <w:rPr>
                                  <w:sz w:val="18"/>
                                  <w:szCs w:val="18"/>
                                  <w:lang w:val="it-IT"/>
                                </w:rPr>
                                <w:t>.create(</w:t>
                              </w:r>
                              <w:r w:rsidRPr="00375F9C">
                                <w:rPr>
                                  <w:color w:val="FF00FF"/>
                                  <w:sz w:val="18"/>
                                  <w:szCs w:val="18"/>
                                  <w:lang w:val="it-IT"/>
                                </w:rPr>
                                <w:t>"Dialog"</w:t>
                              </w:r>
                              <w:r w:rsidRPr="00375F9C">
                                <w:rPr>
                                  <w:sz w:val="18"/>
                                  <w:szCs w:val="18"/>
                                  <w:lang w:val="it-IT"/>
                                </w:rPr>
                                <w:t>,{</w:t>
                              </w:r>
                            </w:p>
                            <w:p w:rsidR="0023747D" w:rsidRPr="009131BA" w:rsidRDefault="0023747D" w:rsidP="00375F9C">
                              <w:pPr>
                                <w:spacing w:line="240" w:lineRule="exact"/>
                                <w:rPr>
                                  <w:sz w:val="18"/>
                                  <w:szCs w:val="18"/>
                                </w:rPr>
                              </w:pPr>
                              <w:r w:rsidRPr="00375F9C">
                                <w:rPr>
                                  <w:sz w:val="18"/>
                                  <w:szCs w:val="18"/>
                                  <w:lang w:val="it-IT"/>
                                </w:rPr>
                                <w:t xml:space="preserve">        </w:t>
                              </w:r>
                              <w:proofErr w:type="gramStart"/>
                              <w:r w:rsidRPr="009131BA">
                                <w:rPr>
                                  <w:sz w:val="18"/>
                                  <w:szCs w:val="18"/>
                                </w:rPr>
                                <w:t>width:</w:t>
                              </w:r>
                              <w:proofErr w:type="gramEnd"/>
                              <w:r w:rsidRPr="009131BA">
                                <w:rPr>
                                  <w:color w:val="800000"/>
                                  <w:sz w:val="18"/>
                                  <w:szCs w:val="18"/>
                                </w:rPr>
                                <w:t>200</w:t>
                              </w:r>
                              <w:r w:rsidRPr="009131BA">
                                <w:rPr>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9131BA">
                                <w:rPr>
                                  <w:sz w:val="18"/>
                                  <w:szCs w:val="18"/>
                                </w:rPr>
                                <w:t>height:</w:t>
                              </w:r>
                              <w:proofErr w:type="gramEnd"/>
                              <w:r w:rsidRPr="009131BA">
                                <w:rPr>
                                  <w:color w:val="800000"/>
                                  <w:sz w:val="18"/>
                                  <w:szCs w:val="18"/>
                                </w:rPr>
                                <w:t>100</w:t>
                              </w:r>
                              <w:r w:rsidRPr="009131BA">
                                <w:rPr>
                                  <w:sz w:val="18"/>
                                  <w:szCs w:val="18"/>
                                </w:rPr>
                                <w:t>,</w:t>
                              </w:r>
                            </w:p>
                            <w:p w:rsidR="0023747D" w:rsidRPr="009131BA" w:rsidRDefault="0023747D" w:rsidP="00375F9C">
                              <w:pPr>
                                <w:spacing w:line="240" w:lineRule="exact"/>
                                <w:rPr>
                                  <w:sz w:val="18"/>
                                  <w:szCs w:val="18"/>
                                </w:rPr>
                              </w:pPr>
                              <w:r w:rsidRPr="009131BA">
                                <w:rPr>
                                  <w:rFonts w:hint="eastAsia"/>
                                  <w:sz w:val="18"/>
                                  <w:szCs w:val="18"/>
                                </w:rPr>
                                <w:t xml:space="preserve">        </w:t>
                              </w:r>
                              <w:proofErr w:type="gramStart"/>
                              <w:r w:rsidRPr="009131BA">
                                <w:rPr>
                                  <w:rFonts w:hint="eastAsia"/>
                                  <w:sz w:val="18"/>
                                  <w:szCs w:val="18"/>
                                </w:rPr>
                                <w:t>html</w:t>
                              </w:r>
                              <w:proofErr w:type="gramEnd"/>
                              <w:r w:rsidRPr="009131BA">
                                <w:rPr>
                                  <w:rFonts w:hint="eastAsia"/>
                                  <w:sz w:val="18"/>
                                  <w:szCs w:val="18"/>
                                </w:rPr>
                                <w:t>:</w:t>
                              </w:r>
                              <w:r w:rsidRPr="009131BA">
                                <w:rPr>
                                  <w:rFonts w:hint="eastAsia"/>
                                  <w:color w:val="FF00FF"/>
                                  <w:sz w:val="18"/>
                                  <w:szCs w:val="18"/>
                                </w:rPr>
                                <w:t>"</w:t>
                              </w:r>
                              <w:r>
                                <w:rPr>
                                  <w:rFonts w:hint="eastAsia"/>
                                  <w:color w:val="FF00FF"/>
                                  <w:sz w:val="18"/>
                                  <w:szCs w:val="18"/>
                                </w:rPr>
                                <w:t>The second modal dialog</w:t>
                              </w:r>
                              <w:r w:rsidRPr="009131BA">
                                <w:rPr>
                                  <w:rFonts w:hint="eastAsia"/>
                                  <w:color w:val="FF00FF"/>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0F3418">
                                <w:rPr>
                                  <w:b/>
                                  <w:sz w:val="18"/>
                                  <w:szCs w:val="18"/>
                                </w:rPr>
                                <w:t>show</w:t>
                              </w:r>
                              <w:r w:rsidRPr="000F3418">
                                <w:rPr>
                                  <w:rFonts w:hint="eastAsia"/>
                                  <w:b/>
                                  <w:sz w:val="18"/>
                                  <w:szCs w:val="18"/>
                                </w:rPr>
                                <w:t>Modal</w:t>
                              </w:r>
                              <w:r>
                                <w:rPr>
                                  <w:sz w:val="18"/>
                                  <w:szCs w:val="18"/>
                                </w:rPr>
                                <w:t>(</w:t>
                              </w:r>
                              <w:proofErr w:type="gramEnd"/>
                              <w:r>
                                <w:rPr>
                                  <w:sz w:val="18"/>
                                  <w:szCs w:val="18"/>
                                </w:rPr>
                                <w:t>dlg</w:t>
                              </w: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p>
                            <w:p w:rsidR="0023747D" w:rsidRPr="009131BA" w:rsidRDefault="0023747D" w:rsidP="00375F9C">
                              <w:pPr>
                                <w:spacing w:line="240" w:lineRule="exact"/>
                                <w:rPr>
                                  <w:sz w:val="18"/>
                                  <w:szCs w:val="18"/>
                                </w:rPr>
                              </w:pPr>
                              <w:r>
                                <w:rPr>
                                  <w:rFonts w:hint="eastAsia"/>
                                  <w:sz w:val="18"/>
                                  <w:szCs w:val="18"/>
                                </w:rPr>
                                <w:t>(</w:t>
                              </w:r>
                              <w:proofErr w:type="gramStart"/>
                              <w:r w:rsidRPr="00375F9C">
                                <w:rPr>
                                  <w:rFonts w:hint="eastAsia"/>
                                  <w:color w:val="0000FF"/>
                                  <w:sz w:val="18"/>
                                  <w:szCs w:val="18"/>
                                </w:rPr>
                                <w:t>new</w:t>
                              </w:r>
                              <w:proofErr w:type="gramEnd"/>
                              <w:r w:rsidRPr="00375F9C">
                                <w:rPr>
                                  <w:rFonts w:hint="eastAsia"/>
                                  <w:sz w:val="18"/>
                                  <w:szCs w:val="18"/>
                                </w:rPr>
                                <w:t xml:space="preserve"> </w:t>
                              </w:r>
                              <w:r>
                                <w:rPr>
                                  <w:sz w:val="18"/>
                                  <w:szCs w:val="18"/>
                                </w:rPr>
                                <w:t>xui</w:t>
                              </w:r>
                              <w:r w:rsidRPr="009131BA">
                                <w:rPr>
                                  <w:sz w:val="18"/>
                                  <w:szCs w:val="18"/>
                                </w:rPr>
                                <w:t>.</w:t>
                              </w:r>
                              <w:r>
                                <w:rPr>
                                  <w:rFonts w:hint="eastAsia"/>
                                  <w:sz w:val="18"/>
                                  <w:szCs w:val="18"/>
                                </w:rPr>
                                <w:t>UI.Dialog)</w:t>
                              </w:r>
                            </w:p>
                            <w:p w:rsidR="0023747D" w:rsidRPr="009131BA" w:rsidRDefault="0023747D" w:rsidP="00375F9C">
                              <w:pPr>
                                <w:spacing w:line="240" w:lineRule="exact"/>
                                <w:rPr>
                                  <w:sz w:val="18"/>
                                  <w:szCs w:val="18"/>
                                </w:rPr>
                              </w:pPr>
                              <w:r w:rsidRPr="009131BA">
                                <w:rPr>
                                  <w:rFonts w:hint="eastAsia"/>
                                  <w:sz w:val="18"/>
                                  <w:szCs w:val="18"/>
                                </w:rPr>
                                <w:t>.</w:t>
                              </w:r>
                              <w:proofErr w:type="gramStart"/>
                              <w:r w:rsidRPr="009131BA">
                                <w:rPr>
                                  <w:rFonts w:hint="eastAsia"/>
                                  <w:sz w:val="18"/>
                                  <w:szCs w:val="18"/>
                                </w:rPr>
                                <w:t>setHtml(</w:t>
                              </w:r>
                              <w:proofErr w:type="gramEnd"/>
                              <w:r w:rsidRPr="009131BA">
                                <w:rPr>
                                  <w:rFonts w:hint="eastAsia"/>
                                  <w:color w:val="FF00FF"/>
                                  <w:sz w:val="18"/>
                                  <w:szCs w:val="18"/>
                                </w:rPr>
                                <w:t>"</w:t>
                              </w:r>
                              <w:r>
                                <w:rPr>
                                  <w:rFonts w:hint="eastAsia"/>
                                  <w:color w:val="FF00FF"/>
                                  <w:sz w:val="18"/>
                                  <w:szCs w:val="18"/>
                                </w:rPr>
                                <w:t>The first modal dialog</w:t>
                              </w:r>
                              <w:r w:rsidRPr="009131BA">
                                <w:rPr>
                                  <w:rFonts w:hint="eastAsia"/>
                                  <w:color w:val="FF00FF"/>
                                  <w:sz w:val="18"/>
                                  <w:szCs w:val="18"/>
                                </w:rPr>
                                <w:t>"</w:t>
                              </w:r>
                              <w:r w:rsidRPr="009131BA">
                                <w:rPr>
                                  <w:rFonts w:hint="eastAsia"/>
                                  <w:sz w:val="18"/>
                                  <w:szCs w:val="18"/>
                                </w:rPr>
                                <w:t>)</w:t>
                              </w:r>
                            </w:p>
                            <w:p w:rsidR="0023747D" w:rsidRPr="009131BA" w:rsidRDefault="0023747D" w:rsidP="00375F9C">
                              <w:pPr>
                                <w:rPr>
                                  <w:szCs w:val="18"/>
                                </w:rPr>
                              </w:pPr>
                              <w:r w:rsidRPr="009131BA">
                                <w:rPr>
                                  <w:sz w:val="18"/>
                                  <w:szCs w:val="18"/>
                                </w:rPr>
                                <w:t>.</w:t>
                              </w:r>
                              <w:proofErr w:type="gramStart"/>
                              <w:r w:rsidRPr="009131BA">
                                <w:rPr>
                                  <w:sz w:val="18"/>
                                  <w:szCs w:val="18"/>
                                </w:rPr>
                                <w:t>show(</w:t>
                              </w:r>
                              <w:proofErr w:type="gramEnd"/>
                              <w:r w:rsidRPr="009131BA">
                                <w:rPr>
                                  <w:color w:val="0000FF"/>
                                  <w:sz w:val="18"/>
                                  <w:szCs w:val="18"/>
                                </w:rPr>
                                <w:t>null</w:t>
                              </w:r>
                              <w:r w:rsidRPr="009131BA">
                                <w:rPr>
                                  <w:sz w:val="18"/>
                                  <w:szCs w:val="18"/>
                                </w:rPr>
                                <w:t>,</w:t>
                              </w:r>
                              <w:r w:rsidRPr="009131BA">
                                <w:rPr>
                                  <w:color w:val="0000FF"/>
                                  <w:sz w:val="18"/>
                                  <w:szCs w:val="18"/>
                                </w:rPr>
                                <w:t>true</w:t>
                              </w:r>
                              <w:r w:rsidRPr="009131BA">
                                <w:rPr>
                                  <w:sz w:val="18"/>
                                  <w:szCs w:val="18"/>
                                </w:rPr>
                                <w:t>);</w:t>
                              </w:r>
                            </w:p>
                          </w:txbxContent>
                        </wps:txbx>
                        <wps:bodyPr rot="0" vert="horz" wrap="square" lIns="54000" tIns="46800" rIns="54000" bIns="45720" anchor="t" anchorCtr="0" upright="1">
                          <a:spAutoFit/>
                        </wps:bodyPr>
                      </wps:wsp>
                      <wps:wsp>
                        <wps:cNvPr id="790" name="AutoShape 435"/>
                        <wps:cNvSpPr>
                          <a:spLocks noChangeArrowheads="1"/>
                        </wps:cNvSpPr>
                        <wps:spPr bwMode="auto">
                          <a:xfrm flipH="1">
                            <a:off x="1714500" y="2278380"/>
                            <a:ext cx="1714500" cy="198120"/>
                          </a:xfrm>
                          <a:prstGeom prst="wedgeRoundRectCallout">
                            <a:avLst>
                              <a:gd name="adj1" fmla="val 97556"/>
                              <a:gd name="adj2" fmla="val 71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Parent is html body</w:t>
                              </w:r>
                            </w:p>
                          </w:txbxContent>
                        </wps:txbx>
                        <wps:bodyPr rot="0" vert="horz" wrap="square" lIns="0" tIns="0" rIns="0" bIns="0" anchor="t" anchorCtr="0" upright="1">
                          <a:noAutofit/>
                        </wps:bodyPr>
                      </wps:wsp>
                      <wps:wsp>
                        <wps:cNvPr id="791" name="AutoShape 436"/>
                        <wps:cNvSpPr>
                          <a:spLocks noChangeArrowheads="1"/>
                        </wps:cNvSpPr>
                        <wps:spPr bwMode="auto">
                          <a:xfrm flipH="1">
                            <a:off x="1485900" y="1783080"/>
                            <a:ext cx="1028700" cy="198120"/>
                          </a:xfrm>
                          <a:prstGeom prst="wedgeRoundRectCallout">
                            <a:avLst>
                              <a:gd name="adj1" fmla="val 105185"/>
                              <a:gd name="adj2" fmla="val -131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szCs w:val="18"/>
                                </w:rPr>
                                <w:t>P</w:t>
                              </w:r>
                              <w:r>
                                <w:rPr>
                                  <w:rFonts w:hint="eastAsia"/>
                                  <w:szCs w:val="18"/>
                                </w:rPr>
                                <w:t>arent is dlg</w:t>
                              </w:r>
                            </w:p>
                          </w:txbxContent>
                        </wps:txbx>
                        <wps:bodyPr rot="0" vert="horz" wrap="square" lIns="0" tIns="0" rIns="0" bIns="0" anchor="t" anchorCtr="0" upright="1">
                          <a:noAutofit/>
                        </wps:bodyPr>
                      </wps:wsp>
                      <wps:wsp>
                        <wps:cNvPr id="792" name="AutoShape 437"/>
                        <wps:cNvSpPr>
                          <a:spLocks noChangeArrowheads="1"/>
                        </wps:cNvSpPr>
                        <wps:spPr bwMode="auto">
                          <a:xfrm flipH="1">
                            <a:off x="2400300" y="495300"/>
                            <a:ext cx="1028700" cy="198120"/>
                          </a:xfrm>
                          <a:prstGeom prst="wedgeRoundRectCallout">
                            <a:avLst>
                              <a:gd name="adj1" fmla="val 91292"/>
                              <a:gd name="adj2" fmla="val -1166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Sets caption</w:t>
                              </w:r>
                            </w:p>
                          </w:txbxContent>
                        </wps:txbx>
                        <wps:bodyPr rot="0" vert="horz" wrap="square" lIns="0" tIns="0" rIns="0" bIns="0" anchor="t" anchorCtr="0" upright="1">
                          <a:noAutofit/>
                        </wps:bodyPr>
                      </wps:wsp>
                      <wps:wsp>
                        <wps:cNvPr id="794" name="AutoShape 438"/>
                        <wps:cNvSpPr>
                          <a:spLocks noChangeArrowheads="1"/>
                        </wps:cNvSpPr>
                        <wps:spPr bwMode="auto">
                          <a:xfrm flipH="1">
                            <a:off x="1943100" y="990600"/>
                            <a:ext cx="914400" cy="198120"/>
                          </a:xfrm>
                          <a:prstGeom prst="wedgeRoundRectCallout">
                            <a:avLst>
                              <a:gd name="adj1" fmla="val 114167"/>
                              <a:gd name="adj2" fmla="val -637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proofErr w:type="gramStart"/>
                              <w:r>
                                <w:rPr>
                                  <w:rFonts w:hint="eastAsia"/>
                                  <w:szCs w:val="18"/>
                                </w:rPr>
                                <w:t>onClick</w:t>
                              </w:r>
                              <w:proofErr w:type="gramEnd"/>
                              <w:r>
                                <w:rPr>
                                  <w:rFonts w:hint="eastAsia"/>
                                  <w:szCs w:val="18"/>
                                </w:rPr>
                                <w:t xml:space="preserve"> event</w:t>
                              </w:r>
                            </w:p>
                          </w:txbxContent>
                        </wps:txbx>
                        <wps:bodyPr rot="0" vert="horz" wrap="square" lIns="0" tIns="0" rIns="0" bIns="0" anchor="t" anchorCtr="0" upright="1">
                          <a:noAutofit/>
                        </wps:bodyPr>
                      </wps:wsp>
                    </wpc:wpc>
                  </a:graphicData>
                </a:graphic>
              </wp:inline>
            </w:drawing>
          </mc:Choice>
          <mc:Fallback>
            <w:pict>
              <v:group id="画布 432" o:spid="_x0000_s1331" editas="canvas" style="width:414pt;height:219.75pt;mso-position-horizontal-relative:char;mso-position-vertical-relative:line" coordsize="52578,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">
                <v:shape id="_x0000_s1332" type="#_x0000_t75" style="position:absolute;width:52578;height:27908;visibility:visible;mso-wrap-style:square">
                  <v:fill o:detectmouseclick="t"/>
                  <v:path o:connecttype="none"/>
                </v:shape>
                <v:shape id="Text Box 434" o:spid="_x0000_s1333" type="#_x0000_t202" style="position:absolute;top:488;width:52578;height:2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PJMMA&#10;AADcAAAADwAAAGRycy9kb3ducmV2LnhtbESPQWsCMRSE7wX/Q3iCt5q1B123RilKWS9Cq/b+2Lxu&#10;FjcvSxLX9d8bodDjMDPfMKvNYFvRkw+NYwWzaQaCuHK64VrB+fT5moMIEVlj65gU3CnAZj16WWGh&#10;3Y2/qT/GWiQIhwIVmBi7QspQGbIYpq4jTt6v8xZjkr6W2uMtwW0r37JsLi02nBYMdrQ1VF2OV6ug&#10;uuyGXdn8GN9fbf6ll+X9MC+VmoyHj3cQkYb4H/5r77WCRb6E5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ePJMMAAADcAAAADwAAAAAAAAAAAAAAAACYAgAAZHJzL2Rv&#10;d25yZXYueG1sUEsFBgAAAAAEAAQA9QAAAIgDAAAAAA==&#10;" strokeweight="1pt">
                  <v:textbox style="mso-fit-shape-to-text:t" inset="1.5mm,1.3mm,1.5mm">
                    <w:txbxContent>
                      <w:p w:rsidR="0023747D" w:rsidRPr="009131BA" w:rsidRDefault="0023747D" w:rsidP="00375F9C">
                        <w:pPr>
                          <w:spacing w:line="240" w:lineRule="exact"/>
                          <w:rPr>
                            <w:sz w:val="18"/>
                            <w:szCs w:val="18"/>
                            <w:lang w:val="de-DE"/>
                          </w:rPr>
                        </w:pPr>
                        <w:r w:rsidRPr="009131BA">
                          <w:rPr>
                            <w:color w:val="0000FF"/>
                            <w:sz w:val="18"/>
                            <w:szCs w:val="18"/>
                            <w:lang w:val="de-DE"/>
                          </w:rPr>
                          <w:t>var</w:t>
                        </w:r>
                        <w:r w:rsidRPr="009131BA">
                          <w:rPr>
                            <w:sz w:val="18"/>
                            <w:szCs w:val="18"/>
                            <w:lang w:val="de-DE"/>
                          </w:rPr>
                          <w:t xml:space="preserve"> dlg</w:t>
                        </w:r>
                        <w:r>
                          <w:rPr>
                            <w:rFonts w:hint="eastAsia"/>
                            <w:sz w:val="18"/>
                            <w:szCs w:val="18"/>
                            <w:lang w:val="de-DE"/>
                          </w:rPr>
                          <w:t xml:space="preserve"> </w:t>
                        </w:r>
                        <w:r w:rsidRPr="009131BA">
                          <w:rPr>
                            <w:sz w:val="18"/>
                            <w:szCs w:val="18"/>
                            <w:lang w:val="de-DE"/>
                          </w:rPr>
                          <w:t>=</w:t>
                        </w:r>
                        <w:r>
                          <w:rPr>
                            <w:rFonts w:hint="eastAsia"/>
                            <w:sz w:val="18"/>
                            <w:szCs w:val="18"/>
                            <w:lang w:val="de-DE"/>
                          </w:rPr>
                          <w:t xml:space="preserve"> (</w:t>
                        </w:r>
                        <w:r>
                          <w:rPr>
                            <w:rFonts w:hint="eastAsia"/>
                            <w:color w:val="0000FF"/>
                            <w:sz w:val="18"/>
                            <w:szCs w:val="18"/>
                            <w:lang w:val="sv-SE"/>
                          </w:rPr>
                          <w:t>new</w:t>
                        </w:r>
                        <w:r>
                          <w:rPr>
                            <w:rFonts w:hint="eastAsia"/>
                            <w:sz w:val="18"/>
                            <w:szCs w:val="18"/>
                            <w:lang w:val="sv-SE"/>
                          </w:rPr>
                          <w:t xml:space="preserve"> </w:t>
                        </w:r>
                        <w:r>
                          <w:rPr>
                            <w:sz w:val="18"/>
                            <w:szCs w:val="18"/>
                            <w:lang w:val="de-DE"/>
                          </w:rPr>
                          <w:t>xui</w:t>
                        </w:r>
                        <w:r w:rsidRPr="009131BA">
                          <w:rPr>
                            <w:sz w:val="18"/>
                            <w:szCs w:val="18"/>
                            <w:lang w:val="de-DE"/>
                          </w:rPr>
                          <w:t>.</w:t>
                        </w:r>
                        <w:r>
                          <w:rPr>
                            <w:rFonts w:hint="eastAsia"/>
                            <w:sz w:val="18"/>
                            <w:szCs w:val="18"/>
                            <w:lang w:val="de-DE"/>
                          </w:rPr>
                          <w:t>UI.Dialog</w:t>
                        </w:r>
                        <w:r w:rsidRPr="009131BA">
                          <w:rPr>
                            <w:sz w:val="18"/>
                            <w:szCs w:val="18"/>
                            <w:lang w:val="de-DE"/>
                          </w:rPr>
                          <w:t>).show();</w:t>
                        </w:r>
                      </w:p>
                      <w:p w:rsidR="0023747D" w:rsidRPr="009131BA" w:rsidRDefault="0023747D" w:rsidP="00375F9C">
                        <w:pPr>
                          <w:spacing w:line="240" w:lineRule="exact"/>
                          <w:rPr>
                            <w:sz w:val="18"/>
                            <w:szCs w:val="18"/>
                          </w:rPr>
                        </w:pPr>
                        <w:proofErr w:type="gramStart"/>
                        <w:r w:rsidRPr="009131BA">
                          <w:rPr>
                            <w:sz w:val="18"/>
                            <w:szCs w:val="18"/>
                          </w:rPr>
                          <w:t>dlg.append(</w:t>
                        </w:r>
                        <w:proofErr w:type="gramEnd"/>
                        <w:r w:rsidRPr="009131BA">
                          <w:rPr>
                            <w:sz w:val="18"/>
                            <w:szCs w:val="18"/>
                          </w:rPr>
                          <w:t>panel=</w:t>
                        </w:r>
                        <w:r w:rsidRPr="009131BA">
                          <w:rPr>
                            <w:color w:val="0000FF"/>
                            <w:sz w:val="18"/>
                            <w:szCs w:val="18"/>
                          </w:rPr>
                          <w:t>new</w:t>
                        </w:r>
                        <w:r>
                          <w:rPr>
                            <w:sz w:val="18"/>
                            <w:szCs w:val="18"/>
                          </w:rPr>
                          <w:t xml:space="preserve"> xui.UI.SButton(</w:t>
                        </w:r>
                        <w:r w:rsidRPr="009131BA">
                          <w:rPr>
                            <w:sz w:val="18"/>
                            <w:szCs w:val="18"/>
                          </w:rPr>
                          <w:t>{</w:t>
                        </w:r>
                      </w:p>
                      <w:p w:rsidR="0023747D" w:rsidRPr="00380AC9" w:rsidRDefault="0023747D" w:rsidP="00375F9C">
                        <w:pPr>
                          <w:spacing w:line="240" w:lineRule="exact"/>
                          <w:rPr>
                            <w:sz w:val="18"/>
                            <w:szCs w:val="18"/>
                            <w:lang w:val="it-IT"/>
                          </w:rPr>
                        </w:pPr>
                        <w:r w:rsidRPr="00380AC9">
                          <w:rPr>
                            <w:rFonts w:hint="eastAsia"/>
                            <w:sz w:val="18"/>
                            <w:szCs w:val="18"/>
                            <w:lang w:val="it-IT"/>
                          </w:rPr>
                          <w:t xml:space="preserve">   caption: </w:t>
                        </w:r>
                        <w:r w:rsidRPr="00380AC9">
                          <w:rPr>
                            <w:rFonts w:hint="eastAsia"/>
                            <w:color w:val="FF00FF"/>
                            <w:sz w:val="18"/>
                            <w:szCs w:val="18"/>
                            <w:lang w:val="it-IT"/>
                          </w:rPr>
                          <w:t>"Pop a modal dialog"</w:t>
                        </w:r>
                      </w:p>
                      <w:p w:rsidR="0023747D" w:rsidRPr="00375F9C" w:rsidRDefault="0023747D" w:rsidP="00375F9C">
                        <w:pPr>
                          <w:spacing w:line="240" w:lineRule="exact"/>
                          <w:rPr>
                            <w:sz w:val="18"/>
                            <w:szCs w:val="18"/>
                            <w:lang w:val="it-IT"/>
                          </w:rPr>
                        </w:pP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{onClick:</w:t>
                        </w:r>
                        <w:r w:rsidRPr="00375F9C">
                          <w:rPr>
                            <w:color w:val="0000FF"/>
                            <w:sz w:val="18"/>
                            <w:szCs w:val="18"/>
                            <w:lang w:val="it-IT"/>
                          </w:rPr>
                          <w:t>function</w:t>
                        </w: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 xml:space="preserve">    </w:t>
                        </w:r>
                        <w:r>
                          <w:rPr>
                            <w:sz w:val="18"/>
                            <w:szCs w:val="18"/>
                            <w:lang w:val="it-IT"/>
                          </w:rPr>
                          <w:t>xui</w:t>
                        </w:r>
                        <w:r w:rsidRPr="00375F9C">
                          <w:rPr>
                            <w:sz w:val="18"/>
                            <w:szCs w:val="18"/>
                            <w:lang w:val="it-IT"/>
                          </w:rPr>
                          <w:t>.create(</w:t>
                        </w:r>
                        <w:r w:rsidRPr="00375F9C">
                          <w:rPr>
                            <w:color w:val="FF00FF"/>
                            <w:sz w:val="18"/>
                            <w:szCs w:val="18"/>
                            <w:lang w:val="it-IT"/>
                          </w:rPr>
                          <w:t>"Dialog"</w:t>
                        </w:r>
                        <w:r w:rsidRPr="00375F9C">
                          <w:rPr>
                            <w:sz w:val="18"/>
                            <w:szCs w:val="18"/>
                            <w:lang w:val="it-IT"/>
                          </w:rPr>
                          <w:t>,{</w:t>
                        </w:r>
                      </w:p>
                      <w:p w:rsidR="0023747D" w:rsidRPr="009131BA" w:rsidRDefault="0023747D" w:rsidP="00375F9C">
                        <w:pPr>
                          <w:spacing w:line="240" w:lineRule="exact"/>
                          <w:rPr>
                            <w:sz w:val="18"/>
                            <w:szCs w:val="18"/>
                          </w:rPr>
                        </w:pPr>
                        <w:r w:rsidRPr="00375F9C">
                          <w:rPr>
                            <w:sz w:val="18"/>
                            <w:szCs w:val="18"/>
                            <w:lang w:val="it-IT"/>
                          </w:rPr>
                          <w:t xml:space="preserve">        </w:t>
                        </w:r>
                        <w:proofErr w:type="gramStart"/>
                        <w:r w:rsidRPr="009131BA">
                          <w:rPr>
                            <w:sz w:val="18"/>
                            <w:szCs w:val="18"/>
                          </w:rPr>
                          <w:t>width:</w:t>
                        </w:r>
                        <w:proofErr w:type="gramEnd"/>
                        <w:r w:rsidRPr="009131BA">
                          <w:rPr>
                            <w:color w:val="800000"/>
                            <w:sz w:val="18"/>
                            <w:szCs w:val="18"/>
                          </w:rPr>
                          <w:t>200</w:t>
                        </w:r>
                        <w:r w:rsidRPr="009131BA">
                          <w:rPr>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9131BA">
                          <w:rPr>
                            <w:sz w:val="18"/>
                            <w:szCs w:val="18"/>
                          </w:rPr>
                          <w:t>height:</w:t>
                        </w:r>
                        <w:proofErr w:type="gramEnd"/>
                        <w:r w:rsidRPr="009131BA">
                          <w:rPr>
                            <w:color w:val="800000"/>
                            <w:sz w:val="18"/>
                            <w:szCs w:val="18"/>
                          </w:rPr>
                          <w:t>100</w:t>
                        </w:r>
                        <w:r w:rsidRPr="009131BA">
                          <w:rPr>
                            <w:sz w:val="18"/>
                            <w:szCs w:val="18"/>
                          </w:rPr>
                          <w:t>,</w:t>
                        </w:r>
                      </w:p>
                      <w:p w:rsidR="0023747D" w:rsidRPr="009131BA" w:rsidRDefault="0023747D" w:rsidP="00375F9C">
                        <w:pPr>
                          <w:spacing w:line="240" w:lineRule="exact"/>
                          <w:rPr>
                            <w:sz w:val="18"/>
                            <w:szCs w:val="18"/>
                          </w:rPr>
                        </w:pPr>
                        <w:r w:rsidRPr="009131BA">
                          <w:rPr>
                            <w:rFonts w:hint="eastAsia"/>
                            <w:sz w:val="18"/>
                            <w:szCs w:val="18"/>
                          </w:rPr>
                          <w:t xml:space="preserve">        </w:t>
                        </w:r>
                        <w:proofErr w:type="gramStart"/>
                        <w:r w:rsidRPr="009131BA">
                          <w:rPr>
                            <w:rFonts w:hint="eastAsia"/>
                            <w:sz w:val="18"/>
                            <w:szCs w:val="18"/>
                          </w:rPr>
                          <w:t>html</w:t>
                        </w:r>
                        <w:proofErr w:type="gramEnd"/>
                        <w:r w:rsidRPr="009131BA">
                          <w:rPr>
                            <w:rFonts w:hint="eastAsia"/>
                            <w:sz w:val="18"/>
                            <w:szCs w:val="18"/>
                          </w:rPr>
                          <w:t>:</w:t>
                        </w:r>
                        <w:r w:rsidRPr="009131BA">
                          <w:rPr>
                            <w:rFonts w:hint="eastAsia"/>
                            <w:color w:val="FF00FF"/>
                            <w:sz w:val="18"/>
                            <w:szCs w:val="18"/>
                          </w:rPr>
                          <w:t>"</w:t>
                        </w:r>
                        <w:r>
                          <w:rPr>
                            <w:rFonts w:hint="eastAsia"/>
                            <w:color w:val="FF00FF"/>
                            <w:sz w:val="18"/>
                            <w:szCs w:val="18"/>
                          </w:rPr>
                          <w:t>The second modal dialog</w:t>
                        </w:r>
                        <w:r w:rsidRPr="009131BA">
                          <w:rPr>
                            <w:rFonts w:hint="eastAsia"/>
                            <w:color w:val="FF00FF"/>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0F3418">
                          <w:rPr>
                            <w:b/>
                            <w:sz w:val="18"/>
                            <w:szCs w:val="18"/>
                          </w:rPr>
                          <w:t>show</w:t>
                        </w:r>
                        <w:r w:rsidRPr="000F3418">
                          <w:rPr>
                            <w:rFonts w:hint="eastAsia"/>
                            <w:b/>
                            <w:sz w:val="18"/>
                            <w:szCs w:val="18"/>
                          </w:rPr>
                          <w:t>Modal</w:t>
                        </w:r>
                        <w:r>
                          <w:rPr>
                            <w:sz w:val="18"/>
                            <w:szCs w:val="18"/>
                          </w:rPr>
                          <w:t>(</w:t>
                        </w:r>
                        <w:proofErr w:type="gramEnd"/>
                        <w:r>
                          <w:rPr>
                            <w:sz w:val="18"/>
                            <w:szCs w:val="18"/>
                          </w:rPr>
                          <w:t>dlg</w:t>
                        </w: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p>
                      <w:p w:rsidR="0023747D" w:rsidRPr="009131BA" w:rsidRDefault="0023747D" w:rsidP="00375F9C">
                        <w:pPr>
                          <w:spacing w:line="240" w:lineRule="exact"/>
                          <w:rPr>
                            <w:sz w:val="18"/>
                            <w:szCs w:val="18"/>
                          </w:rPr>
                        </w:pPr>
                        <w:r>
                          <w:rPr>
                            <w:rFonts w:hint="eastAsia"/>
                            <w:sz w:val="18"/>
                            <w:szCs w:val="18"/>
                          </w:rPr>
                          <w:t>(</w:t>
                        </w:r>
                        <w:proofErr w:type="gramStart"/>
                        <w:r w:rsidRPr="00375F9C">
                          <w:rPr>
                            <w:rFonts w:hint="eastAsia"/>
                            <w:color w:val="0000FF"/>
                            <w:sz w:val="18"/>
                            <w:szCs w:val="18"/>
                          </w:rPr>
                          <w:t>new</w:t>
                        </w:r>
                        <w:proofErr w:type="gramEnd"/>
                        <w:r w:rsidRPr="00375F9C">
                          <w:rPr>
                            <w:rFonts w:hint="eastAsia"/>
                            <w:sz w:val="18"/>
                            <w:szCs w:val="18"/>
                          </w:rPr>
                          <w:t xml:space="preserve"> </w:t>
                        </w:r>
                        <w:r>
                          <w:rPr>
                            <w:sz w:val="18"/>
                            <w:szCs w:val="18"/>
                          </w:rPr>
                          <w:t>xui</w:t>
                        </w:r>
                        <w:r w:rsidRPr="009131BA">
                          <w:rPr>
                            <w:sz w:val="18"/>
                            <w:szCs w:val="18"/>
                          </w:rPr>
                          <w:t>.</w:t>
                        </w:r>
                        <w:r>
                          <w:rPr>
                            <w:rFonts w:hint="eastAsia"/>
                            <w:sz w:val="18"/>
                            <w:szCs w:val="18"/>
                          </w:rPr>
                          <w:t>UI.Dialog)</w:t>
                        </w:r>
                      </w:p>
                      <w:p w:rsidR="0023747D" w:rsidRPr="009131BA" w:rsidRDefault="0023747D" w:rsidP="00375F9C">
                        <w:pPr>
                          <w:spacing w:line="240" w:lineRule="exact"/>
                          <w:rPr>
                            <w:sz w:val="18"/>
                            <w:szCs w:val="18"/>
                          </w:rPr>
                        </w:pPr>
                        <w:r w:rsidRPr="009131BA">
                          <w:rPr>
                            <w:rFonts w:hint="eastAsia"/>
                            <w:sz w:val="18"/>
                            <w:szCs w:val="18"/>
                          </w:rPr>
                          <w:t>.</w:t>
                        </w:r>
                        <w:proofErr w:type="gramStart"/>
                        <w:r w:rsidRPr="009131BA">
                          <w:rPr>
                            <w:rFonts w:hint="eastAsia"/>
                            <w:sz w:val="18"/>
                            <w:szCs w:val="18"/>
                          </w:rPr>
                          <w:t>setHtml(</w:t>
                        </w:r>
                        <w:proofErr w:type="gramEnd"/>
                        <w:r w:rsidRPr="009131BA">
                          <w:rPr>
                            <w:rFonts w:hint="eastAsia"/>
                            <w:color w:val="FF00FF"/>
                            <w:sz w:val="18"/>
                            <w:szCs w:val="18"/>
                          </w:rPr>
                          <w:t>"</w:t>
                        </w:r>
                        <w:r>
                          <w:rPr>
                            <w:rFonts w:hint="eastAsia"/>
                            <w:color w:val="FF00FF"/>
                            <w:sz w:val="18"/>
                            <w:szCs w:val="18"/>
                          </w:rPr>
                          <w:t>The first modal dialog</w:t>
                        </w:r>
                        <w:r w:rsidRPr="009131BA">
                          <w:rPr>
                            <w:rFonts w:hint="eastAsia"/>
                            <w:color w:val="FF00FF"/>
                            <w:sz w:val="18"/>
                            <w:szCs w:val="18"/>
                          </w:rPr>
                          <w:t>"</w:t>
                        </w:r>
                        <w:r w:rsidRPr="009131BA">
                          <w:rPr>
                            <w:rFonts w:hint="eastAsia"/>
                            <w:sz w:val="18"/>
                            <w:szCs w:val="18"/>
                          </w:rPr>
                          <w:t>)</w:t>
                        </w:r>
                      </w:p>
                      <w:p w:rsidR="0023747D" w:rsidRPr="009131BA" w:rsidRDefault="0023747D" w:rsidP="00375F9C">
                        <w:pPr>
                          <w:rPr>
                            <w:szCs w:val="18"/>
                          </w:rPr>
                        </w:pPr>
                        <w:r w:rsidRPr="009131BA">
                          <w:rPr>
                            <w:sz w:val="18"/>
                            <w:szCs w:val="18"/>
                          </w:rPr>
                          <w:t>.</w:t>
                        </w:r>
                        <w:proofErr w:type="gramStart"/>
                        <w:r w:rsidRPr="009131BA">
                          <w:rPr>
                            <w:sz w:val="18"/>
                            <w:szCs w:val="18"/>
                          </w:rPr>
                          <w:t>show(</w:t>
                        </w:r>
                        <w:proofErr w:type="gramEnd"/>
                        <w:r w:rsidRPr="009131BA">
                          <w:rPr>
                            <w:color w:val="0000FF"/>
                            <w:sz w:val="18"/>
                            <w:szCs w:val="18"/>
                          </w:rPr>
                          <w:t>null</w:t>
                        </w:r>
                        <w:r w:rsidRPr="009131BA">
                          <w:rPr>
                            <w:sz w:val="18"/>
                            <w:szCs w:val="18"/>
                          </w:rPr>
                          <w:t>,</w:t>
                        </w:r>
                        <w:r w:rsidRPr="009131BA">
                          <w:rPr>
                            <w:color w:val="0000FF"/>
                            <w:sz w:val="18"/>
                            <w:szCs w:val="18"/>
                          </w:rPr>
                          <w:t>true</w:t>
                        </w:r>
                        <w:r w:rsidRPr="009131BA">
                          <w:rPr>
                            <w:sz w:val="18"/>
                            <w:szCs w:val="18"/>
                          </w:rPr>
                          <w:t>);</w:t>
                        </w:r>
                      </w:p>
                    </w:txbxContent>
                  </v:textbox>
                </v:shape>
                <v:shape id="_x0000_s1334" type="#_x0000_t62" style="position:absolute;left:17145;top:22783;width:1714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Ev2MEA&#10;AADcAAAADwAAAGRycy9kb3ducmV2LnhtbERPz2vCMBS+C/sfwhvspmnH0FlNZTiEDk86vT+aZ1ts&#10;XkqSxW5//XIQPH58v9eb0fQikvOdZQX5LANBXFvdcaPg9L2bvoPwAVljb5kU/JKHTfk0WWOh7Y0P&#10;FI+hESmEfYEK2hCGQkpft2TQz+xAnLiLdQZDgq6R2uEthZtevmbZXBrsODW0ONC2pfp6/DEKdvuw&#10;fYvnryqe/j7H3FXR+GVU6uV5/FiBCDSGh/jurrSCxTLNT2fS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BL9jBAAAA3AAAAA8AAAAAAAAAAAAAAAAAmAIAAGRycy9kb3du&#10;cmV2LnhtbFBLBQYAAAAABAAEAPUAAACGAwAAAAA=&#10;" adj="31872,26238" fillcolor="#ff9">
                  <v:textbox inset="0,0,0,0">
                    <w:txbxContent>
                      <w:p w:rsidR="0023747D" w:rsidRPr="000E23E9" w:rsidRDefault="0023747D" w:rsidP="0023747D">
                        <w:pPr>
                          <w:jc w:val="center"/>
                          <w:rPr>
                            <w:szCs w:val="18"/>
                          </w:rPr>
                        </w:pPr>
                        <w:r>
                          <w:rPr>
                            <w:rFonts w:hint="eastAsia"/>
                            <w:szCs w:val="18"/>
                          </w:rPr>
                          <w:t>Parent is html body</w:t>
                        </w:r>
                      </w:p>
                    </w:txbxContent>
                  </v:textbox>
                </v:shape>
                <v:shape id="_x0000_s1335" type="#_x0000_t62" style="position:absolute;left:14859;top:17830;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tK2cQA&#10;AADcAAAADwAAAGRycy9kb3ducmV2LnhtbESPT2vCQBTE74V+h+UVems2eqg1ukoRBA8FNYn3R/bl&#10;j82+Ddk1Sb+9Kwg9DjPzG2a9nUwrBupdY1nBLIpBEBdWN1wpyLP9xxcI55E1tpZJwR852G5eX9aY&#10;aDvymYbUVyJA2CWooPa+S6R0RU0GXWQ74uCVtjfog+wrqXscA9y0ch7Hn9Jgw2Ghxo52NRW/6c0o&#10;0Lvi9HNy+1RffIb5vCuvx0up1Pvb9L0C4Wny/+Fn+6AVLJYzeJw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rStnEAAAA3AAAAA8AAAAAAAAAAAAAAAAAmAIAAGRycy9k&#10;b3ducmV2LnhtbFBLBQYAAAAABAAEAPUAAACJAwAAAAA=&#10;" adj="33520,-17585" fillcolor="#ff9">
                  <v:textbox inset="0,0,0,0">
                    <w:txbxContent>
                      <w:p w:rsidR="0023747D" w:rsidRPr="000E23E9" w:rsidRDefault="0023747D" w:rsidP="0023747D">
                        <w:pPr>
                          <w:jc w:val="center"/>
                          <w:rPr>
                            <w:szCs w:val="18"/>
                          </w:rPr>
                        </w:pPr>
                        <w:r>
                          <w:rPr>
                            <w:szCs w:val="18"/>
                          </w:rPr>
                          <w:t>P</w:t>
                        </w:r>
                        <w:r>
                          <w:rPr>
                            <w:rFonts w:hint="eastAsia"/>
                            <w:szCs w:val="18"/>
                          </w:rPr>
                          <w:t>arent is dlg</w:t>
                        </w:r>
                      </w:p>
                    </w:txbxContent>
                  </v:textbox>
                </v:shape>
                <v:shape id="_x0000_s1336" type="#_x0000_t62" style="position:absolute;left:24003;top:4953;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9qEcMA&#10;AADcAAAADwAAAGRycy9kb3ducmV2LnhtbESPT4vCMBTE74LfITzBm6b2oGvXWBZB8KC4/rs/m7dN&#10;2ealNFHrtzfCwh6HmfkNs8g7W4s7tb5yrGAyTkAQF05XXCo4n9ajDxA+IGusHZOCJ3nIl/3eAjPt&#10;Hnyg+zGUIkLYZ6jAhNBkUvrCkEU/dg1x9H5cazFE2ZZSt/iIcFvLNEmm0mLFccFgQytDxe/xZhVc&#10;/DrZ7L+11lua2as57Q7zW1BqOOi+PkEE6sJ/+K+90Qpm8xTe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9qEcMAAADcAAAADwAAAAAAAAAAAAAAAACYAgAAZHJzL2Rv&#10;d25yZXYueG1sUEsFBgAAAAAEAAQA9QAAAIgDAAAAAA==&#10;" adj="30519,-14401" fillcolor="#ff9">
                  <v:textbox inset="0,0,0,0">
                    <w:txbxContent>
                      <w:p w:rsidR="0023747D" w:rsidRPr="000E23E9" w:rsidRDefault="0023747D" w:rsidP="0023747D">
                        <w:pPr>
                          <w:jc w:val="center"/>
                          <w:rPr>
                            <w:szCs w:val="18"/>
                          </w:rPr>
                        </w:pPr>
                        <w:r>
                          <w:rPr>
                            <w:rFonts w:hint="eastAsia"/>
                            <w:szCs w:val="18"/>
                          </w:rPr>
                          <w:t>Sets caption</w:t>
                        </w:r>
                      </w:p>
                    </w:txbxContent>
                  </v:textbox>
                </v:shape>
                <v:shape id="_x0000_s1337" type="#_x0000_t62" style="position:absolute;left:19431;top:990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qs8UA&#10;AADcAAAADwAAAGRycy9kb3ducmV2LnhtbESPQWvCQBSE74L/YXlCb7ox1Kipq0hJwUMv0V68PbKv&#10;SWj2bZrdJvHfuwXB4zAz3zC7w2ga0VPnassKlosIBHFhdc2lgq/Lx3wDwnlkjY1lUnAjB4f9dLLD&#10;VNuBc+rPvhQBwi5FBZX3bSqlKyoy6Ba2JQ7et+0M+iC7UuoOhwA3jYyjKJEGaw4LFbb0XlHxc/4z&#10;CuJVvK31tcw3Okt+PyNzvC6zQamX2Xh8A+Fp9M/wo33SCtbbV/g/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qqzxQAAANwAAAAPAAAAAAAAAAAAAAAAAJgCAABkcnMv&#10;ZG93bnJldi54bWxQSwUGAAAAAAQABAD1AAAAigMAAAAA&#10;" adj="35460,-2977" fillcolor="#ff9">
                  <v:textbox inset="0,0,0,0">
                    <w:txbxContent>
                      <w:p w:rsidR="0023747D" w:rsidRPr="000E23E9" w:rsidRDefault="0023747D" w:rsidP="0023747D">
                        <w:pPr>
                          <w:jc w:val="center"/>
                          <w:rPr>
                            <w:szCs w:val="18"/>
                          </w:rPr>
                        </w:pPr>
                        <w:proofErr w:type="gramStart"/>
                        <w:r>
                          <w:rPr>
                            <w:rFonts w:hint="eastAsia"/>
                            <w:szCs w:val="18"/>
                          </w:rPr>
                          <w:t>onClick</w:t>
                        </w:r>
                        <w:proofErr w:type="gramEnd"/>
                        <w:r>
                          <w:rPr>
                            <w:rFonts w:hint="eastAsia"/>
                            <w:szCs w:val="18"/>
                          </w:rPr>
                          <w:t xml:space="preserve"> event</w:t>
                        </w:r>
                      </w:p>
                    </w:txbxContent>
                  </v:textbox>
                </v:shape>
                <w10:anchorlock/>
              </v:group>
            </w:pict>
          </mc:Fallback>
        </mc:AlternateContent>
      </w:r>
    </w:p>
    <w:p w:rsidR="00375F9C" w:rsidRPr="000F3418" w:rsidRDefault="00375F9C" w:rsidP="00375F9C">
      <w:pPr>
        <w:rPr>
          <w:b/>
        </w:rPr>
      </w:pPr>
      <w:r>
        <w:rPr>
          <w:rFonts w:hint="eastAsia"/>
          <w:b/>
        </w:rPr>
        <w:t>Out</w:t>
      </w:r>
      <w:r w:rsidRPr="000F3418">
        <w:rPr>
          <w:rFonts w:hint="eastAsia"/>
          <w:b/>
        </w:rPr>
        <w:t>put:</w:t>
      </w:r>
    </w:p>
    <w:p w:rsidR="00375F9C" w:rsidRDefault="00375F9C" w:rsidP="00375F9C"/>
    <w:p w:rsidR="00375F9C" w:rsidRPr="009131BA" w:rsidRDefault="0023747D" w:rsidP="00375F9C">
      <w:r>
        <w:rPr>
          <w:noProof/>
        </w:rPr>
        <w:lastRenderedPageBreak/>
        <w:drawing>
          <wp:inline distT="0" distB="0" distL="0" distR="0" wp14:anchorId="74B5325D" wp14:editId="665A01B5">
            <wp:extent cx="3066667" cy="2990476"/>
            <wp:effectExtent l="0" t="0" r="635" b="635"/>
            <wp:docPr id="1196" name="图片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66667" cy="2990476"/>
                    </a:xfrm>
                    <a:prstGeom prst="rect">
                      <a:avLst/>
                    </a:prstGeom>
                  </pic:spPr>
                </pic:pic>
              </a:graphicData>
            </a:graphic>
          </wp:inline>
        </w:drawing>
      </w:r>
    </w:p>
    <w:p w:rsidR="00375F9C" w:rsidRDefault="00375F9C" w:rsidP="00E45D25">
      <w:pPr>
        <w:pStyle w:val="2"/>
        <w:numPr>
          <w:ilvl w:val="1"/>
          <w:numId w:val="17"/>
        </w:numPr>
      </w:pPr>
      <w:bookmarkStart w:id="88" w:name="_Toc453071725"/>
      <w:r>
        <w:rPr>
          <w:rFonts w:hint="eastAsia"/>
        </w:rPr>
        <w:t>Layout Control</w:t>
      </w:r>
      <w:bookmarkEnd w:id="88"/>
    </w:p>
    <w:p w:rsidR="00375F9C" w:rsidRPr="003B584D" w:rsidRDefault="00375F9C" w:rsidP="00375F9C">
      <w:pPr>
        <w:rPr>
          <w:b/>
        </w:rPr>
      </w:pPr>
      <w:r w:rsidRPr="003B584D">
        <w:rPr>
          <w:rFonts w:hint="eastAsia"/>
          <w:b/>
        </w:rPr>
        <w:t>Input:</w:t>
      </w:r>
    </w:p>
    <w:p w:rsidR="00375F9C" w:rsidRDefault="005C781A" w:rsidP="00375F9C">
      <w:r>
        <w:rPr>
          <w:noProof/>
        </w:rPr>
        <mc:AlternateContent>
          <mc:Choice Requires="wpc">
            <w:drawing>
              <wp:inline distT="0" distB="0" distL="0" distR="0" wp14:anchorId="26007A8F" wp14:editId="7B6A98D0">
                <wp:extent cx="5257800" cy="1571625"/>
                <wp:effectExtent l="9525" t="0" r="9525" b="9525"/>
                <wp:docPr id="788" name="画布 4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4" name="Text Box 459"/>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block=</w:t>
                              </w:r>
                              <w:r>
                                <w:rPr>
                                  <w:sz w:val="18"/>
                                  <w:szCs w:val="18"/>
                                </w:rPr>
                                <w:t>xui</w:t>
                              </w:r>
                              <w:r w:rsidRPr="00390796">
                                <w:rPr>
                                  <w:sz w:val="18"/>
                                  <w:szCs w:val="18"/>
                                </w:rPr>
                                <w:t>.create(</w:t>
                              </w:r>
                              <w:r w:rsidRPr="00390796">
                                <w:rPr>
                                  <w:color w:val="FF00FF"/>
                                  <w:sz w:val="18"/>
                                  <w:szCs w:val="18"/>
                                </w:rPr>
                                <w:t>"Block"</w:t>
                              </w:r>
                              <w:r w:rsidRPr="00390796">
                                <w:rPr>
                                  <w:sz w:val="18"/>
                                  <w:szCs w:val="18"/>
                                </w:rPr>
                                <w:t>).setWidth(</w:t>
                              </w:r>
                              <w:r>
                                <w:rPr>
                                  <w:rFonts w:hint="eastAsia"/>
                                  <w:color w:val="800000"/>
                                  <w:sz w:val="18"/>
                                  <w:szCs w:val="18"/>
                                </w:rPr>
                                <w:t>3</w:t>
                              </w:r>
                              <w:r w:rsidRPr="00390796">
                                <w:rPr>
                                  <w:color w:val="800000"/>
                                  <w:sz w:val="18"/>
                                  <w:szCs w:val="18"/>
                                </w:rPr>
                                <w:t>00</w:t>
                              </w:r>
                              <w:r w:rsidRPr="00390796">
                                <w:rPr>
                                  <w:sz w:val="18"/>
                                  <w:szCs w:val="18"/>
                                </w:rPr>
                                <w:t>).setHeight(</w:t>
                              </w:r>
                              <w:r w:rsidRPr="00390796">
                                <w:rPr>
                                  <w:color w:val="800000"/>
                                  <w:sz w:val="18"/>
                                  <w:szCs w:val="18"/>
                                </w:rPr>
                                <w:t>300</w:t>
                              </w:r>
                              <w:r w:rsidRPr="00390796">
                                <w:rPr>
                                  <w:sz w:val="18"/>
                                  <w:szCs w:val="18"/>
                                </w:rPr>
                                <w:t>);</w:t>
                              </w:r>
                            </w:p>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layout=</w:t>
                              </w:r>
                              <w:r>
                                <w:rPr>
                                  <w:sz w:val="18"/>
                                  <w:szCs w:val="18"/>
                                </w:rPr>
                                <w:t>xui</w:t>
                              </w:r>
                              <w:r w:rsidRPr="00390796">
                                <w:rPr>
                                  <w:sz w:val="18"/>
                                  <w:szCs w:val="18"/>
                                </w:rPr>
                                <w:t>.create(</w:t>
                              </w:r>
                              <w:r w:rsidRPr="00390796">
                                <w:rPr>
                                  <w:color w:val="FF00FF"/>
                                  <w:sz w:val="18"/>
                                  <w:szCs w:val="18"/>
                                </w:rPr>
                                <w:t>"Layout"</w:t>
                              </w:r>
                              <w:r w:rsidRPr="00390796">
                                <w:rPr>
                                  <w:sz w:val="18"/>
                                  <w:szCs w:val="18"/>
                                </w:rPr>
                                <w:t>,{items:[</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id</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pos</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size:</w:t>
                              </w:r>
                              <w:proofErr w:type="gramEnd"/>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cmd:</w:t>
                              </w:r>
                              <w:proofErr w:type="gramEnd"/>
                              <w:r w:rsidRPr="00390796">
                                <w:rPr>
                                  <w:color w:val="0000FF"/>
                                  <w:sz w:val="18"/>
                                  <w:szCs w:val="18"/>
                                </w:rPr>
                                <w:t>true</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w:t>
                              </w:r>
                              <w:proofErr w:type="gramEnd"/>
                              <w:r w:rsidRPr="00390796">
                                <w:rPr>
                                  <w:sz w:val="18"/>
                                  <w:szCs w:val="18"/>
                                </w:rPr>
                                <w:t>id:</w:t>
                              </w:r>
                              <w:r w:rsidRPr="00390796">
                                <w:rPr>
                                  <w:color w:val="FF00FF"/>
                                  <w:sz w:val="18"/>
                                  <w:szCs w:val="18"/>
                                </w:rPr>
                                <w:t>'after'</w:t>
                              </w:r>
                              <w:r w:rsidRPr="00390796">
                                <w:rPr>
                                  <w:sz w:val="18"/>
                                  <w:szCs w:val="18"/>
                                </w:rPr>
                                <w:t>,pos:</w:t>
                              </w:r>
                              <w:r w:rsidRPr="00390796">
                                <w:rPr>
                                  <w:color w:val="FF00FF"/>
                                  <w:sz w:val="18"/>
                                  <w:szCs w:val="18"/>
                                </w:rPr>
                                <w:t>'after'</w:t>
                              </w:r>
                              <w:r w:rsidRPr="00390796">
                                <w:rPr>
                                  <w:sz w:val="18"/>
                                  <w:szCs w:val="18"/>
                                </w:rPr>
                                <w:t>,size: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w:t>
                              </w:r>
                            </w:p>
                            <w:p w:rsidR="0023747D" w:rsidRPr="00390796" w:rsidRDefault="0023747D" w:rsidP="00375F9C">
                              <w:pPr>
                                <w:rPr>
                                  <w:szCs w:val="18"/>
                                </w:rPr>
                              </w:pPr>
                              <w:proofErr w:type="gramStart"/>
                              <w:r w:rsidRPr="00390796">
                                <w:rPr>
                                  <w:sz w:val="18"/>
                                  <w:szCs w:val="18"/>
                                </w:rPr>
                                <w:t>block.append(</w:t>
                              </w:r>
                              <w:proofErr w:type="gramEnd"/>
                              <w:r w:rsidRPr="00390796">
                                <w:rPr>
                                  <w:sz w:val="18"/>
                                  <w:szCs w:val="18"/>
                                </w:rPr>
                                <w:t>layout).show();</w:t>
                              </w:r>
                            </w:p>
                          </w:txbxContent>
                        </wps:txbx>
                        <wps:bodyPr rot="0" vert="horz" wrap="square" lIns="54000" tIns="46800" rIns="54000" bIns="45720" anchor="t" anchorCtr="0" upright="1">
                          <a:spAutoFit/>
                        </wps:bodyPr>
                      </wps:wsp>
                      <wps:wsp>
                        <wps:cNvPr id="785" name="AutoShape 461"/>
                        <wps:cNvSpPr>
                          <a:spLocks noChangeArrowheads="1"/>
                        </wps:cNvSpPr>
                        <wps:spPr bwMode="auto">
                          <a:xfrm flipH="1">
                            <a:off x="1485900" y="594360"/>
                            <a:ext cx="685800" cy="219710"/>
                          </a:xfrm>
                          <a:prstGeom prst="wedgeRoundRectCallout">
                            <a:avLst>
                              <a:gd name="adj1" fmla="val 143611"/>
                              <a:gd name="adj2" fmla="val 40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ize to 100</w:t>
                              </w:r>
                            </w:p>
                          </w:txbxContent>
                        </wps:txbx>
                        <wps:bodyPr rot="0" vert="horz" wrap="square" lIns="0" tIns="0" rIns="0" bIns="0" anchor="t" anchorCtr="0" upright="1">
                          <a:noAutofit/>
                        </wps:bodyPr>
                      </wps:wsp>
                      <wps:wsp>
                        <wps:cNvPr id="786" name="AutoShape 462"/>
                        <wps:cNvSpPr>
                          <a:spLocks noChangeArrowheads="1"/>
                        </wps:cNvSpPr>
                        <wps:spPr bwMode="auto">
                          <a:xfrm flipH="1">
                            <a:off x="1828800" y="891540"/>
                            <a:ext cx="1714500" cy="219710"/>
                          </a:xfrm>
                          <a:prstGeom prst="wedgeRoundRectCallout">
                            <a:avLst>
                              <a:gd name="adj1" fmla="val 109111"/>
                              <a:gd name="adj2" fmla="val -21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w:t>
                              </w:r>
                              <w:r>
                                <w:rPr>
                                  <w:rFonts w:hint="eastAsia"/>
                                  <w:szCs w:val="18"/>
                                </w:rPr>
                                <w:t>as a command button</w:t>
                              </w:r>
                            </w:p>
                          </w:txbxContent>
                        </wps:txbx>
                        <wps:bodyPr rot="0" vert="horz" wrap="square" lIns="0" tIns="0" rIns="0" bIns="0" anchor="t" anchorCtr="0" upright="1">
                          <a:noAutofit/>
                        </wps:bodyPr>
                      </wps:wsp>
                      <wps:wsp>
                        <wps:cNvPr id="787" name="AutoShape 463"/>
                        <wps:cNvSpPr>
                          <a:spLocks noChangeArrowheads="1"/>
                        </wps:cNvSpPr>
                        <wps:spPr bwMode="auto">
                          <a:xfrm flipH="1">
                            <a:off x="3200400" y="396240"/>
                            <a:ext cx="1371600" cy="219710"/>
                          </a:xfrm>
                          <a:prstGeom prst="wedgeRoundRectCallout">
                            <a:avLst>
                              <a:gd name="adj1" fmla="val 69722"/>
                              <a:gd name="adj2" fmla="val -111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 into a block</w:t>
                              </w:r>
                            </w:p>
                          </w:txbxContent>
                        </wps:txbx>
                        <wps:bodyPr rot="0" vert="horz" wrap="square" lIns="0" tIns="0" rIns="0" bIns="0" anchor="t" anchorCtr="0" upright="1">
                          <a:noAutofit/>
                        </wps:bodyPr>
                      </wps:wsp>
                    </wpc:wpc>
                  </a:graphicData>
                </a:graphic>
              </wp:inline>
            </w:drawing>
          </mc:Choice>
          <mc:Fallback>
            <w:pict>
              <v:group id="画布 457" o:spid="_x0000_s1338"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">
                <v:shape id="_x0000_s1339" type="#_x0000_t75" style="position:absolute;width:52578;height:15716;visibility:visible;mso-wrap-style:square">
                  <v:fill o:detectmouseclick="t"/>
                  <v:path o:connecttype="none"/>
                </v:shape>
                <v:shape id="Text Box 459" o:spid="_x0000_s1340"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gusQA&#10;AADcAAAADwAAAGRycy9kb3ducmV2LnhtbESPQWsCMRSE7wX/Q3hCbzXbUuy6GkWUsl6E1ur9sXnd&#10;LG5eliSu6783QqHHYWa+YRarwbaiJx8axwpeJxkI4srphmsFx5/PlxxEiMgaW8ek4EYBVsvR0wIL&#10;7a78Tf0h1iJBOBSowMTYFVKGypDFMHEdcfJ+nbcYk/S11B6vCW5b+ZZlU2mx4bRgsKONoep8uFgF&#10;1Xk7bMvmZHx/sfmXnpW3/bRU6nk8rOcgIg3xP/zX3mkFH/k7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WILrEAAAA3AAAAA8AAAAAAAAAAAAAAAAAmAIAAGRycy9k&#10;b3ducmV2LnhtbFBLBQYAAAAABAAEAPUAAACJAwAAAAA=&#10;" strokeweight="1pt">
                  <v:textbox style="mso-fit-shape-to-text:t" inset="1.5mm,1.3mm,1.5mm">
                    <w:txbxContent>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block=</w:t>
                        </w:r>
                        <w:r>
                          <w:rPr>
                            <w:sz w:val="18"/>
                            <w:szCs w:val="18"/>
                          </w:rPr>
                          <w:t>xui</w:t>
                        </w:r>
                        <w:r w:rsidRPr="00390796">
                          <w:rPr>
                            <w:sz w:val="18"/>
                            <w:szCs w:val="18"/>
                          </w:rPr>
                          <w:t>.create(</w:t>
                        </w:r>
                        <w:r w:rsidRPr="00390796">
                          <w:rPr>
                            <w:color w:val="FF00FF"/>
                            <w:sz w:val="18"/>
                            <w:szCs w:val="18"/>
                          </w:rPr>
                          <w:t>"Block"</w:t>
                        </w:r>
                        <w:r w:rsidRPr="00390796">
                          <w:rPr>
                            <w:sz w:val="18"/>
                            <w:szCs w:val="18"/>
                          </w:rPr>
                          <w:t>).setWidth(</w:t>
                        </w:r>
                        <w:r>
                          <w:rPr>
                            <w:rFonts w:hint="eastAsia"/>
                            <w:color w:val="800000"/>
                            <w:sz w:val="18"/>
                            <w:szCs w:val="18"/>
                          </w:rPr>
                          <w:t>3</w:t>
                        </w:r>
                        <w:r w:rsidRPr="00390796">
                          <w:rPr>
                            <w:color w:val="800000"/>
                            <w:sz w:val="18"/>
                            <w:szCs w:val="18"/>
                          </w:rPr>
                          <w:t>00</w:t>
                        </w:r>
                        <w:r w:rsidRPr="00390796">
                          <w:rPr>
                            <w:sz w:val="18"/>
                            <w:szCs w:val="18"/>
                          </w:rPr>
                          <w:t>).setHeight(</w:t>
                        </w:r>
                        <w:r w:rsidRPr="00390796">
                          <w:rPr>
                            <w:color w:val="800000"/>
                            <w:sz w:val="18"/>
                            <w:szCs w:val="18"/>
                          </w:rPr>
                          <w:t>300</w:t>
                        </w:r>
                        <w:r w:rsidRPr="00390796">
                          <w:rPr>
                            <w:sz w:val="18"/>
                            <w:szCs w:val="18"/>
                          </w:rPr>
                          <w:t>);</w:t>
                        </w:r>
                      </w:p>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layout=</w:t>
                        </w:r>
                        <w:r>
                          <w:rPr>
                            <w:sz w:val="18"/>
                            <w:szCs w:val="18"/>
                          </w:rPr>
                          <w:t>xui</w:t>
                        </w:r>
                        <w:r w:rsidRPr="00390796">
                          <w:rPr>
                            <w:sz w:val="18"/>
                            <w:szCs w:val="18"/>
                          </w:rPr>
                          <w:t>.create(</w:t>
                        </w:r>
                        <w:r w:rsidRPr="00390796">
                          <w:rPr>
                            <w:color w:val="FF00FF"/>
                            <w:sz w:val="18"/>
                            <w:szCs w:val="18"/>
                          </w:rPr>
                          <w:t>"Layout"</w:t>
                        </w:r>
                        <w:r w:rsidRPr="00390796">
                          <w:rPr>
                            <w:sz w:val="18"/>
                            <w:szCs w:val="18"/>
                          </w:rPr>
                          <w:t>,{items:[</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id</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pos</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size:</w:t>
                        </w:r>
                        <w:proofErr w:type="gramEnd"/>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cmd:</w:t>
                        </w:r>
                        <w:proofErr w:type="gramEnd"/>
                        <w:r w:rsidRPr="00390796">
                          <w:rPr>
                            <w:color w:val="0000FF"/>
                            <w:sz w:val="18"/>
                            <w:szCs w:val="18"/>
                          </w:rPr>
                          <w:t>true</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w:t>
                        </w:r>
                        <w:proofErr w:type="gramEnd"/>
                        <w:r w:rsidRPr="00390796">
                          <w:rPr>
                            <w:sz w:val="18"/>
                            <w:szCs w:val="18"/>
                          </w:rPr>
                          <w:t>id:</w:t>
                        </w:r>
                        <w:r w:rsidRPr="00390796">
                          <w:rPr>
                            <w:color w:val="FF00FF"/>
                            <w:sz w:val="18"/>
                            <w:szCs w:val="18"/>
                          </w:rPr>
                          <w:t>'after'</w:t>
                        </w:r>
                        <w:r w:rsidRPr="00390796">
                          <w:rPr>
                            <w:sz w:val="18"/>
                            <w:szCs w:val="18"/>
                          </w:rPr>
                          <w:t>,pos:</w:t>
                        </w:r>
                        <w:r w:rsidRPr="00390796">
                          <w:rPr>
                            <w:color w:val="FF00FF"/>
                            <w:sz w:val="18"/>
                            <w:szCs w:val="18"/>
                          </w:rPr>
                          <w:t>'after'</w:t>
                        </w:r>
                        <w:r w:rsidRPr="00390796">
                          <w:rPr>
                            <w:sz w:val="18"/>
                            <w:szCs w:val="18"/>
                          </w:rPr>
                          <w:t>,size: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w:t>
                        </w:r>
                      </w:p>
                      <w:p w:rsidR="0023747D" w:rsidRPr="00390796" w:rsidRDefault="0023747D" w:rsidP="00375F9C">
                        <w:pPr>
                          <w:rPr>
                            <w:szCs w:val="18"/>
                          </w:rPr>
                        </w:pPr>
                        <w:proofErr w:type="gramStart"/>
                        <w:r w:rsidRPr="00390796">
                          <w:rPr>
                            <w:sz w:val="18"/>
                            <w:szCs w:val="18"/>
                          </w:rPr>
                          <w:t>block.append(</w:t>
                        </w:r>
                        <w:proofErr w:type="gramEnd"/>
                        <w:r w:rsidRPr="00390796">
                          <w:rPr>
                            <w:sz w:val="18"/>
                            <w:szCs w:val="18"/>
                          </w:rPr>
                          <w:t>layout).show();</w:t>
                        </w:r>
                      </w:p>
                    </w:txbxContent>
                  </v:textbox>
                </v:shape>
                <v:shape id="AutoShape 461" o:spid="_x0000_s1341" type="#_x0000_t62" style="position:absolute;left:14859;top:5943;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aaysYA&#10;AADcAAAADwAAAGRycy9kb3ducmV2LnhtbESPT2vCQBTE74V+h+UVvNVNC2qIriJK0YM2+AfB2yP7&#10;TGKzb0N2jfHbd4VCj8PM/IaZzDpTiZYaV1pW8NGPQBBnVpecKzgevt5jEM4ja6wsk4IHOZhNX18m&#10;mGh75x21e5+LAGGXoILC+zqR0mUFGXR9WxMH72Ibgz7IJpe6wXuAm0p+RtFQGiw5LBRY06Kg7Gd/&#10;MwpOG6m36a66rE6j7Lg8p+n1+9oq1Xvr5mMQnjr/H/5rr7WCUTyA55l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aaysYAAADcAAAADwAAAAAAAAAAAAAAAACYAgAAZHJz&#10;L2Rvd25yZXYueG1sUEsFBgAAAAAEAAQA9QAAAIsDAAAAAA==&#10;" adj="41820,19602" fillcolor="#ff9">
                  <v:textbox inset="0,0,0,0">
                    <w:txbxContent>
                      <w:p w:rsidR="0023747D" w:rsidRPr="000E23E9" w:rsidRDefault="0023747D" w:rsidP="00375F9C">
                        <w:pPr>
                          <w:rPr>
                            <w:szCs w:val="18"/>
                          </w:rPr>
                        </w:pPr>
                        <w:r>
                          <w:rPr>
                            <w:szCs w:val="18"/>
                          </w:rPr>
                          <w:t>S</w:t>
                        </w:r>
                        <w:r>
                          <w:rPr>
                            <w:rFonts w:hint="eastAsia"/>
                            <w:szCs w:val="18"/>
                          </w:rPr>
                          <w:t>ize to 100</w:t>
                        </w:r>
                      </w:p>
                    </w:txbxContent>
                  </v:textbox>
                </v:shape>
                <v:shape id="AutoShape 462" o:spid="_x0000_s1342" type="#_x0000_t62" style="position:absolute;left:18288;top:8915;width:1714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BaMQA&#10;AADcAAAADwAAAGRycy9kb3ducmV2LnhtbESPQWvCQBSE74L/YXlCb7qxB5XoKiIWROihWhBvz+wz&#10;CWbfxuxT0/76riD0OMzMN8xs0bpK3akJpWcDw0ECijjztuTcwPf+oz8BFQTZYuWZDPxQgMW825lh&#10;av2Dv+i+k1xFCIcUDRQidap1yApyGAa+Jo7e2TcOJcom17bBR4S7Sr8nyUg7LDkuFFjTqqDssrs5&#10;A8f6c0jXw0ZEfm1Y78PpsL2OjXnrtcspKKFW/sOv9sYaGE9G8DwTj4C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JwWjEAAAA3AAAAA8AAAAAAAAAAAAAAAAAmAIAAGRycy9k&#10;b3ducmV2LnhtbFBLBQYAAAAABAAEAPUAAACJAwAAAAA=&#10;" adj="34368,6180" fillcolor="#ff9">
                  <v:textbox inset="0,0,0,0">
                    <w:txbxContent>
                      <w:p w:rsidR="0023747D" w:rsidRPr="000E23E9" w:rsidRDefault="0023747D" w:rsidP="00375F9C">
                        <w:pPr>
                          <w:rPr>
                            <w:szCs w:val="18"/>
                          </w:rPr>
                        </w:pPr>
                        <w:r>
                          <w:rPr>
                            <w:szCs w:val="18"/>
                          </w:rPr>
                          <w:t>H</w:t>
                        </w:r>
                        <w:r>
                          <w:rPr>
                            <w:rFonts w:hint="eastAsia"/>
                            <w:szCs w:val="18"/>
                          </w:rPr>
                          <w:t>as a command button</w:t>
                        </w:r>
                      </w:p>
                    </w:txbxContent>
                  </v:textbox>
                </v:shape>
                <v:shape id="AutoShape 463" o:spid="_x0000_s1343" type="#_x0000_t62" style="position:absolute;left:32004;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B5MIA&#10;AADcAAAADwAAAGRycy9kb3ducmV2LnhtbESPQYvCMBSE74L/ITxhb5oqoqVrWhbZBS8erP6AZ/O2&#10;Ddu8lCbW+u83guBxmJlvmF0x2lYM1HvjWMFykYAgrpw2XCu4nH/mKQgfkDW2jknBgzwU+XSyw0y7&#10;O59oKEMtIoR9hgqaELpMSl81ZNEvXEccvV/XWwxR9rXUPd4j3LZylSQbadFwXGiwo31D1V95swqO&#10;djhXPpj0Kofvg1yXfmWWqVIfs/HrE0SgMbzDr/ZBK9imW3ieiU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QwHkwgAAANwAAAAPAAAAAAAAAAAAAAAAAJgCAABkcnMvZG93&#10;bnJldi54bWxQSwUGAAAAAAQABAD1AAAAhwMAAAAA&#10;" adj="25860,-13298" fillcolor="#ff9">
                  <v:textbox inset="0,0,0,0">
                    <w:txbxContent>
                      <w:p w:rsidR="0023747D" w:rsidRPr="000E23E9" w:rsidRDefault="0023747D" w:rsidP="00375F9C">
                        <w:pPr>
                          <w:rPr>
                            <w:szCs w:val="18"/>
                          </w:rPr>
                        </w:pPr>
                        <w:r>
                          <w:rPr>
                            <w:rFonts w:hint="eastAsia"/>
                            <w:szCs w:val="18"/>
                          </w:rPr>
                          <w:t>Append into a block</w:t>
                        </w:r>
                      </w:p>
                    </w:txbxContent>
                  </v:textbox>
                </v:shape>
                <w10:anchorlock/>
              </v:group>
            </w:pict>
          </mc:Fallback>
        </mc:AlternateContent>
      </w:r>
    </w:p>
    <w:p w:rsidR="00375F9C" w:rsidRPr="003B584D" w:rsidRDefault="00375F9C" w:rsidP="00375F9C">
      <w:pPr>
        <w:rPr>
          <w:b/>
        </w:rPr>
      </w:pPr>
      <w:r w:rsidRPr="003B584D">
        <w:rPr>
          <w:rFonts w:hint="eastAsia"/>
          <w:b/>
        </w:rPr>
        <w:t>Output:</w:t>
      </w:r>
    </w:p>
    <w:p w:rsidR="00375F9C" w:rsidRDefault="005C781A" w:rsidP="00375F9C">
      <w:r>
        <w:rPr>
          <w:rFonts w:hint="eastAsia"/>
          <w:noProof/>
        </w:rPr>
        <mc:AlternateContent>
          <mc:Choice Requires="wps">
            <w:drawing>
              <wp:anchor distT="0" distB="0" distL="114300" distR="114300" simplePos="0" relativeHeight="251517440" behindDoc="0" locked="0" layoutInCell="1" allowOverlap="1" wp14:anchorId="43754DBC" wp14:editId="06340DFA">
                <wp:simplePos x="0" y="0"/>
                <wp:positionH relativeFrom="column">
                  <wp:posOffset>1600200</wp:posOffset>
                </wp:positionH>
                <wp:positionV relativeFrom="line">
                  <wp:posOffset>528320</wp:posOffset>
                </wp:positionV>
                <wp:extent cx="1828800" cy="219710"/>
                <wp:effectExtent l="28575" t="13970" r="9525" b="194945"/>
                <wp:wrapNone/>
                <wp:docPr id="783" name="AutoShap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219710"/>
                        </a:xfrm>
                        <a:prstGeom prst="wedgeRoundRectCallout">
                          <a:avLst>
                            <a:gd name="adj1" fmla="val 49338"/>
                            <a:gd name="adj2" fmla="val 128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old/Expand command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4" o:spid="_x0000_s1344" type="#_x0000_t62" style="position:absolute;left:0;text-align:left;margin-left:126pt;margin-top:41.6pt;width:2in;height:17.3pt;flip:x;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" adj="21457,38517" fillcolor="#ff9">
                <v:textbox inset="0,0,0,0">
                  <w:txbxContent>
                    <w:p w:rsidR="0023747D" w:rsidRPr="000E23E9" w:rsidRDefault="0023747D" w:rsidP="00375F9C">
                      <w:pPr>
                        <w:rPr>
                          <w:szCs w:val="18"/>
                        </w:rPr>
                      </w:pPr>
                      <w:r>
                        <w:rPr>
                          <w:szCs w:val="18"/>
                        </w:rPr>
                        <w:t>F</w:t>
                      </w:r>
                      <w:r>
                        <w:rPr>
                          <w:rFonts w:hint="eastAsia"/>
                          <w:szCs w:val="18"/>
                        </w:rPr>
                        <w:t>old/Expand command button</w:t>
                      </w:r>
                    </w:p>
                  </w:txbxContent>
                </v:textbox>
                <w10:wrap anchory="line"/>
              </v:shape>
            </w:pict>
          </mc:Fallback>
        </mc:AlternateContent>
      </w:r>
      <w:r>
        <w:rPr>
          <w:rFonts w:hint="eastAsia"/>
          <w:noProof/>
        </w:rPr>
        <mc:AlternateContent>
          <mc:Choice Requires="wps">
            <w:drawing>
              <wp:anchor distT="0" distB="0" distL="114300" distR="114300" simplePos="0" relativeHeight="251522560" behindDoc="0" locked="0" layoutInCell="1" allowOverlap="1" wp14:anchorId="1608D9C8" wp14:editId="6C979CB4">
                <wp:simplePos x="0" y="0"/>
                <wp:positionH relativeFrom="column">
                  <wp:posOffset>571500</wp:posOffset>
                </wp:positionH>
                <wp:positionV relativeFrom="line">
                  <wp:posOffset>1419860</wp:posOffset>
                </wp:positionV>
                <wp:extent cx="1028700" cy="219710"/>
                <wp:effectExtent l="9525" t="153035" r="9525" b="8255"/>
                <wp:wrapNone/>
                <wp:docPr id="782" name="AutoShap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12287"/>
                            <a:gd name="adj2" fmla="val -112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Cs w:val="18"/>
                              </w:rPr>
                            </w:pPr>
                            <w:r>
                              <w:rPr>
                                <w:rFonts w:hint="eastAsia"/>
                                <w:szCs w:val="18"/>
                              </w:rPr>
                              <w:t>Main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9" o:spid="_x0000_s1345" type="#_x0000_t62" style="position:absolute;left:0;text-align:left;margin-left:45pt;margin-top:111.8pt;width:81pt;height:17.3pt;flip:x;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" adj="8146,-13485" fillcolor="#ff9">
                <v:textbox inset="0,0,0,0">
                  <w:txbxContent>
                    <w:p w:rsidR="0023747D" w:rsidRPr="000E23E9" w:rsidRDefault="0023747D" w:rsidP="00375F9C">
                      <w:pPr>
                        <w:jc w:val="center"/>
                        <w:rPr>
                          <w:szCs w:val="18"/>
                        </w:rPr>
                      </w:pPr>
                      <w:r>
                        <w:rPr>
                          <w:rFonts w:hint="eastAsia"/>
                          <w:szCs w:val="18"/>
                        </w:rPr>
                        <w:t>Main container</w:t>
                      </w:r>
                    </w:p>
                  </w:txbxContent>
                </v:textbox>
                <w10:wrap anchory="line"/>
              </v:shape>
            </w:pict>
          </mc:Fallback>
        </mc:AlternateContent>
      </w:r>
      <w:r>
        <w:rPr>
          <w:rFonts w:hint="eastAsia"/>
          <w:noProof/>
        </w:rPr>
        <mc:AlternateContent>
          <mc:Choice Requires="wps">
            <w:drawing>
              <wp:anchor distT="0" distB="0" distL="114300" distR="114300" simplePos="0" relativeHeight="251518464" behindDoc="0" locked="0" layoutInCell="1" allowOverlap="1" wp14:anchorId="0F63976F" wp14:editId="7AB54254">
                <wp:simplePos x="0" y="0"/>
                <wp:positionH relativeFrom="column">
                  <wp:posOffset>571500</wp:posOffset>
                </wp:positionH>
                <wp:positionV relativeFrom="line">
                  <wp:posOffset>231140</wp:posOffset>
                </wp:positionV>
                <wp:extent cx="1028700" cy="219710"/>
                <wp:effectExtent l="9525" t="12065" r="9525" b="168275"/>
                <wp:wrapNone/>
                <wp:docPr id="781" name="Auto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13213"/>
                            <a:gd name="adj2" fmla="val 120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rFonts w:hint="eastAsia"/>
                                <w:szCs w:val="18"/>
                              </w:rPr>
                              <w:t>Before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5" o:spid="_x0000_s1346" type="#_x0000_t62" style="position:absolute;left:0;text-align:left;margin-left:45pt;margin-top:18.2pt;width:81pt;height:17.3pt;flip:x;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" adj="7946,36894" fillcolor="#ff9">
                <v:textbox inset="0,0,0,0">
                  <w:txbxContent>
                    <w:p w:rsidR="0023747D" w:rsidRDefault="0023747D" w:rsidP="00375F9C">
                      <w:pPr>
                        <w:rPr>
                          <w:szCs w:val="18"/>
                        </w:rPr>
                      </w:pPr>
                      <w:r>
                        <w:rPr>
                          <w:rFonts w:hint="eastAsia"/>
                          <w:szCs w:val="18"/>
                        </w:rPr>
                        <w:t>Before container</w:t>
                      </w:r>
                    </w:p>
                  </w:txbxContent>
                </v:textbox>
                <w10:wrap anchory="line"/>
              </v:shape>
            </w:pict>
          </mc:Fallback>
        </mc:AlternateContent>
      </w:r>
      <w:r>
        <w:rPr>
          <w:rFonts w:hint="eastAsia"/>
          <w:noProof/>
        </w:rPr>
        <mc:AlternateContent>
          <mc:Choice Requires="wps">
            <w:drawing>
              <wp:anchor distT="0" distB="0" distL="114300" distR="114300" simplePos="0" relativeHeight="251519488" behindDoc="0" locked="0" layoutInCell="1" allowOverlap="1" wp14:anchorId="16BE9BE3" wp14:editId="296F013F">
                <wp:simplePos x="0" y="0"/>
                <wp:positionH relativeFrom="column">
                  <wp:posOffset>571500</wp:posOffset>
                </wp:positionH>
                <wp:positionV relativeFrom="line">
                  <wp:posOffset>2410460</wp:posOffset>
                </wp:positionV>
                <wp:extent cx="914400" cy="219710"/>
                <wp:effectExtent l="9525" t="200660" r="9525" b="8255"/>
                <wp:wrapNone/>
                <wp:docPr id="779" name="AutoShap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21111"/>
                            <a:gd name="adj2" fmla="val -13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B584D" w:rsidRDefault="0023747D" w:rsidP="00375F9C">
                            <w:pPr>
                              <w:rPr>
                                <w:szCs w:val="18"/>
                              </w:rPr>
                            </w:pPr>
                            <w:r>
                              <w:rPr>
                                <w:szCs w:val="18"/>
                              </w:rPr>
                              <w:t>A</w:t>
                            </w:r>
                            <w:r>
                              <w:rPr>
                                <w:rFonts w:hint="eastAsia"/>
                                <w:szCs w:val="18"/>
                              </w:rPr>
                              <w:t>fter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6" o:spid="_x0000_s1347" type="#_x0000_t62" style="position:absolute;left:0;text-align:left;margin-left:45pt;margin-top:189.8pt;width:1in;height:17.3pt;flip:x;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" adj="6240,-17543" fillcolor="#ff9">
                <v:textbox inset="0,0,0,0">
                  <w:txbxContent>
                    <w:p w:rsidR="0023747D" w:rsidRPr="003B584D" w:rsidRDefault="0023747D" w:rsidP="00375F9C">
                      <w:pPr>
                        <w:rPr>
                          <w:szCs w:val="18"/>
                        </w:rPr>
                      </w:pPr>
                      <w:r>
                        <w:rPr>
                          <w:szCs w:val="18"/>
                        </w:rPr>
                        <w:t>A</w:t>
                      </w:r>
                      <w:r>
                        <w:rPr>
                          <w:rFonts w:hint="eastAsia"/>
                          <w:szCs w:val="18"/>
                        </w:rPr>
                        <w:t>fter container</w:t>
                      </w:r>
                    </w:p>
                  </w:txbxContent>
                </v:textbox>
                <w10:wrap anchory="line"/>
              </v:shape>
            </w:pict>
          </mc:Fallback>
        </mc:AlternateContent>
      </w:r>
      <w:r>
        <w:rPr>
          <w:rFonts w:hint="eastAsia"/>
          <w:noProof/>
        </w:rPr>
        <w:drawing>
          <wp:inline distT="0" distB="0" distL="0" distR="0" wp14:anchorId="228FA70E" wp14:editId="7C087D67">
            <wp:extent cx="2905125" cy="29146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05125" cy="2914650"/>
                    </a:xfrm>
                    <a:prstGeom prst="rect">
                      <a:avLst/>
                    </a:prstGeom>
                    <a:noFill/>
                    <a:ln>
                      <a:noFill/>
                    </a:ln>
                  </pic:spPr>
                </pic:pic>
              </a:graphicData>
            </a:graphic>
          </wp:inline>
        </w:drawing>
      </w:r>
    </w:p>
    <w:p w:rsidR="00375F9C" w:rsidRPr="003B584D" w:rsidRDefault="00375F9C" w:rsidP="00375F9C">
      <w:pPr>
        <w:rPr>
          <w:b/>
        </w:rPr>
      </w:pPr>
      <w:r w:rsidRPr="003B584D">
        <w:rPr>
          <w:rFonts w:hint="eastAsia"/>
          <w:b/>
        </w:rPr>
        <w:lastRenderedPageBreak/>
        <w:t>Input:</w:t>
      </w:r>
    </w:p>
    <w:p w:rsidR="00375F9C" w:rsidRDefault="005C781A" w:rsidP="00375F9C">
      <w:r>
        <w:rPr>
          <w:noProof/>
        </w:rPr>
        <mc:AlternateContent>
          <mc:Choice Requires="wpc">
            <w:drawing>
              <wp:inline distT="0" distB="0" distL="0" distR="0" wp14:anchorId="6CBFD6E5" wp14:editId="16A40069">
                <wp:extent cx="5257800" cy="3400425"/>
                <wp:effectExtent l="9525" t="0" r="9525" b="9525"/>
                <wp:docPr id="778" name="画布 4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71" name="Text Box 469"/>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block=</w:t>
                              </w:r>
                              <w:r>
                                <w:rPr>
                                  <w:sz w:val="18"/>
                                  <w:szCs w:val="18"/>
                                </w:rPr>
                                <w:t>xui</w:t>
                              </w:r>
                              <w:r w:rsidRPr="00D73017">
                                <w:rPr>
                                  <w:sz w:val="18"/>
                                  <w:szCs w:val="18"/>
                                </w:rPr>
                                <w:t>.create(</w:t>
                              </w:r>
                              <w:r w:rsidRPr="00D73017">
                                <w:rPr>
                                  <w:color w:val="FF00FF"/>
                                  <w:sz w:val="18"/>
                                  <w:szCs w:val="18"/>
                                </w:rPr>
                                <w:t>"Block"</w:t>
                              </w:r>
                              <w:r w:rsidRPr="00D73017">
                                <w:rPr>
                                  <w:sz w:val="18"/>
                                  <w:szCs w:val="18"/>
                                </w:rPr>
                                <w:t>).setWidth(</w:t>
                              </w:r>
                              <w:r w:rsidRPr="00D73017">
                                <w:rPr>
                                  <w:color w:val="800000"/>
                                  <w:sz w:val="18"/>
                                  <w:szCs w:val="18"/>
                                </w:rPr>
                                <w:t>400</w:t>
                              </w:r>
                              <w:r w:rsidRPr="00D73017">
                                <w:rPr>
                                  <w:sz w:val="18"/>
                                  <w:szCs w:val="18"/>
                                </w:rPr>
                                <w:t>).setHeight(</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layout=</w:t>
                              </w:r>
                              <w:r>
                                <w:rPr>
                                  <w:sz w:val="18"/>
                                  <w:szCs w:val="18"/>
                                </w:rPr>
                                <w:t>xui</w:t>
                              </w:r>
                              <w:r w:rsidRPr="00D73017">
                                <w:rPr>
                                  <w:sz w:val="18"/>
                                  <w:szCs w:val="18"/>
                                </w:rPr>
                                <w:t>.create(</w:t>
                              </w:r>
                              <w:r w:rsidRPr="00D73017">
                                <w:rPr>
                                  <w:color w:val="FF00FF"/>
                                  <w:sz w:val="18"/>
                                  <w:szCs w:val="18"/>
                                </w:rPr>
                                <w:t>"Layout"</w:t>
                              </w:r>
                              <w:r w:rsidRPr="00D73017">
                                <w:rPr>
                                  <w:sz w:val="18"/>
                                  <w:szCs w:val="18"/>
                                </w:rPr>
                                <w:t>,{items:[</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Pr>
                                  <w:rFonts w:hint="eastAsia"/>
                                  <w:sz w:val="18"/>
                                  <w:szCs w:val="18"/>
                                </w:rPr>
                                <w:t>folded</w:t>
                              </w:r>
                              <w:r w:rsidRPr="00D73017">
                                <w:rPr>
                                  <w:sz w:val="18"/>
                                  <w:szCs w:val="18"/>
                                </w:rPr>
                                <w:t>:</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max:</w:t>
                              </w:r>
                              <w:proofErr w:type="gramEnd"/>
                              <w:r w:rsidRPr="00D73017">
                                <w:rPr>
                                  <w:color w:val="800000"/>
                                  <w:sz w:val="18"/>
                                  <w:szCs w:val="18"/>
                                </w:rPr>
                                <w:t>120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min:</w:t>
                              </w:r>
                              <w:proofErr w:type="gramEnd"/>
                              <w:r w:rsidRPr="00D73017">
                                <w:rPr>
                                  <w:color w:val="800000"/>
                                  <w:sz w:val="18"/>
                                  <w:szCs w:val="18"/>
                                </w:rPr>
                                <w:t>80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locked: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'after2'</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roofErr w:type="gramStart"/>
                              <w:r w:rsidRPr="00D73017">
                                <w:rPr>
                                  <w:sz w:val="18"/>
                                  <w:szCs w:val="18"/>
                                </w:rPr>
                                <w:t>,type</w:t>
                              </w:r>
                              <w:proofErr w:type="gramEnd"/>
                              <w:r w:rsidRPr="00D73017">
                                <w:rPr>
                                  <w:sz w:val="18"/>
                                  <w:szCs w:val="18"/>
                                </w:rPr>
                                <w:t xml:space="preserve">: </w:t>
                              </w:r>
                              <w:r>
                                <w:rPr>
                                  <w:color w:val="FF00FF"/>
                                  <w:sz w:val="18"/>
                                  <w:szCs w:val="18"/>
                                </w:rPr>
                                <w:t>'</w:t>
                              </w:r>
                              <w:r w:rsidRPr="003B584D">
                                <w:rPr>
                                  <w:color w:val="FF00FF"/>
                                  <w:sz w:val="18"/>
                                  <w:szCs w:val="18"/>
                                </w:rPr>
                                <w:t>horizontal</w:t>
                              </w:r>
                              <w:r w:rsidRPr="00D73017">
                                <w:rPr>
                                  <w:color w:val="FF00FF"/>
                                  <w:sz w:val="18"/>
                                  <w:szCs w:val="18"/>
                                </w:rPr>
                                <w:t>'</w:t>
                              </w:r>
                              <w:r w:rsidRPr="00D73017">
                                <w:rPr>
                                  <w:sz w:val="18"/>
                                  <w:szCs w:val="18"/>
                                </w:rPr>
                                <w:t>});</w:t>
                              </w:r>
                            </w:p>
                            <w:p w:rsidR="0023747D" w:rsidRPr="00D73017" w:rsidRDefault="0023747D" w:rsidP="00375F9C">
                              <w:pPr>
                                <w:rPr>
                                  <w:szCs w:val="18"/>
                                </w:rPr>
                              </w:pPr>
                              <w:proofErr w:type="gramStart"/>
                              <w:r w:rsidRPr="00D73017">
                                <w:rPr>
                                  <w:sz w:val="18"/>
                                  <w:szCs w:val="18"/>
                                </w:rPr>
                                <w:t>block.append(</w:t>
                              </w:r>
                              <w:proofErr w:type="gramEnd"/>
                              <w:r w:rsidRPr="00D73017">
                                <w:rPr>
                                  <w:sz w:val="18"/>
                                  <w:szCs w:val="18"/>
                                </w:rPr>
                                <w:t>layout).show();</w:t>
                              </w:r>
                            </w:p>
                          </w:txbxContent>
                        </wps:txbx>
                        <wps:bodyPr rot="0" vert="horz" wrap="square" lIns="54000" tIns="46800" rIns="54000" bIns="45720" anchor="t" anchorCtr="0" upright="1">
                          <a:spAutoFit/>
                        </wps:bodyPr>
                      </wps:wsp>
                      <wps:wsp>
                        <wps:cNvPr id="772" name="AutoShape 470"/>
                        <wps:cNvSpPr>
                          <a:spLocks noChangeArrowheads="1"/>
                        </wps:cNvSpPr>
                        <wps:spPr bwMode="auto">
                          <a:xfrm flipH="1">
                            <a:off x="1143000" y="990600"/>
                            <a:ext cx="1485900" cy="219710"/>
                          </a:xfrm>
                          <a:prstGeom prst="wedgeRoundRectCallout">
                            <a:avLst>
                              <a:gd name="adj1" fmla="val 73329"/>
                              <a:gd name="adj2" fmla="val 63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Max size is120</w:t>
                              </w:r>
                            </w:p>
                          </w:txbxContent>
                        </wps:txbx>
                        <wps:bodyPr rot="0" vert="horz" wrap="square" lIns="0" tIns="0" rIns="0" bIns="0" anchor="t" anchorCtr="0" upright="1">
                          <a:noAutofit/>
                        </wps:bodyPr>
                      </wps:wsp>
                      <wps:wsp>
                        <wps:cNvPr id="774" name="AutoShape 471"/>
                        <wps:cNvSpPr>
                          <a:spLocks noChangeArrowheads="1"/>
                        </wps:cNvSpPr>
                        <wps:spPr bwMode="auto">
                          <a:xfrm flipH="1">
                            <a:off x="1143000" y="1287780"/>
                            <a:ext cx="1485900" cy="219710"/>
                          </a:xfrm>
                          <a:prstGeom prst="wedgeRoundRectCallout">
                            <a:avLst>
                              <a:gd name="adj1" fmla="val 76537"/>
                              <a:gd name="adj2" fmla="val 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Min size is 80</w:t>
                              </w:r>
                            </w:p>
                          </w:txbxContent>
                        </wps:txbx>
                        <wps:bodyPr rot="0" vert="horz" wrap="square" lIns="0" tIns="0" rIns="0" bIns="0" anchor="t" anchorCtr="0" upright="1">
                          <a:noAutofit/>
                        </wps:bodyPr>
                      </wps:wsp>
                      <wps:wsp>
                        <wps:cNvPr id="775" name="AutoShape 472"/>
                        <wps:cNvSpPr>
                          <a:spLocks noChangeArrowheads="1"/>
                        </wps:cNvSpPr>
                        <wps:spPr bwMode="auto">
                          <a:xfrm flipH="1">
                            <a:off x="1485900" y="2872740"/>
                            <a:ext cx="685800" cy="219710"/>
                          </a:xfrm>
                          <a:prstGeom prst="wedgeRoundRectCallout">
                            <a:avLst>
                              <a:gd name="adj1" fmla="val 93611"/>
                              <a:gd name="adj2" fmla="val 46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B584D" w:rsidRDefault="0023747D" w:rsidP="00375F9C">
                              <w:pPr>
                                <w:rPr>
                                  <w:szCs w:val="18"/>
                                </w:rPr>
                              </w:pPr>
                              <w:proofErr w:type="gramStart"/>
                              <w:r w:rsidRPr="003B584D">
                                <w:rPr>
                                  <w:szCs w:val="18"/>
                                </w:rPr>
                                <w:t>horizontal</w:t>
                              </w:r>
                              <w:proofErr w:type="gramEnd"/>
                            </w:p>
                          </w:txbxContent>
                        </wps:txbx>
                        <wps:bodyPr rot="0" vert="horz" wrap="square" lIns="0" tIns="0" rIns="0" bIns="0" anchor="t" anchorCtr="0" upright="1">
                          <a:noAutofit/>
                        </wps:bodyPr>
                      </wps:wsp>
                      <wps:wsp>
                        <wps:cNvPr id="776" name="AutoShape 474"/>
                        <wps:cNvSpPr>
                          <a:spLocks noChangeArrowheads="1"/>
                        </wps:cNvSpPr>
                        <wps:spPr bwMode="auto">
                          <a:xfrm flipH="1">
                            <a:off x="1028700" y="594360"/>
                            <a:ext cx="1600200" cy="219710"/>
                          </a:xfrm>
                          <a:prstGeom prst="wedgeRoundRectCallout">
                            <a:avLst>
                              <a:gd name="adj1" fmla="val 62736"/>
                              <a:gd name="adj2" fmla="val 173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efault status is fold</w:t>
                              </w:r>
                            </w:p>
                          </w:txbxContent>
                        </wps:txbx>
                        <wps:bodyPr rot="0" vert="horz" wrap="square" lIns="0" tIns="0" rIns="0" bIns="0" anchor="t" anchorCtr="0" upright="1">
                          <a:noAutofit/>
                        </wps:bodyPr>
                      </wps:wsp>
                      <wps:wsp>
                        <wps:cNvPr id="777" name="AutoShape 475"/>
                        <wps:cNvSpPr>
                          <a:spLocks noChangeArrowheads="1"/>
                        </wps:cNvSpPr>
                        <wps:spPr bwMode="auto">
                          <a:xfrm flipH="1">
                            <a:off x="1257300" y="1981200"/>
                            <a:ext cx="1371600" cy="219710"/>
                          </a:xfrm>
                          <a:prstGeom prst="wedgeRoundRectCallout">
                            <a:avLst>
                              <a:gd name="adj1" fmla="val 73889"/>
                              <a:gd name="adj2" fmla="val 35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Size locked</w:t>
                              </w:r>
                            </w:p>
                          </w:txbxContent>
                        </wps:txbx>
                        <wps:bodyPr rot="0" vert="horz" wrap="square" lIns="0" tIns="0" rIns="0" bIns="0" anchor="t" anchorCtr="0" upright="1">
                          <a:noAutofit/>
                        </wps:bodyPr>
                      </wps:wsp>
                    </wpc:wpc>
                  </a:graphicData>
                </a:graphic>
              </wp:inline>
            </w:drawing>
          </mc:Choice>
          <mc:Fallback>
            <w:pict>
              <v:group id="画布 467" o:spid="_x0000_s1348" editas="canvas" style="width:414pt;height:267.75pt;mso-position-horizontal-relative:char;mso-position-vertical-relative:line" coordsize="52578,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">
                <v:shape id="_x0000_s1349" type="#_x0000_t75" style="position:absolute;width:52578;height:34004;visibility:visible;mso-wrap-style:square">
                  <v:fill o:detectmouseclick="t"/>
                  <v:path o:connecttype="none"/>
                </v:shape>
                <v:shape id="Text Box 469" o:spid="_x0000_s1350"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BcQA&#10;AADcAAAADwAAAGRycy9kb3ducmV2LnhtbESPzWsCMRTE70L/h/AK3jSrBz+2RhFFtpdC/ej9sXlu&#10;FjcvSxLX9b9vCgWPw8z8hlltetuIjnyoHSuYjDMQxKXTNVcKLufDaAEiRGSNjWNS8KQAm/XbYIW5&#10;dg8+UneKlUgQDjkqMDG2uZShNGQxjF1LnLyr8xZjkr6S2uMjwW0jp1k2kxZrTgsGW9oZKm+nu1VQ&#10;3vb9vqh/jO/udvGtl8Xza1YoNXzvtx8gIvXxFf5vf2oF8/kE/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08wXEAAAA3AAAAA8AAAAAAAAAAAAAAAAAmAIAAGRycy9k&#10;b3ducmV2LnhtbFBLBQYAAAAABAAEAPUAAACJAwAAAAA=&#10;" strokeweight="1pt">
                  <v:textbox style="mso-fit-shape-to-text:t" inset="1.5mm,1.3mm,1.5mm">
                    <w:txbxContent>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block=</w:t>
                        </w:r>
                        <w:r>
                          <w:rPr>
                            <w:sz w:val="18"/>
                            <w:szCs w:val="18"/>
                          </w:rPr>
                          <w:t>xui</w:t>
                        </w:r>
                        <w:r w:rsidRPr="00D73017">
                          <w:rPr>
                            <w:sz w:val="18"/>
                            <w:szCs w:val="18"/>
                          </w:rPr>
                          <w:t>.create(</w:t>
                        </w:r>
                        <w:r w:rsidRPr="00D73017">
                          <w:rPr>
                            <w:color w:val="FF00FF"/>
                            <w:sz w:val="18"/>
                            <w:szCs w:val="18"/>
                          </w:rPr>
                          <w:t>"Block"</w:t>
                        </w:r>
                        <w:r w:rsidRPr="00D73017">
                          <w:rPr>
                            <w:sz w:val="18"/>
                            <w:szCs w:val="18"/>
                          </w:rPr>
                          <w:t>).setWidth(</w:t>
                        </w:r>
                        <w:r w:rsidRPr="00D73017">
                          <w:rPr>
                            <w:color w:val="800000"/>
                            <w:sz w:val="18"/>
                            <w:szCs w:val="18"/>
                          </w:rPr>
                          <w:t>400</w:t>
                        </w:r>
                        <w:r w:rsidRPr="00D73017">
                          <w:rPr>
                            <w:sz w:val="18"/>
                            <w:szCs w:val="18"/>
                          </w:rPr>
                          <w:t>).setHeight(</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layout=</w:t>
                        </w:r>
                        <w:r>
                          <w:rPr>
                            <w:sz w:val="18"/>
                            <w:szCs w:val="18"/>
                          </w:rPr>
                          <w:t>xui</w:t>
                        </w:r>
                        <w:r w:rsidRPr="00D73017">
                          <w:rPr>
                            <w:sz w:val="18"/>
                            <w:szCs w:val="18"/>
                          </w:rPr>
                          <w:t>.create(</w:t>
                        </w:r>
                        <w:r w:rsidRPr="00D73017">
                          <w:rPr>
                            <w:color w:val="FF00FF"/>
                            <w:sz w:val="18"/>
                            <w:szCs w:val="18"/>
                          </w:rPr>
                          <w:t>"Layout"</w:t>
                        </w:r>
                        <w:r w:rsidRPr="00D73017">
                          <w:rPr>
                            <w:sz w:val="18"/>
                            <w:szCs w:val="18"/>
                          </w:rPr>
                          <w:t>,{items:[</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Pr>
                            <w:rFonts w:hint="eastAsia"/>
                            <w:sz w:val="18"/>
                            <w:szCs w:val="18"/>
                          </w:rPr>
                          <w:t>folded</w:t>
                        </w:r>
                        <w:r w:rsidRPr="00D73017">
                          <w:rPr>
                            <w:sz w:val="18"/>
                            <w:szCs w:val="18"/>
                          </w:rPr>
                          <w:t>:</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max:</w:t>
                        </w:r>
                        <w:proofErr w:type="gramEnd"/>
                        <w:r w:rsidRPr="00D73017">
                          <w:rPr>
                            <w:color w:val="800000"/>
                            <w:sz w:val="18"/>
                            <w:szCs w:val="18"/>
                          </w:rPr>
                          <w:t>120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min:</w:t>
                        </w:r>
                        <w:proofErr w:type="gramEnd"/>
                        <w:r w:rsidRPr="00D73017">
                          <w:rPr>
                            <w:color w:val="800000"/>
                            <w:sz w:val="18"/>
                            <w:szCs w:val="18"/>
                          </w:rPr>
                          <w:t>80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locked: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'after2'</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roofErr w:type="gramStart"/>
                        <w:r w:rsidRPr="00D73017">
                          <w:rPr>
                            <w:sz w:val="18"/>
                            <w:szCs w:val="18"/>
                          </w:rPr>
                          <w:t>,type</w:t>
                        </w:r>
                        <w:proofErr w:type="gramEnd"/>
                        <w:r w:rsidRPr="00D73017">
                          <w:rPr>
                            <w:sz w:val="18"/>
                            <w:szCs w:val="18"/>
                          </w:rPr>
                          <w:t xml:space="preserve">: </w:t>
                        </w:r>
                        <w:r>
                          <w:rPr>
                            <w:color w:val="FF00FF"/>
                            <w:sz w:val="18"/>
                            <w:szCs w:val="18"/>
                          </w:rPr>
                          <w:t>'</w:t>
                        </w:r>
                        <w:r w:rsidRPr="003B584D">
                          <w:rPr>
                            <w:color w:val="FF00FF"/>
                            <w:sz w:val="18"/>
                            <w:szCs w:val="18"/>
                          </w:rPr>
                          <w:t>horizontal</w:t>
                        </w:r>
                        <w:r w:rsidRPr="00D73017">
                          <w:rPr>
                            <w:color w:val="FF00FF"/>
                            <w:sz w:val="18"/>
                            <w:szCs w:val="18"/>
                          </w:rPr>
                          <w:t>'</w:t>
                        </w:r>
                        <w:r w:rsidRPr="00D73017">
                          <w:rPr>
                            <w:sz w:val="18"/>
                            <w:szCs w:val="18"/>
                          </w:rPr>
                          <w:t>});</w:t>
                        </w:r>
                      </w:p>
                      <w:p w:rsidR="0023747D" w:rsidRPr="00D73017" w:rsidRDefault="0023747D" w:rsidP="00375F9C">
                        <w:pPr>
                          <w:rPr>
                            <w:szCs w:val="18"/>
                          </w:rPr>
                        </w:pPr>
                        <w:proofErr w:type="gramStart"/>
                        <w:r w:rsidRPr="00D73017">
                          <w:rPr>
                            <w:sz w:val="18"/>
                            <w:szCs w:val="18"/>
                          </w:rPr>
                          <w:t>block.append(</w:t>
                        </w:r>
                        <w:proofErr w:type="gramEnd"/>
                        <w:r w:rsidRPr="00D73017">
                          <w:rPr>
                            <w:sz w:val="18"/>
                            <w:szCs w:val="18"/>
                          </w:rPr>
                          <w:t>layout).show();</w:t>
                        </w:r>
                      </w:p>
                    </w:txbxContent>
                  </v:textbox>
                </v:shape>
                <v:shape id="AutoShape 470" o:spid="_x0000_s1351" type="#_x0000_t62" style="position:absolute;left:11430;top:9906;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3pacAA&#10;AADcAAAADwAAAGRycy9kb3ducmV2LnhtbESPzQrCMBCE74LvEFbwpmk9qFSjFEHoQRB/Dj0uzdoW&#10;m01pota3N4LgcZiZb5j1tjeNeFLnassK4mkEgriwuuZSwfWynyxBOI+ssbFMCt7kYLsZDtaYaPvi&#10;Ez3PvhQBwi5BBZX3bSKlKyoy6Ka2JQ7ezXYGfZBdKXWHrwA3jZxF0VwarDksVNjSrqLifn4YBamN&#10;ZesOUX6Uuc9uh3mcHdNYqfGoT1cgPPX+H/61M61gsZjB90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3pacAAAADcAAAADwAAAAAAAAAAAAAAAACYAgAAZHJzL2Rvd25y&#10;ZXYueG1sUEsFBgAAAAAEAAQA9QAAAIUDAAAAAA==&#10;" adj="26639,24471" fillcolor="#ff9">
                  <v:textbox inset="0,0,0,0">
                    <w:txbxContent>
                      <w:p w:rsidR="0023747D" w:rsidRPr="000E23E9" w:rsidRDefault="0023747D" w:rsidP="00375F9C">
                        <w:pPr>
                          <w:rPr>
                            <w:szCs w:val="18"/>
                          </w:rPr>
                        </w:pPr>
                        <w:r>
                          <w:rPr>
                            <w:rFonts w:hint="eastAsia"/>
                            <w:szCs w:val="18"/>
                          </w:rPr>
                          <w:t>Max size is120</w:t>
                        </w:r>
                      </w:p>
                    </w:txbxContent>
                  </v:textbox>
                </v:shape>
                <v:shape id="AutoShape 471" o:spid="_x0000_s1352" type="#_x0000_t62" style="position:absolute;left:11430;top:12877;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lwcMA&#10;AADcAAAADwAAAGRycy9kb3ducmV2LnhtbESPQWvCQBSE7wX/w/IEb3WjSC3RVURQhFxqDPT6yD6T&#10;YPZt2F1N9Nd3C4Ueh5n5hllvB9OKBznfWFYwmyYgiEurG64UFJfD+ycIH5A1tpZJwZM8bDejtzWm&#10;2vZ8pkceKhEh7FNUUIfQpVL6siaDfmo74uhdrTMYonSV1A77CDetnCfJhzTYcFyosaN9TeUtvxsF&#10;WX92iyz/PhZYvK5fl8w4X82VmoyH3QpEoCH8h//aJ61guVzA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JlwcMAAADcAAAADwAAAAAAAAAAAAAAAACYAgAAZHJzL2Rv&#10;d25yZXYueG1sUEsFBgAAAAAEAAQA9QAAAIgDAAAAAA==&#10;" adj="27332,11049" fillcolor="#ff9">
                  <v:textbox inset="0,0,0,0">
                    <w:txbxContent>
                      <w:p w:rsidR="0023747D" w:rsidRPr="000E23E9" w:rsidRDefault="0023747D" w:rsidP="00375F9C">
                        <w:pPr>
                          <w:rPr>
                            <w:szCs w:val="18"/>
                          </w:rPr>
                        </w:pPr>
                        <w:r>
                          <w:rPr>
                            <w:rFonts w:hint="eastAsia"/>
                            <w:szCs w:val="18"/>
                          </w:rPr>
                          <w:t>Min size is 80</w:t>
                        </w:r>
                      </w:p>
                    </w:txbxContent>
                  </v:textbox>
                </v:shape>
                <v:shape id="AutoShape 472" o:spid="_x0000_s1353" type="#_x0000_t62" style="position:absolute;left:14859;top:28727;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2pbMYA&#10;AADcAAAADwAAAGRycy9kb3ducmV2LnhtbESPQU8CMRSE7yb+h+aZcJMuBMQsFGI0gBcPLCvnl+2z&#10;W9y+rtsC67+3JiQcJzPzTWax6l0jztQF61nBaJiBIK68tmwUlPv14zOIEJE1Np5JwS8FWC3v7xaY&#10;a3/hHZ2LaESCcMhRQR1jm0sZqpochqFviZP35TuHMcnOSN3hJcFdI8dZ9iQdWk4LNbb0WlP1XZyc&#10;AlP8jMutKe2pnNjRbnM4fnwe35QaPPQvcxCR+ngLX9vvWsFsNoX/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2pbMYAAADcAAAADwAAAAAAAAAAAAAAAACYAgAAZHJz&#10;L2Rvd25yZXYueG1sUEsFBgAAAAAEAAQA9QAAAIsDAAAAAA==&#10;" adj="31020,20788" fillcolor="#ff9">
                  <v:textbox inset="0,0,0,0">
                    <w:txbxContent>
                      <w:p w:rsidR="0023747D" w:rsidRPr="003B584D" w:rsidRDefault="0023747D" w:rsidP="00375F9C">
                        <w:pPr>
                          <w:rPr>
                            <w:szCs w:val="18"/>
                          </w:rPr>
                        </w:pPr>
                        <w:proofErr w:type="gramStart"/>
                        <w:r w:rsidRPr="003B584D">
                          <w:rPr>
                            <w:szCs w:val="18"/>
                          </w:rPr>
                          <w:t>horizontal</w:t>
                        </w:r>
                        <w:proofErr w:type="gramEnd"/>
                      </w:p>
                    </w:txbxContent>
                  </v:textbox>
                </v:shape>
                <v:shape id="AutoShape 474" o:spid="_x0000_s1354" type="#_x0000_t62" style="position:absolute;left:10287;top:5943;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YAcEA&#10;AADcAAAADwAAAGRycy9kb3ducmV2LnhtbESPS4sCMRCE74L/IbTgTTMKvkajiCB6k3XXezPpeeik&#10;M06ijv56syB4LKrqK2qxakwp7lS7wrKCQT8CQZxYXXCm4O9325uCcB5ZY2mZFDzJwWrZbi0w1vbB&#10;P3Q/+kwECLsYFeTeV7GULsnJoOvbijh4qa0N+iDrTOoaHwFuSjmMorE0WHBYyLGiTU7J5XgzCnZm&#10;NCu2DaWHdDTE2+tcXi/2pFS306znIDw1/hv+tPdawWQyhv8z4Qj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TWAHBAAAA3AAAAA8AAAAAAAAAAAAAAAAAmAIAAGRycy9kb3du&#10;cmV2LnhtbFBLBQYAAAAABAAEAPUAAACGAwAAAAA=&#10;" adj="24351,48381" fillcolor="#ff9">
                  <v:textbox inset="0,0,0,0">
                    <w:txbxContent>
                      <w:p w:rsidR="0023747D" w:rsidRPr="000E23E9" w:rsidRDefault="0023747D" w:rsidP="00375F9C">
                        <w:pPr>
                          <w:rPr>
                            <w:szCs w:val="18"/>
                          </w:rPr>
                        </w:pPr>
                        <w:r>
                          <w:rPr>
                            <w:szCs w:val="18"/>
                          </w:rPr>
                          <w:t>D</w:t>
                        </w:r>
                        <w:r>
                          <w:rPr>
                            <w:rFonts w:hint="eastAsia"/>
                            <w:szCs w:val="18"/>
                          </w:rPr>
                          <w:t>efault status is fold</w:t>
                        </w:r>
                      </w:p>
                    </w:txbxContent>
                  </v:textbox>
                </v:shape>
                <v:shape id="AutoShape 475" o:spid="_x0000_s1355" type="#_x0000_t62" style="position:absolute;left:12573;top:1981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RaxsUA&#10;AADcAAAADwAAAGRycy9kb3ducmV2LnhtbESPT2vCQBTE74LfYXkFb7qpSGOjq6ighB4K/oF6fGSf&#10;STD7NmQ3GvvpuwXB4zAzv2Hmy85U4kaNKy0reB9FIIgzq0vOFZyO2+EUhPPIGivLpOBBDpaLfm+O&#10;ibZ33tPt4HMRIOwSVFB4XydSuqwgg25ka+LgXWxj0AfZ5FI3eA9wU8lxFH1IgyWHhQJr2hSUXQ+t&#10;UeB/v3d8WX+23Tn9muhrnf60p1SpwVu3moHw1PlX+NlOtYI4juH/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FrGxQAAANwAAAAPAAAAAAAAAAAAAAAAAJgCAABkcnMv&#10;ZG93bnJldi54bWxQSwUGAAAAAAQABAD1AAAAigMAAAAA&#10;" adj="26760,18541" fillcolor="#ff9">
                  <v:textbox inset="0,0,0,0">
                    <w:txbxContent>
                      <w:p w:rsidR="0023747D" w:rsidRPr="000E23E9" w:rsidRDefault="0023747D" w:rsidP="00375F9C">
                        <w:pPr>
                          <w:rPr>
                            <w:szCs w:val="18"/>
                          </w:rPr>
                        </w:pPr>
                        <w:r>
                          <w:rPr>
                            <w:rFonts w:hint="eastAsia"/>
                            <w:szCs w:val="18"/>
                          </w:rPr>
                          <w:t>Size locked</w:t>
                        </w:r>
                      </w:p>
                    </w:txbxContent>
                  </v:textbox>
                </v:shape>
                <w10:anchorlock/>
              </v:group>
            </w:pict>
          </mc:Fallback>
        </mc:AlternateContent>
      </w:r>
    </w:p>
    <w:p w:rsidR="00375F9C" w:rsidRPr="003B584D" w:rsidRDefault="00375F9C" w:rsidP="00375F9C">
      <w:pPr>
        <w:rPr>
          <w:b/>
        </w:rPr>
      </w:pPr>
      <w:r w:rsidRPr="003B584D">
        <w:rPr>
          <w:rFonts w:hint="eastAsia"/>
          <w:b/>
        </w:rPr>
        <w:t>Output:</w:t>
      </w:r>
    </w:p>
    <w:p w:rsidR="00375F9C" w:rsidRDefault="005C781A" w:rsidP="00375F9C">
      <w:r>
        <w:rPr>
          <w:rFonts w:hint="eastAsia"/>
          <w:noProof/>
        </w:rPr>
        <mc:AlternateContent>
          <mc:Choice Requires="wps">
            <w:drawing>
              <wp:anchor distT="0" distB="0" distL="114300" distR="114300" simplePos="0" relativeHeight="251523584" behindDoc="0" locked="0" layoutInCell="1" allowOverlap="1" wp14:anchorId="2CB0814E" wp14:editId="0A5D59EB">
                <wp:simplePos x="0" y="0"/>
                <wp:positionH relativeFrom="column">
                  <wp:posOffset>342900</wp:posOffset>
                </wp:positionH>
                <wp:positionV relativeFrom="line">
                  <wp:posOffset>792480</wp:posOffset>
                </wp:positionV>
                <wp:extent cx="2400300" cy="219710"/>
                <wp:effectExtent l="9525" t="11430" r="638175" b="6985"/>
                <wp:wrapNone/>
                <wp:docPr id="770" name="AutoShap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0300" cy="219710"/>
                        </a:xfrm>
                        <a:prstGeom prst="wedgeRoundRectCallout">
                          <a:avLst>
                            <a:gd name="adj1" fmla="val -76324"/>
                            <a:gd name="adj2" fmla="val 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ithout command button, with split bar</w:t>
                            </w:r>
                          </w:p>
                          <w:p w:rsidR="0023747D" w:rsidRPr="003B584D"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0" o:spid="_x0000_s1356" type="#_x0000_t62" style="position:absolute;left:0;text-align:left;margin-left:27pt;margin-top:62.4pt;width:189pt;height:17.3pt;flip:x;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" adj="-5686,12173" fillcolor="#ff9">
                <v:textbox inset="0,0,0,0">
                  <w:txbxContent>
                    <w:p w:rsidR="0023747D" w:rsidRPr="000E23E9" w:rsidRDefault="0023747D" w:rsidP="00375F9C">
                      <w:pPr>
                        <w:rPr>
                          <w:szCs w:val="18"/>
                        </w:rPr>
                      </w:pPr>
                      <w:r>
                        <w:rPr>
                          <w:szCs w:val="18"/>
                        </w:rPr>
                        <w:t>W</w:t>
                      </w:r>
                      <w:r>
                        <w:rPr>
                          <w:rFonts w:hint="eastAsia"/>
                          <w:szCs w:val="18"/>
                        </w:rPr>
                        <w:t>ithout command button, with split bar</w:t>
                      </w:r>
                    </w:p>
                    <w:p w:rsidR="0023747D" w:rsidRPr="003B584D"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20512" behindDoc="0" locked="0" layoutInCell="1" allowOverlap="1" wp14:anchorId="3A4F31E9" wp14:editId="0B3A9190">
                <wp:simplePos x="0" y="0"/>
                <wp:positionH relativeFrom="column">
                  <wp:posOffset>228600</wp:posOffset>
                </wp:positionH>
                <wp:positionV relativeFrom="line">
                  <wp:posOffset>594360</wp:posOffset>
                </wp:positionV>
                <wp:extent cx="457200" cy="219710"/>
                <wp:effectExtent l="200025" t="13335" r="9525" b="5080"/>
                <wp:wrapNone/>
                <wp:docPr id="769" name="AutoShap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0" cy="219710"/>
                        </a:xfrm>
                        <a:prstGeom prst="wedgeRoundRectCallout">
                          <a:avLst>
                            <a:gd name="adj1" fmla="val 84722"/>
                            <a:gd name="adj2" fmla="val 251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fold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6" o:spid="_x0000_s1357" type="#_x0000_t62" style="position:absolute;left:0;text-align:left;margin-left:18pt;margin-top:46.8pt;width:36pt;height:17.3pt;flip:x;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" adj="29100,16231" fillcolor="#ff9">
                <v:textbox inset="0,0,0,0">
                  <w:txbxContent>
                    <w:p w:rsidR="0023747D" w:rsidRPr="000E23E9" w:rsidRDefault="0023747D" w:rsidP="00375F9C">
                      <w:pPr>
                        <w:rPr>
                          <w:szCs w:val="18"/>
                        </w:rPr>
                      </w:pPr>
                      <w:proofErr w:type="gramStart"/>
                      <w:r>
                        <w:rPr>
                          <w:rFonts w:hint="eastAsia"/>
                          <w:szCs w:val="18"/>
                        </w:rPr>
                        <w:t>fold</w:t>
                      </w:r>
                      <w:proofErr w:type="gramEnd"/>
                    </w:p>
                  </w:txbxContent>
                </v:textbox>
                <w10:wrap anchory="line"/>
              </v:shape>
            </w:pict>
          </mc:Fallback>
        </mc:AlternateContent>
      </w:r>
      <w:r>
        <w:rPr>
          <w:rFonts w:hint="eastAsia"/>
          <w:noProof/>
        </w:rPr>
        <mc:AlternateContent>
          <mc:Choice Requires="wps">
            <w:drawing>
              <wp:anchor distT="0" distB="0" distL="114300" distR="114300" simplePos="0" relativeHeight="251521536" behindDoc="0" locked="0" layoutInCell="1" allowOverlap="1" wp14:anchorId="60EEF396" wp14:editId="4A03BD20">
                <wp:simplePos x="0" y="0"/>
                <wp:positionH relativeFrom="column">
                  <wp:posOffset>228600</wp:posOffset>
                </wp:positionH>
                <wp:positionV relativeFrom="line">
                  <wp:posOffset>297180</wp:posOffset>
                </wp:positionV>
                <wp:extent cx="2400300" cy="219710"/>
                <wp:effectExtent l="9525" t="11430" r="247650" b="6985"/>
                <wp:wrapNone/>
                <wp:docPr id="768" name="Auto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0300" cy="219710"/>
                        </a:xfrm>
                        <a:prstGeom prst="wedgeRoundRectCallout">
                          <a:avLst>
                            <a:gd name="adj1" fmla="val -58468"/>
                            <a:gd name="adj2" fmla="val -40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command button, without split 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7" o:spid="_x0000_s1358" type="#_x0000_t62" style="position:absolute;left:0;text-align:left;margin-left:18pt;margin-top:23.4pt;width:189pt;height:17.3pt;flip:x;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" adj="-1829,1997" fillcolor="#ff9">
                <v:textbox inset="0,0,0,0">
                  <w:txbxContent>
                    <w:p w:rsidR="0023747D" w:rsidRPr="000E23E9" w:rsidRDefault="0023747D" w:rsidP="00375F9C">
                      <w:pPr>
                        <w:rPr>
                          <w:szCs w:val="18"/>
                        </w:rPr>
                      </w:pPr>
                      <w:r>
                        <w:rPr>
                          <w:szCs w:val="18"/>
                        </w:rPr>
                        <w:t>W</w:t>
                      </w:r>
                      <w:r>
                        <w:rPr>
                          <w:rFonts w:hint="eastAsia"/>
                          <w:szCs w:val="18"/>
                        </w:rPr>
                        <w:t>ith command button, without split bar</w:t>
                      </w:r>
                    </w:p>
                  </w:txbxContent>
                </v:textbox>
                <w10:wrap anchory="line"/>
              </v:shape>
            </w:pict>
          </mc:Fallback>
        </mc:AlternateContent>
      </w:r>
      <w:r>
        <w:rPr>
          <w:rFonts w:hint="eastAsia"/>
          <w:noProof/>
        </w:rPr>
        <w:drawing>
          <wp:inline distT="0" distB="0" distL="0" distR="0" wp14:anchorId="0C7B433A" wp14:editId="6FCED04C">
            <wp:extent cx="3857625" cy="10001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57625" cy="1000125"/>
                    </a:xfrm>
                    <a:prstGeom prst="rect">
                      <a:avLst/>
                    </a:prstGeom>
                    <a:noFill/>
                    <a:ln>
                      <a:noFill/>
                    </a:ln>
                  </pic:spPr>
                </pic:pic>
              </a:graphicData>
            </a:graphic>
          </wp:inline>
        </w:drawing>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7008" behindDoc="0" locked="0" layoutInCell="1" allowOverlap="1" wp14:anchorId="6C19F7B5" wp14:editId="3B40BD96">
                <wp:simplePos x="0" y="0"/>
                <wp:positionH relativeFrom="column">
                  <wp:posOffset>0</wp:posOffset>
                </wp:positionH>
                <wp:positionV relativeFrom="line">
                  <wp:posOffset>99060</wp:posOffset>
                </wp:positionV>
                <wp:extent cx="5372100" cy="454660"/>
                <wp:effectExtent l="9525" t="13335" r="9525" b="8255"/>
                <wp:wrapNone/>
                <wp:docPr id="767"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Layout\index.html </w:t>
                            </w:r>
                            <w:r w:rsidRPr="005D318E">
                              <w:rPr>
                                <w:rFonts w:hint="eastAsia"/>
                              </w:rPr>
                              <w:t xml:space="preserve">is an overall </w:t>
                            </w:r>
                            <w:r w:rsidRPr="005D318E">
                              <w:t>example</w:t>
                            </w:r>
                            <w:r w:rsidRPr="005D318E">
                              <w:rPr>
                                <w:rFonts w:hint="eastAsia"/>
                              </w:rPr>
                              <w:t xml:space="preserve"> for </w:t>
                            </w:r>
                            <w:r>
                              <w:rPr>
                                <w:rFonts w:hint="eastAsia"/>
                              </w:rPr>
                              <w:t>Layout</w:t>
                            </w:r>
                            <w:r w:rsidRPr="005D318E">
                              <w:rPr>
                                <w:rFonts w:hint="eastAsia"/>
                              </w:rPr>
                              <w: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2" o:spid="_x0000_s1359" type="#_x0000_t202" style="position:absolute;left:0;text-align:left;margin-left:0;margin-top:7.8pt;width:423pt;height:35.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Layout\index.html </w:t>
                      </w:r>
                      <w:r w:rsidRPr="005D318E">
                        <w:rPr>
                          <w:rFonts w:hint="eastAsia"/>
                        </w:rPr>
                        <w:t xml:space="preserve">is an overall </w:t>
                      </w:r>
                      <w:r w:rsidRPr="005D318E">
                        <w:t>example</w:t>
                      </w:r>
                      <w:r w:rsidRPr="005D318E">
                        <w:rPr>
                          <w:rFonts w:hint="eastAsia"/>
                        </w:rPr>
                        <w:t xml:space="preserve"> for </w:t>
                      </w:r>
                      <w:r>
                        <w:rPr>
                          <w:rFonts w:hint="eastAsia"/>
                        </w:rPr>
                        <w:t>Layout</w:t>
                      </w:r>
                      <w:r w:rsidRPr="005D318E">
                        <w:rPr>
                          <w:rFonts w:hint="eastAsia"/>
                        </w:rPr>
                        <w:t>.</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Default="00375F9C" w:rsidP="00E45D25">
      <w:pPr>
        <w:pStyle w:val="2"/>
        <w:numPr>
          <w:ilvl w:val="1"/>
          <w:numId w:val="17"/>
        </w:numPr>
      </w:pPr>
      <w:bookmarkStart w:id="89" w:name="_Toc453071726"/>
      <w:r>
        <w:rPr>
          <w:rFonts w:hint="eastAsia"/>
        </w:rPr>
        <w:t>Multi-pages Control</w:t>
      </w:r>
      <w:bookmarkEnd w:id="84"/>
      <w:r>
        <w:rPr>
          <w:rFonts w:hint="eastAsia"/>
        </w:rPr>
        <w:t>s</w:t>
      </w:r>
      <w:bookmarkEnd w:id="89"/>
    </w:p>
    <w:p w:rsidR="00375F9C" w:rsidRDefault="00375F9C" w:rsidP="00375F9C">
      <w:r>
        <w:rPr>
          <w:rFonts w:hint="eastAsia"/>
        </w:rPr>
        <w:t xml:space="preserve">Three multi-pages controls: </w:t>
      </w:r>
      <w:r w:rsidR="00704D04">
        <w:rPr>
          <w:rFonts w:hint="eastAsia"/>
        </w:rPr>
        <w:t>xui.</w:t>
      </w:r>
      <w:r>
        <w:rPr>
          <w:rFonts w:hint="eastAsia"/>
        </w:rPr>
        <w:t xml:space="preserve">UI.Tabs, </w:t>
      </w:r>
      <w:r w:rsidR="00704D04">
        <w:rPr>
          <w:rFonts w:hint="eastAsia"/>
        </w:rPr>
        <w:t>xui.</w:t>
      </w:r>
      <w:r>
        <w:rPr>
          <w:rFonts w:hint="eastAsia"/>
        </w:rPr>
        <w:t xml:space="preserve">UI.Stacks and </w:t>
      </w:r>
      <w:r w:rsidR="00704D04">
        <w:rPr>
          <w:rFonts w:hint="eastAsia"/>
        </w:rPr>
        <w:t>xui.</w:t>
      </w:r>
      <w:r>
        <w:rPr>
          <w:rFonts w:hint="eastAsia"/>
        </w:rPr>
        <w:t xml:space="preserve">UI.ButtonViews. </w:t>
      </w:r>
    </w:p>
    <w:p w:rsidR="00375F9C" w:rsidRPr="00240B0D" w:rsidRDefault="00375F9C" w:rsidP="00375F9C">
      <w:pPr>
        <w:rPr>
          <w:b/>
        </w:rPr>
      </w:pPr>
      <w:r w:rsidRPr="00240B0D">
        <w:rPr>
          <w:rFonts w:hint="eastAsia"/>
          <w:b/>
        </w:rPr>
        <w:t>Input:</w:t>
      </w:r>
    </w:p>
    <w:p w:rsidR="00375F9C" w:rsidRDefault="005C781A" w:rsidP="00375F9C">
      <w:r>
        <w:rPr>
          <w:noProof/>
        </w:rPr>
        <w:lastRenderedPageBreak/>
        <mc:AlternateContent>
          <mc:Choice Requires="wpc">
            <w:drawing>
              <wp:inline distT="0" distB="0" distL="0" distR="0" wp14:anchorId="3DB5ED72" wp14:editId="076312F9">
                <wp:extent cx="5257800" cy="1724025"/>
                <wp:effectExtent l="9525" t="0" r="9525" b="9525"/>
                <wp:docPr id="766" name="画布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Text Box 483"/>
                        <wps:cNvSpPr txBox="1">
                          <a:spLocks noChangeArrowheads="1"/>
                        </wps:cNvSpPr>
                        <wps:spPr bwMode="auto">
                          <a:xfrm>
                            <a:off x="0" y="48895"/>
                            <a:ext cx="5257800" cy="1675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value</w:t>
                              </w:r>
                              <w:proofErr w:type="gramEnd"/>
                              <w:r w:rsidRPr="00246281">
                                <w:rPr>
                                  <w:sz w:val="18"/>
                                  <w:szCs w:val="18"/>
                                </w:rPr>
                                <w:t>:</w:t>
                              </w:r>
                              <w:r w:rsidRPr="00246281">
                                <w:rPr>
                                  <w:color w:val="FF00FF"/>
                                  <w:sz w:val="18"/>
                                  <w:szCs w:val="18"/>
                                </w:rPr>
                                <w:t>"page2"</w:t>
                              </w:r>
                            </w:p>
                            <w:p w:rsidR="0023747D" w:rsidRPr="00246281" w:rsidRDefault="0023747D" w:rsidP="00375F9C">
                              <w:pPr>
                                <w:spacing w:line="240" w:lineRule="exact"/>
                                <w:rPr>
                                  <w:sz w:val="18"/>
                                  <w:szCs w:val="18"/>
                                </w:rPr>
                              </w:pPr>
                              <w:r w:rsidRPr="00246281">
                                <w:rPr>
                                  <w:sz w:val="18"/>
                                  <w:szCs w:val="18"/>
                                </w:rPr>
                                <w:t>});</w:t>
                              </w:r>
                            </w:p>
                            <w:p w:rsidR="0023747D" w:rsidRPr="00246281" w:rsidRDefault="0023747D" w:rsidP="00375F9C">
                              <w:pPr>
                                <w:spacing w:line="240" w:lineRule="exact"/>
                                <w:rPr>
                                  <w:sz w:val="18"/>
                                  <w:szCs w:val="18"/>
                                </w:rPr>
                              </w:pPr>
                              <w:proofErr w:type="gramStart"/>
                              <w:r w:rsidRPr="00246281">
                                <w:rPr>
                                  <w:sz w:val="18"/>
                                  <w:szCs w:val="18"/>
                                </w:rPr>
                                <w:t>block.append(</w:t>
                              </w:r>
                              <w:proofErr w:type="gramEnd"/>
                              <w:r w:rsidRPr="00246281">
                                <w:rPr>
                                  <w:sz w:val="18"/>
                                  <w:szCs w:val="18"/>
                                </w:rPr>
                                <w:t>pages).show();</w:t>
                              </w:r>
                            </w:p>
                            <w:p w:rsidR="0023747D" w:rsidRPr="00246281" w:rsidRDefault="0023747D" w:rsidP="00375F9C">
                              <w:pPr>
                                <w:spacing w:line="240" w:lineRule="exact"/>
                                <w:rPr>
                                  <w:sz w:val="18"/>
                                  <w:szCs w:val="18"/>
                                </w:rPr>
                              </w:pPr>
                            </w:p>
                            <w:p w:rsidR="0023747D" w:rsidRPr="00246281" w:rsidRDefault="00973A41" w:rsidP="00375F9C">
                              <w:pPr>
                                <w:spacing w:line="240" w:lineRule="exact"/>
                                <w:rPr>
                                  <w:sz w:val="18"/>
                                  <w:szCs w:val="18"/>
                                </w:rPr>
                              </w:pPr>
                              <w:proofErr w:type="gramStart"/>
                              <w:r>
                                <w:rPr>
                                  <w:sz w:val="18"/>
                                  <w:szCs w:val="18"/>
                                </w:rPr>
                                <w:t>xui.</w:t>
                              </w:r>
                              <w:r w:rsidR="0023747D" w:rsidRPr="00246281">
                                <w:rPr>
                                  <w:sz w:val="18"/>
                                  <w:szCs w:val="18"/>
                                </w:rPr>
                                <w:t>asyRun(</w:t>
                              </w:r>
                              <w:proofErr w:type="gramEnd"/>
                              <w:r w:rsidR="0023747D" w:rsidRPr="00246281">
                                <w:rPr>
                                  <w:color w:val="0000FF"/>
                                  <w:sz w:val="18"/>
                                  <w:szCs w:val="18"/>
                                </w:rPr>
                                <w:t>function</w:t>
                              </w:r>
                              <w:r w:rsidR="0023747D"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pages.append(</w:t>
                              </w:r>
                              <w:proofErr w:type="gramEnd"/>
                              <w:r w:rsidRPr="00246281">
                                <w:rPr>
                                  <w:color w:val="0000FF"/>
                                  <w:sz w:val="18"/>
                                  <w:szCs w:val="18"/>
                                </w:rPr>
                                <w:t>new</w:t>
                              </w:r>
                              <w:r w:rsidRPr="00246281">
                                <w:rPr>
                                  <w:sz w:val="18"/>
                                  <w:szCs w:val="18"/>
                                </w:rPr>
                                <w:t xml:space="preserve"> </w:t>
                              </w:r>
                              <w:r>
                                <w:rPr>
                                  <w:sz w:val="18"/>
                                  <w:szCs w:val="18"/>
                                </w:rPr>
                                <w:t>xui</w:t>
                              </w:r>
                              <w:r w:rsidRPr="00246281">
                                <w:rPr>
                                  <w:sz w:val="18"/>
                                  <w:szCs w:val="18"/>
                                </w:rPr>
                                <w:t>.UI.SButton,</w:t>
                              </w:r>
                              <w:r w:rsidRPr="00246281">
                                <w:rPr>
                                  <w:color w:val="FF00FF"/>
                                  <w:sz w:val="18"/>
                                  <w:szCs w:val="18"/>
                                </w:rPr>
                                <w:t>"page2"</w:t>
                              </w:r>
                              <w:r w:rsidRPr="00246281">
                                <w:rPr>
                                  <w:sz w:val="18"/>
                                  <w:szCs w:val="18"/>
                                </w:rPr>
                                <w:t>)</w:t>
                              </w:r>
                            </w:p>
                            <w:p w:rsidR="0023747D" w:rsidRPr="00246281" w:rsidRDefault="0023747D" w:rsidP="00375F9C">
                              <w:pPr>
                                <w:rPr>
                                  <w:szCs w:val="18"/>
                                </w:rPr>
                              </w:pPr>
                              <w:r w:rsidRPr="00246281">
                                <w:rPr>
                                  <w:sz w:val="18"/>
                                  <w:szCs w:val="18"/>
                                </w:rPr>
                                <w:t>}</w:t>
                              </w:r>
                              <w:proofErr w:type="gramStart"/>
                              <w:r w:rsidRPr="00246281">
                                <w:rPr>
                                  <w:sz w:val="18"/>
                                  <w:szCs w:val="18"/>
                                </w:rPr>
                                <w:t>,</w:t>
                              </w:r>
                              <w:r w:rsidRPr="00246281">
                                <w:rPr>
                                  <w:color w:val="800000"/>
                                  <w:sz w:val="18"/>
                                  <w:szCs w:val="18"/>
                                </w:rPr>
                                <w:t>1000</w:t>
                              </w:r>
                              <w:proofErr w:type="gramEnd"/>
                              <w:r w:rsidRPr="00246281">
                                <w:rPr>
                                  <w:sz w:val="18"/>
                                  <w:szCs w:val="18"/>
                                </w:rPr>
                                <w:t>);</w:t>
                              </w:r>
                            </w:p>
                          </w:txbxContent>
                        </wps:txbx>
                        <wps:bodyPr rot="0" vert="horz" wrap="square" lIns="54000" tIns="46800" rIns="54000" bIns="45720" anchor="t" anchorCtr="0" upright="1">
                          <a:spAutoFit/>
                        </wps:bodyPr>
                      </wps:wsp>
                      <wps:wsp>
                        <wps:cNvPr id="761" name="AutoShape 484"/>
                        <wps:cNvSpPr>
                          <a:spLocks noChangeArrowheads="1"/>
                        </wps:cNvSpPr>
                        <wps:spPr bwMode="auto">
                          <a:xfrm flipH="1">
                            <a:off x="2400300" y="396240"/>
                            <a:ext cx="457200" cy="219710"/>
                          </a:xfrm>
                          <a:prstGeom prst="wedgeRoundRectCallout">
                            <a:avLst>
                              <a:gd name="adj1" fmla="val 123750"/>
                              <a:gd name="adj2" fmla="val -3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3 pages</w:t>
                              </w:r>
                            </w:p>
                          </w:txbxContent>
                        </wps:txbx>
                        <wps:bodyPr rot="0" vert="horz" wrap="square" lIns="0" tIns="0" rIns="0" bIns="0" anchor="t" anchorCtr="0" upright="1">
                          <a:noAutofit/>
                        </wps:bodyPr>
                      </wps:wsp>
                      <wps:wsp>
                        <wps:cNvPr id="762" name="AutoShape 485"/>
                        <wps:cNvSpPr>
                          <a:spLocks noChangeArrowheads="1"/>
                        </wps:cNvSpPr>
                        <wps:spPr bwMode="auto">
                          <a:xfrm flipH="1">
                            <a:off x="1371600" y="594360"/>
                            <a:ext cx="1028700" cy="219710"/>
                          </a:xfrm>
                          <a:prstGeom prst="wedgeRoundRectCallout">
                            <a:avLst>
                              <a:gd name="adj1" fmla="val 86481"/>
                              <a:gd name="adj2" fmla="val -25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default page</w:t>
                              </w:r>
                            </w:p>
                          </w:txbxContent>
                        </wps:txbx>
                        <wps:bodyPr rot="0" vert="horz" wrap="square" lIns="0" tIns="0" rIns="0" bIns="0" anchor="t" anchorCtr="0" upright="1">
                          <a:noAutofit/>
                        </wps:bodyPr>
                      </wps:wsp>
                      <wps:wsp>
                        <wps:cNvPr id="763" name="AutoShape 486"/>
                        <wps:cNvSpPr>
                          <a:spLocks noChangeArrowheads="1"/>
                        </wps:cNvSpPr>
                        <wps:spPr bwMode="auto">
                          <a:xfrm flipH="1">
                            <a:off x="2743200" y="990600"/>
                            <a:ext cx="1828800" cy="219710"/>
                          </a:xfrm>
                          <a:prstGeom prst="wedgeRoundRectCallout">
                            <a:avLst>
                              <a:gd name="adj1" fmla="val 54894"/>
                              <a:gd name="adj2" fmla="val 10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Adds a SButton to 2th </w:t>
                              </w:r>
                              <w:r>
                                <w:rPr>
                                  <w:szCs w:val="18"/>
                                </w:rPr>
                                <w:t>page</w:t>
                              </w:r>
                            </w:p>
                          </w:txbxContent>
                        </wps:txbx>
                        <wps:bodyPr rot="0" vert="horz" wrap="square" lIns="0" tIns="0" rIns="0" bIns="0" anchor="t" anchorCtr="0" upright="1">
                          <a:noAutofit/>
                        </wps:bodyPr>
                      </wps:wsp>
                      <wps:wsp>
                        <wps:cNvPr id="765" name="AutoShape 487"/>
                        <wps:cNvSpPr>
                          <a:spLocks noChangeArrowheads="1"/>
                        </wps:cNvSpPr>
                        <wps:spPr bwMode="auto">
                          <a:xfrm flipH="1">
                            <a:off x="3200400" y="396240"/>
                            <a:ext cx="1371600" cy="219710"/>
                          </a:xfrm>
                          <a:prstGeom prst="wedgeRoundRectCallout">
                            <a:avLst>
                              <a:gd name="adj1" fmla="val 69722"/>
                              <a:gd name="adj2" fmla="val -111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 to a block</w:t>
                              </w:r>
                            </w:p>
                          </w:txbxContent>
                        </wps:txbx>
                        <wps:bodyPr rot="0" vert="horz" wrap="square" lIns="0" tIns="0" rIns="0" bIns="0" anchor="t" anchorCtr="0" upright="1">
                          <a:noAutofit/>
                        </wps:bodyPr>
                      </wps:wsp>
                    </wpc:wpc>
                  </a:graphicData>
                </a:graphic>
              </wp:inline>
            </w:drawing>
          </mc:Choice>
          <mc:Fallback>
            <w:pict>
              <v:group id="画布 481" o:spid="_x0000_s1360" editas="canvas" style="width:414pt;height:135.75pt;mso-position-horizontal-relative:char;mso-position-vertical-relative:line" coordsize="52578,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">
                <v:shape id="_x0000_s1361" type="#_x0000_t75" style="position:absolute;width:52578;height:17240;visibility:visible;mso-wrap-style:square">
                  <v:fill o:detectmouseclick="t"/>
                  <v:path o:connecttype="none"/>
                </v:shape>
                <v:shape id="Text Box 483" o:spid="_x0000_s1362" type="#_x0000_t202" style="position:absolute;top:488;width:52578;height:1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AQ8AA&#10;AADcAAAADwAAAGRycy9kb3ducmV2LnhtbERPz2vCMBS+D/wfwhO8zVQPnatGEUXqZbA5vT+aZ1Ns&#10;XkoSa/3vzWGw48f3e7UZbCt68qFxrGA2zUAQV043XCs4/x7eFyBCRNbYOiYFTwqwWY/eVlho9+Af&#10;6k+xFimEQ4EKTIxdIWWoDFkMU9cRJ+7qvMWYoK+l9vhI4baV8yzLpcWGU4PBjnaGqtvpbhVUt/2w&#10;L5uL8f3dLr71Z/n8ykulJuNhuwQRaYj/4j/3USv4yNP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HAQ8AAAADcAAAADwAAAAAAAAAAAAAAAACYAgAAZHJzL2Rvd25y&#10;ZXYueG1sUEsFBgAAAAAEAAQA9QAAAIUDAAAAAA==&#10;" strokeweight="1pt">
                  <v:textbox style="mso-fit-shape-to-text:t" inset="1.5mm,1.3mm,1.5mm">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value</w:t>
                        </w:r>
                        <w:proofErr w:type="gramEnd"/>
                        <w:r w:rsidRPr="00246281">
                          <w:rPr>
                            <w:sz w:val="18"/>
                            <w:szCs w:val="18"/>
                          </w:rPr>
                          <w:t>:</w:t>
                        </w:r>
                        <w:r w:rsidRPr="00246281">
                          <w:rPr>
                            <w:color w:val="FF00FF"/>
                            <w:sz w:val="18"/>
                            <w:szCs w:val="18"/>
                          </w:rPr>
                          <w:t>"page2"</w:t>
                        </w:r>
                      </w:p>
                      <w:p w:rsidR="0023747D" w:rsidRPr="00246281" w:rsidRDefault="0023747D" w:rsidP="00375F9C">
                        <w:pPr>
                          <w:spacing w:line="240" w:lineRule="exact"/>
                          <w:rPr>
                            <w:sz w:val="18"/>
                            <w:szCs w:val="18"/>
                          </w:rPr>
                        </w:pPr>
                        <w:r w:rsidRPr="00246281">
                          <w:rPr>
                            <w:sz w:val="18"/>
                            <w:szCs w:val="18"/>
                          </w:rPr>
                          <w:t>});</w:t>
                        </w:r>
                      </w:p>
                      <w:p w:rsidR="0023747D" w:rsidRPr="00246281" w:rsidRDefault="0023747D" w:rsidP="00375F9C">
                        <w:pPr>
                          <w:spacing w:line="240" w:lineRule="exact"/>
                          <w:rPr>
                            <w:sz w:val="18"/>
                            <w:szCs w:val="18"/>
                          </w:rPr>
                        </w:pPr>
                        <w:proofErr w:type="gramStart"/>
                        <w:r w:rsidRPr="00246281">
                          <w:rPr>
                            <w:sz w:val="18"/>
                            <w:szCs w:val="18"/>
                          </w:rPr>
                          <w:t>block.append(</w:t>
                        </w:r>
                        <w:proofErr w:type="gramEnd"/>
                        <w:r w:rsidRPr="00246281">
                          <w:rPr>
                            <w:sz w:val="18"/>
                            <w:szCs w:val="18"/>
                          </w:rPr>
                          <w:t>pages).show();</w:t>
                        </w:r>
                      </w:p>
                      <w:p w:rsidR="0023747D" w:rsidRPr="00246281" w:rsidRDefault="0023747D" w:rsidP="00375F9C">
                        <w:pPr>
                          <w:spacing w:line="240" w:lineRule="exact"/>
                          <w:rPr>
                            <w:sz w:val="18"/>
                            <w:szCs w:val="18"/>
                          </w:rPr>
                        </w:pPr>
                      </w:p>
                      <w:p w:rsidR="0023747D" w:rsidRPr="00246281" w:rsidRDefault="00973A41" w:rsidP="00375F9C">
                        <w:pPr>
                          <w:spacing w:line="240" w:lineRule="exact"/>
                          <w:rPr>
                            <w:sz w:val="18"/>
                            <w:szCs w:val="18"/>
                          </w:rPr>
                        </w:pPr>
                        <w:proofErr w:type="gramStart"/>
                        <w:r>
                          <w:rPr>
                            <w:sz w:val="18"/>
                            <w:szCs w:val="18"/>
                          </w:rPr>
                          <w:t>xui.</w:t>
                        </w:r>
                        <w:r w:rsidR="0023747D" w:rsidRPr="00246281">
                          <w:rPr>
                            <w:sz w:val="18"/>
                            <w:szCs w:val="18"/>
                          </w:rPr>
                          <w:t>asyRun(</w:t>
                        </w:r>
                        <w:proofErr w:type="gramEnd"/>
                        <w:r w:rsidR="0023747D" w:rsidRPr="00246281">
                          <w:rPr>
                            <w:color w:val="0000FF"/>
                            <w:sz w:val="18"/>
                            <w:szCs w:val="18"/>
                          </w:rPr>
                          <w:t>function</w:t>
                        </w:r>
                        <w:r w:rsidR="0023747D"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pages.append(</w:t>
                        </w:r>
                        <w:proofErr w:type="gramEnd"/>
                        <w:r w:rsidRPr="00246281">
                          <w:rPr>
                            <w:color w:val="0000FF"/>
                            <w:sz w:val="18"/>
                            <w:szCs w:val="18"/>
                          </w:rPr>
                          <w:t>new</w:t>
                        </w:r>
                        <w:r w:rsidRPr="00246281">
                          <w:rPr>
                            <w:sz w:val="18"/>
                            <w:szCs w:val="18"/>
                          </w:rPr>
                          <w:t xml:space="preserve"> </w:t>
                        </w:r>
                        <w:r>
                          <w:rPr>
                            <w:sz w:val="18"/>
                            <w:szCs w:val="18"/>
                          </w:rPr>
                          <w:t>xui</w:t>
                        </w:r>
                        <w:r w:rsidRPr="00246281">
                          <w:rPr>
                            <w:sz w:val="18"/>
                            <w:szCs w:val="18"/>
                          </w:rPr>
                          <w:t>.UI.SButton,</w:t>
                        </w:r>
                        <w:r w:rsidRPr="00246281">
                          <w:rPr>
                            <w:color w:val="FF00FF"/>
                            <w:sz w:val="18"/>
                            <w:szCs w:val="18"/>
                          </w:rPr>
                          <w:t>"page2"</w:t>
                        </w:r>
                        <w:r w:rsidRPr="00246281">
                          <w:rPr>
                            <w:sz w:val="18"/>
                            <w:szCs w:val="18"/>
                          </w:rPr>
                          <w:t>)</w:t>
                        </w:r>
                      </w:p>
                      <w:p w:rsidR="0023747D" w:rsidRPr="00246281" w:rsidRDefault="0023747D" w:rsidP="00375F9C">
                        <w:pPr>
                          <w:rPr>
                            <w:szCs w:val="18"/>
                          </w:rPr>
                        </w:pPr>
                        <w:r w:rsidRPr="00246281">
                          <w:rPr>
                            <w:sz w:val="18"/>
                            <w:szCs w:val="18"/>
                          </w:rPr>
                          <w:t>}</w:t>
                        </w:r>
                        <w:proofErr w:type="gramStart"/>
                        <w:r w:rsidRPr="00246281">
                          <w:rPr>
                            <w:sz w:val="18"/>
                            <w:szCs w:val="18"/>
                          </w:rPr>
                          <w:t>,</w:t>
                        </w:r>
                        <w:r w:rsidRPr="00246281">
                          <w:rPr>
                            <w:color w:val="800000"/>
                            <w:sz w:val="18"/>
                            <w:szCs w:val="18"/>
                          </w:rPr>
                          <w:t>1000</w:t>
                        </w:r>
                        <w:proofErr w:type="gramEnd"/>
                        <w:r w:rsidRPr="00246281">
                          <w:rPr>
                            <w:sz w:val="18"/>
                            <w:szCs w:val="18"/>
                          </w:rPr>
                          <w:t>);</w:t>
                        </w:r>
                      </w:p>
                    </w:txbxContent>
                  </v:textbox>
                </v:shape>
                <v:shape id="AutoShape 484" o:spid="_x0000_s1363" type="#_x0000_t62" style="position:absolute;left:24003;top:3962;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BPMUA&#10;AADcAAAADwAAAGRycy9kb3ducmV2LnhtbESPQWvCQBSE74L/YXkFL0U3UdCSuooIrVIqWiM9P7Kv&#10;STD7NuyuGv99t1DwOMzMN8x82ZlGXMn52rKCdJSAIC6srrlUcMrfhi8gfEDW2FgmBXfysFz0e3PM&#10;tL3xF12PoRQRwj5DBVUIbSalLyoy6Ee2JY7ej3UGQ5SulNrhLcJNI8dJMpUGa44LFba0rqg4Hy9G&#10;wfcEV5dnlzaT9eFjd//c5+8bzJUaPHWrVxCBuvAI/7e3WsFsmsL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ME8xQAAANwAAAAPAAAAAAAAAAAAAAAAAJgCAABkcnMv&#10;ZG93bnJldi54bWxQSwUGAAAAAAQABAD1AAAAigMAAAAA&#10;" adj="37530,10113" fillcolor="#ff9">
                  <v:textbox inset="0,0,0,0">
                    <w:txbxContent>
                      <w:p w:rsidR="0023747D" w:rsidRPr="000E23E9" w:rsidRDefault="0023747D" w:rsidP="00375F9C">
                        <w:pPr>
                          <w:rPr>
                            <w:szCs w:val="18"/>
                          </w:rPr>
                        </w:pPr>
                        <w:r>
                          <w:rPr>
                            <w:rFonts w:hint="eastAsia"/>
                            <w:szCs w:val="18"/>
                          </w:rPr>
                          <w:t>3 pages</w:t>
                        </w:r>
                      </w:p>
                    </w:txbxContent>
                  </v:textbox>
                </v:shape>
                <v:shape id="AutoShape 485" o:spid="_x0000_s1364" type="#_x0000_t62" style="position:absolute;left:13716;top:594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eNcUA&#10;AADcAAAADwAAAGRycy9kb3ducmV2LnhtbESPT2vCQBTE74LfYXlCb7oxoKbRVaTF0oMg/rn09sg+&#10;k7TZt0t2jem3dwsFj8PM/IZZbXrTiI5aX1tWMJ0kIIgLq2suFVzOu3EGwgdkjY1lUvBLHjbr4WCF&#10;ubZ3PlJ3CqWIEPY5KqhCcLmUvqjIoJ9YRxy9q20NhijbUuoW7xFuGpkmyVwarDkuVOjoraLi53Qz&#10;Cr5e37mfzTrXfRy/07qxe3dIM6VeRv12CSJQH57h//anVrCYp/B3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941xQAAANwAAAAPAAAAAAAAAAAAAAAAAJgCAABkcnMv&#10;ZG93bnJldi54bWxQSwUGAAAAAAQABAD1AAAAigMAAAAA&#10;" adj="29480,5368" fillcolor="#ff9">
                  <v:textbox inset="0,0,0,0">
                    <w:txbxContent>
                      <w:p w:rsidR="0023747D" w:rsidRPr="000E23E9" w:rsidRDefault="0023747D" w:rsidP="00375F9C">
                        <w:pPr>
                          <w:rPr>
                            <w:szCs w:val="18"/>
                          </w:rPr>
                        </w:pPr>
                        <w:r>
                          <w:rPr>
                            <w:szCs w:val="18"/>
                          </w:rPr>
                          <w:t>T</w:t>
                        </w:r>
                        <w:r>
                          <w:rPr>
                            <w:rFonts w:hint="eastAsia"/>
                            <w:szCs w:val="18"/>
                          </w:rPr>
                          <w:t>he default page</w:t>
                        </w:r>
                      </w:p>
                    </w:txbxContent>
                  </v:textbox>
                </v:shape>
                <v:shape id="AutoShape 486" o:spid="_x0000_s1365" type="#_x0000_t62" style="position:absolute;left:27432;top:9906;width:1828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rnMYA&#10;AADcAAAADwAAAGRycy9kb3ducmV2LnhtbESP3WoCMRSE7wu+QziF3tVsLVVZjVIK/QMRXEX07rA5&#10;bhY3J0sS1+3bNwWhl8PMfMPMl71tREc+1I4VPA0zEMSl0zVXCnbb98cpiBCRNTaOScEPBVguBndz&#10;zLW78oa6IlYiQTjkqMDE2OZShtKQxTB0LXHyTs5bjEn6SmqP1wS3jRxl2VharDktGGzpzVB5Li5W&#10;wdqPPo92tdq/VN3JfBwPl+y7WCv1cN+/zkBE6uN/+Nb+0gom42f4O5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UrnMYAAADcAAAADwAAAAAAAAAAAAAAAACYAgAAZHJz&#10;L2Rvd25yZXYueG1sUEsFBgAAAAAEAAQA9QAAAIsDAAAAAA==&#10;" adj="22657,33648" fillcolor="#ff9">
                  <v:textbox inset="0,0,0,0">
                    <w:txbxContent>
                      <w:p w:rsidR="0023747D" w:rsidRPr="000E23E9" w:rsidRDefault="0023747D" w:rsidP="00375F9C">
                        <w:pPr>
                          <w:rPr>
                            <w:szCs w:val="18"/>
                          </w:rPr>
                        </w:pPr>
                        <w:r>
                          <w:rPr>
                            <w:rFonts w:hint="eastAsia"/>
                            <w:szCs w:val="18"/>
                          </w:rPr>
                          <w:t xml:space="preserve">Adds a SButton to 2th </w:t>
                        </w:r>
                        <w:r>
                          <w:rPr>
                            <w:szCs w:val="18"/>
                          </w:rPr>
                          <w:t>page</w:t>
                        </w:r>
                      </w:p>
                    </w:txbxContent>
                  </v:textbox>
                </v:shape>
                <v:shape id="AutoShape 487" o:spid="_x0000_s1366" type="#_x0000_t62" style="position:absolute;left:32004;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c8sMA&#10;AADcAAAADwAAAGRycy9kb3ducmV2LnhtbESPwWrDMBBE74H+g9hAbrGckKbGtRJKaMGXHurkA7bW&#10;1haxVsZSbOfvo0Khx2Fm3jDFcbadGGnwxrGCTZKCIK6dNtwouJw/1hkIH5A1do5JwZ08HA9PiwJz&#10;7Sb+orEKjYgQ9jkqaEPocyl93ZJFn7ieOHo/brAYohwaqQecItx2cpume2nRcFxosadTS/W1ulkF&#10;n3Y81z6Y7FuO76XcVX5rNplSq+X89goi0Bz+w3/tUit42T/D75l4BOTh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c8sMAAADcAAAADwAAAAAAAAAAAAAAAACYAgAAZHJzL2Rv&#10;d25yZXYueG1sUEsFBgAAAAAEAAQA9QAAAIgDAAAAAA==&#10;" adj="25860,-13298" fillcolor="#ff9">
                  <v:textbox inset="0,0,0,0">
                    <w:txbxContent>
                      <w:p w:rsidR="0023747D" w:rsidRPr="000E23E9" w:rsidRDefault="0023747D" w:rsidP="00375F9C">
                        <w:pPr>
                          <w:rPr>
                            <w:szCs w:val="18"/>
                          </w:rPr>
                        </w:pPr>
                        <w:r>
                          <w:rPr>
                            <w:rFonts w:hint="eastAsia"/>
                            <w:szCs w:val="18"/>
                          </w:rPr>
                          <w:t>Append to a block</w:t>
                        </w:r>
                      </w:p>
                    </w:txbxContent>
                  </v:textbox>
                </v:shape>
                <w10:anchorlock/>
              </v:group>
            </w:pict>
          </mc:Fallback>
        </mc:AlternateContent>
      </w:r>
    </w:p>
    <w:p w:rsidR="00375F9C" w:rsidRPr="00240B0D" w:rsidRDefault="00375F9C" w:rsidP="00375F9C">
      <w:pPr>
        <w:rPr>
          <w:b/>
        </w:rPr>
      </w:pPr>
      <w:r w:rsidRPr="00240B0D">
        <w:rPr>
          <w:rFonts w:hint="eastAsia"/>
          <w:b/>
        </w:rPr>
        <w:t>Output:</w:t>
      </w:r>
    </w:p>
    <w:p w:rsidR="00375F9C" w:rsidRDefault="0023747D" w:rsidP="00375F9C">
      <w:r>
        <w:rPr>
          <w:noProof/>
        </w:rPr>
        <w:drawing>
          <wp:inline distT="0" distB="0" distL="0" distR="0" wp14:anchorId="7EDB84CA" wp14:editId="46822B46">
            <wp:extent cx="3847619" cy="980952"/>
            <wp:effectExtent l="0" t="0" r="635" b="0"/>
            <wp:docPr id="1197" name="图片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847619" cy="980952"/>
                    </a:xfrm>
                    <a:prstGeom prst="rect">
                      <a:avLst/>
                    </a:prstGeom>
                  </pic:spPr>
                </pic:pic>
              </a:graphicData>
            </a:graphic>
          </wp:inline>
        </w:drawing>
      </w:r>
    </w:p>
    <w:p w:rsidR="00375F9C" w:rsidRDefault="00375F9C" w:rsidP="00E45D25">
      <w:pPr>
        <w:pStyle w:val="3"/>
        <w:numPr>
          <w:ilvl w:val="2"/>
          <w:numId w:val="17"/>
        </w:numPr>
      </w:pPr>
      <w:bookmarkStart w:id="90" w:name="_Toc453071727"/>
      <w:r>
        <w:rPr>
          <w:rFonts w:hint="eastAsia"/>
        </w:rPr>
        <w:t>noPanel property</w:t>
      </w:r>
      <w:bookmarkEnd w:id="90"/>
      <w:r>
        <w:rPr>
          <w:rFonts w:hint="eastAsia"/>
        </w:rPr>
        <w:t xml:space="preserve"> </w:t>
      </w:r>
    </w:p>
    <w:p w:rsidR="00375F9C" w:rsidRDefault="00375F9C" w:rsidP="00375F9C">
      <w:r>
        <w:rPr>
          <w:rFonts w:hint="eastAsia"/>
        </w:rPr>
        <w:t xml:space="preserve">For </w:t>
      </w:r>
      <w:r w:rsidR="00704D04">
        <w:rPr>
          <w:rFonts w:hint="eastAsia"/>
        </w:rPr>
        <w:t>xui.</w:t>
      </w:r>
      <w:r>
        <w:rPr>
          <w:rFonts w:hint="eastAsia"/>
        </w:rPr>
        <w:t xml:space="preserve">UI.Tabs and </w:t>
      </w:r>
      <w:r w:rsidR="00704D04">
        <w:rPr>
          <w:rFonts w:hint="eastAsia"/>
        </w:rPr>
        <w:t>xui.</w:t>
      </w:r>
      <w:r>
        <w:rPr>
          <w:rFonts w:hint="eastAsia"/>
        </w:rPr>
        <w:t xml:space="preserve">UI.ButtonViews, when </w:t>
      </w:r>
      <w:r>
        <w:t>“</w:t>
      </w:r>
      <w:r>
        <w:rPr>
          <w:rFonts w:hint="eastAsia"/>
        </w:rPr>
        <w:t>noPanel</w:t>
      </w:r>
      <w:r>
        <w:t>”</w:t>
      </w:r>
      <w:r>
        <w:rPr>
          <w:rFonts w:hint="eastAsia"/>
        </w:rPr>
        <w:t xml:space="preserve"> property was set to true, they no longer are the container control. So, </w:t>
      </w:r>
      <w:r>
        <w:t xml:space="preserve">don’t append any children control to </w:t>
      </w:r>
      <w:r>
        <w:rPr>
          <w:rFonts w:hint="eastAsia"/>
        </w:rPr>
        <w:t>tabs</w:t>
      </w:r>
      <w:r>
        <w:t xml:space="preserve"> in this case.</w:t>
      </w:r>
    </w:p>
    <w:p w:rsidR="00375F9C" w:rsidRDefault="00375F9C" w:rsidP="00375F9C"/>
    <w:p w:rsidR="00375F9C" w:rsidRPr="007837F7" w:rsidRDefault="00375F9C" w:rsidP="00375F9C">
      <w:pPr>
        <w:rPr>
          <w:b/>
        </w:rPr>
      </w:pPr>
      <w:r w:rsidRPr="007837F7">
        <w:rPr>
          <w:rFonts w:hint="eastAsia"/>
          <w:b/>
        </w:rPr>
        <w:t>Input:</w:t>
      </w:r>
    </w:p>
    <w:p w:rsidR="00375F9C" w:rsidRDefault="005C781A" w:rsidP="00375F9C">
      <w:r>
        <w:rPr>
          <w:noProof/>
        </w:rPr>
        <mc:AlternateContent>
          <mc:Choice Requires="wpc">
            <w:drawing>
              <wp:inline distT="0" distB="0" distL="0" distR="0" wp14:anchorId="0AC2F9DE" wp14:editId="74F88087">
                <wp:extent cx="5257800" cy="3507105"/>
                <wp:effectExtent l="9525" t="0" r="9525" b="7620"/>
                <wp:docPr id="759" name="画布 4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0" name="Text Box 490"/>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A4517" w:rsidRDefault="0023747D" w:rsidP="00375F9C">
                              <w:pPr>
                                <w:spacing w:line="240" w:lineRule="exact"/>
                                <w:ind w:firstLine="420"/>
                                <w:rPr>
                                  <w:sz w:val="18"/>
                                  <w:szCs w:val="18"/>
                                </w:rPr>
                              </w:pPr>
                              <w:proofErr w:type="gramStart"/>
                              <w:r w:rsidRPr="00AA4517">
                                <w:rPr>
                                  <w:color w:val="0000FF"/>
                                  <w:sz w:val="18"/>
                                  <w:szCs w:val="18"/>
                                </w:rPr>
                                <w:t>var</w:t>
                              </w:r>
                              <w:proofErr w:type="gramEnd"/>
                              <w:r w:rsidRPr="00AA4517">
                                <w:rPr>
                                  <w:sz w:val="18"/>
                                  <w:szCs w:val="18"/>
                                </w:rPr>
                                <w:t xml:space="preserve"> block=</w:t>
                              </w:r>
                              <w:r w:rsidR="00122649">
                                <w:rPr>
                                  <w:sz w:val="18"/>
                                  <w:szCs w:val="18"/>
                                </w:rPr>
                                <w:t>xui</w:t>
                              </w:r>
                              <w:r w:rsidRPr="00AA4517">
                                <w:rPr>
                                  <w:sz w:val="18"/>
                                  <w:szCs w:val="18"/>
                                </w:rPr>
                                <w:t>.create(</w:t>
                              </w:r>
                              <w:r w:rsidRPr="00AA4517">
                                <w:rPr>
                                  <w:color w:val="FF00FF"/>
                                  <w:sz w:val="18"/>
                                  <w:szCs w:val="18"/>
                                </w:rPr>
                                <w:t>"Block"</w:t>
                              </w:r>
                              <w:r w:rsidRPr="00AA4517">
                                <w:rPr>
                                  <w:sz w:val="18"/>
                                  <w:szCs w:val="18"/>
                                </w:rPr>
                                <w:t>).setWidth(</w:t>
                              </w:r>
                              <w:r w:rsidRPr="00AA4517">
                                <w:rPr>
                                  <w:color w:val="800000"/>
                                  <w:sz w:val="18"/>
                                  <w:szCs w:val="18"/>
                                </w:rPr>
                                <w:t>400</w:t>
                              </w:r>
                              <w:r w:rsidRPr="00AA4517">
                                <w:rPr>
                                  <w:sz w:val="18"/>
                                  <w:szCs w:val="18"/>
                                </w:rPr>
                                <w:t>).setHeight(</w:t>
                              </w:r>
                              <w:r w:rsidRPr="00AA4517">
                                <w:rPr>
                                  <w:color w:val="800000"/>
                                  <w:sz w:val="18"/>
                                  <w:szCs w:val="18"/>
                                </w:rPr>
                                <w:t>300</w:t>
                              </w:r>
                              <w:r w:rsidRPr="00AA4517">
                                <w:rPr>
                                  <w:sz w:val="18"/>
                                  <w:szCs w:val="18"/>
                                </w:rPr>
                                <w:t>).show();</w:t>
                              </w:r>
                            </w:p>
                            <w:p w:rsidR="0023747D" w:rsidRPr="00375F9C" w:rsidRDefault="0023747D" w:rsidP="00375F9C">
                              <w:pPr>
                                <w:spacing w:line="240" w:lineRule="exact"/>
                                <w:ind w:firstLine="420"/>
                                <w:rPr>
                                  <w:sz w:val="18"/>
                                  <w:szCs w:val="18"/>
                                </w:rPr>
                              </w:pPr>
                              <w:proofErr w:type="gramStart"/>
                              <w:r w:rsidRPr="00375F9C">
                                <w:rPr>
                                  <w:color w:val="0000FF"/>
                                  <w:sz w:val="18"/>
                                  <w:szCs w:val="18"/>
                                </w:rPr>
                                <w:t>var</w:t>
                              </w:r>
                              <w:proofErr w:type="gramEnd"/>
                              <w:r w:rsidRPr="00375F9C">
                                <w:rPr>
                                  <w:sz w:val="18"/>
                                  <w:szCs w:val="18"/>
                                </w:rPr>
                                <w:t xml:space="preserve"> items=[</w:t>
                              </w:r>
                              <w:r w:rsidRPr="00375F9C">
                                <w:rPr>
                                  <w:color w:val="FF00FF"/>
                                  <w:sz w:val="18"/>
                                  <w:szCs w:val="18"/>
                                </w:rPr>
                                <w:t>"page1"</w:t>
                              </w:r>
                              <w:r w:rsidRPr="00375F9C">
                                <w:rPr>
                                  <w:sz w:val="18"/>
                                  <w:szCs w:val="18"/>
                                </w:rPr>
                                <w:t>,</w:t>
                              </w:r>
                              <w:r w:rsidRPr="00375F9C">
                                <w:rPr>
                                  <w:color w:val="FF00FF"/>
                                  <w:sz w:val="18"/>
                                  <w:szCs w:val="18"/>
                                </w:rPr>
                                <w:t>"page2"</w:t>
                              </w:r>
                              <w:r w:rsidRPr="00375F9C">
                                <w:rPr>
                                  <w:sz w:val="18"/>
                                  <w:szCs w:val="18"/>
                                </w:rPr>
                                <w:t>,</w:t>
                              </w:r>
                              <w:r w:rsidRPr="00375F9C">
                                <w:rPr>
                                  <w:color w:val="FF00FF"/>
                                  <w:sz w:val="18"/>
                                  <w:szCs w:val="18"/>
                                </w:rPr>
                                <w:t>"page3"</w:t>
                              </w:r>
                              <w:r w:rsidRPr="00375F9C">
                                <w:rPr>
                                  <w:sz w:val="18"/>
                                  <w:szCs w:val="18"/>
                                </w:rPr>
                                <w:t>];</w:t>
                              </w: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"Tabs"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p w:rsidR="0023747D" w:rsidRPr="00AA4517" w:rsidRDefault="0023747D" w:rsidP="00375F9C">
                              <w:pPr>
                                <w:spacing w:line="240" w:lineRule="exact"/>
                                <w:ind w:firstLine="420"/>
                                <w:rPr>
                                  <w:sz w:val="18"/>
                                  <w:szCs w:val="18"/>
                                </w:rPr>
                              </w:pP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"ButtonViews"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color w:val="800000"/>
                                  <w:sz w:val="18"/>
                                  <w:szCs w:val="18"/>
                                </w:rPr>
                                <w:t>32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barSize:</w:t>
                              </w:r>
                              <w:proofErr w:type="gramEnd"/>
                              <w:r w:rsidRPr="00AA4517">
                                <w:rPr>
                                  <w:color w:val="800000"/>
                                  <w:sz w:val="18"/>
                                  <w:szCs w:val="18"/>
                                </w:rPr>
                                <w:t>30</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txbxContent>
                        </wps:txbx>
                        <wps:bodyPr rot="0" vert="horz" wrap="square" lIns="54000" tIns="46800" rIns="54000" bIns="45720" anchor="t" anchorCtr="0" upright="1">
                          <a:spAutoFit/>
                        </wps:bodyPr>
                      </wps:wsp>
                      <wps:wsp>
                        <wps:cNvPr id="751" name="AutoShape 491"/>
                        <wps:cNvSpPr>
                          <a:spLocks noChangeArrowheads="1"/>
                        </wps:cNvSpPr>
                        <wps:spPr bwMode="auto">
                          <a:xfrm flipH="1">
                            <a:off x="1714500" y="1089660"/>
                            <a:ext cx="800100" cy="219710"/>
                          </a:xfrm>
                          <a:prstGeom prst="wedgeRoundRectCallout">
                            <a:avLst>
                              <a:gd name="adj1" fmla="val 120713"/>
                              <a:gd name="adj2" fmla="val -335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uto width</w:t>
                              </w:r>
                            </w:p>
                          </w:txbxContent>
                        </wps:txbx>
                        <wps:bodyPr rot="0" vert="horz" wrap="square" lIns="0" tIns="0" rIns="0" bIns="0" anchor="t" anchorCtr="0" upright="1">
                          <a:noAutofit/>
                        </wps:bodyPr>
                      </wps:wsp>
                      <wps:wsp>
                        <wps:cNvPr id="753" name="AutoShape 492"/>
                        <wps:cNvSpPr>
                          <a:spLocks noChangeArrowheads="1"/>
                        </wps:cNvSpPr>
                        <wps:spPr bwMode="auto">
                          <a:xfrm flipH="1">
                            <a:off x="1714500" y="891540"/>
                            <a:ext cx="1485900" cy="219710"/>
                          </a:xfrm>
                          <a:prstGeom prst="wedgeRoundRectCallout">
                            <a:avLst>
                              <a:gd name="adj1" fmla="val 71407"/>
                              <a:gd name="adj2" fmla="val -222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 position to </w:t>
                              </w:r>
                              <w:r>
                                <w:rPr>
                                  <w:szCs w:val="18"/>
                                </w:rPr>
                                <w:t>‘</w:t>
                              </w:r>
                              <w:r>
                                <w:rPr>
                                  <w:rFonts w:hint="eastAsia"/>
                                  <w:szCs w:val="18"/>
                                </w:rPr>
                                <w:t>relative</w:t>
                              </w:r>
                              <w:r>
                                <w:rPr>
                                  <w:szCs w:val="18"/>
                                </w:rPr>
                                <w:t>’</w:t>
                              </w:r>
                            </w:p>
                          </w:txbxContent>
                        </wps:txbx>
                        <wps:bodyPr rot="0" vert="horz" wrap="square" lIns="0" tIns="0" rIns="0" bIns="0" anchor="t" anchorCtr="0" upright="1">
                          <a:noAutofit/>
                        </wps:bodyPr>
                      </wps:wsp>
                      <wps:wsp>
                        <wps:cNvPr id="754" name="AutoShape 494"/>
                        <wps:cNvSpPr>
                          <a:spLocks noChangeArrowheads="1"/>
                        </wps:cNvSpPr>
                        <wps:spPr bwMode="auto">
                          <a:xfrm flipH="1">
                            <a:off x="1714500" y="1584960"/>
                            <a:ext cx="1028700" cy="219710"/>
                          </a:xfrm>
                          <a:prstGeom prst="wedgeRoundRectCallout">
                            <a:avLst>
                              <a:gd name="adj1" fmla="val 101296"/>
                              <a:gd name="adj2" fmla="val -552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container</w:t>
                              </w:r>
                            </w:p>
                          </w:txbxContent>
                        </wps:txbx>
                        <wps:bodyPr rot="0" vert="horz" wrap="square" lIns="0" tIns="0" rIns="0" bIns="0" anchor="t" anchorCtr="0" upright="1">
                          <a:noAutofit/>
                        </wps:bodyPr>
                      </wps:wsp>
                      <wps:wsp>
                        <wps:cNvPr id="755" name="AutoShape 495"/>
                        <wps:cNvSpPr>
                          <a:spLocks noChangeArrowheads="1"/>
                        </wps:cNvSpPr>
                        <wps:spPr bwMode="auto">
                          <a:xfrm flipH="1">
                            <a:off x="1714500" y="1287780"/>
                            <a:ext cx="800100" cy="219710"/>
                          </a:xfrm>
                          <a:prstGeom prst="wedgeRoundRectCallout">
                            <a:avLst>
                              <a:gd name="adj1" fmla="val 117139"/>
                              <a:gd name="adj2" fmla="val -5491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uto height</w:t>
                              </w:r>
                            </w:p>
                          </w:txbxContent>
                        </wps:txbx>
                        <wps:bodyPr rot="0" vert="horz" wrap="square" lIns="0" tIns="0" rIns="0" bIns="0" anchor="t" anchorCtr="0" upright="1">
                          <a:noAutofit/>
                        </wps:bodyPr>
                      </wps:wsp>
                      <wps:wsp>
                        <wps:cNvPr id="756" name="AutoShape 496"/>
                        <wps:cNvSpPr>
                          <a:spLocks noChangeArrowheads="1"/>
                        </wps:cNvSpPr>
                        <wps:spPr bwMode="auto">
                          <a:xfrm flipH="1">
                            <a:off x="1485900" y="3169920"/>
                            <a:ext cx="1028700" cy="219710"/>
                          </a:xfrm>
                          <a:prstGeom prst="wedgeRoundRectCallout">
                            <a:avLst>
                              <a:gd name="adj1" fmla="val 77222"/>
                              <a:gd name="adj2" fmla="val -185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container</w:t>
                              </w:r>
                            </w:p>
                          </w:txbxContent>
                        </wps:txbx>
                        <wps:bodyPr rot="0" vert="horz" wrap="square" lIns="0" tIns="0" rIns="0" bIns="0" anchor="t" anchorCtr="0" upright="1">
                          <a:noAutofit/>
                        </wps:bodyPr>
                      </wps:wsp>
                      <wps:wsp>
                        <wps:cNvPr id="757" name="AutoShape 497"/>
                        <wps:cNvSpPr>
                          <a:spLocks noChangeArrowheads="1"/>
                        </wps:cNvSpPr>
                        <wps:spPr bwMode="auto">
                          <a:xfrm flipH="1">
                            <a:off x="1600200" y="2674620"/>
                            <a:ext cx="1828800" cy="219710"/>
                          </a:xfrm>
                          <a:prstGeom prst="wedgeRoundRectCallout">
                            <a:avLst>
                              <a:gd name="adj1" fmla="val 78852"/>
                              <a:gd name="adj2" fmla="val 20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 height to buttonview</w:t>
                              </w:r>
                            </w:p>
                          </w:txbxContent>
                        </wps:txbx>
                        <wps:bodyPr rot="0" vert="horz" wrap="square" lIns="0" tIns="0" rIns="0" bIns="0" anchor="t" anchorCtr="0" upright="1">
                          <a:noAutofit/>
                        </wps:bodyPr>
                      </wps:wsp>
                    </wpc:wpc>
                  </a:graphicData>
                </a:graphic>
              </wp:inline>
            </w:drawing>
          </mc:Choice>
          <mc:Fallback>
            <w:pict>
              <v:group id="画布 488" o:spid="_x0000_s1367"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">
                <v:shape id="_x0000_s1368" type="#_x0000_t75" style="position:absolute;width:52578;height:35071;visibility:visible;mso-wrap-style:square">
                  <v:fill o:detectmouseclick="t"/>
                  <v:path o:connecttype="none"/>
                </v:shape>
                <v:shape id="Text Box 490" o:spid="_x0000_s1369"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0K/sAA&#10;AADcAAAADwAAAGRycy9kb3ducmV2LnhtbERPy4rCMBTdD/gP4QruxtQBHa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w0K/sAAAADcAAAADwAAAAAAAAAAAAAAAACYAgAAZHJzL2Rvd25y&#10;ZXYueG1sUEsFBgAAAAAEAAQA9QAAAIUDAAAAAA==&#10;" strokeweight="1pt">
                  <v:textbox style="mso-fit-shape-to-text:t" inset="1.5mm,1.3mm,1.5mm">
                    <w:txbxContent>
                      <w:p w:rsidR="0023747D" w:rsidRPr="00AA4517" w:rsidRDefault="0023747D" w:rsidP="00375F9C">
                        <w:pPr>
                          <w:spacing w:line="240" w:lineRule="exact"/>
                          <w:ind w:firstLine="420"/>
                          <w:rPr>
                            <w:sz w:val="18"/>
                            <w:szCs w:val="18"/>
                          </w:rPr>
                        </w:pPr>
                        <w:proofErr w:type="gramStart"/>
                        <w:r w:rsidRPr="00AA4517">
                          <w:rPr>
                            <w:color w:val="0000FF"/>
                            <w:sz w:val="18"/>
                            <w:szCs w:val="18"/>
                          </w:rPr>
                          <w:t>var</w:t>
                        </w:r>
                        <w:proofErr w:type="gramEnd"/>
                        <w:r w:rsidRPr="00AA4517">
                          <w:rPr>
                            <w:sz w:val="18"/>
                            <w:szCs w:val="18"/>
                          </w:rPr>
                          <w:t xml:space="preserve"> block=</w:t>
                        </w:r>
                        <w:r w:rsidR="00122649">
                          <w:rPr>
                            <w:sz w:val="18"/>
                            <w:szCs w:val="18"/>
                          </w:rPr>
                          <w:t>xui</w:t>
                        </w:r>
                        <w:r w:rsidRPr="00AA4517">
                          <w:rPr>
                            <w:sz w:val="18"/>
                            <w:szCs w:val="18"/>
                          </w:rPr>
                          <w:t>.create(</w:t>
                        </w:r>
                        <w:r w:rsidRPr="00AA4517">
                          <w:rPr>
                            <w:color w:val="FF00FF"/>
                            <w:sz w:val="18"/>
                            <w:szCs w:val="18"/>
                          </w:rPr>
                          <w:t>"Block"</w:t>
                        </w:r>
                        <w:r w:rsidRPr="00AA4517">
                          <w:rPr>
                            <w:sz w:val="18"/>
                            <w:szCs w:val="18"/>
                          </w:rPr>
                          <w:t>).setWidth(</w:t>
                        </w:r>
                        <w:r w:rsidRPr="00AA4517">
                          <w:rPr>
                            <w:color w:val="800000"/>
                            <w:sz w:val="18"/>
                            <w:szCs w:val="18"/>
                          </w:rPr>
                          <w:t>400</w:t>
                        </w:r>
                        <w:r w:rsidRPr="00AA4517">
                          <w:rPr>
                            <w:sz w:val="18"/>
                            <w:szCs w:val="18"/>
                          </w:rPr>
                          <w:t>).setHeight(</w:t>
                        </w:r>
                        <w:r w:rsidRPr="00AA4517">
                          <w:rPr>
                            <w:color w:val="800000"/>
                            <w:sz w:val="18"/>
                            <w:szCs w:val="18"/>
                          </w:rPr>
                          <w:t>300</w:t>
                        </w:r>
                        <w:r w:rsidRPr="00AA4517">
                          <w:rPr>
                            <w:sz w:val="18"/>
                            <w:szCs w:val="18"/>
                          </w:rPr>
                          <w:t>).show();</w:t>
                        </w:r>
                      </w:p>
                      <w:p w:rsidR="0023747D" w:rsidRPr="00375F9C" w:rsidRDefault="0023747D" w:rsidP="00375F9C">
                        <w:pPr>
                          <w:spacing w:line="240" w:lineRule="exact"/>
                          <w:ind w:firstLine="420"/>
                          <w:rPr>
                            <w:sz w:val="18"/>
                            <w:szCs w:val="18"/>
                          </w:rPr>
                        </w:pPr>
                        <w:proofErr w:type="gramStart"/>
                        <w:r w:rsidRPr="00375F9C">
                          <w:rPr>
                            <w:color w:val="0000FF"/>
                            <w:sz w:val="18"/>
                            <w:szCs w:val="18"/>
                          </w:rPr>
                          <w:t>var</w:t>
                        </w:r>
                        <w:proofErr w:type="gramEnd"/>
                        <w:r w:rsidRPr="00375F9C">
                          <w:rPr>
                            <w:sz w:val="18"/>
                            <w:szCs w:val="18"/>
                          </w:rPr>
                          <w:t xml:space="preserve"> items=[</w:t>
                        </w:r>
                        <w:r w:rsidRPr="00375F9C">
                          <w:rPr>
                            <w:color w:val="FF00FF"/>
                            <w:sz w:val="18"/>
                            <w:szCs w:val="18"/>
                          </w:rPr>
                          <w:t>"page1"</w:t>
                        </w:r>
                        <w:r w:rsidRPr="00375F9C">
                          <w:rPr>
                            <w:sz w:val="18"/>
                            <w:szCs w:val="18"/>
                          </w:rPr>
                          <w:t>,</w:t>
                        </w:r>
                        <w:r w:rsidRPr="00375F9C">
                          <w:rPr>
                            <w:color w:val="FF00FF"/>
                            <w:sz w:val="18"/>
                            <w:szCs w:val="18"/>
                          </w:rPr>
                          <w:t>"page2"</w:t>
                        </w:r>
                        <w:r w:rsidRPr="00375F9C">
                          <w:rPr>
                            <w:sz w:val="18"/>
                            <w:szCs w:val="18"/>
                          </w:rPr>
                          <w:t>,</w:t>
                        </w:r>
                        <w:r w:rsidRPr="00375F9C">
                          <w:rPr>
                            <w:color w:val="FF00FF"/>
                            <w:sz w:val="18"/>
                            <w:szCs w:val="18"/>
                          </w:rPr>
                          <w:t>"page3"</w:t>
                        </w:r>
                        <w:r w:rsidRPr="00375F9C">
                          <w:rPr>
                            <w:sz w:val="18"/>
                            <w:szCs w:val="18"/>
                          </w:rPr>
                          <w:t>];</w:t>
                        </w: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"Tabs"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p w:rsidR="0023747D" w:rsidRPr="00AA4517" w:rsidRDefault="0023747D" w:rsidP="00375F9C">
                        <w:pPr>
                          <w:spacing w:line="240" w:lineRule="exact"/>
                          <w:ind w:firstLine="420"/>
                          <w:rPr>
                            <w:sz w:val="18"/>
                            <w:szCs w:val="18"/>
                          </w:rPr>
                        </w:pP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"ButtonViews"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color w:val="800000"/>
                            <w:sz w:val="18"/>
                            <w:szCs w:val="18"/>
                          </w:rPr>
                          <w:t>32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barSize:</w:t>
                        </w:r>
                        <w:proofErr w:type="gramEnd"/>
                        <w:r w:rsidRPr="00AA4517">
                          <w:rPr>
                            <w:color w:val="800000"/>
                            <w:sz w:val="18"/>
                            <w:szCs w:val="18"/>
                          </w:rPr>
                          <w:t>30</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txbxContent>
                  </v:textbox>
                </v:shape>
                <v:shape id="AutoShape 491" o:spid="_x0000_s1370" type="#_x0000_t62" style="position:absolute;left:17145;top:10896;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grsUA&#10;AADcAAAADwAAAGRycy9kb3ducmV2LnhtbESP3WrCQBSE7wXfYTlCb6RuDPGH1E0QoVAUBNM+wGn2&#10;mCzNng3ZVdO37xYKvRxm5htmV462E3cavHGsYLlIQBDXThtuFHy8vz5vQfiArLFzTAq+yUNZTCc7&#10;zLV78IXuVWhEhLDPUUEbQp9L6euWLPqF64mjd3WDxRDl0Eg94CPCbSfTJFlLi4bjQos9HVqqv6qb&#10;VVCl2QGPho+Xzfo0P58+s9RkmVJPs3H/AiLQGP7Df+03rWCzWsL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OCuxQAAANwAAAAPAAAAAAAAAAAAAAAAAJgCAABkcnMv&#10;ZG93bnJldi54bWxQSwUGAAAAAAQABAD1AAAAigMAAAAA&#10;" adj="36874,3558" fillcolor="#ff9">
                  <v:textbox inset="0,0,0,0">
                    <w:txbxContent>
                      <w:p w:rsidR="0023747D" w:rsidRPr="000E23E9" w:rsidRDefault="0023747D" w:rsidP="00375F9C">
                        <w:pPr>
                          <w:rPr>
                            <w:szCs w:val="18"/>
                          </w:rPr>
                        </w:pPr>
                        <w:r>
                          <w:rPr>
                            <w:szCs w:val="18"/>
                          </w:rPr>
                          <w:t>A</w:t>
                        </w:r>
                        <w:r>
                          <w:rPr>
                            <w:rFonts w:hint="eastAsia"/>
                            <w:szCs w:val="18"/>
                          </w:rPr>
                          <w:t>uto width</w:t>
                        </w:r>
                      </w:p>
                    </w:txbxContent>
                  </v:textbox>
                </v:shape>
                <v:shape id="AutoShape 492" o:spid="_x0000_s1371" type="#_x0000_t62" style="position:absolute;left:17145;top:8915;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basMA&#10;AADcAAAADwAAAGRycy9kb3ducmV2LnhtbESPX2vCMBTF3wd+h3CFvc3UyaZUo4jDIXsYWIvPl+ba&#10;VJubkkSt334ZDPZ4OH9+nMWqt624kQ+NYwXjUQaCuHK64VpBedi+zECEiKyxdUwKHhRgtRw8LTDX&#10;7s57uhWxFmmEQ44KTIxdLmWoDFkMI9cRJ+/kvMWYpK+l9nhP47aVr1n2Li02nAgGO9oYqi7F1SZu&#10;edx8n7fsy88P82XsuRlbWSj1POzXcxCR+vgf/mvvtILp2wR+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RbasMAAADcAAAADwAAAAAAAAAAAAAAAACYAgAAZHJzL2Rv&#10;d25yZXYueG1sUEsFBgAAAAAEAAQA9QAAAIgDAAAAAA==&#10;" adj="26224,5993" fillcolor="#ff9">
                  <v:textbox inset="0,0,0,0">
                    <w:txbxContent>
                      <w:p w:rsidR="0023747D" w:rsidRPr="000E23E9" w:rsidRDefault="0023747D" w:rsidP="00375F9C">
                        <w:pPr>
                          <w:rPr>
                            <w:szCs w:val="18"/>
                          </w:rPr>
                        </w:pPr>
                        <w:r>
                          <w:rPr>
                            <w:rFonts w:hint="eastAsia"/>
                            <w:szCs w:val="18"/>
                          </w:rPr>
                          <w:t xml:space="preserve">Set position to </w:t>
                        </w:r>
                        <w:r>
                          <w:rPr>
                            <w:szCs w:val="18"/>
                          </w:rPr>
                          <w:t>‘</w:t>
                        </w:r>
                        <w:r>
                          <w:rPr>
                            <w:rFonts w:hint="eastAsia"/>
                            <w:szCs w:val="18"/>
                          </w:rPr>
                          <w:t>relative</w:t>
                        </w:r>
                        <w:r>
                          <w:rPr>
                            <w:szCs w:val="18"/>
                          </w:rPr>
                          <w:t>’</w:t>
                        </w:r>
                      </w:p>
                    </w:txbxContent>
                  </v:textbox>
                </v:shape>
                <v:shape id="AutoShape 494" o:spid="_x0000_s1372" type="#_x0000_t62" style="position:absolute;left:17145;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xDcMA&#10;AADcAAAADwAAAGRycy9kb3ducmV2LnhtbESPQYvCMBSE78L+h/AWvGlaUVerUUQQPLmo6/3RPNuy&#10;zUs3iVr99WZB8DjMzDfMfNmaWlzJ+cqygrSfgCDOra64UPBz3PQmIHxA1lhbJgV38rBcfHTmmGl7&#10;4z1dD6EQEcI+QwVlCE0mpc9LMuj7tiGO3tk6gyFKV0jt8BbhppaDJBlLgxXHhRIbWpeU/x4uRsF6&#10;vHp8b6enPGl2o8HjT6fDk0uV6n62qxmIQG14h1/trVbwNRrC/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hxDcMAAADcAAAADwAAAAAAAAAAAAAAAACYAgAAZHJzL2Rv&#10;d25yZXYueG1sUEsFBgAAAAAEAAQA9QAAAIgDAAAAAA==&#10;" adj="32680,-1124" fillcolor="#ff9">
                  <v:textbox inset="0,0,0,0">
                    <w:txbxContent>
                      <w:p w:rsidR="0023747D" w:rsidRPr="000E23E9" w:rsidRDefault="0023747D" w:rsidP="00375F9C">
                        <w:pPr>
                          <w:rPr>
                            <w:szCs w:val="18"/>
                          </w:rPr>
                        </w:pPr>
                        <w:r>
                          <w:rPr>
                            <w:szCs w:val="18"/>
                          </w:rPr>
                          <w:t>N</w:t>
                        </w:r>
                        <w:r>
                          <w:rPr>
                            <w:rFonts w:hint="eastAsia"/>
                            <w:szCs w:val="18"/>
                          </w:rPr>
                          <w:t>o container</w:t>
                        </w:r>
                      </w:p>
                    </w:txbxContent>
                  </v:textbox>
                </v:shape>
                <v:shape id="AutoShape 495" o:spid="_x0000_s1373" type="#_x0000_t62" style="position:absolute;left:17145;top:12877;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5q8QA&#10;AADcAAAADwAAAGRycy9kb3ducmV2LnhtbESPX0sDMRDE3wW/Q1jBN5uotNbr5YooQl/tH8S37WW9&#10;O71sjmRtr9/eFAQfh5n5DVMuR9+rA8XUBbZwOzGgiOvgOm4sbDevN3NQSZAd9oHJwokSLKvLixIL&#10;F478Roe1NCpDOBVooRUZCq1T3ZLHNAkDcfY+Q/QoWcZGu4jHDPe9vjNmpj12nBdaHOi5pfp7/eMt&#10;fNFO9rt5bx7r++adomw/XrSx9vpqfFqAEhrlP/zXXjkLD9MpnM/kI6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SeavEAAAA3AAAAA8AAAAAAAAAAAAAAAAAmAIAAGRycy9k&#10;b3ducmV2LnhtbFBLBQYAAAAABAAEAPUAAACJAwAAAAA=&#10;" adj="36102,-1062" fillcolor="#ff9">
                  <v:textbox inset="0,0,0,0">
                    <w:txbxContent>
                      <w:p w:rsidR="0023747D" w:rsidRPr="000E23E9" w:rsidRDefault="0023747D" w:rsidP="00375F9C">
                        <w:pPr>
                          <w:rPr>
                            <w:szCs w:val="18"/>
                          </w:rPr>
                        </w:pPr>
                        <w:r>
                          <w:rPr>
                            <w:szCs w:val="18"/>
                          </w:rPr>
                          <w:t>A</w:t>
                        </w:r>
                        <w:r>
                          <w:rPr>
                            <w:rFonts w:hint="eastAsia"/>
                            <w:szCs w:val="18"/>
                          </w:rPr>
                          <w:t>uto height</w:t>
                        </w:r>
                      </w:p>
                    </w:txbxContent>
                  </v:textbox>
                </v:shape>
                <v:shape id="AutoShape 496" o:spid="_x0000_s1374" type="#_x0000_t62" style="position:absolute;left:14859;top:3169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28UA&#10;AADcAAAADwAAAGRycy9kb3ducmV2LnhtbESPQWsCMRSE70L/Q3gFb5pVqJXVKFJc6kEEtdTrY/Pc&#10;XUxetpuoq7/eCAWPw8x8w0znrTXiQo2vHCsY9BMQxLnTFRcKfvZZbwzCB2SNxjEpuJGH+eytM8VU&#10;uytv6bILhYgQ9ikqKEOoUyl9XpJF33c1cfSOrrEYomwKqRu8Rrg1cpgkI2mx4rhQYk1fJeWn3dkq&#10;CPfDZjHc8m+2XJvs+3AyY/s3UKr73i4mIAK14RX+b6+0gs+PE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PbxQAAANwAAAAPAAAAAAAAAAAAAAAAAJgCAABkcnMv&#10;ZG93bnJldi54bWxQSwUGAAAAAAQABAD1AAAAigMAAAAA&#10;" adj="27480,6804" fillcolor="#ff9">
                  <v:textbox inset="0,0,0,0">
                    <w:txbxContent>
                      <w:p w:rsidR="0023747D" w:rsidRPr="000E23E9" w:rsidRDefault="0023747D" w:rsidP="00375F9C">
                        <w:pPr>
                          <w:rPr>
                            <w:szCs w:val="18"/>
                          </w:rPr>
                        </w:pPr>
                        <w:r>
                          <w:rPr>
                            <w:szCs w:val="18"/>
                          </w:rPr>
                          <w:t>N</w:t>
                        </w:r>
                        <w:r>
                          <w:rPr>
                            <w:rFonts w:hint="eastAsia"/>
                            <w:szCs w:val="18"/>
                          </w:rPr>
                          <w:t>o container</w:t>
                        </w:r>
                      </w:p>
                    </w:txbxContent>
                  </v:textbox>
                </v:shape>
                <v:shape id="AutoShape 497" o:spid="_x0000_s1375" type="#_x0000_t62" style="position:absolute;left:16002;top:26746;width:1828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zLMscA&#10;AADcAAAADwAAAGRycy9kb3ducmV2LnhtbESP3WrCQBSE7wt9h+UUvCm6ibSNRFeRghAoiL/o5SF7&#10;TILZs2l21bRP7wqFXg4z8w0zmXWmFldqXWVZQTyIQBDnVldcKNhtF/0RCOeRNdaWScEPOZhNn58m&#10;mGp74zVdN74QAcIuRQWl900qpctLMugGtiEO3sm2Bn2QbSF1i7cAN7UcRtGHNFhxWCixoc+S8vPm&#10;YhRkr6O3JF6vDnL5tYyPc/mb7b+3SvVeuvkYhKfO/4f/2plWkLwn8DgTj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syzLHAAAA3AAAAA8AAAAAAAAAAAAAAAAAmAIAAGRy&#10;cy9kb3ducmV2LnhtbFBLBQYAAAAABAAEAPUAAACMAwAAAAA=&#10;" adj="27832,11236" fillcolor="#ff9">
                  <v:textbox inset="0,0,0,0">
                    <w:txbxContent>
                      <w:p w:rsidR="0023747D" w:rsidRPr="000E23E9" w:rsidRDefault="0023747D" w:rsidP="00375F9C">
                        <w:pPr>
                          <w:rPr>
                            <w:szCs w:val="18"/>
                          </w:rPr>
                        </w:pPr>
                        <w:r>
                          <w:rPr>
                            <w:rFonts w:hint="eastAsia"/>
                            <w:szCs w:val="18"/>
                          </w:rPr>
                          <w:t>Set height to buttonview</w:t>
                        </w:r>
                      </w:p>
                    </w:txbxContent>
                  </v:textbox>
                </v:shape>
                <w10:anchorlock/>
              </v:group>
            </w:pict>
          </mc:Fallback>
        </mc:AlternateContent>
      </w:r>
    </w:p>
    <w:p w:rsidR="00375F9C" w:rsidRPr="007837F7" w:rsidRDefault="00375F9C" w:rsidP="00375F9C">
      <w:pPr>
        <w:rPr>
          <w:b/>
        </w:rPr>
      </w:pPr>
      <w:r w:rsidRPr="007837F7">
        <w:rPr>
          <w:rFonts w:hint="eastAsia"/>
          <w:b/>
        </w:rPr>
        <w:t>Output:</w:t>
      </w:r>
    </w:p>
    <w:p w:rsidR="00375F9C" w:rsidRDefault="00122649" w:rsidP="00375F9C">
      <w:r>
        <w:rPr>
          <w:noProof/>
        </w:rPr>
        <w:lastRenderedPageBreak/>
        <w:drawing>
          <wp:inline distT="0" distB="0" distL="0" distR="0" wp14:anchorId="7C67B4CC" wp14:editId="318FFCC2">
            <wp:extent cx="3895238" cy="657143"/>
            <wp:effectExtent l="0" t="0" r="0" b="0"/>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95238" cy="657143"/>
                    </a:xfrm>
                    <a:prstGeom prst="rect">
                      <a:avLst/>
                    </a:prstGeom>
                  </pic:spPr>
                </pic:pic>
              </a:graphicData>
            </a:graphic>
          </wp:inline>
        </w:drawing>
      </w:r>
    </w:p>
    <w:p w:rsidR="00375F9C" w:rsidRDefault="00375F9C" w:rsidP="00E45D25">
      <w:pPr>
        <w:pStyle w:val="3"/>
        <w:numPr>
          <w:ilvl w:val="2"/>
          <w:numId w:val="17"/>
        </w:numPr>
      </w:pPr>
      <w:bookmarkStart w:id="91" w:name="_Toc453071728"/>
      <w:r>
        <w:rPr>
          <w:rFonts w:hint="eastAsia"/>
        </w:rPr>
        <w:t>ButtonViews types</w:t>
      </w:r>
      <w:bookmarkEnd w:id="91"/>
    </w:p>
    <w:p w:rsidR="00375F9C" w:rsidRDefault="00375F9C" w:rsidP="00375F9C">
      <w:r w:rsidRPr="007837F7">
        <w:t xml:space="preserve">There are three </w:t>
      </w:r>
      <w:r>
        <w:rPr>
          <w:rFonts w:hint="eastAsia"/>
        </w:rPr>
        <w:t>properties</w:t>
      </w:r>
      <w:r w:rsidRPr="007837F7">
        <w:t xml:space="preserve"> used to define the </w:t>
      </w:r>
      <w:r>
        <w:rPr>
          <w:rFonts w:hint="eastAsia"/>
        </w:rPr>
        <w:t>ButtonViews</w:t>
      </w:r>
      <w:r>
        <w:t>’</w:t>
      </w:r>
      <w:r>
        <w:rPr>
          <w:rFonts w:hint="eastAsia"/>
        </w:rPr>
        <w:t xml:space="preserve"> </w:t>
      </w:r>
      <w:r w:rsidRPr="007837F7">
        <w:t>layout</w:t>
      </w:r>
      <w:r>
        <w:rPr>
          <w:rFonts w:hint="eastAsia"/>
        </w:rPr>
        <w:t>:</w:t>
      </w:r>
    </w:p>
    <w:p w:rsidR="00375F9C" w:rsidRPr="007837F7" w:rsidRDefault="00375F9C" w:rsidP="00375F9C"/>
    <w:p w:rsidR="00375F9C" w:rsidRDefault="00375F9C" w:rsidP="00E45D25">
      <w:pPr>
        <w:numPr>
          <w:ilvl w:val="0"/>
          <w:numId w:val="22"/>
        </w:numPr>
      </w:pPr>
      <w:r w:rsidRPr="007837F7">
        <w:rPr>
          <w:b/>
        </w:rPr>
        <w:t>barLocation</w:t>
      </w:r>
      <w:r>
        <w:rPr>
          <w:rFonts w:hint="eastAsia"/>
        </w:rPr>
        <w:t>:</w:t>
      </w:r>
      <w:r>
        <w:t xml:space="preserve"> </w:t>
      </w:r>
      <w:r w:rsidRPr="007837F7">
        <w:t>Used to set the location of the command button bar</w:t>
      </w:r>
      <w:r>
        <w:rPr>
          <w:rFonts w:hint="eastAsia"/>
        </w:rPr>
        <w:t xml:space="preserve">. </w:t>
      </w:r>
      <w:r>
        <w:br/>
        <w:t>I</w:t>
      </w:r>
      <w:r>
        <w:rPr>
          <w:rFonts w:hint="eastAsia"/>
        </w:rPr>
        <w:t xml:space="preserve">n </w:t>
      </w:r>
      <w:r>
        <w:t>‘</w:t>
      </w:r>
      <w:r w:rsidRPr="000232D8">
        <w:t>top</w:t>
      </w:r>
      <w:r>
        <w:t>’</w:t>
      </w:r>
      <w:r w:rsidRPr="000232D8">
        <w:t>,</w:t>
      </w:r>
      <w:r>
        <w:t>’</w:t>
      </w:r>
      <w:r w:rsidRPr="000232D8">
        <w:t>bottom</w:t>
      </w:r>
      <w:r>
        <w:t>’</w:t>
      </w:r>
      <w:r w:rsidRPr="000232D8">
        <w:t>,</w:t>
      </w:r>
      <w:r>
        <w:t>’</w:t>
      </w:r>
      <w:r w:rsidRPr="000232D8">
        <w:t>left</w:t>
      </w:r>
      <w:r>
        <w:t>’</w:t>
      </w:r>
      <w:r w:rsidRPr="000232D8">
        <w:t>,</w:t>
      </w:r>
      <w:r>
        <w:t>’</w:t>
      </w:r>
      <w:r w:rsidRPr="000232D8">
        <w:t>right</w:t>
      </w:r>
      <w:r>
        <w:t>’</w:t>
      </w:r>
      <w:r>
        <w:rPr>
          <w:rFonts w:hint="eastAsia"/>
        </w:rPr>
        <w:t>.</w:t>
      </w:r>
    </w:p>
    <w:p w:rsidR="00375F9C" w:rsidRDefault="00375F9C" w:rsidP="00E45D25">
      <w:pPr>
        <w:numPr>
          <w:ilvl w:val="0"/>
          <w:numId w:val="22"/>
        </w:numPr>
      </w:pPr>
      <w:r w:rsidRPr="007837F7">
        <w:rPr>
          <w:b/>
        </w:rPr>
        <w:t>barHAlign</w:t>
      </w:r>
      <w:r>
        <w:rPr>
          <w:rFonts w:hint="eastAsia"/>
        </w:rPr>
        <w:t xml:space="preserve">: Used to set </w:t>
      </w:r>
      <w:r w:rsidRPr="007837F7">
        <w:t>command button</w:t>
      </w:r>
      <w:r>
        <w:rPr>
          <w:rFonts w:hint="eastAsia"/>
        </w:rPr>
        <w:t>s horizontal</w:t>
      </w:r>
      <w:r w:rsidRPr="007837F7">
        <w:t xml:space="preserve"> alignment</w:t>
      </w:r>
      <w:r>
        <w:rPr>
          <w:rFonts w:hint="eastAsia"/>
        </w:rPr>
        <w:br/>
        <w:t xml:space="preserve">In </w:t>
      </w:r>
      <w:r>
        <w:t>‘</w:t>
      </w:r>
      <w:r>
        <w:rPr>
          <w:rFonts w:hint="eastAsia"/>
        </w:rPr>
        <w:t>left</w:t>
      </w:r>
      <w:r>
        <w:t>’</w:t>
      </w:r>
      <w:r>
        <w:rPr>
          <w:rFonts w:hint="eastAsia"/>
        </w:rPr>
        <w:t xml:space="preserve">, </w:t>
      </w:r>
      <w:r>
        <w:t>‘</w:t>
      </w:r>
      <w:r>
        <w:rPr>
          <w:rFonts w:hint="eastAsia"/>
        </w:rPr>
        <w:t>right</w:t>
      </w:r>
      <w:r>
        <w:t>’</w:t>
      </w:r>
      <w:r>
        <w:rPr>
          <w:rFonts w:hint="eastAsia"/>
        </w:rPr>
        <w:t xml:space="preserve">. Only for </w:t>
      </w:r>
      <w:r w:rsidRPr="007837F7">
        <w:rPr>
          <w:b/>
        </w:rPr>
        <w:t>barLocation</w:t>
      </w:r>
      <w:r>
        <w:rPr>
          <w:rFonts w:hint="eastAsia"/>
        </w:rPr>
        <w:t xml:space="preserve"> is </w:t>
      </w:r>
      <w:r>
        <w:t>‘</w:t>
      </w:r>
      <w:r>
        <w:rPr>
          <w:rFonts w:hint="eastAsia"/>
        </w:rPr>
        <w:t>top</w:t>
      </w:r>
      <w:r>
        <w:t>’</w:t>
      </w:r>
      <w:r>
        <w:rPr>
          <w:rFonts w:hint="eastAsia"/>
        </w:rPr>
        <w:t xml:space="preserve"> or </w:t>
      </w:r>
      <w:r>
        <w:t>‘</w:t>
      </w:r>
      <w:r>
        <w:rPr>
          <w:rFonts w:hint="eastAsia"/>
        </w:rPr>
        <w:t>bottom</w:t>
      </w:r>
      <w:r>
        <w:t>’</w:t>
      </w:r>
    </w:p>
    <w:p w:rsidR="00375F9C" w:rsidRDefault="00375F9C" w:rsidP="00E45D25">
      <w:pPr>
        <w:numPr>
          <w:ilvl w:val="0"/>
          <w:numId w:val="22"/>
        </w:numPr>
      </w:pPr>
      <w:r w:rsidRPr="007837F7">
        <w:rPr>
          <w:b/>
        </w:rPr>
        <w:t>bar</w:t>
      </w:r>
      <w:r w:rsidRPr="007837F7">
        <w:rPr>
          <w:rFonts w:hint="eastAsia"/>
          <w:b/>
        </w:rPr>
        <w:t>V</w:t>
      </w:r>
      <w:r w:rsidRPr="007837F7">
        <w:rPr>
          <w:b/>
        </w:rPr>
        <w:t>Align</w:t>
      </w:r>
      <w:r>
        <w:rPr>
          <w:rFonts w:hint="eastAsia"/>
        </w:rPr>
        <w:t xml:space="preserve">: Used to set </w:t>
      </w:r>
      <w:r w:rsidRPr="007837F7">
        <w:t>command button</w:t>
      </w:r>
      <w:r>
        <w:rPr>
          <w:rFonts w:hint="eastAsia"/>
        </w:rPr>
        <w:t xml:space="preserve">s </w:t>
      </w:r>
      <w:r>
        <w:t>vertical</w:t>
      </w:r>
      <w:r w:rsidRPr="007837F7">
        <w:t xml:space="preserve"> alignment</w:t>
      </w:r>
      <w:r>
        <w:rPr>
          <w:rFonts w:hint="eastAsia"/>
        </w:rPr>
        <w:br/>
        <w:t xml:space="preserve">In </w:t>
      </w:r>
      <w:r>
        <w:t>‘</w:t>
      </w:r>
      <w:r>
        <w:rPr>
          <w:rFonts w:hint="eastAsia"/>
        </w:rPr>
        <w:t>left</w:t>
      </w:r>
      <w:r>
        <w:t>’</w:t>
      </w:r>
      <w:r>
        <w:rPr>
          <w:rFonts w:hint="eastAsia"/>
        </w:rPr>
        <w:t xml:space="preserve">, </w:t>
      </w:r>
      <w:r>
        <w:t>‘</w:t>
      </w:r>
      <w:r>
        <w:rPr>
          <w:rFonts w:hint="eastAsia"/>
        </w:rPr>
        <w:t>right</w:t>
      </w:r>
      <w:r>
        <w:t>’</w:t>
      </w:r>
      <w:r>
        <w:rPr>
          <w:rFonts w:hint="eastAsia"/>
        </w:rPr>
        <w:t xml:space="preserve">. Only for </w:t>
      </w:r>
      <w:r w:rsidRPr="007837F7">
        <w:rPr>
          <w:b/>
        </w:rPr>
        <w:t>barLocation</w:t>
      </w:r>
      <w:r>
        <w:rPr>
          <w:rFonts w:hint="eastAsia"/>
        </w:rPr>
        <w:t xml:space="preserve"> is </w:t>
      </w:r>
      <w:r>
        <w:t>‘</w:t>
      </w:r>
      <w:r>
        <w:rPr>
          <w:rFonts w:hint="eastAsia"/>
        </w:rPr>
        <w:t>left</w:t>
      </w:r>
      <w:r>
        <w:t>’</w:t>
      </w:r>
      <w:r>
        <w:rPr>
          <w:rFonts w:hint="eastAsia"/>
        </w:rPr>
        <w:t xml:space="preserve"> or </w:t>
      </w:r>
      <w:r>
        <w:t>‘</w:t>
      </w:r>
      <w:r>
        <w:rPr>
          <w:rFonts w:hint="eastAsia"/>
        </w:rPr>
        <w:t>right</w:t>
      </w:r>
      <w:r>
        <w:t>’</w:t>
      </w:r>
    </w:p>
    <w:p w:rsidR="00375F9C" w:rsidRDefault="00375F9C" w:rsidP="00375F9C">
      <w:pPr>
        <w:ind w:left="420"/>
      </w:pPr>
    </w:p>
    <w:p w:rsidR="00375F9C" w:rsidRDefault="00375F9C" w:rsidP="00375F9C">
      <w:r w:rsidRPr="007837F7">
        <w:t xml:space="preserve">The </w:t>
      </w:r>
      <w:r>
        <w:rPr>
          <w:rFonts w:hint="eastAsia"/>
        </w:rPr>
        <w:t>below picture shows</w:t>
      </w:r>
      <w:r w:rsidRPr="007837F7">
        <w:t xml:space="preserve"> all the ei</w:t>
      </w:r>
      <w:r>
        <w:t>ght possible ButtonViews layout</w:t>
      </w:r>
      <w:r>
        <w:rPr>
          <w:rFonts w:hint="eastAsia"/>
        </w:rPr>
        <w:t>s:</w:t>
      </w:r>
    </w:p>
    <w:p w:rsidR="00375F9C" w:rsidRDefault="005C781A" w:rsidP="00375F9C">
      <w:r>
        <w:rPr>
          <w:rFonts w:hint="eastAsia"/>
          <w:noProof/>
        </w:rPr>
        <w:drawing>
          <wp:inline distT="0" distB="0" distL="0" distR="0" wp14:anchorId="7BE061AF" wp14:editId="6A107427">
            <wp:extent cx="5400675" cy="23431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p w:rsidR="00375F9C" w:rsidRPr="00D2153B" w:rsidRDefault="00375F9C" w:rsidP="00375F9C">
      <w:pPr>
        <w:jc w:val="center"/>
      </w:pPr>
      <w:r>
        <w:t>I</w:t>
      </w:r>
      <w:r>
        <w:rPr>
          <w:rFonts w:hint="eastAsia"/>
        </w:rPr>
        <w:t xml:space="preserve">n </w:t>
      </w:r>
      <w:r w:rsidRPr="00D2153B">
        <w:rPr>
          <w:b/>
        </w:rPr>
        <w:t>chapter2\ButtonViews\index.html</w:t>
      </w:r>
    </w:p>
    <w:p w:rsidR="00375F9C" w:rsidRDefault="005C781A" w:rsidP="00375F9C">
      <w:r>
        <w:rPr>
          <w:rFonts w:hint="eastAsia"/>
          <w:noProof/>
        </w:rPr>
        <mc:AlternateContent>
          <mc:Choice Requires="wps">
            <w:drawing>
              <wp:anchor distT="0" distB="0" distL="114300" distR="114300" simplePos="0" relativeHeight="251628032" behindDoc="0" locked="0" layoutInCell="1" allowOverlap="1" wp14:anchorId="1444E67F" wp14:editId="324B3FF3">
                <wp:simplePos x="0" y="0"/>
                <wp:positionH relativeFrom="column">
                  <wp:posOffset>0</wp:posOffset>
                </wp:positionH>
                <wp:positionV relativeFrom="line">
                  <wp:posOffset>99060</wp:posOffset>
                </wp:positionV>
                <wp:extent cx="5372100" cy="454660"/>
                <wp:effectExtent l="9525" t="13335" r="9525" b="8255"/>
                <wp:wrapNone/>
                <wp:docPr id="749"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ButtonViews\index.html </w:t>
                            </w:r>
                            <w:r w:rsidRPr="005D318E">
                              <w:rPr>
                                <w:rFonts w:hint="eastAsia"/>
                              </w:rPr>
                              <w:t xml:space="preserve">is an overall </w:t>
                            </w:r>
                            <w:r w:rsidRPr="005D318E">
                              <w:t>example</w:t>
                            </w:r>
                            <w:r w:rsidRPr="005D318E">
                              <w:rPr>
                                <w:rFonts w:hint="eastAsia"/>
                              </w:rPr>
                              <w:t xml:space="preserve"> for </w:t>
                            </w:r>
                            <w:r>
                              <w:rPr>
                                <w:rFonts w:hint="eastAsia"/>
                              </w:rPr>
                              <w:t>ButtonViews</w:t>
                            </w:r>
                            <w:r w:rsidRPr="005D318E">
                              <w:rPr>
                                <w:rFonts w:hint="eastAsia"/>
                              </w:rPr>
                              <w: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3" o:spid="_x0000_s1376" type="#_x0000_t202" style="position:absolute;left:0;text-align:left;margin-left:0;margin-top:7.8pt;width:423pt;height:35.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ButtonViews\index.html </w:t>
                      </w:r>
                      <w:r w:rsidRPr="005D318E">
                        <w:rPr>
                          <w:rFonts w:hint="eastAsia"/>
                        </w:rPr>
                        <w:t xml:space="preserve">is an overall </w:t>
                      </w:r>
                      <w:r w:rsidRPr="005D318E">
                        <w:t>example</w:t>
                      </w:r>
                      <w:r w:rsidRPr="005D318E">
                        <w:rPr>
                          <w:rFonts w:hint="eastAsia"/>
                        </w:rPr>
                        <w:t xml:space="preserve"> for </w:t>
                      </w:r>
                      <w:r>
                        <w:rPr>
                          <w:rFonts w:hint="eastAsia"/>
                        </w:rPr>
                        <w:t>ButtonViews</w:t>
                      </w:r>
                      <w:r w:rsidRPr="005D318E">
                        <w:rPr>
                          <w:rFonts w:hint="eastAsia"/>
                        </w:rPr>
                        <w:t>.</w:t>
                      </w:r>
                    </w:p>
                  </w:txbxContent>
                </v:textbox>
                <w10:wrap anchory="line"/>
              </v:shape>
            </w:pict>
          </mc:Fallback>
        </mc:AlternateContent>
      </w:r>
    </w:p>
    <w:p w:rsidR="00375F9C" w:rsidRDefault="00375F9C" w:rsidP="00375F9C"/>
    <w:p w:rsidR="00375F9C" w:rsidRDefault="00375F9C" w:rsidP="00375F9C"/>
    <w:p w:rsidR="00375F9C" w:rsidRDefault="00375F9C" w:rsidP="00375F9C">
      <w:pPr>
        <w:rPr>
          <w:b/>
        </w:rPr>
      </w:pPr>
    </w:p>
    <w:p w:rsidR="00375F9C" w:rsidRDefault="00375F9C" w:rsidP="00E45D25">
      <w:pPr>
        <w:pStyle w:val="3"/>
        <w:numPr>
          <w:ilvl w:val="2"/>
          <w:numId w:val="17"/>
        </w:numPr>
      </w:pPr>
      <w:bookmarkStart w:id="92" w:name="_Toc453071729"/>
      <w:r>
        <w:rPr>
          <w:rFonts w:hint="eastAsia"/>
        </w:rPr>
        <w:t>Page selection</w:t>
      </w:r>
      <w:bookmarkEnd w:id="92"/>
      <w:r>
        <w:rPr>
          <w:rFonts w:hint="eastAsia"/>
        </w:rPr>
        <w:t xml:space="preserve"> </w:t>
      </w:r>
    </w:p>
    <w:p w:rsidR="00375F9C" w:rsidRDefault="00375F9C" w:rsidP="00375F9C">
      <w:r>
        <w:rPr>
          <w:rFonts w:hint="eastAsia"/>
        </w:rPr>
        <w:t xml:space="preserve">You can use </w:t>
      </w:r>
      <w:r>
        <w:t>“</w:t>
      </w:r>
      <w:r w:rsidRPr="004740AA">
        <w:rPr>
          <w:rFonts w:hint="eastAsia"/>
          <w:b/>
        </w:rPr>
        <w:t>setUIValue</w:t>
      </w:r>
      <w:r>
        <w:t>”</w:t>
      </w:r>
      <w:r>
        <w:rPr>
          <w:rFonts w:hint="eastAsia"/>
        </w:rPr>
        <w:t xml:space="preserve"> function to select a page, or use </w:t>
      </w:r>
      <w:r>
        <w:t>“</w:t>
      </w:r>
      <w:r w:rsidRPr="004740AA">
        <w:rPr>
          <w:b/>
        </w:rPr>
        <w:t>fireItemClickEvent</w:t>
      </w:r>
      <w:r>
        <w:t>”</w:t>
      </w:r>
      <w:r>
        <w:rPr>
          <w:rFonts w:hint="eastAsia"/>
        </w:rPr>
        <w:t xml:space="preserve"> function to get the same result. </w:t>
      </w:r>
      <w:r>
        <w:t>“</w:t>
      </w:r>
      <w:r w:rsidRPr="007E2DAE">
        <w:t>fireItemClickEvent</w:t>
      </w:r>
      <w:r>
        <w:t>”</w:t>
      </w:r>
      <w:r>
        <w:rPr>
          <w:rFonts w:hint="eastAsia"/>
        </w:rPr>
        <w:t xml:space="preserve"> function will trigger </w:t>
      </w:r>
      <w:r>
        <w:t>“</w:t>
      </w:r>
      <w:r w:rsidRPr="007E2DAE">
        <w:t>onItemSelected</w:t>
      </w:r>
      <w:r>
        <w:t>”</w:t>
      </w:r>
      <w:r>
        <w:rPr>
          <w:rFonts w:hint="eastAsia"/>
        </w:rPr>
        <w:t xml:space="preserve"> event, </w:t>
      </w:r>
      <w:r>
        <w:t>“</w:t>
      </w:r>
      <w:r>
        <w:rPr>
          <w:rFonts w:hint="eastAsia"/>
        </w:rPr>
        <w:t>setUIValue</w:t>
      </w:r>
      <w:r>
        <w:t>”</w:t>
      </w:r>
      <w:r>
        <w:rPr>
          <w:rFonts w:hint="eastAsia"/>
        </w:rPr>
        <w:t xml:space="preserve"> won</w:t>
      </w:r>
      <w:r>
        <w:t>’</w:t>
      </w:r>
      <w:r>
        <w:rPr>
          <w:rFonts w:hint="eastAsia"/>
        </w:rPr>
        <w:t>t.</w:t>
      </w:r>
    </w:p>
    <w:p w:rsidR="00375F9C" w:rsidRDefault="00375F9C" w:rsidP="00375F9C"/>
    <w:p w:rsidR="00375F9C" w:rsidRPr="00DA3481" w:rsidRDefault="00375F9C" w:rsidP="00375F9C">
      <w:pPr>
        <w:rPr>
          <w:b/>
        </w:rPr>
      </w:pPr>
      <w:r w:rsidRPr="00DA3481">
        <w:rPr>
          <w:rFonts w:hint="eastAsia"/>
          <w:b/>
        </w:rPr>
        <w:t>Input:</w:t>
      </w:r>
    </w:p>
    <w:p w:rsidR="00375F9C" w:rsidRDefault="005C781A" w:rsidP="00375F9C">
      <w:r>
        <w:rPr>
          <w:noProof/>
        </w:rPr>
        <w:lastRenderedPageBreak/>
        <mc:AlternateContent>
          <mc:Choice Requires="wpc">
            <w:drawing>
              <wp:inline distT="0" distB="0" distL="0" distR="0" wp14:anchorId="0BE10E65" wp14:editId="53F1E63F">
                <wp:extent cx="5257800" cy="2790825"/>
                <wp:effectExtent l="9525" t="0" r="9525" b="0"/>
                <wp:docPr id="748" name="画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46" name="Text Box 343"/>
                        <wps:cNvSpPr txBox="1">
                          <a:spLocks noChangeArrowheads="1"/>
                        </wps:cNvSpPr>
                        <wps:spPr bwMode="auto">
                          <a:xfrm>
                            <a:off x="0" y="48895"/>
                            <a:ext cx="5257800" cy="2589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sidR="00122649">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r>
                                <w:rPr>
                                  <w:rFonts w:hint="eastAsia"/>
                                  <w:sz w:val="18"/>
                                  <w:szCs w:val="18"/>
                                </w:rPr>
                                <w:t>.show()</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sidR="00122649">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Default="0023747D" w:rsidP="00375F9C">
                              <w:pPr>
                                <w:spacing w:line="240" w:lineRule="exact"/>
                                <w:ind w:firstLine="360"/>
                                <w:rPr>
                                  <w:sz w:val="18"/>
                                  <w:szCs w:val="18"/>
                                </w:rPr>
                              </w:pP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Pr>
                                  <w:sz w:val="18"/>
                                  <w:szCs w:val="18"/>
                                </w:rPr>
                                <w:t>]</w:t>
                              </w:r>
                            </w:p>
                            <w:p w:rsidR="0023747D" w:rsidRDefault="0023747D" w:rsidP="00375F9C">
                              <w:pPr>
                                <w:spacing w:line="240" w:lineRule="exact"/>
                                <w:rPr>
                                  <w:sz w:val="18"/>
                                  <w:szCs w:val="18"/>
                                </w:rPr>
                              </w:pPr>
                              <w:r w:rsidRPr="00246281">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sidR="00122649">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246281" w:rsidRDefault="0023747D" w:rsidP="00375F9C">
                              <w:pPr>
                                <w:spacing w:line="240" w:lineRule="exact"/>
                                <w:rPr>
                                  <w:sz w:val="18"/>
                                  <w:szCs w:val="18"/>
                                </w:rPr>
                              </w:pPr>
                              <w:r>
                                <w:rPr>
                                  <w:rFonts w:hint="eastAsia"/>
                                  <w:sz w:val="18"/>
                                  <w:szCs w:val="18"/>
                                </w:rPr>
                                <w:t>.</w:t>
                              </w:r>
                              <w:proofErr w:type="gramStart"/>
                              <w:r>
                                <w:rPr>
                                  <w:rFonts w:hint="eastAsia"/>
                                  <w:sz w:val="18"/>
                                  <w:szCs w:val="18"/>
                                </w:rPr>
                                <w:t>show(</w:t>
                              </w:r>
                              <w:proofErr w:type="gramEnd"/>
                              <w:r>
                                <w:rPr>
                                  <w:rFonts w:hint="eastAsia"/>
                                  <w:sz w:val="18"/>
                                  <w:szCs w:val="18"/>
                                </w:rPr>
                                <w:t>block)</w:t>
                              </w:r>
                              <w:r w:rsidRPr="00246281">
                                <w:rPr>
                                  <w:sz w:val="18"/>
                                  <w:szCs w:val="18"/>
                                </w:rPr>
                                <w:t>;</w:t>
                              </w:r>
                            </w:p>
                            <w:p w:rsidR="0023747D" w:rsidRPr="007E2DAE" w:rsidRDefault="0023747D" w:rsidP="00375F9C">
                              <w:pPr>
                                <w:spacing w:line="240" w:lineRule="exact"/>
                                <w:rPr>
                                  <w:sz w:val="18"/>
                                  <w:szCs w:val="18"/>
                                </w:rPr>
                              </w:pPr>
                            </w:p>
                            <w:p w:rsidR="0023747D" w:rsidRPr="007E2DAE" w:rsidRDefault="00973A41" w:rsidP="00375F9C">
                              <w:pPr>
                                <w:spacing w:line="240" w:lineRule="exact"/>
                                <w:rPr>
                                  <w:sz w:val="18"/>
                                  <w:szCs w:val="18"/>
                                </w:rPr>
                              </w:pPr>
                              <w:proofErr w:type="gramStart"/>
                              <w:r>
                                <w:rPr>
                                  <w:sz w:val="18"/>
                                  <w:szCs w:val="18"/>
                                </w:rPr>
                                <w:t>xui.</w:t>
                              </w:r>
                              <w:r w:rsidR="0023747D" w:rsidRPr="007E2DAE">
                                <w:rPr>
                                  <w:sz w:val="18"/>
                                  <w:szCs w:val="18"/>
                                </w:rPr>
                                <w:t>asyRun(</w:t>
                              </w:r>
                              <w:proofErr w:type="gramEnd"/>
                              <w:r w:rsidR="0023747D" w:rsidRPr="007E2DAE">
                                <w:rPr>
                                  <w:color w:val="0000FF"/>
                                  <w:sz w:val="18"/>
                                  <w:szCs w:val="18"/>
                                </w:rPr>
                                <w:t>function</w:t>
                              </w:r>
                              <w:r w:rsidR="0023747D"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246281">
                                <w:rPr>
                                  <w:sz w:val="18"/>
                                  <w:szCs w:val="18"/>
                                </w:rPr>
                                <w:t>pages</w:t>
                              </w:r>
                              <w:r w:rsidRPr="007E2DAE">
                                <w:rPr>
                                  <w:sz w:val="18"/>
                                  <w:szCs w:val="18"/>
                                </w:rPr>
                                <w:t>.fireItemClickEvent(</w:t>
                              </w:r>
                              <w:proofErr w:type="gramEnd"/>
                              <w:r w:rsidRPr="007E2DAE">
                                <w:rPr>
                                  <w:color w:val="FF00FF"/>
                                  <w:sz w:val="18"/>
                                  <w:szCs w:val="18"/>
                                </w:rPr>
                                <w:t>"</w:t>
                              </w:r>
                              <w:r w:rsidRPr="00246281">
                                <w:rPr>
                                  <w:color w:val="FF00FF"/>
                                  <w:sz w:val="18"/>
                                  <w:szCs w:val="18"/>
                                </w:rPr>
                                <w:t>page2</w:t>
                              </w:r>
                              <w:r w:rsidRPr="007E2DAE">
                                <w:rPr>
                                  <w:color w:val="FF00FF"/>
                                  <w:sz w:val="18"/>
                                  <w:szCs w:val="18"/>
                                </w:rPr>
                                <w: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Default="00973A41" w:rsidP="00375F9C">
                              <w:pPr>
                                <w:spacing w:line="240" w:lineRule="exact"/>
                                <w:rPr>
                                  <w:sz w:val="18"/>
                                  <w:szCs w:val="18"/>
                                </w:rPr>
                              </w:pPr>
                              <w:proofErr w:type="gramStart"/>
                              <w:r>
                                <w:rPr>
                                  <w:sz w:val="18"/>
                                  <w:szCs w:val="18"/>
                                </w:rPr>
                                <w:t>xui.</w:t>
                              </w:r>
                              <w:r w:rsidR="0023747D" w:rsidRPr="007E2DAE">
                                <w:rPr>
                                  <w:sz w:val="18"/>
                                  <w:szCs w:val="18"/>
                                </w:rPr>
                                <w:t>asyRun(</w:t>
                              </w:r>
                              <w:proofErr w:type="gramEnd"/>
                              <w:r w:rsidR="0023747D" w:rsidRPr="007E2DAE">
                                <w:rPr>
                                  <w:color w:val="0000FF"/>
                                  <w:sz w:val="18"/>
                                  <w:szCs w:val="18"/>
                                </w:rPr>
                                <w:t>function</w:t>
                              </w:r>
                              <w:r w:rsidR="0023747D" w:rsidRPr="007E2DAE">
                                <w:rPr>
                                  <w:sz w:val="18"/>
                                  <w:szCs w:val="18"/>
                                </w:rPr>
                                <w:t>(){</w:t>
                              </w:r>
                            </w:p>
                            <w:p w:rsidR="0023747D" w:rsidRPr="007E2DAE" w:rsidRDefault="0023747D" w:rsidP="00375F9C">
                              <w:pPr>
                                <w:spacing w:line="240" w:lineRule="exact"/>
                                <w:ind w:firstLineChars="200" w:firstLine="360"/>
                                <w:rPr>
                                  <w:sz w:val="18"/>
                                  <w:szCs w:val="18"/>
                                </w:rPr>
                              </w:pPr>
                              <w:proofErr w:type="gramStart"/>
                              <w:r w:rsidRPr="00246281">
                                <w:rPr>
                                  <w:sz w:val="18"/>
                                  <w:szCs w:val="18"/>
                                </w:rPr>
                                <w:t>pages</w:t>
                              </w:r>
                              <w:r w:rsidRPr="007E2DAE">
                                <w:rPr>
                                  <w:sz w:val="18"/>
                                  <w:szCs w:val="18"/>
                                </w:rPr>
                                <w:t>.setUIValue(</w:t>
                              </w:r>
                              <w:proofErr w:type="gramEnd"/>
                              <w:r w:rsidRPr="007E2DAE">
                                <w:rPr>
                                  <w:color w:val="FF00FF"/>
                                  <w:sz w:val="18"/>
                                  <w:szCs w:val="18"/>
                                </w:rPr>
                                <w:t>"</w:t>
                              </w:r>
                              <w:r>
                                <w:rPr>
                                  <w:color w:val="FF00FF"/>
                                  <w:sz w:val="18"/>
                                  <w:szCs w:val="18"/>
                                </w:rPr>
                                <w:t>page</w:t>
                              </w:r>
                              <w:r>
                                <w:rPr>
                                  <w:rFonts w:hint="eastAsia"/>
                                  <w:color w:val="FF00FF"/>
                                  <w:sz w:val="18"/>
                                  <w:szCs w:val="18"/>
                                </w:rPr>
                                <w:t>1</w:t>
                              </w:r>
                              <w:r w:rsidRPr="007E2DAE">
                                <w:rPr>
                                  <w:color w:val="FF00FF"/>
                                  <w:sz w:val="18"/>
                                  <w:szCs w:val="18"/>
                                </w:rPr>
                                <w:t>"</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wps:txbx>
                        <wps:bodyPr rot="0" vert="horz" wrap="square" lIns="54000" tIns="46800" rIns="54000" bIns="45720" anchor="t" anchorCtr="0" upright="1">
                          <a:spAutoFit/>
                        </wps:bodyPr>
                      </wps:wsp>
                      <wps:wsp>
                        <wps:cNvPr id="747" name="AutoShape 344"/>
                        <wps:cNvSpPr>
                          <a:spLocks noChangeArrowheads="1"/>
                        </wps:cNvSpPr>
                        <wps:spPr bwMode="auto">
                          <a:xfrm flipH="1">
                            <a:off x="2286000" y="1584960"/>
                            <a:ext cx="1714500" cy="297180"/>
                          </a:xfrm>
                          <a:prstGeom prst="wedgeRoundRectCallout">
                            <a:avLst>
                              <a:gd name="adj1" fmla="val 65889"/>
                              <a:gd name="adj2" fmla="val -2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41" o:spid="_x0000_s1377" editas="canvas" style="width:414pt;height:219.75pt;mso-position-horizontal-relative:char;mso-position-vertical-relative:line" coordsize="52578,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">
                <v:shape id="_x0000_s1378" type="#_x0000_t75" style="position:absolute;width:52578;height:27908;visibility:visible;mso-wrap-style:square">
                  <v:fill o:detectmouseclick="t"/>
                  <v:path o:connecttype="none"/>
                </v:shape>
                <v:shape id="Text Box 343" o:spid="_x0000_s1379" type="#_x0000_t202" style="position:absolute;top:488;width:52578;height:2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hzMQA&#10;AADcAAAADwAAAGRycy9kb3ducmV2LnhtbESPQWsCMRSE70L/Q3gFb5qtyGq3RhFF1kvB2vb+2Lxu&#10;FjcvSxLX9d+bQqHHYWa+YVabwbaiJx8axwpephkI4srphmsFX5+HyRJEiMgaW8ek4E4BNuun0QoL&#10;7W78Qf051iJBOBSowMTYFVKGypDFMHUdcfJ+nLcYk/S11B5vCW5bOcuyXFpsOC0Y7GhnqLqcr1ZB&#10;ddkP+7L5Nr6/2uVJv5b397xUavw8bN9ARBrif/ivfdQKFvM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xoczEAAAA3AAAAA8AAAAAAAAAAAAAAAAAmAIAAGRycy9k&#10;b3ducmV2LnhtbFBLBQYAAAAABAAEAPUAAACJAwAAAAA=&#10;" strokeweight="1pt">
                  <v:textbox style="mso-fit-shape-to-text:t" inset="1.5mm,1.3mm,1.5mm">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sidR="00122649">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r>
                          <w:rPr>
                            <w:rFonts w:hint="eastAsia"/>
                            <w:sz w:val="18"/>
                            <w:szCs w:val="18"/>
                          </w:rPr>
                          <w:t>.show()</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sidR="00122649">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Default="0023747D" w:rsidP="00375F9C">
                        <w:pPr>
                          <w:spacing w:line="240" w:lineRule="exact"/>
                          <w:ind w:firstLine="360"/>
                          <w:rPr>
                            <w:sz w:val="18"/>
                            <w:szCs w:val="18"/>
                          </w:rPr>
                        </w:pP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Pr>
                            <w:sz w:val="18"/>
                            <w:szCs w:val="18"/>
                          </w:rPr>
                          <w:t>]</w:t>
                        </w:r>
                      </w:p>
                      <w:p w:rsidR="0023747D" w:rsidRDefault="0023747D" w:rsidP="00375F9C">
                        <w:pPr>
                          <w:spacing w:line="240" w:lineRule="exact"/>
                          <w:rPr>
                            <w:sz w:val="18"/>
                            <w:szCs w:val="18"/>
                          </w:rPr>
                        </w:pPr>
                        <w:r w:rsidRPr="00246281">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sidR="00122649">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246281" w:rsidRDefault="0023747D" w:rsidP="00375F9C">
                        <w:pPr>
                          <w:spacing w:line="240" w:lineRule="exact"/>
                          <w:rPr>
                            <w:sz w:val="18"/>
                            <w:szCs w:val="18"/>
                          </w:rPr>
                        </w:pPr>
                        <w:r>
                          <w:rPr>
                            <w:rFonts w:hint="eastAsia"/>
                            <w:sz w:val="18"/>
                            <w:szCs w:val="18"/>
                          </w:rPr>
                          <w:t>.</w:t>
                        </w:r>
                        <w:proofErr w:type="gramStart"/>
                        <w:r>
                          <w:rPr>
                            <w:rFonts w:hint="eastAsia"/>
                            <w:sz w:val="18"/>
                            <w:szCs w:val="18"/>
                          </w:rPr>
                          <w:t>show(</w:t>
                        </w:r>
                        <w:proofErr w:type="gramEnd"/>
                        <w:r>
                          <w:rPr>
                            <w:rFonts w:hint="eastAsia"/>
                            <w:sz w:val="18"/>
                            <w:szCs w:val="18"/>
                          </w:rPr>
                          <w:t>block)</w:t>
                        </w:r>
                        <w:r w:rsidRPr="00246281">
                          <w:rPr>
                            <w:sz w:val="18"/>
                            <w:szCs w:val="18"/>
                          </w:rPr>
                          <w:t>;</w:t>
                        </w:r>
                      </w:p>
                      <w:p w:rsidR="0023747D" w:rsidRPr="007E2DAE" w:rsidRDefault="0023747D" w:rsidP="00375F9C">
                        <w:pPr>
                          <w:spacing w:line="240" w:lineRule="exact"/>
                          <w:rPr>
                            <w:sz w:val="18"/>
                            <w:szCs w:val="18"/>
                          </w:rPr>
                        </w:pPr>
                      </w:p>
                      <w:p w:rsidR="0023747D" w:rsidRPr="007E2DAE" w:rsidRDefault="00973A41" w:rsidP="00375F9C">
                        <w:pPr>
                          <w:spacing w:line="240" w:lineRule="exact"/>
                          <w:rPr>
                            <w:sz w:val="18"/>
                            <w:szCs w:val="18"/>
                          </w:rPr>
                        </w:pPr>
                        <w:proofErr w:type="gramStart"/>
                        <w:r>
                          <w:rPr>
                            <w:sz w:val="18"/>
                            <w:szCs w:val="18"/>
                          </w:rPr>
                          <w:t>xui.</w:t>
                        </w:r>
                        <w:r w:rsidR="0023747D" w:rsidRPr="007E2DAE">
                          <w:rPr>
                            <w:sz w:val="18"/>
                            <w:szCs w:val="18"/>
                          </w:rPr>
                          <w:t>asyRun(</w:t>
                        </w:r>
                        <w:proofErr w:type="gramEnd"/>
                        <w:r w:rsidR="0023747D" w:rsidRPr="007E2DAE">
                          <w:rPr>
                            <w:color w:val="0000FF"/>
                            <w:sz w:val="18"/>
                            <w:szCs w:val="18"/>
                          </w:rPr>
                          <w:t>function</w:t>
                        </w:r>
                        <w:r w:rsidR="0023747D"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246281">
                          <w:rPr>
                            <w:sz w:val="18"/>
                            <w:szCs w:val="18"/>
                          </w:rPr>
                          <w:t>pages</w:t>
                        </w:r>
                        <w:r w:rsidRPr="007E2DAE">
                          <w:rPr>
                            <w:sz w:val="18"/>
                            <w:szCs w:val="18"/>
                          </w:rPr>
                          <w:t>.fireItemClickEvent(</w:t>
                        </w:r>
                        <w:proofErr w:type="gramEnd"/>
                        <w:r w:rsidRPr="007E2DAE">
                          <w:rPr>
                            <w:color w:val="FF00FF"/>
                            <w:sz w:val="18"/>
                            <w:szCs w:val="18"/>
                          </w:rPr>
                          <w:t>"</w:t>
                        </w:r>
                        <w:r w:rsidRPr="00246281">
                          <w:rPr>
                            <w:color w:val="FF00FF"/>
                            <w:sz w:val="18"/>
                            <w:szCs w:val="18"/>
                          </w:rPr>
                          <w:t>page2</w:t>
                        </w:r>
                        <w:r w:rsidRPr="007E2DAE">
                          <w:rPr>
                            <w:color w:val="FF00FF"/>
                            <w:sz w:val="18"/>
                            <w:szCs w:val="18"/>
                          </w:rPr>
                          <w: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Default="00973A41" w:rsidP="00375F9C">
                        <w:pPr>
                          <w:spacing w:line="240" w:lineRule="exact"/>
                          <w:rPr>
                            <w:sz w:val="18"/>
                            <w:szCs w:val="18"/>
                          </w:rPr>
                        </w:pPr>
                        <w:proofErr w:type="gramStart"/>
                        <w:r>
                          <w:rPr>
                            <w:sz w:val="18"/>
                            <w:szCs w:val="18"/>
                          </w:rPr>
                          <w:t>xui.</w:t>
                        </w:r>
                        <w:r w:rsidR="0023747D" w:rsidRPr="007E2DAE">
                          <w:rPr>
                            <w:sz w:val="18"/>
                            <w:szCs w:val="18"/>
                          </w:rPr>
                          <w:t>asyRun(</w:t>
                        </w:r>
                        <w:proofErr w:type="gramEnd"/>
                        <w:r w:rsidR="0023747D" w:rsidRPr="007E2DAE">
                          <w:rPr>
                            <w:color w:val="0000FF"/>
                            <w:sz w:val="18"/>
                            <w:szCs w:val="18"/>
                          </w:rPr>
                          <w:t>function</w:t>
                        </w:r>
                        <w:r w:rsidR="0023747D" w:rsidRPr="007E2DAE">
                          <w:rPr>
                            <w:sz w:val="18"/>
                            <w:szCs w:val="18"/>
                          </w:rPr>
                          <w:t>(){</w:t>
                        </w:r>
                      </w:p>
                      <w:p w:rsidR="0023747D" w:rsidRPr="007E2DAE" w:rsidRDefault="0023747D" w:rsidP="00375F9C">
                        <w:pPr>
                          <w:spacing w:line="240" w:lineRule="exact"/>
                          <w:ind w:firstLineChars="200" w:firstLine="360"/>
                          <w:rPr>
                            <w:sz w:val="18"/>
                            <w:szCs w:val="18"/>
                          </w:rPr>
                        </w:pPr>
                        <w:proofErr w:type="gramStart"/>
                        <w:r w:rsidRPr="00246281">
                          <w:rPr>
                            <w:sz w:val="18"/>
                            <w:szCs w:val="18"/>
                          </w:rPr>
                          <w:t>pages</w:t>
                        </w:r>
                        <w:r w:rsidRPr="007E2DAE">
                          <w:rPr>
                            <w:sz w:val="18"/>
                            <w:szCs w:val="18"/>
                          </w:rPr>
                          <w:t>.setUIValue(</w:t>
                        </w:r>
                        <w:proofErr w:type="gramEnd"/>
                        <w:r w:rsidRPr="007E2DAE">
                          <w:rPr>
                            <w:color w:val="FF00FF"/>
                            <w:sz w:val="18"/>
                            <w:szCs w:val="18"/>
                          </w:rPr>
                          <w:t>"</w:t>
                        </w:r>
                        <w:r>
                          <w:rPr>
                            <w:color w:val="FF00FF"/>
                            <w:sz w:val="18"/>
                            <w:szCs w:val="18"/>
                          </w:rPr>
                          <w:t>page</w:t>
                        </w:r>
                        <w:r>
                          <w:rPr>
                            <w:rFonts w:hint="eastAsia"/>
                            <w:color w:val="FF00FF"/>
                            <w:sz w:val="18"/>
                            <w:szCs w:val="18"/>
                          </w:rPr>
                          <w:t>1</w:t>
                        </w:r>
                        <w:r w:rsidRPr="007E2DAE">
                          <w:rPr>
                            <w:color w:val="FF00FF"/>
                            <w:sz w:val="18"/>
                            <w:szCs w:val="18"/>
                          </w:rPr>
                          <w:t>"</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v:textbox>
                </v:shape>
                <v:shape id="AutoShape 344" o:spid="_x0000_s1380" type="#_x0000_t62" style="position:absolute;left:22860;top:15849;width:17145;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VFsQA&#10;AADcAAAADwAAAGRycy9kb3ducmV2LnhtbESPQWvCQBSE74L/YXmCN91Yg0rqKtJSKPQgriI9PrLP&#10;JG32bciuGv+9Kwgeh5n5hlmuO1uLC7W+cqxgMk5AEOfOVFwoOOy/RgsQPiAbrB2Tght5WK/6vSVm&#10;xl15RxcdChEh7DNUUIbQZFL6vCSLfuwa4uidXGsxRNkW0rR4jXBby7ckmUmLFceFEhv6KCn/12er&#10;oHLnXfq7/fs88c8xvXHQ063WSg0H3eYdRKAuvMLP9rdRME/n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C1RbEAAAA3AAAAA8AAAAAAAAAAAAAAAAAmAIAAGRycy9k&#10;b3ducmV2LnhtbFBLBQYAAAAABAAEAPUAAACJAwAAAAA=&#10;" adj="25032,10292" fillcolor="#ff9">
                  <v:textbox inset="0,0,0,0">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v:textbox>
                </v:shape>
                <w10:anchorlock/>
              </v:group>
            </w:pict>
          </mc:Fallback>
        </mc:AlternateContent>
      </w:r>
    </w:p>
    <w:p w:rsidR="00375F9C" w:rsidRPr="00074163" w:rsidRDefault="00375F9C" w:rsidP="00375F9C">
      <w:pPr>
        <w:rPr>
          <w:b/>
        </w:rPr>
      </w:pPr>
      <w:r w:rsidRPr="00074163">
        <w:rPr>
          <w:rFonts w:hint="eastAsia"/>
          <w:b/>
        </w:rPr>
        <w:t>Output:</w:t>
      </w:r>
    </w:p>
    <w:p w:rsidR="00375F9C" w:rsidRPr="00617084" w:rsidRDefault="00122649" w:rsidP="00375F9C">
      <w:r>
        <w:rPr>
          <w:noProof/>
        </w:rPr>
        <w:drawing>
          <wp:inline distT="0" distB="0" distL="0" distR="0" wp14:anchorId="021AE984" wp14:editId="5D7D0C46">
            <wp:extent cx="5400040" cy="914382"/>
            <wp:effectExtent l="0" t="0" r="0" b="635"/>
            <wp:docPr id="1199" name="图片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00040" cy="914382"/>
                    </a:xfrm>
                    <a:prstGeom prst="rect">
                      <a:avLst/>
                    </a:prstGeom>
                  </pic:spPr>
                </pic:pic>
              </a:graphicData>
            </a:graphic>
          </wp:inline>
        </w:drawing>
      </w:r>
    </w:p>
    <w:p w:rsidR="00375F9C" w:rsidRDefault="00375F9C" w:rsidP="00E45D25">
      <w:pPr>
        <w:pStyle w:val="3"/>
        <w:numPr>
          <w:ilvl w:val="2"/>
          <w:numId w:val="17"/>
        </w:numPr>
      </w:pPr>
      <w:bookmarkStart w:id="93" w:name="_Toc453071730"/>
      <w:r>
        <w:rPr>
          <w:rFonts w:hint="eastAsia"/>
        </w:rPr>
        <w:t>Pages</w:t>
      </w:r>
      <w:bookmarkEnd w:id="93"/>
    </w:p>
    <w:p w:rsidR="00375F9C" w:rsidRDefault="00375F9C" w:rsidP="00E45D25">
      <w:pPr>
        <w:pStyle w:val="4"/>
        <w:numPr>
          <w:ilvl w:val="3"/>
          <w:numId w:val="17"/>
        </w:numPr>
      </w:pPr>
      <w:bookmarkStart w:id="94" w:name="_Toc453071731"/>
      <w:r>
        <w:rPr>
          <w:rFonts w:hint="eastAsia"/>
        </w:rPr>
        <w:t>Close and options Button</w:t>
      </w:r>
      <w:bookmarkEnd w:id="94"/>
      <w:r>
        <w:rPr>
          <w:rFonts w:hint="eastAsia"/>
        </w:rPr>
        <w:t xml:space="preserve"> </w:t>
      </w:r>
    </w:p>
    <w:p w:rsidR="00375F9C" w:rsidRDefault="00375F9C" w:rsidP="00375F9C">
      <w:r>
        <w:rPr>
          <w:rFonts w:hint="eastAsia"/>
        </w:rPr>
        <w:t xml:space="preserve">Each page can hold a </w:t>
      </w:r>
      <w:r>
        <w:t>“</w:t>
      </w:r>
      <w:r>
        <w:rPr>
          <w:rFonts w:hint="eastAsia"/>
        </w:rPr>
        <w:t>close</w:t>
      </w:r>
      <w:r>
        <w:t>”</w:t>
      </w:r>
      <w:r>
        <w:rPr>
          <w:rFonts w:hint="eastAsia"/>
        </w:rPr>
        <w:t xml:space="preserve"> button and a </w:t>
      </w:r>
      <w:r>
        <w:t>“</w:t>
      </w:r>
      <w:r>
        <w:rPr>
          <w:rFonts w:hint="eastAsia"/>
        </w:rPr>
        <w:t>options</w:t>
      </w:r>
      <w:r>
        <w:t>”</w:t>
      </w:r>
      <w:r>
        <w:rPr>
          <w:rFonts w:hint="eastAsia"/>
        </w:rPr>
        <w:t xml:space="preserve"> button. Click this button will close the page. </w:t>
      </w:r>
    </w:p>
    <w:p w:rsidR="00375F9C" w:rsidRPr="00074163" w:rsidRDefault="00375F9C" w:rsidP="00375F9C">
      <w:pPr>
        <w:rPr>
          <w:b/>
        </w:rPr>
      </w:pPr>
      <w:r w:rsidRPr="00074163">
        <w:rPr>
          <w:rFonts w:hint="eastAsia"/>
          <w:b/>
        </w:rPr>
        <w:t>Input:</w:t>
      </w:r>
    </w:p>
    <w:p w:rsidR="00375F9C" w:rsidRDefault="005C781A" w:rsidP="00375F9C">
      <w:r>
        <w:rPr>
          <w:noProof/>
        </w:rPr>
        <w:lastRenderedPageBreak/>
        <mc:AlternateContent>
          <mc:Choice Requires="wpc">
            <w:drawing>
              <wp:inline distT="0" distB="0" distL="0" distR="0" wp14:anchorId="214CB06D" wp14:editId="16190BA9">
                <wp:extent cx="5257800" cy="3507105"/>
                <wp:effectExtent l="9525" t="0" r="9525" b="7620"/>
                <wp:docPr id="744" name="画布 5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40" name="Text Box 508"/>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232D8" w:rsidRDefault="0023747D" w:rsidP="00375F9C">
                              <w:pPr>
                                <w:spacing w:line="240" w:lineRule="exact"/>
                                <w:rPr>
                                  <w:sz w:val="18"/>
                                  <w:szCs w:val="18"/>
                                </w:rPr>
                              </w:pPr>
                              <w:proofErr w:type="gramStart"/>
                              <w:r w:rsidRPr="000232D8">
                                <w:rPr>
                                  <w:color w:val="0000FF"/>
                                  <w:sz w:val="18"/>
                                  <w:szCs w:val="18"/>
                                </w:rPr>
                                <w:t>var</w:t>
                              </w:r>
                              <w:proofErr w:type="gramEnd"/>
                              <w:r w:rsidRPr="000232D8">
                                <w:rPr>
                                  <w:sz w:val="18"/>
                                  <w:szCs w:val="18"/>
                                </w:rPr>
                                <w:t xml:space="preserve"> block=</w:t>
                              </w:r>
                              <w:r w:rsidR="00122649">
                                <w:rPr>
                                  <w:sz w:val="18"/>
                                  <w:szCs w:val="18"/>
                                </w:rPr>
                                <w:t>xui</w:t>
                              </w:r>
                              <w:r w:rsidRPr="000232D8">
                                <w:rPr>
                                  <w:sz w:val="18"/>
                                  <w:szCs w:val="18"/>
                                </w:rPr>
                                <w:t>.create(</w:t>
                              </w:r>
                              <w:r w:rsidRPr="000232D8">
                                <w:rPr>
                                  <w:color w:val="FF00FF"/>
                                  <w:sz w:val="18"/>
                                  <w:szCs w:val="18"/>
                                </w:rPr>
                                <w:t>"Block"</w:t>
                              </w:r>
                              <w:r w:rsidRPr="000232D8">
                                <w:rPr>
                                  <w:sz w:val="18"/>
                                  <w:szCs w:val="18"/>
                                </w:rPr>
                                <w:t>).setWidth(</w:t>
                              </w:r>
                              <w:r w:rsidRPr="000232D8">
                                <w:rPr>
                                  <w:color w:val="800000"/>
                                  <w:sz w:val="18"/>
                                  <w:szCs w:val="18"/>
                                </w:rPr>
                                <w:t>200</w:t>
                              </w:r>
                              <w:r w:rsidRPr="000232D8">
                                <w:rPr>
                                  <w:sz w:val="18"/>
                                  <w:szCs w:val="18"/>
                                </w:rPr>
                                <w:t>).setHeight(</w:t>
                              </w:r>
                              <w:r w:rsidRPr="000232D8">
                                <w:rPr>
                                  <w:color w:val="800000"/>
                                  <w:sz w:val="18"/>
                                  <w:szCs w:val="18"/>
                                </w:rPr>
                                <w:t>400</w:t>
                              </w:r>
                              <w:r w:rsidRPr="000232D8">
                                <w:rPr>
                                  <w:sz w:val="18"/>
                                  <w:szCs w:val="18"/>
                                </w:rPr>
                                <w:t>).show(), stacks;</w:t>
                              </w:r>
                            </w:p>
                            <w:p w:rsidR="0023747D" w:rsidRPr="000232D8" w:rsidRDefault="0023747D" w:rsidP="00375F9C">
                              <w:pPr>
                                <w:spacing w:line="240" w:lineRule="exact"/>
                                <w:rPr>
                                  <w:sz w:val="18"/>
                                  <w:szCs w:val="18"/>
                                </w:rPr>
                              </w:pPr>
                              <w:proofErr w:type="gramStart"/>
                              <w:r w:rsidRPr="000232D8">
                                <w:rPr>
                                  <w:sz w:val="18"/>
                                  <w:szCs w:val="18"/>
                                </w:rPr>
                                <w:t>block.append(</w:t>
                              </w:r>
                              <w:proofErr w:type="gramEnd"/>
                              <w:r w:rsidRPr="000232D8">
                                <w:rPr>
                                  <w:sz w:val="18"/>
                                  <w:szCs w:val="18"/>
                                </w:rPr>
                                <w:t>stacks=</w:t>
                              </w:r>
                              <w:r w:rsidRPr="000232D8">
                                <w:rPr>
                                  <w:color w:val="0000FF"/>
                                  <w:sz w:val="18"/>
                                  <w:szCs w:val="18"/>
                                </w:rPr>
                                <w:t>new</w:t>
                              </w:r>
                              <w:r w:rsidRPr="000232D8">
                                <w:rPr>
                                  <w:sz w:val="18"/>
                                  <w:szCs w:val="18"/>
                                </w:rPr>
                                <w:t xml:space="preserve"> </w:t>
                              </w:r>
                              <w:r w:rsidR="00122649">
                                <w:rPr>
                                  <w:sz w:val="18"/>
                                  <w:szCs w:val="18"/>
                                </w:rPr>
                                <w:t>xui</w:t>
                              </w:r>
                              <w:r w:rsidRPr="000232D8">
                                <w:rPr>
                                  <w:sz w:val="18"/>
                                  <w:szCs w:val="18"/>
                                </w:rPr>
                                <w:t>.UI.Stacks({</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value</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items:</w:t>
                              </w:r>
                              <w:proofErr w:type="gramEnd"/>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First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closeBtn: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'b'</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Second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optBtn: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'c'</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Third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'd'</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380AC9">
                                <w:rPr>
                                  <w:rFonts w:hint="eastAsia"/>
                                  <w:color w:val="FF00FF"/>
                                  <w:sz w:val="18"/>
                                  <w:szCs w:val="18"/>
                                </w:rPr>
                                <w:t xml:space="preserve"> </w:t>
                              </w:r>
                              <w:r w:rsidRPr="00154D93">
                                <w:rPr>
                                  <w:rFonts w:hint="eastAsia"/>
                                  <w:color w:val="FF00FF"/>
                                  <w:sz w:val="18"/>
                                  <w:szCs w:val="18"/>
                                </w:rPr>
                                <w:t>'</w:t>
                              </w:r>
                              <w:r>
                                <w:rPr>
                                  <w:rFonts w:hint="eastAsia"/>
                                  <w:color w:val="FF00FF"/>
                                  <w:sz w:val="18"/>
                                  <w:szCs w:val="18"/>
                                </w:rPr>
                                <w:t>Fourth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w:t>
                              </w:r>
                            </w:p>
                            <w:p w:rsidR="0023747D" w:rsidRPr="000232D8" w:rsidRDefault="0023747D" w:rsidP="00375F9C">
                              <w:pPr>
                                <w:spacing w:line="240" w:lineRule="exact"/>
                                <w:rPr>
                                  <w:sz w:val="18"/>
                                  <w:szCs w:val="18"/>
                                </w:rPr>
                              </w:pPr>
                              <w:proofErr w:type="gramStart"/>
                              <w:r w:rsidRPr="000232D8">
                                <w:rPr>
                                  <w:sz w:val="18"/>
                                  <w:szCs w:val="18"/>
                                </w:rPr>
                                <w:t>stacks.onShowOptions(</w:t>
                              </w:r>
                              <w:proofErr w:type="gramEnd"/>
                              <w:r w:rsidRPr="000232D8">
                                <w:rPr>
                                  <w:color w:val="0000FF"/>
                                  <w:sz w:val="18"/>
                                  <w:szCs w:val="18"/>
                                </w:rPr>
                                <w:t>function</w:t>
                              </w:r>
                              <w:r w:rsidRPr="000232D8">
                                <w:rPr>
                                  <w:sz w:val="18"/>
                                  <w:szCs w:val="18"/>
                                </w:rPr>
                                <w:t>(profile,item){</w:t>
                              </w:r>
                            </w:p>
                            <w:p w:rsidR="0023747D" w:rsidRPr="000232D8" w:rsidRDefault="0023747D" w:rsidP="00375F9C">
                              <w:pPr>
                                <w:spacing w:line="240" w:lineRule="exact"/>
                                <w:rPr>
                                  <w:sz w:val="18"/>
                                  <w:szCs w:val="18"/>
                                </w:rPr>
                              </w:pPr>
                              <w:r>
                                <w:rPr>
                                  <w:rFonts w:hint="eastAsia"/>
                                  <w:sz w:val="18"/>
                                  <w:szCs w:val="18"/>
                                </w:rPr>
                                <w:t xml:space="preserve">    </w:t>
                              </w:r>
                              <w:proofErr w:type="gramStart"/>
                              <w:r w:rsidR="00122649">
                                <w:rPr>
                                  <w:rFonts w:hint="eastAsia"/>
                                  <w:sz w:val="18"/>
                                  <w:szCs w:val="18"/>
                                </w:rPr>
                                <w:t>xui</w:t>
                              </w:r>
                              <w:r>
                                <w:rPr>
                                  <w:rFonts w:hint="eastAsia"/>
                                  <w:sz w:val="18"/>
                                  <w:szCs w:val="18"/>
                                </w:rPr>
                                <w:t>.message(</w:t>
                              </w:r>
                              <w:proofErr w:type="gramEnd"/>
                              <w:r w:rsidRPr="000232D8">
                                <w:rPr>
                                  <w:rFonts w:hint="eastAsia"/>
                                  <w:color w:val="FF00FF"/>
                                  <w:sz w:val="18"/>
                                  <w:szCs w:val="18"/>
                                </w:rPr>
                                <w:t xml:space="preserve">" </w:t>
                              </w:r>
                              <w:r>
                                <w:rPr>
                                  <w:rFonts w:hint="eastAsia"/>
                                  <w:color w:val="FF00FF"/>
                                  <w:sz w:val="18"/>
                                  <w:szCs w:val="18"/>
                                </w:rPr>
                                <w:t xml:space="preserve">You clicked </w:t>
                              </w:r>
                              <w:r w:rsidRPr="000232D8">
                                <w:rPr>
                                  <w:rFonts w:hint="eastAsia"/>
                                  <w:color w:val="FF00FF"/>
                                  <w:sz w:val="18"/>
                                  <w:szCs w:val="18"/>
                                </w:rPr>
                                <w:t>"</w:t>
                              </w:r>
                              <w:r>
                                <w:rPr>
                                  <w:rFonts w:hint="eastAsia"/>
                                  <w:color w:val="FF00FF"/>
                                  <w:sz w:val="18"/>
                                  <w:szCs w:val="18"/>
                                </w:rPr>
                                <w:t>+</w:t>
                              </w:r>
                              <w:r>
                                <w:rPr>
                                  <w:rFonts w:hint="eastAsia"/>
                                  <w:sz w:val="18"/>
                                  <w:szCs w:val="18"/>
                                </w:rPr>
                                <w:t>item.caption</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w:t>
                              </w:r>
                            </w:p>
                          </w:txbxContent>
                        </wps:txbx>
                        <wps:bodyPr rot="0" vert="horz" wrap="square" lIns="54000" tIns="46800" rIns="54000" bIns="45720" anchor="t" anchorCtr="0" upright="1">
                          <a:spAutoFit/>
                        </wps:bodyPr>
                      </wps:wsp>
                      <wps:wsp>
                        <wps:cNvPr id="741" name="AutoShape 510"/>
                        <wps:cNvSpPr>
                          <a:spLocks noChangeArrowheads="1"/>
                        </wps:cNvSpPr>
                        <wps:spPr bwMode="auto">
                          <a:xfrm flipH="1">
                            <a:off x="1714500" y="891540"/>
                            <a:ext cx="1257300" cy="219710"/>
                          </a:xfrm>
                          <a:prstGeom prst="wedgeRoundRectCallout">
                            <a:avLst>
                              <a:gd name="adj1" fmla="val 90454"/>
                              <a:gd name="adj2" fmla="val 421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wps:wsp>
                        <wps:cNvPr id="742" name="AutoShape 511"/>
                        <wps:cNvSpPr>
                          <a:spLocks noChangeArrowheads="1"/>
                        </wps:cNvSpPr>
                        <wps:spPr bwMode="auto">
                          <a:xfrm flipH="1">
                            <a:off x="1714500" y="1584960"/>
                            <a:ext cx="1257300" cy="219710"/>
                          </a:xfrm>
                          <a:prstGeom prst="wedgeRoundRectCallout">
                            <a:avLst>
                              <a:gd name="adj1" fmla="val 94241"/>
                              <a:gd name="adj2" fmla="val 13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ptions button</w:t>
                              </w:r>
                            </w:p>
                          </w:txbxContent>
                        </wps:txbx>
                        <wps:bodyPr rot="0" vert="horz" wrap="square" lIns="0" tIns="0" rIns="0" bIns="0" anchor="t" anchorCtr="0" upright="1">
                          <a:noAutofit/>
                        </wps:bodyPr>
                      </wps:wsp>
                      <wps:wsp>
                        <wps:cNvPr id="743" name="AutoShape 513"/>
                        <wps:cNvSpPr>
                          <a:spLocks noChangeArrowheads="1"/>
                        </wps:cNvSpPr>
                        <wps:spPr bwMode="auto">
                          <a:xfrm flipH="1">
                            <a:off x="2400300" y="2674620"/>
                            <a:ext cx="2743200" cy="219710"/>
                          </a:xfrm>
                          <a:prstGeom prst="wedgeRoundRectCallout">
                            <a:avLst>
                              <a:gd name="adj1" fmla="val 57083"/>
                              <a:gd name="adj2" fmla="val 140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lick options to trigger onShowOptions event </w:t>
                              </w:r>
                            </w:p>
                          </w:txbxContent>
                        </wps:txbx>
                        <wps:bodyPr rot="0" vert="horz" wrap="square" lIns="0" tIns="0" rIns="0" bIns="0" anchor="t" anchorCtr="0" upright="1">
                          <a:noAutofit/>
                        </wps:bodyPr>
                      </wps:wsp>
                    </wpc:wpc>
                  </a:graphicData>
                </a:graphic>
              </wp:inline>
            </w:drawing>
          </mc:Choice>
          <mc:Fallback>
            <w:pict>
              <v:group id="画布 506" o:spid="_x0000_s1381"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">
                <v:shape id="_x0000_s1382" type="#_x0000_t75" style="position:absolute;width:52578;height:35071;visibility:visible;mso-wrap-style:square">
                  <v:fill o:detectmouseclick="t"/>
                  <v:path o:connecttype="none"/>
                </v:shape>
                <v:shape id="Text Box 508" o:spid="_x0000_s1383"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cI8AA&#10;AADcAAAADwAAAGRycy9kb3ducmV2LnhtbERPy4rCMBTdD/gP4QruxtRBHK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ScI8AAAADcAAAADwAAAAAAAAAAAAAAAACYAgAAZHJzL2Rvd25y&#10;ZXYueG1sUEsFBgAAAAAEAAQA9QAAAIUDAAAAAA==&#10;" strokeweight="1pt">
                  <v:textbox style="mso-fit-shape-to-text:t" inset="1.5mm,1.3mm,1.5mm">
                    <w:txbxContent>
                      <w:p w:rsidR="0023747D" w:rsidRPr="000232D8" w:rsidRDefault="0023747D" w:rsidP="00375F9C">
                        <w:pPr>
                          <w:spacing w:line="240" w:lineRule="exact"/>
                          <w:rPr>
                            <w:sz w:val="18"/>
                            <w:szCs w:val="18"/>
                          </w:rPr>
                        </w:pPr>
                        <w:proofErr w:type="gramStart"/>
                        <w:r w:rsidRPr="000232D8">
                          <w:rPr>
                            <w:color w:val="0000FF"/>
                            <w:sz w:val="18"/>
                            <w:szCs w:val="18"/>
                          </w:rPr>
                          <w:t>var</w:t>
                        </w:r>
                        <w:proofErr w:type="gramEnd"/>
                        <w:r w:rsidRPr="000232D8">
                          <w:rPr>
                            <w:sz w:val="18"/>
                            <w:szCs w:val="18"/>
                          </w:rPr>
                          <w:t xml:space="preserve"> block=</w:t>
                        </w:r>
                        <w:r w:rsidR="00122649">
                          <w:rPr>
                            <w:sz w:val="18"/>
                            <w:szCs w:val="18"/>
                          </w:rPr>
                          <w:t>xui</w:t>
                        </w:r>
                        <w:r w:rsidRPr="000232D8">
                          <w:rPr>
                            <w:sz w:val="18"/>
                            <w:szCs w:val="18"/>
                          </w:rPr>
                          <w:t>.create(</w:t>
                        </w:r>
                        <w:r w:rsidRPr="000232D8">
                          <w:rPr>
                            <w:color w:val="FF00FF"/>
                            <w:sz w:val="18"/>
                            <w:szCs w:val="18"/>
                          </w:rPr>
                          <w:t>"Block"</w:t>
                        </w:r>
                        <w:r w:rsidRPr="000232D8">
                          <w:rPr>
                            <w:sz w:val="18"/>
                            <w:szCs w:val="18"/>
                          </w:rPr>
                          <w:t>).setWidth(</w:t>
                        </w:r>
                        <w:r w:rsidRPr="000232D8">
                          <w:rPr>
                            <w:color w:val="800000"/>
                            <w:sz w:val="18"/>
                            <w:szCs w:val="18"/>
                          </w:rPr>
                          <w:t>200</w:t>
                        </w:r>
                        <w:r w:rsidRPr="000232D8">
                          <w:rPr>
                            <w:sz w:val="18"/>
                            <w:szCs w:val="18"/>
                          </w:rPr>
                          <w:t>).setHeight(</w:t>
                        </w:r>
                        <w:r w:rsidRPr="000232D8">
                          <w:rPr>
                            <w:color w:val="800000"/>
                            <w:sz w:val="18"/>
                            <w:szCs w:val="18"/>
                          </w:rPr>
                          <w:t>400</w:t>
                        </w:r>
                        <w:r w:rsidRPr="000232D8">
                          <w:rPr>
                            <w:sz w:val="18"/>
                            <w:szCs w:val="18"/>
                          </w:rPr>
                          <w:t>).show(), stacks;</w:t>
                        </w:r>
                      </w:p>
                      <w:p w:rsidR="0023747D" w:rsidRPr="000232D8" w:rsidRDefault="0023747D" w:rsidP="00375F9C">
                        <w:pPr>
                          <w:spacing w:line="240" w:lineRule="exact"/>
                          <w:rPr>
                            <w:sz w:val="18"/>
                            <w:szCs w:val="18"/>
                          </w:rPr>
                        </w:pPr>
                        <w:proofErr w:type="gramStart"/>
                        <w:r w:rsidRPr="000232D8">
                          <w:rPr>
                            <w:sz w:val="18"/>
                            <w:szCs w:val="18"/>
                          </w:rPr>
                          <w:t>block.append(</w:t>
                        </w:r>
                        <w:proofErr w:type="gramEnd"/>
                        <w:r w:rsidRPr="000232D8">
                          <w:rPr>
                            <w:sz w:val="18"/>
                            <w:szCs w:val="18"/>
                          </w:rPr>
                          <w:t>stacks=</w:t>
                        </w:r>
                        <w:r w:rsidRPr="000232D8">
                          <w:rPr>
                            <w:color w:val="0000FF"/>
                            <w:sz w:val="18"/>
                            <w:szCs w:val="18"/>
                          </w:rPr>
                          <w:t>new</w:t>
                        </w:r>
                        <w:r w:rsidRPr="000232D8">
                          <w:rPr>
                            <w:sz w:val="18"/>
                            <w:szCs w:val="18"/>
                          </w:rPr>
                          <w:t xml:space="preserve"> </w:t>
                        </w:r>
                        <w:r w:rsidR="00122649">
                          <w:rPr>
                            <w:sz w:val="18"/>
                            <w:szCs w:val="18"/>
                          </w:rPr>
                          <w:t>xui</w:t>
                        </w:r>
                        <w:r w:rsidRPr="000232D8">
                          <w:rPr>
                            <w:sz w:val="18"/>
                            <w:szCs w:val="18"/>
                          </w:rPr>
                          <w:t>.UI.Stacks({</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value</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items:</w:t>
                        </w:r>
                        <w:proofErr w:type="gramEnd"/>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First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closeBtn: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'b'</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Second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optBtn: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'c'</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Third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'd'</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380AC9">
                          <w:rPr>
                            <w:rFonts w:hint="eastAsia"/>
                            <w:color w:val="FF00FF"/>
                            <w:sz w:val="18"/>
                            <w:szCs w:val="18"/>
                          </w:rPr>
                          <w:t xml:space="preserve"> </w:t>
                        </w:r>
                        <w:r w:rsidRPr="00154D93">
                          <w:rPr>
                            <w:rFonts w:hint="eastAsia"/>
                            <w:color w:val="FF00FF"/>
                            <w:sz w:val="18"/>
                            <w:szCs w:val="18"/>
                          </w:rPr>
                          <w:t>'</w:t>
                        </w:r>
                        <w:r>
                          <w:rPr>
                            <w:rFonts w:hint="eastAsia"/>
                            <w:color w:val="FF00FF"/>
                            <w:sz w:val="18"/>
                            <w:szCs w:val="18"/>
                          </w:rPr>
                          <w:t>Fourth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w:t>
                        </w:r>
                      </w:p>
                      <w:p w:rsidR="0023747D" w:rsidRPr="000232D8" w:rsidRDefault="0023747D" w:rsidP="00375F9C">
                        <w:pPr>
                          <w:spacing w:line="240" w:lineRule="exact"/>
                          <w:rPr>
                            <w:sz w:val="18"/>
                            <w:szCs w:val="18"/>
                          </w:rPr>
                        </w:pPr>
                        <w:proofErr w:type="gramStart"/>
                        <w:r w:rsidRPr="000232D8">
                          <w:rPr>
                            <w:sz w:val="18"/>
                            <w:szCs w:val="18"/>
                          </w:rPr>
                          <w:t>stacks.onShowOptions(</w:t>
                        </w:r>
                        <w:proofErr w:type="gramEnd"/>
                        <w:r w:rsidRPr="000232D8">
                          <w:rPr>
                            <w:color w:val="0000FF"/>
                            <w:sz w:val="18"/>
                            <w:szCs w:val="18"/>
                          </w:rPr>
                          <w:t>function</w:t>
                        </w:r>
                        <w:r w:rsidRPr="000232D8">
                          <w:rPr>
                            <w:sz w:val="18"/>
                            <w:szCs w:val="18"/>
                          </w:rPr>
                          <w:t>(profile,item){</w:t>
                        </w:r>
                      </w:p>
                      <w:p w:rsidR="0023747D" w:rsidRPr="000232D8" w:rsidRDefault="0023747D" w:rsidP="00375F9C">
                        <w:pPr>
                          <w:spacing w:line="240" w:lineRule="exact"/>
                          <w:rPr>
                            <w:sz w:val="18"/>
                            <w:szCs w:val="18"/>
                          </w:rPr>
                        </w:pPr>
                        <w:r>
                          <w:rPr>
                            <w:rFonts w:hint="eastAsia"/>
                            <w:sz w:val="18"/>
                            <w:szCs w:val="18"/>
                          </w:rPr>
                          <w:t xml:space="preserve">    </w:t>
                        </w:r>
                        <w:proofErr w:type="gramStart"/>
                        <w:r w:rsidR="00122649">
                          <w:rPr>
                            <w:rFonts w:hint="eastAsia"/>
                            <w:sz w:val="18"/>
                            <w:szCs w:val="18"/>
                          </w:rPr>
                          <w:t>xui</w:t>
                        </w:r>
                        <w:r>
                          <w:rPr>
                            <w:rFonts w:hint="eastAsia"/>
                            <w:sz w:val="18"/>
                            <w:szCs w:val="18"/>
                          </w:rPr>
                          <w:t>.message(</w:t>
                        </w:r>
                        <w:proofErr w:type="gramEnd"/>
                        <w:r w:rsidRPr="000232D8">
                          <w:rPr>
                            <w:rFonts w:hint="eastAsia"/>
                            <w:color w:val="FF00FF"/>
                            <w:sz w:val="18"/>
                            <w:szCs w:val="18"/>
                          </w:rPr>
                          <w:t xml:space="preserve">" </w:t>
                        </w:r>
                        <w:r>
                          <w:rPr>
                            <w:rFonts w:hint="eastAsia"/>
                            <w:color w:val="FF00FF"/>
                            <w:sz w:val="18"/>
                            <w:szCs w:val="18"/>
                          </w:rPr>
                          <w:t xml:space="preserve">You clicked </w:t>
                        </w:r>
                        <w:r w:rsidRPr="000232D8">
                          <w:rPr>
                            <w:rFonts w:hint="eastAsia"/>
                            <w:color w:val="FF00FF"/>
                            <w:sz w:val="18"/>
                            <w:szCs w:val="18"/>
                          </w:rPr>
                          <w:t>"</w:t>
                        </w:r>
                        <w:r>
                          <w:rPr>
                            <w:rFonts w:hint="eastAsia"/>
                            <w:color w:val="FF00FF"/>
                            <w:sz w:val="18"/>
                            <w:szCs w:val="18"/>
                          </w:rPr>
                          <w:t>+</w:t>
                        </w:r>
                        <w:r>
                          <w:rPr>
                            <w:rFonts w:hint="eastAsia"/>
                            <w:sz w:val="18"/>
                            <w:szCs w:val="18"/>
                          </w:rPr>
                          <w:t>item.caption</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w:t>
                        </w:r>
                      </w:p>
                    </w:txbxContent>
                  </v:textbox>
                </v:shape>
                <v:shape id="AutoShape 510" o:spid="_x0000_s1384" type="#_x0000_t62" style="position:absolute;left:17145;top:8915;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j58QA&#10;AADcAAAADwAAAGRycy9kb3ducmV2LnhtbESPUWvCMBSF34X9h3AHvmmqFB2dUWQwVGTiuv2AS3OX&#10;FJubrom2/vtlMNjj4ZzzHc5qM7hG3KgLtWcFs2kGgrjyumaj4PPjdfIEIkRkjY1nUnCnAJv1w2iF&#10;hfY9v9OtjEYkCIcCFdgY20LKUFlyGKa+JU7el+8cxiQ7I3WHfYK7Rs6zbCEd1pwWLLb0Yqm6lFen&#10;4LIz9H20vTaHw9vWl+c+z09npcaPw/YZRKQh/of/2nutYJnP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Qo+fEAAAA3AAAAA8AAAAAAAAAAAAAAAAAmAIAAGRycy9k&#10;b3ducmV2LnhtbFBLBQYAAAAABAAEAPUAAACJAwAAAAA=&#10;" adj="30338,19914" fillcolor="#ff9">
                  <v:textbox inset="0,0,0,0">
                    <w:txbxContent>
                      <w:p w:rsidR="0023747D" w:rsidRPr="000E23E9" w:rsidRDefault="0023747D" w:rsidP="00375F9C">
                        <w:pPr>
                          <w:rPr>
                            <w:szCs w:val="18"/>
                          </w:rPr>
                        </w:pPr>
                        <w:r>
                          <w:rPr>
                            <w:szCs w:val="18"/>
                          </w:rPr>
                          <w:t>C</w:t>
                        </w:r>
                        <w:r>
                          <w:rPr>
                            <w:rFonts w:hint="eastAsia"/>
                            <w:szCs w:val="18"/>
                          </w:rPr>
                          <w:t>lose button</w:t>
                        </w:r>
                      </w:p>
                    </w:txbxContent>
                  </v:textbox>
                </v:shape>
                <v:shape id="AutoShape 511" o:spid="_x0000_s1385" type="#_x0000_t62" style="position:absolute;left:17145;top:15849;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McMA&#10;AADcAAAADwAAAGRycy9kb3ducmV2LnhtbESPT4vCMBTE74LfIbyFvWmqLCpdo4goeNCDf3p/Nm+b&#10;ss1LbaLtfvuNIHgcZuY3zHzZ2Uo8qPGlYwWjYQKCOHe65ELB5bwdzED4gKyxckwK/sjDctHvzTHV&#10;ruUjPU6hEBHCPkUFJoQ6ldLnhiz6oauJo/fjGoshyqaQusE2wm0lx0kykRZLjgsGa1obyn9Pd6ug&#10;vO437b4+5NnkdqfV2YwyvGRKfX50q28QgbrwDr/aO61g+jWG5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aMcMAAADcAAAADwAAAAAAAAAAAAAAAACYAgAAZHJzL2Rv&#10;d25yZXYueG1sUEsFBgAAAAAEAAQA9QAAAIgDAAAAAA==&#10;" adj="31156,13671" fillcolor="#ff9">
                  <v:textbox inset="0,0,0,0">
                    <w:txbxContent>
                      <w:p w:rsidR="0023747D" w:rsidRPr="000E23E9" w:rsidRDefault="0023747D" w:rsidP="00375F9C">
                        <w:pPr>
                          <w:rPr>
                            <w:szCs w:val="18"/>
                          </w:rPr>
                        </w:pPr>
                        <w:r>
                          <w:rPr>
                            <w:szCs w:val="18"/>
                          </w:rPr>
                          <w:t>O</w:t>
                        </w:r>
                        <w:r>
                          <w:rPr>
                            <w:rFonts w:hint="eastAsia"/>
                            <w:szCs w:val="18"/>
                          </w:rPr>
                          <w:t>ptions button</w:t>
                        </w:r>
                      </w:p>
                    </w:txbxContent>
                  </v:textbox>
                </v:shape>
                <v:shape id="AutoShape 513" o:spid="_x0000_s1386" type="#_x0000_t62" style="position:absolute;left:24003;top:26746;width:2743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MUMQA&#10;AADcAAAADwAAAGRycy9kb3ducmV2LnhtbESP3YrCMBSE7xd8h3AE7zT1h1WrUUQRl9Ubax/g0Bzb&#10;YnNSmqh1n36zIOzlMDPfMMt1ayrxoMaVlhUMBxEI4szqknMF6WXfn4FwHlljZZkUvMjBetX5WGKs&#10;7ZPP9Eh8LgKEXYwKCu/rWEqXFWTQDWxNHLyrbQz6IJtc6gafAW4qOYqiT2mw5LBQYE3bgrJbcjcK&#10;/Dy5XM23THV6GOJRnn4m++lOqV633SxAeGr9f/jd/tIKppMx/J0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TFDEAAAA3AAAAA8AAAAAAAAAAAAAAAAAmAIAAGRycy9k&#10;b3ducmV2LnhtbFBLBQYAAAAABAAEAPUAAACJAwAAAAA=&#10;" adj="23130,41139" fillcolor="#ff9">
                  <v:textbox inset="0,0,0,0">
                    <w:txbxContent>
                      <w:p w:rsidR="0023747D" w:rsidRPr="000E23E9" w:rsidRDefault="0023747D" w:rsidP="00375F9C">
                        <w:pPr>
                          <w:rPr>
                            <w:szCs w:val="18"/>
                          </w:rPr>
                        </w:pPr>
                        <w:r>
                          <w:rPr>
                            <w:szCs w:val="18"/>
                          </w:rPr>
                          <w:t>C</w:t>
                        </w:r>
                        <w:r>
                          <w:rPr>
                            <w:rFonts w:hint="eastAsia"/>
                            <w:szCs w:val="18"/>
                          </w:rPr>
                          <w:t xml:space="preserve">lick options to trigger onShowOptions event </w:t>
                        </w:r>
                      </w:p>
                    </w:txbxContent>
                  </v:textbox>
                </v:shape>
                <w10:anchorlock/>
              </v:group>
            </w:pict>
          </mc:Fallback>
        </mc:AlternateContent>
      </w:r>
    </w:p>
    <w:p w:rsidR="00375F9C" w:rsidRPr="006108C5" w:rsidRDefault="00375F9C" w:rsidP="00375F9C">
      <w:pPr>
        <w:rPr>
          <w:b/>
        </w:rPr>
      </w:pPr>
      <w:r w:rsidRPr="006108C5">
        <w:rPr>
          <w:rFonts w:hint="eastAsia"/>
          <w:b/>
        </w:rPr>
        <w:t>Output:</w:t>
      </w:r>
    </w:p>
    <w:p w:rsidR="00375F9C" w:rsidRDefault="005C781A" w:rsidP="00375F9C">
      <w:r>
        <w:rPr>
          <w:rFonts w:hint="eastAsia"/>
          <w:noProof/>
        </w:rPr>
        <mc:AlternateContent>
          <mc:Choice Requires="wps">
            <w:drawing>
              <wp:anchor distT="0" distB="0" distL="114300" distR="114300" simplePos="0" relativeHeight="251588096" behindDoc="0" locked="0" layoutInCell="1" allowOverlap="1" wp14:anchorId="59E0FF80" wp14:editId="27B6B8AE">
                <wp:simplePos x="0" y="0"/>
                <wp:positionH relativeFrom="column">
                  <wp:posOffset>800100</wp:posOffset>
                </wp:positionH>
                <wp:positionV relativeFrom="line">
                  <wp:posOffset>495300</wp:posOffset>
                </wp:positionV>
                <wp:extent cx="800100" cy="219710"/>
                <wp:effectExtent l="9525" t="238125" r="123825" b="8890"/>
                <wp:wrapNone/>
                <wp:docPr id="738" name="AutoShap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61431"/>
                            <a:gd name="adj2" fmla="val -145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4" o:spid="_x0000_s1387" type="#_x0000_t62" style="position:absolute;left:0;text-align:left;margin-left:63pt;margin-top:39pt;width:63pt;height:17.3pt;flip:x;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" adj="-2469,-20539" fillcolor="#ff9">
                <v:textbox inset="0,0,0,0">
                  <w:txbxContent>
                    <w:p w:rsidR="0023747D" w:rsidRPr="000E23E9" w:rsidRDefault="0023747D" w:rsidP="00375F9C">
                      <w:pPr>
                        <w:rPr>
                          <w:szCs w:val="18"/>
                        </w:rPr>
                      </w:pPr>
                      <w:r>
                        <w:rPr>
                          <w:szCs w:val="18"/>
                        </w:rPr>
                        <w:t>C</w:t>
                      </w:r>
                      <w:r>
                        <w:rPr>
                          <w:rFonts w:hint="eastAsia"/>
                          <w:szCs w:val="18"/>
                        </w:rPr>
                        <w:t>lose button</w:t>
                      </w:r>
                    </w:p>
                  </w:txbxContent>
                </v:textbox>
                <w10:wrap anchory="line"/>
              </v:shape>
            </w:pict>
          </mc:Fallback>
        </mc:AlternateContent>
      </w:r>
      <w:r>
        <w:rPr>
          <w:rFonts w:hint="eastAsia"/>
          <w:noProof/>
        </w:rPr>
        <mc:AlternateContent>
          <mc:Choice Requires="wps">
            <w:drawing>
              <wp:anchor distT="0" distB="0" distL="114300" distR="114300" simplePos="0" relativeHeight="251589120" behindDoc="0" locked="0" layoutInCell="1" allowOverlap="1" wp14:anchorId="27D7A342" wp14:editId="169EEFB9">
                <wp:simplePos x="0" y="0"/>
                <wp:positionH relativeFrom="column">
                  <wp:posOffset>342900</wp:posOffset>
                </wp:positionH>
                <wp:positionV relativeFrom="line">
                  <wp:posOffset>2674620</wp:posOffset>
                </wp:positionV>
                <wp:extent cx="1257300" cy="219710"/>
                <wp:effectExtent l="9525" t="7620" r="114300" b="258445"/>
                <wp:wrapNone/>
                <wp:docPr id="737" name="AutoShap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56519"/>
                            <a:gd name="adj2" fmla="val 1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ptions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5" o:spid="_x0000_s1388" type="#_x0000_t62" style="position:absolute;left:0;text-align:left;margin-left:27pt;margin-top:210.6pt;width:99pt;height:17.3pt;flip:x;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" adj="-1408,44261" fillcolor="#ff9">
                <v:textbox inset="0,0,0,0">
                  <w:txbxContent>
                    <w:p w:rsidR="0023747D" w:rsidRPr="000E23E9" w:rsidRDefault="0023747D" w:rsidP="00375F9C">
                      <w:pPr>
                        <w:rPr>
                          <w:szCs w:val="18"/>
                        </w:rPr>
                      </w:pPr>
                      <w:r>
                        <w:rPr>
                          <w:szCs w:val="18"/>
                        </w:rPr>
                        <w:t>O</w:t>
                      </w:r>
                      <w:r>
                        <w:rPr>
                          <w:rFonts w:hint="eastAsia"/>
                          <w:szCs w:val="18"/>
                        </w:rPr>
                        <w:t>ptions button</w:t>
                      </w:r>
                    </w:p>
                  </w:txbxContent>
                </v:textbox>
                <w10:wrap anchory="line"/>
              </v:shape>
            </w:pict>
          </mc:Fallback>
        </mc:AlternateContent>
      </w:r>
      <w:r w:rsidR="00122649" w:rsidRPr="00122649">
        <w:rPr>
          <w:noProof/>
        </w:rPr>
        <w:t xml:space="preserve"> </w:t>
      </w:r>
      <w:r w:rsidR="00122649">
        <w:rPr>
          <w:noProof/>
        </w:rPr>
        <w:drawing>
          <wp:inline distT="0" distB="0" distL="0" distR="0" wp14:anchorId="6A5F5064" wp14:editId="659BF168">
            <wp:extent cx="1971429" cy="3866667"/>
            <wp:effectExtent l="0" t="0" r="0" b="635"/>
            <wp:docPr id="1200" name="图片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971429" cy="3866667"/>
                    </a:xfrm>
                    <a:prstGeom prst="rect">
                      <a:avLst/>
                    </a:prstGeom>
                  </pic:spPr>
                </pic:pic>
              </a:graphicData>
            </a:graphic>
          </wp:inline>
        </w:drawing>
      </w:r>
    </w:p>
    <w:p w:rsidR="00375F9C" w:rsidRDefault="00375F9C" w:rsidP="00375F9C">
      <w:r>
        <w:rPr>
          <w:rFonts w:hint="eastAsia"/>
        </w:rPr>
        <w:t xml:space="preserve">Two events can be fired when </w:t>
      </w:r>
      <w:r>
        <w:t>“</w:t>
      </w:r>
      <w:r>
        <w:rPr>
          <w:rFonts w:hint="eastAsia"/>
        </w:rPr>
        <w:t>close</w:t>
      </w:r>
      <w:r>
        <w:t>”</w:t>
      </w:r>
      <w:r>
        <w:rPr>
          <w:rFonts w:hint="eastAsia"/>
        </w:rPr>
        <w:t xml:space="preserve"> button was clicked:</w:t>
      </w:r>
    </w:p>
    <w:p w:rsidR="00375F9C" w:rsidRDefault="00375F9C" w:rsidP="00E45D25">
      <w:pPr>
        <w:numPr>
          <w:ilvl w:val="0"/>
          <w:numId w:val="23"/>
        </w:numPr>
      </w:pPr>
      <w:r w:rsidRPr="00A6181B">
        <w:t>beforePageClose</w:t>
      </w:r>
      <w:r>
        <w:rPr>
          <w:rFonts w:hint="eastAsia"/>
        </w:rPr>
        <w:t xml:space="preserve">: </w:t>
      </w:r>
      <w:r w:rsidRPr="006F6396">
        <w:t xml:space="preserve">Fired before user clicked the close button on a </w:t>
      </w:r>
      <w:r>
        <w:rPr>
          <w:rFonts w:hint="eastAsia"/>
        </w:rPr>
        <w:t>page</w:t>
      </w:r>
      <w:r>
        <w:t xml:space="preserve">. If returns false, the </w:t>
      </w:r>
      <w:r>
        <w:rPr>
          <w:rFonts w:hint="eastAsia"/>
        </w:rPr>
        <w:t>page</w:t>
      </w:r>
      <w:r w:rsidRPr="006F6396">
        <w:t xml:space="preserve"> won</w:t>
      </w:r>
      <w:r>
        <w:t>’</w:t>
      </w:r>
      <w:r w:rsidRPr="006F6396">
        <w:t>t be closed.</w:t>
      </w:r>
    </w:p>
    <w:p w:rsidR="00375F9C" w:rsidRPr="00A6181B" w:rsidRDefault="00375F9C" w:rsidP="00E45D25">
      <w:pPr>
        <w:numPr>
          <w:ilvl w:val="0"/>
          <w:numId w:val="23"/>
        </w:numPr>
      </w:pPr>
      <w:r>
        <w:rPr>
          <w:rFonts w:hint="eastAsia"/>
        </w:rPr>
        <w:t>after</w:t>
      </w:r>
      <w:r w:rsidRPr="00A6181B">
        <w:t>PageClose</w:t>
      </w:r>
      <w:r>
        <w:rPr>
          <w:rFonts w:hint="eastAsia"/>
        </w:rPr>
        <w:t xml:space="preserve">: </w:t>
      </w:r>
      <w:r w:rsidRPr="006F6396">
        <w:t>Fired after user c</w:t>
      </w:r>
      <w:r>
        <w:t xml:space="preserve">licked the close button on a </w:t>
      </w:r>
      <w:r>
        <w:rPr>
          <w:rFonts w:hint="eastAsia"/>
        </w:rPr>
        <w:t>page</w:t>
      </w:r>
      <w:r w:rsidRPr="006F6396">
        <w:t>.</w:t>
      </w:r>
    </w:p>
    <w:p w:rsidR="00375F9C" w:rsidRDefault="00375F9C" w:rsidP="00E45D25">
      <w:pPr>
        <w:pStyle w:val="4"/>
        <w:numPr>
          <w:ilvl w:val="3"/>
          <w:numId w:val="17"/>
        </w:numPr>
      </w:pPr>
      <w:bookmarkStart w:id="95" w:name="_Toc453071732"/>
      <w:r>
        <w:rPr>
          <w:rFonts w:hint="eastAsia"/>
        </w:rPr>
        <w:lastRenderedPageBreak/>
        <w:t>Add/Remove Pages</w:t>
      </w:r>
      <w:bookmarkEnd w:id="95"/>
      <w:r>
        <w:rPr>
          <w:rFonts w:hint="eastAsia"/>
        </w:rPr>
        <w:t xml:space="preserve"> </w:t>
      </w:r>
    </w:p>
    <w:p w:rsidR="00375F9C" w:rsidRPr="006F6396" w:rsidRDefault="00375F9C" w:rsidP="00375F9C">
      <w:pPr>
        <w:rPr>
          <w:b/>
        </w:rPr>
      </w:pPr>
      <w:r w:rsidRPr="006F6396">
        <w:rPr>
          <w:rFonts w:hint="eastAsia"/>
          <w:b/>
        </w:rPr>
        <w:t>Input:</w:t>
      </w:r>
    </w:p>
    <w:p w:rsidR="00375F9C" w:rsidRPr="00A6181B" w:rsidRDefault="005C781A" w:rsidP="00375F9C">
      <w:r>
        <w:rPr>
          <w:noProof/>
        </w:rPr>
        <mc:AlternateContent>
          <mc:Choice Requires="wpc">
            <w:drawing>
              <wp:inline distT="0" distB="0" distL="0" distR="0" wp14:anchorId="2A88FDE5" wp14:editId="64810F3C">
                <wp:extent cx="5257800" cy="4619625"/>
                <wp:effectExtent l="9525" t="0" r="9525" b="9525"/>
                <wp:docPr id="736" name="画布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0" name="Text Box 517"/>
                        <wps:cNvSpPr txBox="1">
                          <a:spLocks noChangeArrowheads="1"/>
                        </wps:cNvSpPr>
                        <wps:spPr bwMode="auto">
                          <a:xfrm>
                            <a:off x="0" y="48895"/>
                            <a:ext cx="5257800" cy="457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54D93" w:rsidRDefault="0023747D" w:rsidP="00375F9C">
                              <w:pPr>
                                <w:spacing w:line="240" w:lineRule="exact"/>
                                <w:rPr>
                                  <w:sz w:val="18"/>
                                  <w:szCs w:val="18"/>
                                </w:rPr>
                              </w:pPr>
                              <w:proofErr w:type="gramStart"/>
                              <w:r w:rsidRPr="00154D93">
                                <w:rPr>
                                  <w:color w:val="0000FF"/>
                                  <w:sz w:val="18"/>
                                  <w:szCs w:val="18"/>
                                </w:rPr>
                                <w:t>var</w:t>
                              </w:r>
                              <w:proofErr w:type="gramEnd"/>
                              <w:r w:rsidRPr="00154D93">
                                <w:rPr>
                                  <w:sz w:val="18"/>
                                  <w:szCs w:val="18"/>
                                </w:rPr>
                                <w:t xml:space="preserve"> block=</w:t>
                              </w:r>
                              <w:r w:rsidR="00122649">
                                <w:rPr>
                                  <w:sz w:val="18"/>
                                  <w:szCs w:val="18"/>
                                </w:rPr>
                                <w:t>xui</w:t>
                              </w:r>
                              <w:r w:rsidRPr="00154D93">
                                <w:rPr>
                                  <w:sz w:val="18"/>
                                  <w:szCs w:val="18"/>
                                </w:rPr>
                                <w:t>.create(</w:t>
                              </w:r>
                              <w:r w:rsidRPr="00154D93">
                                <w:rPr>
                                  <w:color w:val="FF00FF"/>
                                  <w:sz w:val="18"/>
                                  <w:szCs w:val="18"/>
                                </w:rPr>
                                <w:t>"Block"</w:t>
                              </w:r>
                              <w:r w:rsidRPr="00154D93">
                                <w:rPr>
                                  <w:sz w:val="18"/>
                                  <w:szCs w:val="18"/>
                                </w:rPr>
                                <w:t>).setWidth(</w:t>
                              </w:r>
                              <w:r w:rsidRPr="00154D93">
                                <w:rPr>
                                  <w:color w:val="800000"/>
                                  <w:sz w:val="18"/>
                                  <w:szCs w:val="18"/>
                                </w:rPr>
                                <w:t>400</w:t>
                              </w:r>
                              <w:r w:rsidRPr="00154D93">
                                <w:rPr>
                                  <w:sz w:val="18"/>
                                  <w:szCs w:val="18"/>
                                </w:rPr>
                                <w:t>).setHeight(</w:t>
                              </w:r>
                              <w:r w:rsidRPr="00154D93">
                                <w:rPr>
                                  <w:color w:val="800000"/>
                                  <w:sz w:val="18"/>
                                  <w:szCs w:val="18"/>
                                </w:rPr>
                                <w:t>100</w:t>
                              </w:r>
                              <w:r w:rsidRPr="00154D93">
                                <w:rPr>
                                  <w:sz w:val="18"/>
                                  <w:szCs w:val="18"/>
                                </w:rPr>
                                <w:t>).show(), tabs;</w:t>
                              </w:r>
                            </w:p>
                            <w:p w:rsidR="0023747D" w:rsidRPr="00154D93" w:rsidRDefault="0023747D" w:rsidP="00375F9C">
                              <w:pPr>
                                <w:spacing w:line="240" w:lineRule="exact"/>
                                <w:rPr>
                                  <w:sz w:val="18"/>
                                  <w:szCs w:val="18"/>
                                </w:rPr>
                              </w:pPr>
                              <w:proofErr w:type="gramStart"/>
                              <w:r w:rsidRPr="00154D93">
                                <w:rPr>
                                  <w:sz w:val="18"/>
                                  <w:szCs w:val="18"/>
                                </w:rPr>
                                <w:t>block.append(</w:t>
                              </w:r>
                              <w:proofErr w:type="gramEnd"/>
                              <w:r w:rsidRPr="00154D93">
                                <w:rPr>
                                  <w:sz w:val="18"/>
                                  <w:szCs w:val="18"/>
                                </w:rPr>
                                <w:t>tabs=</w:t>
                              </w:r>
                              <w:r w:rsidRPr="00154D93">
                                <w:rPr>
                                  <w:color w:val="0000FF"/>
                                  <w:sz w:val="18"/>
                                  <w:szCs w:val="18"/>
                                </w:rPr>
                                <w:t>new</w:t>
                              </w:r>
                              <w:r w:rsidRPr="00154D93">
                                <w:rPr>
                                  <w:sz w:val="18"/>
                                  <w:szCs w:val="18"/>
                                </w:rPr>
                                <w:t xml:space="preserve"> </w:t>
                              </w:r>
                              <w:r w:rsidR="00122649">
                                <w:rPr>
                                  <w:sz w:val="18"/>
                                  <w:szCs w:val="18"/>
                                </w:rPr>
                                <w:t>xui</w:t>
                              </w:r>
                              <w:r w:rsidRPr="00154D93">
                                <w:rPr>
                                  <w:sz w:val="18"/>
                                  <w:szCs w:val="18"/>
                                </w:rPr>
                                <w:t>.UI.Tabs({</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value</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First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'b'</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Second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w:t>
                              </w:r>
                            </w:p>
                            <w:p w:rsidR="0023747D" w:rsidRPr="00154D93" w:rsidRDefault="00973A41" w:rsidP="00375F9C">
                              <w:pPr>
                                <w:spacing w:line="240" w:lineRule="exact"/>
                                <w:rPr>
                                  <w:sz w:val="18"/>
                                  <w:szCs w:val="18"/>
                                </w:rPr>
                              </w:pPr>
                              <w:proofErr w:type="gramStart"/>
                              <w:r>
                                <w:rPr>
                                  <w:sz w:val="18"/>
                                  <w:szCs w:val="18"/>
                                </w:rPr>
                                <w:t>xui.</w:t>
                              </w:r>
                              <w:r w:rsidR="0023747D" w:rsidRPr="00154D93">
                                <w:rPr>
                                  <w:sz w:val="18"/>
                                  <w:szCs w:val="18"/>
                                </w:rPr>
                                <w:t>asyRun(</w:t>
                              </w:r>
                              <w:proofErr w:type="gramEnd"/>
                              <w:r w:rsidR="0023747D" w:rsidRPr="00154D93">
                                <w:rPr>
                                  <w:color w:val="0000FF"/>
                                  <w:sz w:val="18"/>
                                  <w:szCs w:val="18"/>
                                </w:rPr>
                                <w:t>function</w:t>
                              </w:r>
                              <w:r w:rsidR="0023747D"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tabs.insertItems(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Third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Fourth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rFonts w:hint="eastAsia"/>
                                  <w:sz w:val="18"/>
                                  <w:szCs w:val="18"/>
                                </w:rPr>
                                <w:t>}</w:t>
                              </w:r>
                              <w:proofErr w:type="gramStart"/>
                              <w:r>
                                <w:rPr>
                                  <w:rFonts w:hint="eastAsia"/>
                                  <w:sz w:val="18"/>
                                  <w:szCs w:val="18"/>
                                </w:rPr>
                                <w:t>,</w:t>
                              </w:r>
                              <w:r w:rsidRPr="00154D93">
                                <w:rPr>
                                  <w:rFonts w:hint="eastAsia"/>
                                  <w:color w:val="800000"/>
                                  <w:sz w:val="18"/>
                                  <w:szCs w:val="18"/>
                                </w:rPr>
                                <w:t>500</w:t>
                              </w:r>
                              <w:proofErr w:type="gramEnd"/>
                              <w:r w:rsidRPr="00154D93">
                                <w:rPr>
                                  <w:rFonts w:hint="eastAsia"/>
                                  <w:sz w:val="18"/>
                                  <w:szCs w:val="18"/>
                                </w:rPr>
                                <w:t>);</w:t>
                              </w:r>
                            </w:p>
                            <w:p w:rsidR="0023747D" w:rsidRPr="00154D93" w:rsidRDefault="00973A41" w:rsidP="00375F9C">
                              <w:pPr>
                                <w:spacing w:line="240" w:lineRule="exact"/>
                                <w:rPr>
                                  <w:sz w:val="18"/>
                                  <w:szCs w:val="18"/>
                                </w:rPr>
                              </w:pPr>
                              <w:proofErr w:type="gramStart"/>
                              <w:r>
                                <w:rPr>
                                  <w:sz w:val="18"/>
                                  <w:szCs w:val="18"/>
                                </w:rPr>
                                <w:t>xui.</w:t>
                              </w:r>
                              <w:r w:rsidR="0023747D" w:rsidRPr="00154D93">
                                <w:rPr>
                                  <w:sz w:val="18"/>
                                  <w:szCs w:val="18"/>
                                </w:rPr>
                                <w:t>asyRun(</w:t>
                              </w:r>
                              <w:proofErr w:type="gramEnd"/>
                              <w:r w:rsidR="0023747D" w:rsidRPr="00154D93">
                                <w:rPr>
                                  <w:color w:val="0000FF"/>
                                  <w:sz w:val="18"/>
                                  <w:szCs w:val="18"/>
                                </w:rPr>
                                <w:t>function</w:t>
                              </w:r>
                              <w:r w:rsidR="0023747D"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tabs.insertItems(</w:t>
                              </w:r>
                              <w:proofErr w:type="gramEnd"/>
                              <w:r w:rsidRPr="00154D93">
                                <w:rPr>
                                  <w:rFonts w:hint="eastAsia"/>
                                  <w:color w:val="FF00FF"/>
                                  <w:sz w:val="18"/>
                                  <w:szCs w:val="18"/>
                                </w:rPr>
                                <w:t>'</w:t>
                              </w:r>
                              <w:r>
                                <w:rPr>
                                  <w:rFonts w:hint="eastAsia"/>
                                  <w:color w:val="FF00FF"/>
                                  <w:sz w:val="18"/>
                                  <w:szCs w:val="18"/>
                                </w:rPr>
                                <w:t>Fifth Page</w:t>
                              </w:r>
                              <w:r w:rsidRPr="00154D93">
                                <w:rPr>
                                  <w:rFonts w:hint="eastAsia"/>
                                  <w:color w:val="FF00FF"/>
                                  <w:sz w:val="18"/>
                                  <w:szCs w:val="18"/>
                                </w:rPr>
                                <w:t>'</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1000</w:t>
                              </w:r>
                              <w:proofErr w:type="gramEnd"/>
                              <w:r w:rsidRPr="00154D93">
                                <w:rPr>
                                  <w:sz w:val="18"/>
                                  <w:szCs w:val="18"/>
                                </w:rPr>
                                <w:t>);</w:t>
                              </w:r>
                            </w:p>
                            <w:p w:rsidR="0023747D" w:rsidRPr="00154D93" w:rsidRDefault="00973A41" w:rsidP="00375F9C">
                              <w:pPr>
                                <w:spacing w:line="240" w:lineRule="exact"/>
                                <w:rPr>
                                  <w:sz w:val="18"/>
                                  <w:szCs w:val="18"/>
                                </w:rPr>
                              </w:pPr>
                              <w:proofErr w:type="gramStart"/>
                              <w:r>
                                <w:rPr>
                                  <w:sz w:val="18"/>
                                  <w:szCs w:val="18"/>
                                </w:rPr>
                                <w:t>xui.</w:t>
                              </w:r>
                              <w:r w:rsidR="0023747D" w:rsidRPr="00154D93">
                                <w:rPr>
                                  <w:sz w:val="18"/>
                                  <w:szCs w:val="18"/>
                                </w:rPr>
                                <w:t>asyRun(</w:t>
                              </w:r>
                              <w:proofErr w:type="gramEnd"/>
                              <w:r w:rsidR="0023747D" w:rsidRPr="00154D93">
                                <w:rPr>
                                  <w:color w:val="0000FF"/>
                                  <w:sz w:val="18"/>
                                  <w:szCs w:val="18"/>
                                </w:rPr>
                                <w:t>function</w:t>
                              </w:r>
                              <w:r w:rsidR="0023747D"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1500</w:t>
                              </w:r>
                              <w:proofErr w:type="gramEnd"/>
                              <w:r w:rsidRPr="00154D93">
                                <w:rPr>
                                  <w:sz w:val="18"/>
                                  <w:szCs w:val="18"/>
                                </w:rPr>
                                <w:t>);</w:t>
                              </w:r>
                            </w:p>
                            <w:p w:rsidR="0023747D" w:rsidRPr="00154D93" w:rsidRDefault="00973A41" w:rsidP="00375F9C">
                              <w:pPr>
                                <w:spacing w:line="240" w:lineRule="exact"/>
                                <w:rPr>
                                  <w:sz w:val="18"/>
                                  <w:szCs w:val="18"/>
                                </w:rPr>
                              </w:pPr>
                              <w:proofErr w:type="gramStart"/>
                              <w:r>
                                <w:rPr>
                                  <w:sz w:val="18"/>
                                  <w:szCs w:val="18"/>
                                </w:rPr>
                                <w:t>xui.</w:t>
                              </w:r>
                              <w:r w:rsidR="0023747D" w:rsidRPr="00154D93">
                                <w:rPr>
                                  <w:sz w:val="18"/>
                                  <w:szCs w:val="18"/>
                                </w:rPr>
                                <w:t>asyRun(</w:t>
                              </w:r>
                              <w:proofErr w:type="gramEnd"/>
                              <w:r w:rsidR="0023747D" w:rsidRPr="00154D93">
                                <w:rPr>
                                  <w:color w:val="0000FF"/>
                                  <w:sz w:val="18"/>
                                  <w:szCs w:val="18"/>
                                </w:rPr>
                                <w:t>function</w:t>
                              </w:r>
                              <w:r w:rsidR="0023747D"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sz w:val="18"/>
                                  <w:szCs w:val="18"/>
                                </w:rPr>
                                <w:t>[</w:t>
                              </w:r>
                              <w:r w:rsidRPr="00154D93">
                                <w:rPr>
                                  <w:color w:val="FF00FF"/>
                                  <w:sz w:val="18"/>
                                  <w:szCs w:val="18"/>
                                </w:rPr>
                                <w:t>'b'</w:t>
                              </w:r>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rPr>
                                  <w:szCs w:val="18"/>
                                </w:rPr>
                              </w:pPr>
                              <w:r w:rsidRPr="00154D93">
                                <w:rPr>
                                  <w:sz w:val="18"/>
                                  <w:szCs w:val="18"/>
                                </w:rPr>
                                <w:t>}</w:t>
                              </w:r>
                              <w:proofErr w:type="gramStart"/>
                              <w:r w:rsidRPr="00154D93">
                                <w:rPr>
                                  <w:sz w:val="18"/>
                                  <w:szCs w:val="18"/>
                                </w:rPr>
                                <w:t>,</w:t>
                              </w:r>
                              <w:r w:rsidRPr="00154D93">
                                <w:rPr>
                                  <w:color w:val="800000"/>
                                  <w:sz w:val="18"/>
                                  <w:szCs w:val="18"/>
                                </w:rPr>
                                <w:t>2000</w:t>
                              </w:r>
                              <w:proofErr w:type="gramEnd"/>
                              <w:r w:rsidRPr="00154D93">
                                <w:rPr>
                                  <w:sz w:val="18"/>
                                  <w:szCs w:val="18"/>
                                </w:rPr>
                                <w:t>);</w:t>
                              </w:r>
                            </w:p>
                          </w:txbxContent>
                        </wps:txbx>
                        <wps:bodyPr rot="0" vert="horz" wrap="square" lIns="54000" tIns="46800" rIns="54000" bIns="45720" anchor="t" anchorCtr="0" upright="1">
                          <a:spAutoFit/>
                        </wps:bodyPr>
                      </wps:wsp>
                      <wps:wsp>
                        <wps:cNvPr id="731" name="AutoShape 518"/>
                        <wps:cNvSpPr>
                          <a:spLocks noChangeArrowheads="1"/>
                        </wps:cNvSpPr>
                        <wps:spPr bwMode="auto">
                          <a:xfrm flipH="1">
                            <a:off x="1485900" y="693420"/>
                            <a:ext cx="1257300" cy="219710"/>
                          </a:xfrm>
                          <a:prstGeom prst="wedgeRoundRectCallout">
                            <a:avLst>
                              <a:gd name="adj1" fmla="val 72269"/>
                              <a:gd name="adj2" fmla="val 132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wps:wsp>
                        <wps:cNvPr id="732" name="AutoShape 519"/>
                        <wps:cNvSpPr>
                          <a:spLocks noChangeArrowheads="1"/>
                        </wps:cNvSpPr>
                        <wps:spPr bwMode="auto">
                          <a:xfrm flipH="1">
                            <a:off x="1485900" y="1684020"/>
                            <a:ext cx="1371600" cy="219710"/>
                          </a:xfrm>
                          <a:prstGeom prst="wedgeRoundRectCallout">
                            <a:avLst>
                              <a:gd name="adj1" fmla="val 64167"/>
                              <a:gd name="adj2" fmla="val 968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two pages</w:t>
                              </w:r>
                            </w:p>
                          </w:txbxContent>
                        </wps:txbx>
                        <wps:bodyPr rot="0" vert="horz" wrap="square" lIns="0" tIns="0" rIns="0" bIns="0" anchor="t" anchorCtr="0" upright="1">
                          <a:noAutofit/>
                        </wps:bodyPr>
                      </wps:wsp>
                      <wps:wsp>
                        <wps:cNvPr id="733" name="AutoShape 520"/>
                        <wps:cNvSpPr>
                          <a:spLocks noChangeArrowheads="1"/>
                        </wps:cNvSpPr>
                        <wps:spPr bwMode="auto">
                          <a:xfrm flipH="1">
                            <a:off x="1714500" y="2971800"/>
                            <a:ext cx="1485900" cy="219710"/>
                          </a:xfrm>
                          <a:prstGeom prst="wedgeRoundRectCallout">
                            <a:avLst>
                              <a:gd name="adj1" fmla="val 58588"/>
                              <a:gd name="adj2" fmla="val 133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one more</w:t>
                              </w:r>
                            </w:p>
                          </w:txbxContent>
                        </wps:txbx>
                        <wps:bodyPr rot="0" vert="horz" wrap="square" lIns="0" tIns="0" rIns="0" bIns="0" anchor="t" anchorCtr="0" upright="1">
                          <a:noAutofit/>
                        </wps:bodyPr>
                      </wps:wsp>
                      <wps:wsp>
                        <wps:cNvPr id="734" name="AutoShape 521"/>
                        <wps:cNvSpPr>
                          <a:spLocks noChangeArrowheads="1"/>
                        </wps:cNvSpPr>
                        <wps:spPr bwMode="auto">
                          <a:xfrm flipH="1">
                            <a:off x="1485900" y="3467100"/>
                            <a:ext cx="1371600" cy="219710"/>
                          </a:xfrm>
                          <a:prstGeom prst="wedgeRoundRectCallout">
                            <a:avLst>
                              <a:gd name="adj1" fmla="val 57222"/>
                              <a:gd name="adj2" fmla="val 11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Removes this page</w:t>
                              </w:r>
                            </w:p>
                          </w:txbxContent>
                        </wps:txbx>
                        <wps:bodyPr rot="0" vert="horz" wrap="square" lIns="0" tIns="0" rIns="0" bIns="0" anchor="t" anchorCtr="0" upright="1">
                          <a:noAutofit/>
                        </wps:bodyPr>
                      </wps:wsp>
                      <wps:wsp>
                        <wps:cNvPr id="735" name="AutoShape 522"/>
                        <wps:cNvSpPr>
                          <a:spLocks noChangeArrowheads="1"/>
                        </wps:cNvSpPr>
                        <wps:spPr bwMode="auto">
                          <a:xfrm flipH="1">
                            <a:off x="1485900" y="3962400"/>
                            <a:ext cx="1600200" cy="219710"/>
                          </a:xfrm>
                          <a:prstGeom prst="wedgeRoundRectCallout">
                            <a:avLst>
                              <a:gd name="adj1" fmla="val 47856"/>
                              <a:gd name="adj2" fmla="val 10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Removes two more</w:t>
                              </w:r>
                            </w:p>
                          </w:txbxContent>
                        </wps:txbx>
                        <wps:bodyPr rot="0" vert="horz" wrap="square" lIns="0" tIns="0" rIns="0" bIns="0" anchor="t" anchorCtr="0" upright="1">
                          <a:noAutofit/>
                        </wps:bodyPr>
                      </wps:wsp>
                    </wpc:wpc>
                  </a:graphicData>
                </a:graphic>
              </wp:inline>
            </w:drawing>
          </mc:Choice>
          <mc:Fallback>
            <w:pict>
              <v:group id="画布 515" o:spid="_x0000_s1389" editas="canvas" style="width:414pt;height:363.75pt;mso-position-horizontal-relative:char;mso-position-vertical-relative:line" coordsize="52578,4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">
                <v:shape id="_x0000_s1390" type="#_x0000_t75" style="position:absolute;width:52578;height:46196;visibility:visible;mso-wrap-style:square">
                  <v:fill o:detectmouseclick="t"/>
                  <v:path o:connecttype="none"/>
                </v:shape>
                <v:shape id="Text Box 517" o:spid="_x0000_s1391" type="#_x0000_t202" style="position:absolute;top:488;width:52578;height:4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vXsAA&#10;AADcAAAADwAAAGRycy9kb3ducmV2LnhtbERPy4rCMBTdD/gP4QruxtQRHK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LvXsAAAADcAAAADwAAAAAAAAAAAAAAAACYAgAAZHJzL2Rvd25y&#10;ZXYueG1sUEsFBgAAAAAEAAQA9QAAAIUDAAAAAA==&#10;" strokeweight="1pt">
                  <v:textbox style="mso-fit-shape-to-text:t" inset="1.5mm,1.3mm,1.5mm">
                    <w:txbxContent>
                      <w:p w:rsidR="0023747D" w:rsidRPr="00154D93" w:rsidRDefault="0023747D" w:rsidP="00375F9C">
                        <w:pPr>
                          <w:spacing w:line="240" w:lineRule="exact"/>
                          <w:rPr>
                            <w:sz w:val="18"/>
                            <w:szCs w:val="18"/>
                          </w:rPr>
                        </w:pPr>
                        <w:proofErr w:type="gramStart"/>
                        <w:r w:rsidRPr="00154D93">
                          <w:rPr>
                            <w:color w:val="0000FF"/>
                            <w:sz w:val="18"/>
                            <w:szCs w:val="18"/>
                          </w:rPr>
                          <w:t>var</w:t>
                        </w:r>
                        <w:proofErr w:type="gramEnd"/>
                        <w:r w:rsidRPr="00154D93">
                          <w:rPr>
                            <w:sz w:val="18"/>
                            <w:szCs w:val="18"/>
                          </w:rPr>
                          <w:t xml:space="preserve"> block=</w:t>
                        </w:r>
                        <w:r w:rsidR="00122649">
                          <w:rPr>
                            <w:sz w:val="18"/>
                            <w:szCs w:val="18"/>
                          </w:rPr>
                          <w:t>xui</w:t>
                        </w:r>
                        <w:r w:rsidRPr="00154D93">
                          <w:rPr>
                            <w:sz w:val="18"/>
                            <w:szCs w:val="18"/>
                          </w:rPr>
                          <w:t>.create(</w:t>
                        </w:r>
                        <w:r w:rsidRPr="00154D93">
                          <w:rPr>
                            <w:color w:val="FF00FF"/>
                            <w:sz w:val="18"/>
                            <w:szCs w:val="18"/>
                          </w:rPr>
                          <w:t>"Block"</w:t>
                        </w:r>
                        <w:r w:rsidRPr="00154D93">
                          <w:rPr>
                            <w:sz w:val="18"/>
                            <w:szCs w:val="18"/>
                          </w:rPr>
                          <w:t>).setWidth(</w:t>
                        </w:r>
                        <w:r w:rsidRPr="00154D93">
                          <w:rPr>
                            <w:color w:val="800000"/>
                            <w:sz w:val="18"/>
                            <w:szCs w:val="18"/>
                          </w:rPr>
                          <w:t>400</w:t>
                        </w:r>
                        <w:r w:rsidRPr="00154D93">
                          <w:rPr>
                            <w:sz w:val="18"/>
                            <w:szCs w:val="18"/>
                          </w:rPr>
                          <w:t>).setHeight(</w:t>
                        </w:r>
                        <w:r w:rsidRPr="00154D93">
                          <w:rPr>
                            <w:color w:val="800000"/>
                            <w:sz w:val="18"/>
                            <w:szCs w:val="18"/>
                          </w:rPr>
                          <w:t>100</w:t>
                        </w:r>
                        <w:r w:rsidRPr="00154D93">
                          <w:rPr>
                            <w:sz w:val="18"/>
                            <w:szCs w:val="18"/>
                          </w:rPr>
                          <w:t>).show(), tabs;</w:t>
                        </w:r>
                      </w:p>
                      <w:p w:rsidR="0023747D" w:rsidRPr="00154D93" w:rsidRDefault="0023747D" w:rsidP="00375F9C">
                        <w:pPr>
                          <w:spacing w:line="240" w:lineRule="exact"/>
                          <w:rPr>
                            <w:sz w:val="18"/>
                            <w:szCs w:val="18"/>
                          </w:rPr>
                        </w:pPr>
                        <w:proofErr w:type="gramStart"/>
                        <w:r w:rsidRPr="00154D93">
                          <w:rPr>
                            <w:sz w:val="18"/>
                            <w:szCs w:val="18"/>
                          </w:rPr>
                          <w:t>block.append(</w:t>
                        </w:r>
                        <w:proofErr w:type="gramEnd"/>
                        <w:r w:rsidRPr="00154D93">
                          <w:rPr>
                            <w:sz w:val="18"/>
                            <w:szCs w:val="18"/>
                          </w:rPr>
                          <w:t>tabs=</w:t>
                        </w:r>
                        <w:r w:rsidRPr="00154D93">
                          <w:rPr>
                            <w:color w:val="0000FF"/>
                            <w:sz w:val="18"/>
                            <w:szCs w:val="18"/>
                          </w:rPr>
                          <w:t>new</w:t>
                        </w:r>
                        <w:r w:rsidRPr="00154D93">
                          <w:rPr>
                            <w:sz w:val="18"/>
                            <w:szCs w:val="18"/>
                          </w:rPr>
                          <w:t xml:space="preserve"> </w:t>
                        </w:r>
                        <w:r w:rsidR="00122649">
                          <w:rPr>
                            <w:sz w:val="18"/>
                            <w:szCs w:val="18"/>
                          </w:rPr>
                          <w:t>xui</w:t>
                        </w:r>
                        <w:r w:rsidRPr="00154D93">
                          <w:rPr>
                            <w:sz w:val="18"/>
                            <w:szCs w:val="18"/>
                          </w:rPr>
                          <w:t>.UI.Tabs({</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value</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First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'b'</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Second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w:t>
                        </w:r>
                      </w:p>
                      <w:p w:rsidR="0023747D" w:rsidRPr="00154D93" w:rsidRDefault="00973A41" w:rsidP="00375F9C">
                        <w:pPr>
                          <w:spacing w:line="240" w:lineRule="exact"/>
                          <w:rPr>
                            <w:sz w:val="18"/>
                            <w:szCs w:val="18"/>
                          </w:rPr>
                        </w:pPr>
                        <w:proofErr w:type="gramStart"/>
                        <w:r>
                          <w:rPr>
                            <w:sz w:val="18"/>
                            <w:szCs w:val="18"/>
                          </w:rPr>
                          <w:t>xui.</w:t>
                        </w:r>
                        <w:r w:rsidR="0023747D" w:rsidRPr="00154D93">
                          <w:rPr>
                            <w:sz w:val="18"/>
                            <w:szCs w:val="18"/>
                          </w:rPr>
                          <w:t>asyRun(</w:t>
                        </w:r>
                        <w:proofErr w:type="gramEnd"/>
                        <w:r w:rsidR="0023747D" w:rsidRPr="00154D93">
                          <w:rPr>
                            <w:color w:val="0000FF"/>
                            <w:sz w:val="18"/>
                            <w:szCs w:val="18"/>
                          </w:rPr>
                          <w:t>function</w:t>
                        </w:r>
                        <w:r w:rsidR="0023747D"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tabs.insertItems(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Third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Fourth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rFonts w:hint="eastAsia"/>
                            <w:sz w:val="18"/>
                            <w:szCs w:val="18"/>
                          </w:rPr>
                          <w:t>}</w:t>
                        </w:r>
                        <w:proofErr w:type="gramStart"/>
                        <w:r>
                          <w:rPr>
                            <w:rFonts w:hint="eastAsia"/>
                            <w:sz w:val="18"/>
                            <w:szCs w:val="18"/>
                          </w:rPr>
                          <w:t>,</w:t>
                        </w:r>
                        <w:r w:rsidRPr="00154D93">
                          <w:rPr>
                            <w:rFonts w:hint="eastAsia"/>
                            <w:color w:val="800000"/>
                            <w:sz w:val="18"/>
                            <w:szCs w:val="18"/>
                          </w:rPr>
                          <w:t>500</w:t>
                        </w:r>
                        <w:proofErr w:type="gramEnd"/>
                        <w:r w:rsidRPr="00154D93">
                          <w:rPr>
                            <w:rFonts w:hint="eastAsia"/>
                            <w:sz w:val="18"/>
                            <w:szCs w:val="18"/>
                          </w:rPr>
                          <w:t>);</w:t>
                        </w:r>
                      </w:p>
                      <w:p w:rsidR="0023747D" w:rsidRPr="00154D93" w:rsidRDefault="00973A41" w:rsidP="00375F9C">
                        <w:pPr>
                          <w:spacing w:line="240" w:lineRule="exact"/>
                          <w:rPr>
                            <w:sz w:val="18"/>
                            <w:szCs w:val="18"/>
                          </w:rPr>
                        </w:pPr>
                        <w:proofErr w:type="gramStart"/>
                        <w:r>
                          <w:rPr>
                            <w:sz w:val="18"/>
                            <w:szCs w:val="18"/>
                          </w:rPr>
                          <w:t>xui.</w:t>
                        </w:r>
                        <w:r w:rsidR="0023747D" w:rsidRPr="00154D93">
                          <w:rPr>
                            <w:sz w:val="18"/>
                            <w:szCs w:val="18"/>
                          </w:rPr>
                          <w:t>asyRun(</w:t>
                        </w:r>
                        <w:proofErr w:type="gramEnd"/>
                        <w:r w:rsidR="0023747D" w:rsidRPr="00154D93">
                          <w:rPr>
                            <w:color w:val="0000FF"/>
                            <w:sz w:val="18"/>
                            <w:szCs w:val="18"/>
                          </w:rPr>
                          <w:t>function</w:t>
                        </w:r>
                        <w:r w:rsidR="0023747D"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tabs.insertItems(</w:t>
                        </w:r>
                        <w:proofErr w:type="gramEnd"/>
                        <w:r w:rsidRPr="00154D93">
                          <w:rPr>
                            <w:rFonts w:hint="eastAsia"/>
                            <w:color w:val="FF00FF"/>
                            <w:sz w:val="18"/>
                            <w:szCs w:val="18"/>
                          </w:rPr>
                          <w:t>'</w:t>
                        </w:r>
                        <w:r>
                          <w:rPr>
                            <w:rFonts w:hint="eastAsia"/>
                            <w:color w:val="FF00FF"/>
                            <w:sz w:val="18"/>
                            <w:szCs w:val="18"/>
                          </w:rPr>
                          <w:t>Fifth Page</w:t>
                        </w:r>
                        <w:r w:rsidRPr="00154D93">
                          <w:rPr>
                            <w:rFonts w:hint="eastAsia"/>
                            <w:color w:val="FF00FF"/>
                            <w:sz w:val="18"/>
                            <w:szCs w:val="18"/>
                          </w:rPr>
                          <w:t>'</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1000</w:t>
                        </w:r>
                        <w:proofErr w:type="gramEnd"/>
                        <w:r w:rsidRPr="00154D93">
                          <w:rPr>
                            <w:sz w:val="18"/>
                            <w:szCs w:val="18"/>
                          </w:rPr>
                          <w:t>);</w:t>
                        </w:r>
                      </w:p>
                      <w:p w:rsidR="0023747D" w:rsidRPr="00154D93" w:rsidRDefault="00973A41" w:rsidP="00375F9C">
                        <w:pPr>
                          <w:spacing w:line="240" w:lineRule="exact"/>
                          <w:rPr>
                            <w:sz w:val="18"/>
                            <w:szCs w:val="18"/>
                          </w:rPr>
                        </w:pPr>
                        <w:proofErr w:type="gramStart"/>
                        <w:r>
                          <w:rPr>
                            <w:sz w:val="18"/>
                            <w:szCs w:val="18"/>
                          </w:rPr>
                          <w:t>xui.</w:t>
                        </w:r>
                        <w:r w:rsidR="0023747D" w:rsidRPr="00154D93">
                          <w:rPr>
                            <w:sz w:val="18"/>
                            <w:szCs w:val="18"/>
                          </w:rPr>
                          <w:t>asyRun(</w:t>
                        </w:r>
                        <w:proofErr w:type="gramEnd"/>
                        <w:r w:rsidR="0023747D" w:rsidRPr="00154D93">
                          <w:rPr>
                            <w:color w:val="0000FF"/>
                            <w:sz w:val="18"/>
                            <w:szCs w:val="18"/>
                          </w:rPr>
                          <w:t>function</w:t>
                        </w:r>
                        <w:r w:rsidR="0023747D"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1500</w:t>
                        </w:r>
                        <w:proofErr w:type="gramEnd"/>
                        <w:r w:rsidRPr="00154D93">
                          <w:rPr>
                            <w:sz w:val="18"/>
                            <w:szCs w:val="18"/>
                          </w:rPr>
                          <w:t>);</w:t>
                        </w:r>
                      </w:p>
                      <w:p w:rsidR="0023747D" w:rsidRPr="00154D93" w:rsidRDefault="00973A41" w:rsidP="00375F9C">
                        <w:pPr>
                          <w:spacing w:line="240" w:lineRule="exact"/>
                          <w:rPr>
                            <w:sz w:val="18"/>
                            <w:szCs w:val="18"/>
                          </w:rPr>
                        </w:pPr>
                        <w:proofErr w:type="gramStart"/>
                        <w:r>
                          <w:rPr>
                            <w:sz w:val="18"/>
                            <w:szCs w:val="18"/>
                          </w:rPr>
                          <w:t>xui.</w:t>
                        </w:r>
                        <w:r w:rsidR="0023747D" w:rsidRPr="00154D93">
                          <w:rPr>
                            <w:sz w:val="18"/>
                            <w:szCs w:val="18"/>
                          </w:rPr>
                          <w:t>asyRun(</w:t>
                        </w:r>
                        <w:proofErr w:type="gramEnd"/>
                        <w:r w:rsidR="0023747D" w:rsidRPr="00154D93">
                          <w:rPr>
                            <w:color w:val="0000FF"/>
                            <w:sz w:val="18"/>
                            <w:szCs w:val="18"/>
                          </w:rPr>
                          <w:t>function</w:t>
                        </w:r>
                        <w:r w:rsidR="0023747D"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sz w:val="18"/>
                            <w:szCs w:val="18"/>
                          </w:rPr>
                          <w:t>[</w:t>
                        </w:r>
                        <w:r w:rsidRPr="00154D93">
                          <w:rPr>
                            <w:color w:val="FF00FF"/>
                            <w:sz w:val="18"/>
                            <w:szCs w:val="18"/>
                          </w:rPr>
                          <w:t>'b'</w:t>
                        </w:r>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rPr>
                            <w:szCs w:val="18"/>
                          </w:rPr>
                        </w:pPr>
                        <w:r w:rsidRPr="00154D93">
                          <w:rPr>
                            <w:sz w:val="18"/>
                            <w:szCs w:val="18"/>
                          </w:rPr>
                          <w:t>}</w:t>
                        </w:r>
                        <w:proofErr w:type="gramStart"/>
                        <w:r w:rsidRPr="00154D93">
                          <w:rPr>
                            <w:sz w:val="18"/>
                            <w:szCs w:val="18"/>
                          </w:rPr>
                          <w:t>,</w:t>
                        </w:r>
                        <w:r w:rsidRPr="00154D93">
                          <w:rPr>
                            <w:color w:val="800000"/>
                            <w:sz w:val="18"/>
                            <w:szCs w:val="18"/>
                          </w:rPr>
                          <w:t>2000</w:t>
                        </w:r>
                        <w:proofErr w:type="gramEnd"/>
                        <w:r w:rsidRPr="00154D93">
                          <w:rPr>
                            <w:sz w:val="18"/>
                            <w:szCs w:val="18"/>
                          </w:rPr>
                          <w:t>);</w:t>
                        </w:r>
                      </w:p>
                    </w:txbxContent>
                  </v:textbox>
                </v:shape>
                <v:shape id="AutoShape 518" o:spid="_x0000_s1392" type="#_x0000_t62" style="position:absolute;left:14859;top:6934;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Na8MA&#10;AADcAAAADwAAAGRycy9kb3ducmV2LnhtbESP0YrCMBRE3wX/IdwF3zRVwZWuUaTgIr6I1Q+4Nnfb&#10;rs1NaLJa/XojCPs4zMwZZrHqTCOu1PrasoLxKAFBXFhdc6ngdNwM5yB8QNbYWCYFd/KwWvZ7C0y1&#10;vfGBrnkoRYSwT1FBFYJLpfRFRQb9yDri6P3Y1mCIsi2lbvEW4aaRkySZSYM1x4UKHWUVFZf8zyg4&#10;u0fuMrfJTsbvp/Pd9+Oy5l+lBh/d+gtEoC78h9/trVbwOR3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Na8MAAADcAAAADwAAAAAAAAAAAAAAAACYAgAAZHJzL2Rv&#10;d25yZXYueG1sUEsFBgAAAAAEAAQA9QAAAIgDAAAAAA==&#10;" adj="26410,39329" fillcolor="#ff9">
                  <v:textbox inset="0,0,0,0">
                    <w:txbxContent>
                      <w:p w:rsidR="0023747D" w:rsidRPr="000E23E9" w:rsidRDefault="0023747D" w:rsidP="00375F9C">
                        <w:pPr>
                          <w:rPr>
                            <w:szCs w:val="18"/>
                          </w:rPr>
                        </w:pPr>
                        <w:r>
                          <w:rPr>
                            <w:szCs w:val="18"/>
                          </w:rPr>
                          <w:t>C</w:t>
                        </w:r>
                        <w:r>
                          <w:rPr>
                            <w:rFonts w:hint="eastAsia"/>
                            <w:szCs w:val="18"/>
                          </w:rPr>
                          <w:t>lose button</w:t>
                        </w:r>
                      </w:p>
                    </w:txbxContent>
                  </v:textbox>
                </v:shape>
                <v:shape id="AutoShape 519" o:spid="_x0000_s1393" type="#_x0000_t62" style="position:absolute;left:14859;top:1684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hCsYA&#10;AADcAAAADwAAAGRycy9kb3ducmV2LnhtbESPT2sCMRTE74V+h/CEXkrNqmhlaxSrCJ4E/xza23Pz&#10;urs2eVk20V2/vREEj8PM/IaZzFprxIVqXzpW0OsmIIgzp0vOFRz2q48xCB+QNRrHpOBKHmbT15cJ&#10;pto1vKXLLuQiQtinqKAIoUql9FlBFn3XVcTR+3O1xRBlnUtdYxPh1sh+koykxZLjQoEVLQrK/ndn&#10;Gyk/2+X7aW33v/Z42DTVwnyvhkapt047/wIRqA3P8KO91go+B32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rhCsYAAADcAAAADwAAAAAAAAAAAAAAAACYAgAAZHJz&#10;L2Rvd25yZXYueG1sUEsFBgAAAAAEAAQA9QAAAIsDAAAAAA==&#10;" adj="24660,31713" fillcolor="#ff9">
                  <v:textbox inset="0,0,0,0">
                    <w:txbxContent>
                      <w:p w:rsidR="0023747D" w:rsidRPr="000E23E9" w:rsidRDefault="0023747D" w:rsidP="00375F9C">
                        <w:pPr>
                          <w:rPr>
                            <w:szCs w:val="18"/>
                          </w:rPr>
                        </w:pPr>
                        <w:r>
                          <w:rPr>
                            <w:rFonts w:hint="eastAsia"/>
                            <w:szCs w:val="18"/>
                          </w:rPr>
                          <w:t>Adds two pages</w:t>
                        </w:r>
                      </w:p>
                    </w:txbxContent>
                  </v:textbox>
                </v:shape>
                <v:shape id="AutoShape 520" o:spid="_x0000_s1394" type="#_x0000_t62" style="position:absolute;left:17145;top:29718;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0tcQA&#10;AADcAAAADwAAAGRycy9kb3ducmV2LnhtbESPUWvCMBSF3wf7D+EOfJupLbhRjdJtKoP5MrcfcGmu&#10;TVlzU5JY6783A8HHwznnO5zlerSdGMiH1rGC2TQDQVw73XKj4Pdn+/wKIkRkjZ1jUnChAOvV48MS&#10;S+3O/E3DITYiQTiUqMDE2JdShtqQxTB1PXHyjs5bjEn6RmqP5wS3ncyzbC4ttpwWDPb0bqj+O5ys&#10;grchtzOz/Qqb1lbFbu5D/lHtlZo8jdUCRKQx3sO39qdW8FIU8H8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tLXEAAAA3AAAAA8AAAAAAAAAAAAAAAAAmAIAAGRycy9k&#10;b3ducmV2LnhtbFBLBQYAAAAABAAEAPUAAACJAwAAAAA=&#10;" adj="23455,39641" fillcolor="#ff9">
                  <v:textbox inset="0,0,0,0">
                    <w:txbxContent>
                      <w:p w:rsidR="0023747D" w:rsidRPr="000E23E9" w:rsidRDefault="0023747D" w:rsidP="00375F9C">
                        <w:pPr>
                          <w:rPr>
                            <w:szCs w:val="18"/>
                          </w:rPr>
                        </w:pPr>
                        <w:r>
                          <w:rPr>
                            <w:rFonts w:hint="eastAsia"/>
                            <w:szCs w:val="18"/>
                          </w:rPr>
                          <w:t>Adds one more</w:t>
                        </w:r>
                      </w:p>
                    </w:txbxContent>
                  </v:textbox>
                </v:shape>
                <v:shape id="AutoShape 521" o:spid="_x0000_s1395" type="#_x0000_t62" style="position:absolute;left:14859;top:34671;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UQ+cUA&#10;AADcAAAADwAAAGRycy9kb3ducmV2LnhtbESPQWsCMRSE7wX/Q3iCt5ptLSpbo4hQ0EOx2oLX5+Z1&#10;N93NS9xEXf99Uyh4HGbmG2a26GwjLtQG41jB0zADQVw4bbhU8PX59jgFESKyxsYxKbhRgMW89zDD&#10;XLsr7+iyj6VIEA45Kqhi9LmUoajIYhg6T5y8b9dajEm2pdQtXhPcNvI5y8bSouG0UKGnVUVFvT9b&#10;BYf1ZuxPx3cv3dacph9dXZifWqlBv1u+gojUxXv4v73WCiajF/g7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RD5xQAAANwAAAAPAAAAAAAAAAAAAAAAAJgCAABkcnMv&#10;ZG93bnJldi54bWxQSwUGAAAAAAQABAD1AAAAigMAAAAA&#10;" adj="23160,36707" fillcolor="#ff9">
                  <v:textbox inset="0,0,0,0">
                    <w:txbxContent>
                      <w:p w:rsidR="0023747D" w:rsidRPr="000E23E9" w:rsidRDefault="0023747D" w:rsidP="00375F9C">
                        <w:pPr>
                          <w:rPr>
                            <w:szCs w:val="18"/>
                          </w:rPr>
                        </w:pPr>
                        <w:r>
                          <w:rPr>
                            <w:rFonts w:hint="eastAsia"/>
                            <w:szCs w:val="18"/>
                          </w:rPr>
                          <w:t>Removes this page</w:t>
                        </w:r>
                      </w:p>
                    </w:txbxContent>
                  </v:textbox>
                </v:shape>
                <v:shape id="AutoShape 522" o:spid="_x0000_s1396" type="#_x0000_t62" style="position:absolute;left:14859;top:39624;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edMYA&#10;AADcAAAADwAAAGRycy9kb3ducmV2LnhtbESP3WrCQBSE7wXfYTlC7+omLakSXaUVKqUVxB/09pA9&#10;JsHs2bC7atqn7xYKXg4z8w0znXemEVdyvrasIB0mIIgLq2suFex3749jED4ga2wsk4Jv8jCf9XtT&#10;zLW98Yau21CKCGGfo4IqhDaX0hcVGfRD2xJH72SdwRClK6V2eItw08inJHmRBmuOCxW2tKioOG8v&#10;RkH4Wr6lln+yhUs/D+tjVqxsO1bqYdC9TkAE6sI9/N/+0ApGzxn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8edMYAAADcAAAADwAAAAAAAAAAAAAAAACYAgAAZHJz&#10;L2Rvd25yZXYueG1sUEsFBgAAAAAEAAQA9QAAAIsDAAAAAA==&#10;" adj="21137,33773" fillcolor="#ff9">
                  <v:textbox inset="0,0,0,0">
                    <w:txbxContent>
                      <w:p w:rsidR="0023747D" w:rsidRPr="000E23E9" w:rsidRDefault="0023747D" w:rsidP="00375F9C">
                        <w:pPr>
                          <w:rPr>
                            <w:szCs w:val="18"/>
                          </w:rPr>
                        </w:pPr>
                        <w:r>
                          <w:rPr>
                            <w:rFonts w:hint="eastAsia"/>
                            <w:szCs w:val="18"/>
                          </w:rPr>
                          <w:t>Removes two more</w:t>
                        </w:r>
                      </w:p>
                    </w:txbxContent>
                  </v:textbox>
                </v:shape>
                <w10:anchorlock/>
              </v:group>
            </w:pict>
          </mc:Fallback>
        </mc:AlternateContent>
      </w:r>
    </w:p>
    <w:p w:rsidR="00375F9C" w:rsidRDefault="00375F9C" w:rsidP="00E45D25">
      <w:pPr>
        <w:pStyle w:val="3"/>
        <w:numPr>
          <w:ilvl w:val="2"/>
          <w:numId w:val="17"/>
        </w:numPr>
      </w:pPr>
      <w:bookmarkStart w:id="96" w:name="_Toc453071733"/>
      <w:r w:rsidRPr="009D3B50">
        <w:lastRenderedPageBreak/>
        <w:t>Dynamic content loading</w:t>
      </w:r>
      <w:bookmarkEnd w:id="96"/>
    </w:p>
    <w:p w:rsidR="00375F9C" w:rsidRDefault="00375F9C" w:rsidP="00E45D25">
      <w:pPr>
        <w:pStyle w:val="4"/>
        <w:numPr>
          <w:ilvl w:val="3"/>
          <w:numId w:val="17"/>
        </w:numPr>
      </w:pPr>
      <w:bookmarkStart w:id="97" w:name="_Toc453071734"/>
      <w:r w:rsidRPr="00E92F29">
        <w:t>onIniPanelView</w:t>
      </w:r>
      <w:bookmarkEnd w:id="97"/>
      <w:r>
        <w:rPr>
          <w:rFonts w:hint="eastAsia"/>
        </w:rPr>
        <w:t xml:space="preserve"> </w:t>
      </w:r>
    </w:p>
    <w:p w:rsidR="00375F9C" w:rsidRPr="00E92F29" w:rsidRDefault="005C781A" w:rsidP="00375F9C">
      <w:r>
        <w:rPr>
          <w:noProof/>
        </w:rPr>
        <mc:AlternateContent>
          <mc:Choice Requires="wpc">
            <w:drawing>
              <wp:inline distT="0" distB="0" distL="0" distR="0" wp14:anchorId="463250DB" wp14:editId="1354B628">
                <wp:extent cx="5257800" cy="3248025"/>
                <wp:effectExtent l="9525" t="0" r="9525" b="0"/>
                <wp:docPr id="729" name="画布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27" name="Text Box 541"/>
                        <wps:cNvSpPr txBox="1">
                          <a:spLocks noChangeArrowheads="1"/>
                        </wps:cNvSpPr>
                        <wps:spPr bwMode="auto">
                          <a:xfrm>
                            <a:off x="0" y="48895"/>
                            <a:ext cx="5257800" cy="2894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2F29" w:rsidRDefault="0023747D" w:rsidP="00375F9C">
                              <w:pPr>
                                <w:spacing w:line="240" w:lineRule="exact"/>
                                <w:ind w:firstLine="420"/>
                                <w:rPr>
                                  <w:sz w:val="18"/>
                                  <w:szCs w:val="18"/>
                                </w:rPr>
                              </w:pPr>
                              <w:proofErr w:type="gramStart"/>
                              <w:r w:rsidRPr="00E92F29">
                                <w:rPr>
                                  <w:color w:val="0000FF"/>
                                  <w:sz w:val="18"/>
                                  <w:szCs w:val="18"/>
                                </w:rPr>
                                <w:t>var</w:t>
                              </w:r>
                              <w:proofErr w:type="gramEnd"/>
                              <w:r w:rsidRPr="00E92F29">
                                <w:rPr>
                                  <w:sz w:val="18"/>
                                  <w:szCs w:val="18"/>
                                </w:rPr>
                                <w:t xml:space="preserve"> block=</w:t>
                              </w:r>
                              <w:r w:rsidR="00122649">
                                <w:rPr>
                                  <w:sz w:val="18"/>
                                  <w:szCs w:val="18"/>
                                </w:rPr>
                                <w:t>xui</w:t>
                              </w:r>
                              <w:r w:rsidRPr="00E92F29">
                                <w:rPr>
                                  <w:sz w:val="18"/>
                                  <w:szCs w:val="18"/>
                                </w:rPr>
                                <w:t>.create(</w:t>
                              </w:r>
                              <w:r w:rsidRPr="00E92F29">
                                <w:rPr>
                                  <w:color w:val="FF00FF"/>
                                  <w:sz w:val="18"/>
                                  <w:szCs w:val="18"/>
                                </w:rPr>
                                <w:t>"Block"</w:t>
                              </w:r>
                              <w:r w:rsidRPr="00E92F29">
                                <w:rPr>
                                  <w:sz w:val="18"/>
                                  <w:szCs w:val="18"/>
                                </w:rPr>
                                <w:t>).setWidth(</w:t>
                              </w:r>
                              <w:r w:rsidRPr="00E92F29">
                                <w:rPr>
                                  <w:color w:val="800000"/>
                                  <w:sz w:val="18"/>
                                  <w:szCs w:val="18"/>
                                </w:rPr>
                                <w:t>400</w:t>
                              </w:r>
                              <w:r w:rsidRPr="00E92F29">
                                <w:rPr>
                                  <w:sz w:val="18"/>
                                  <w:szCs w:val="18"/>
                                </w:rPr>
                                <w:t>).setHeight(</w:t>
                              </w:r>
                              <w:r w:rsidRPr="00E92F29">
                                <w:rPr>
                                  <w:color w:val="800000"/>
                                  <w:sz w:val="18"/>
                                  <w:szCs w:val="18"/>
                                </w:rPr>
                                <w:t>100</w:t>
                              </w:r>
                              <w:r w:rsidRPr="00E92F29">
                                <w:rPr>
                                  <w:sz w:val="18"/>
                                  <w:szCs w:val="18"/>
                                </w:rPr>
                                <w:t>).show(),</w:t>
                              </w:r>
                            </w:p>
                            <w:p w:rsidR="0023747D" w:rsidRPr="00E92F29" w:rsidRDefault="0023747D" w:rsidP="00375F9C">
                              <w:pPr>
                                <w:spacing w:line="240" w:lineRule="exact"/>
                                <w:ind w:firstLine="420"/>
                                <w:rPr>
                                  <w:sz w:val="18"/>
                                  <w:szCs w:val="18"/>
                                </w:rPr>
                              </w:pPr>
                              <w:proofErr w:type="gramStart"/>
                              <w:r w:rsidRPr="00E92F29">
                                <w:rPr>
                                  <w:sz w:val="18"/>
                                  <w:szCs w:val="18"/>
                                </w:rPr>
                                <w:t>tabs=</w:t>
                              </w:r>
                              <w:proofErr w:type="gramEnd"/>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.UI.Tabs({</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value</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items:</w:t>
                              </w:r>
                              <w:proofErr w:type="gramEnd"/>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'b'</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Second Page</w:t>
                              </w:r>
                              <w:r>
                                <w:rPr>
                                  <w:rFonts w:hint="eastAsia"/>
                                  <w:vanish/>
                                  <w:color w:val="FF00FF"/>
                                  <w:sz w:val="18"/>
                                  <w:szCs w:val="18"/>
                                </w:rPr>
                                <w:t>AgeeablellByRowColtem.caption+lue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'c'</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Third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spacing w:line="240" w:lineRule="exact"/>
                                <w:ind w:firstLine="420"/>
                                <w:rPr>
                                  <w:sz w:val="18"/>
                                  <w:szCs w:val="18"/>
                                </w:rPr>
                              </w:pPr>
                              <w:proofErr w:type="gramStart"/>
                              <w:r w:rsidRPr="00E92F29">
                                <w:rPr>
                                  <w:sz w:val="18"/>
                                  <w:szCs w:val="18"/>
                                </w:rPr>
                                <w:t>tabs.onIniPanelView(</w:t>
                              </w:r>
                              <w:proofErr w:type="gramEnd"/>
                              <w:r w:rsidRPr="00E92F29">
                                <w:rPr>
                                  <w:color w:val="0000FF"/>
                                  <w:sz w:val="18"/>
                                  <w:szCs w:val="18"/>
                                </w:rPr>
                                <w:t>function</w:t>
                              </w:r>
                              <w:r w:rsidRPr="00E92F29">
                                <w:rPr>
                                  <w:sz w:val="18"/>
                                  <w:szCs w:val="18"/>
                                </w:rPr>
                                <w:t>(profile,item){</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profile.boxing(</w:t>
                              </w:r>
                              <w:proofErr w:type="gramEnd"/>
                              <w:r w:rsidRPr="00E92F29">
                                <w:rPr>
                                  <w:sz w:val="18"/>
                                  <w:szCs w:val="18"/>
                                </w:rPr>
                                <w:t>).getPanel(item.id).append(</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.UI.SButton)</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rPr>
                                  <w:szCs w:val="18"/>
                                </w:rPr>
                              </w:pPr>
                              <w:proofErr w:type="gramStart"/>
                              <w:r w:rsidRPr="00E92F29">
                                <w:rPr>
                                  <w:sz w:val="18"/>
                                  <w:szCs w:val="18"/>
                                </w:rPr>
                                <w:t>block.append(</w:t>
                              </w:r>
                              <w:proofErr w:type="gramEnd"/>
                              <w:r w:rsidRPr="00E92F29">
                                <w:rPr>
                                  <w:sz w:val="18"/>
                                  <w:szCs w:val="18"/>
                                </w:rPr>
                                <w:t>tabs);</w:t>
                              </w:r>
                            </w:p>
                          </w:txbxContent>
                        </wps:txbx>
                        <wps:bodyPr rot="0" vert="horz" wrap="square" lIns="54000" tIns="46800" rIns="54000" bIns="45720" anchor="t" anchorCtr="0" upright="1">
                          <a:spAutoFit/>
                        </wps:bodyPr>
                      </wps:wsp>
                    </wpc:wpc>
                  </a:graphicData>
                </a:graphic>
              </wp:inline>
            </w:drawing>
          </mc:Choice>
          <mc:Fallback>
            <w:pict>
              <v:group id="画布 539" o:spid="_x0000_s1397" editas="canvas" style="width:414pt;height:255.75pt;mso-position-horizontal-relative:char;mso-position-vertical-relative:line" coordsize="52578,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">
                <v:shape id="_x0000_s1398" type="#_x0000_t75" style="position:absolute;width:52578;height:32480;visibility:visible;mso-wrap-style:square">
                  <v:fill o:detectmouseclick="t"/>
                  <v:path o:connecttype="none"/>
                </v:shape>
                <v:shape id="Text Box 541" o:spid="_x0000_s1399" type="#_x0000_t202" style="position:absolute;top:488;width:52578;height:28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h98QA&#10;AADcAAAADwAAAGRycy9kb3ducmV2LnhtbESPzWsCMRTE70L/h/CE3jSrBz+2RpFK2V4KfvX+2Dw3&#10;i5uXJYnr+t83BcHjMDO/YVab3jaiIx9qxwom4wwEcel0zZWC8+lrtAARIrLGxjEpeFCAzfptsMJc&#10;uzsfqDvGSiQIhxwVmBjbXMpQGrIYxq4lTt7FeYsxSV9J7fGe4LaR0yybSYs1pwWDLX0aKq/Hm1VQ&#10;Xnf9rqh/je9udrHXy+LxMyuUeh/22w8Qkfr4Cj/b31rBfD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i4ffEAAAA3AAAAA8AAAAAAAAAAAAAAAAAmAIAAGRycy9k&#10;b3ducmV2LnhtbFBLBQYAAAAABAAEAPUAAACJAwAAAAA=&#10;" strokeweight="1pt">
                  <v:textbox style="mso-fit-shape-to-text:t" inset="1.5mm,1.3mm,1.5mm">
                    <w:txbxContent>
                      <w:p w:rsidR="0023747D" w:rsidRPr="00E92F29" w:rsidRDefault="0023747D" w:rsidP="00375F9C">
                        <w:pPr>
                          <w:spacing w:line="240" w:lineRule="exact"/>
                          <w:ind w:firstLine="420"/>
                          <w:rPr>
                            <w:sz w:val="18"/>
                            <w:szCs w:val="18"/>
                          </w:rPr>
                        </w:pPr>
                        <w:proofErr w:type="gramStart"/>
                        <w:r w:rsidRPr="00E92F29">
                          <w:rPr>
                            <w:color w:val="0000FF"/>
                            <w:sz w:val="18"/>
                            <w:szCs w:val="18"/>
                          </w:rPr>
                          <w:t>var</w:t>
                        </w:r>
                        <w:proofErr w:type="gramEnd"/>
                        <w:r w:rsidRPr="00E92F29">
                          <w:rPr>
                            <w:sz w:val="18"/>
                            <w:szCs w:val="18"/>
                          </w:rPr>
                          <w:t xml:space="preserve"> block=</w:t>
                        </w:r>
                        <w:r w:rsidR="00122649">
                          <w:rPr>
                            <w:sz w:val="18"/>
                            <w:szCs w:val="18"/>
                          </w:rPr>
                          <w:t>xui</w:t>
                        </w:r>
                        <w:r w:rsidRPr="00E92F29">
                          <w:rPr>
                            <w:sz w:val="18"/>
                            <w:szCs w:val="18"/>
                          </w:rPr>
                          <w:t>.create(</w:t>
                        </w:r>
                        <w:r w:rsidRPr="00E92F29">
                          <w:rPr>
                            <w:color w:val="FF00FF"/>
                            <w:sz w:val="18"/>
                            <w:szCs w:val="18"/>
                          </w:rPr>
                          <w:t>"Block"</w:t>
                        </w:r>
                        <w:r w:rsidRPr="00E92F29">
                          <w:rPr>
                            <w:sz w:val="18"/>
                            <w:szCs w:val="18"/>
                          </w:rPr>
                          <w:t>).setWidth(</w:t>
                        </w:r>
                        <w:r w:rsidRPr="00E92F29">
                          <w:rPr>
                            <w:color w:val="800000"/>
                            <w:sz w:val="18"/>
                            <w:szCs w:val="18"/>
                          </w:rPr>
                          <w:t>400</w:t>
                        </w:r>
                        <w:r w:rsidRPr="00E92F29">
                          <w:rPr>
                            <w:sz w:val="18"/>
                            <w:szCs w:val="18"/>
                          </w:rPr>
                          <w:t>).setHeight(</w:t>
                        </w:r>
                        <w:r w:rsidRPr="00E92F29">
                          <w:rPr>
                            <w:color w:val="800000"/>
                            <w:sz w:val="18"/>
                            <w:szCs w:val="18"/>
                          </w:rPr>
                          <w:t>100</w:t>
                        </w:r>
                        <w:r w:rsidRPr="00E92F29">
                          <w:rPr>
                            <w:sz w:val="18"/>
                            <w:szCs w:val="18"/>
                          </w:rPr>
                          <w:t>).show(),</w:t>
                        </w:r>
                      </w:p>
                      <w:p w:rsidR="0023747D" w:rsidRPr="00E92F29" w:rsidRDefault="0023747D" w:rsidP="00375F9C">
                        <w:pPr>
                          <w:spacing w:line="240" w:lineRule="exact"/>
                          <w:ind w:firstLine="420"/>
                          <w:rPr>
                            <w:sz w:val="18"/>
                            <w:szCs w:val="18"/>
                          </w:rPr>
                        </w:pPr>
                        <w:proofErr w:type="gramStart"/>
                        <w:r w:rsidRPr="00E92F29">
                          <w:rPr>
                            <w:sz w:val="18"/>
                            <w:szCs w:val="18"/>
                          </w:rPr>
                          <w:t>tabs=</w:t>
                        </w:r>
                        <w:proofErr w:type="gramEnd"/>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.UI.Tabs({</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value</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items:</w:t>
                        </w:r>
                        <w:proofErr w:type="gramEnd"/>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'b'</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Second Page</w:t>
                        </w:r>
                        <w:r>
                          <w:rPr>
                            <w:rFonts w:hint="eastAsia"/>
                            <w:vanish/>
                            <w:color w:val="FF00FF"/>
                            <w:sz w:val="18"/>
                            <w:szCs w:val="18"/>
                          </w:rPr>
                          <w:t>AgeeablellByRowColtem.caption+lue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'c'</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Third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spacing w:line="240" w:lineRule="exact"/>
                          <w:ind w:firstLine="420"/>
                          <w:rPr>
                            <w:sz w:val="18"/>
                            <w:szCs w:val="18"/>
                          </w:rPr>
                        </w:pPr>
                        <w:proofErr w:type="gramStart"/>
                        <w:r w:rsidRPr="00E92F29">
                          <w:rPr>
                            <w:sz w:val="18"/>
                            <w:szCs w:val="18"/>
                          </w:rPr>
                          <w:t>tabs.onIniPanelView(</w:t>
                        </w:r>
                        <w:proofErr w:type="gramEnd"/>
                        <w:r w:rsidRPr="00E92F29">
                          <w:rPr>
                            <w:color w:val="0000FF"/>
                            <w:sz w:val="18"/>
                            <w:szCs w:val="18"/>
                          </w:rPr>
                          <w:t>function</w:t>
                        </w:r>
                        <w:r w:rsidRPr="00E92F29">
                          <w:rPr>
                            <w:sz w:val="18"/>
                            <w:szCs w:val="18"/>
                          </w:rPr>
                          <w:t>(profile,item){</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profile.boxing(</w:t>
                        </w:r>
                        <w:proofErr w:type="gramEnd"/>
                        <w:r w:rsidRPr="00E92F29">
                          <w:rPr>
                            <w:sz w:val="18"/>
                            <w:szCs w:val="18"/>
                          </w:rPr>
                          <w:t>).getPanel(item.id).append(</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.UI.SButton)</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rPr>
                            <w:szCs w:val="18"/>
                          </w:rPr>
                        </w:pPr>
                        <w:proofErr w:type="gramStart"/>
                        <w:r w:rsidRPr="00E92F29">
                          <w:rPr>
                            <w:sz w:val="18"/>
                            <w:szCs w:val="18"/>
                          </w:rPr>
                          <w:t>block.append(</w:t>
                        </w:r>
                        <w:proofErr w:type="gramEnd"/>
                        <w:r w:rsidRPr="00E92F29">
                          <w:rPr>
                            <w:sz w:val="18"/>
                            <w:szCs w:val="18"/>
                          </w:rPr>
                          <w:t>tabs);</w:t>
                        </w:r>
                      </w:p>
                    </w:txbxContent>
                  </v:textbox>
                </v:shape>
                <w10:anchorlock/>
              </v:group>
            </w:pict>
          </mc:Fallback>
        </mc:AlternateContent>
      </w:r>
    </w:p>
    <w:p w:rsidR="00375F9C" w:rsidRDefault="00375F9C" w:rsidP="00375F9C">
      <w:pPr>
        <w:ind w:firstLine="420"/>
      </w:pPr>
    </w:p>
    <w:p w:rsidR="00375F9C" w:rsidRDefault="00375F9C" w:rsidP="00E45D25">
      <w:pPr>
        <w:pStyle w:val="4"/>
        <w:numPr>
          <w:ilvl w:val="3"/>
          <w:numId w:val="17"/>
        </w:numPr>
      </w:pPr>
      <w:bookmarkStart w:id="98" w:name="_Toc453071735"/>
      <w:r>
        <w:t>beforeUIValueSet</w:t>
      </w:r>
      <w:r>
        <w:rPr>
          <w:rFonts w:hint="eastAsia"/>
        </w:rPr>
        <w:t>/after</w:t>
      </w:r>
      <w:r>
        <w:t>UIValueSet</w:t>
      </w:r>
      <w:bookmarkEnd w:id="98"/>
      <w:r>
        <w:rPr>
          <w:rFonts w:hint="eastAsia"/>
        </w:rPr>
        <w:t xml:space="preserve"> </w:t>
      </w:r>
    </w:p>
    <w:p w:rsidR="00375F9C" w:rsidRPr="003350B2" w:rsidRDefault="00375F9C" w:rsidP="00375F9C">
      <w:r>
        <w:rPr>
          <w:rFonts w:hint="eastAsia"/>
        </w:rPr>
        <w:t>It</w:t>
      </w:r>
      <w:r>
        <w:t>’</w:t>
      </w:r>
      <w:r>
        <w:rPr>
          <w:rFonts w:hint="eastAsia"/>
        </w:rPr>
        <w:t xml:space="preserve">s a </w:t>
      </w:r>
      <w:r w:rsidRPr="003350B2">
        <w:t>fine-grained mechanism</w:t>
      </w:r>
      <w:r>
        <w:rPr>
          <w:rFonts w:hint="eastAsia"/>
        </w:rPr>
        <w:t>.</w:t>
      </w:r>
    </w:p>
    <w:p w:rsidR="00375F9C" w:rsidRDefault="005C781A" w:rsidP="00375F9C">
      <w:r>
        <w:rPr>
          <w:noProof/>
        </w:rPr>
        <w:lastRenderedPageBreak/>
        <mc:AlternateContent>
          <mc:Choice Requires="wpc">
            <w:drawing>
              <wp:inline distT="0" distB="0" distL="0" distR="0" wp14:anchorId="33DCD2C8" wp14:editId="398F099D">
                <wp:extent cx="5257800" cy="4358640"/>
                <wp:effectExtent l="9525" t="0" r="9525" b="3810"/>
                <wp:docPr id="726" name="画布 5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19" name="Text Box 534"/>
                        <wps:cNvSpPr txBox="1">
                          <a:spLocks noChangeArrowheads="1"/>
                        </wps:cNvSpPr>
                        <wps:spPr bwMode="auto">
                          <a:xfrm>
                            <a:off x="0" y="48895"/>
                            <a:ext cx="5257800" cy="4265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3130E" w:rsidRDefault="0023747D" w:rsidP="00375F9C">
                              <w:pPr>
                                <w:spacing w:line="240" w:lineRule="exact"/>
                                <w:rPr>
                                  <w:sz w:val="18"/>
                                  <w:szCs w:val="18"/>
                                </w:rPr>
                              </w:pPr>
                              <w:proofErr w:type="gramStart"/>
                              <w:r w:rsidRPr="00B3130E">
                                <w:rPr>
                                  <w:color w:val="0000FF"/>
                                  <w:sz w:val="18"/>
                                  <w:szCs w:val="18"/>
                                </w:rPr>
                                <w:t>var</w:t>
                              </w:r>
                              <w:proofErr w:type="gramEnd"/>
                              <w:r w:rsidRPr="00B3130E">
                                <w:rPr>
                                  <w:sz w:val="18"/>
                                  <w:szCs w:val="18"/>
                                </w:rPr>
                                <w:t xml:space="preserve"> block=</w:t>
                              </w:r>
                              <w:r w:rsidR="00122649">
                                <w:rPr>
                                  <w:sz w:val="18"/>
                                  <w:szCs w:val="18"/>
                                </w:rPr>
                                <w:t>xui</w:t>
                              </w:r>
                              <w:r w:rsidRPr="00B3130E">
                                <w:rPr>
                                  <w:sz w:val="18"/>
                                  <w:szCs w:val="18"/>
                                </w:rPr>
                                <w:t>.create(</w:t>
                              </w:r>
                              <w:r w:rsidRPr="00B3130E">
                                <w:rPr>
                                  <w:color w:val="FF00FF"/>
                                  <w:sz w:val="18"/>
                                  <w:szCs w:val="18"/>
                                </w:rPr>
                                <w:t>"Block"</w:t>
                              </w:r>
                              <w:r w:rsidRPr="00B3130E">
                                <w:rPr>
                                  <w:sz w:val="18"/>
                                  <w:szCs w:val="18"/>
                                </w:rPr>
                                <w:t>).setWidth(</w:t>
                              </w:r>
                              <w:r w:rsidRPr="00B3130E">
                                <w:rPr>
                                  <w:color w:val="800000"/>
                                  <w:sz w:val="18"/>
                                  <w:szCs w:val="18"/>
                                </w:rPr>
                                <w:t>400</w:t>
                              </w:r>
                              <w:r w:rsidRPr="00B3130E">
                                <w:rPr>
                                  <w:sz w:val="18"/>
                                  <w:szCs w:val="18"/>
                                </w:rPr>
                                <w:t>).setHeight(</w:t>
                              </w:r>
                              <w:r w:rsidRPr="00B3130E">
                                <w:rPr>
                                  <w:color w:val="800000"/>
                                  <w:sz w:val="18"/>
                                  <w:szCs w:val="18"/>
                                </w:rPr>
                                <w:t>100</w:t>
                              </w:r>
                              <w:r w:rsidRPr="00B3130E">
                                <w:rPr>
                                  <w:sz w:val="18"/>
                                  <w:szCs w:val="18"/>
                                </w:rPr>
                                <w:t>).show(), tabs;</w:t>
                              </w:r>
                            </w:p>
                            <w:p w:rsidR="0023747D" w:rsidRPr="00B3130E" w:rsidRDefault="0023747D" w:rsidP="00375F9C">
                              <w:pPr>
                                <w:spacing w:line="240" w:lineRule="exact"/>
                                <w:rPr>
                                  <w:sz w:val="18"/>
                                  <w:szCs w:val="18"/>
                                </w:rPr>
                              </w:pPr>
                              <w:proofErr w:type="gramStart"/>
                              <w:r w:rsidRPr="00B3130E">
                                <w:rPr>
                                  <w:sz w:val="18"/>
                                  <w:szCs w:val="18"/>
                                </w:rPr>
                                <w:t>block.append(</w:t>
                              </w:r>
                              <w:proofErr w:type="gramEnd"/>
                              <w:r w:rsidRPr="00B3130E">
                                <w:rPr>
                                  <w:sz w:val="18"/>
                                  <w:szCs w:val="18"/>
                                </w:rPr>
                                <w:t>tabs=</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.UI.Tabs({</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value</w:t>
                              </w:r>
                              <w:proofErr w:type="gramEnd"/>
                              <w:r w:rsidRPr="00B3130E">
                                <w:rPr>
                                  <w:sz w:val="18"/>
                                  <w:szCs w:val="18"/>
                                </w:rPr>
                                <w:t>:</w:t>
                              </w:r>
                              <w:r w:rsidRPr="00B3130E">
                                <w:rPr>
                                  <w:color w:val="FF00FF"/>
                                  <w:sz w:val="18"/>
                                  <w:szCs w:val="18"/>
                                </w:rPr>
                                <w:t>'a'</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items:</w:t>
                              </w:r>
                              <w:proofErr w:type="gramEnd"/>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'a'</w:t>
                              </w:r>
                              <w:r w:rsidRPr="00B3130E">
                                <w:rPr>
                                  <w:sz w:val="18"/>
                                  <w:szCs w:val="18"/>
                                </w:rPr>
                                <w:t>,</w:t>
                              </w:r>
                            </w:p>
                            <w:p w:rsidR="0023747D" w:rsidRPr="00E92F29" w:rsidRDefault="0023747D" w:rsidP="00375F9C">
                              <w:pPr>
                                <w:spacing w:line="240" w:lineRule="exact"/>
                                <w:ind w:firstLine="420"/>
                                <w:rPr>
                                  <w:sz w:val="18"/>
                                  <w:szCs w:val="18"/>
                                </w:rPr>
                              </w:pPr>
                              <w:r>
                                <w:rPr>
                                  <w:rFonts w:hint="eastAsia"/>
                                  <w:sz w:val="18"/>
                                  <w:szCs w:val="18"/>
                                </w:rPr>
                                <w:t xml:space="preserve">  </w:t>
                              </w:r>
                              <w:r w:rsidRPr="00B3130E">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Second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Third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w:t>
                              </w:r>
                            </w:p>
                            <w:p w:rsidR="0023747D" w:rsidRPr="00E74133" w:rsidRDefault="0023747D" w:rsidP="00375F9C">
                              <w:pPr>
                                <w:spacing w:line="240" w:lineRule="exact"/>
                                <w:rPr>
                                  <w:sz w:val="18"/>
                                  <w:szCs w:val="18"/>
                                </w:rPr>
                              </w:pPr>
                              <w:proofErr w:type="gramStart"/>
                              <w:r w:rsidRPr="00B3130E">
                                <w:rPr>
                                  <w:sz w:val="18"/>
                                  <w:szCs w:val="18"/>
                                </w:rPr>
                                <w:t>tabs.beforeUIValueSet(</w:t>
                              </w:r>
                              <w:proofErr w:type="gramEnd"/>
                              <w:r w:rsidRPr="00B3130E">
                                <w:rPr>
                                  <w:color w:val="0000FF"/>
                                  <w:sz w:val="18"/>
                                  <w:szCs w:val="18"/>
                                </w:rPr>
                                <w:t>function</w:t>
                              </w:r>
                              <w:r w:rsidRPr="00B3130E">
                                <w:rPr>
                                  <w:sz w:val="18"/>
                                  <w:szCs w:val="18"/>
                                </w:rPr>
                                <w:t>(profile,ovalue,value){</w:t>
                              </w:r>
                              <w:r w:rsidRPr="00E74133">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return</w:t>
                              </w:r>
                              <w:proofErr w:type="gramEnd"/>
                              <w:r w:rsidRPr="00B3130E">
                                <w:rPr>
                                  <w:sz w:val="18"/>
                                  <w:szCs w:val="18"/>
                                </w:rPr>
                                <w:t xml:space="preserve"> </w:t>
                              </w:r>
                              <w:r w:rsidRPr="00B3130E">
                                <w:rPr>
                                  <w:color w:val="0000FF"/>
                                  <w:sz w:val="18"/>
                                  <w:szCs w:val="18"/>
                                </w:rPr>
                                <w:t>false</w:t>
                              </w:r>
                              <w:r w:rsidRPr="00B3130E">
                                <w:rPr>
                                  <w:sz w:val="18"/>
                                  <w:szCs w:val="18"/>
                                </w:rPr>
                                <w:t>;</w:t>
                              </w:r>
                            </w:p>
                            <w:p w:rsidR="0023747D" w:rsidRPr="00B3130E" w:rsidRDefault="0023747D" w:rsidP="00375F9C">
                              <w:pPr>
                                <w:spacing w:line="240" w:lineRule="exact"/>
                                <w:rPr>
                                  <w:sz w:val="18"/>
                                  <w:szCs w:val="18"/>
                                </w:rPr>
                              </w:pPr>
                              <w:r w:rsidRPr="00B3130E">
                                <w:rPr>
                                  <w:sz w:val="18"/>
                                  <w:szCs w:val="18"/>
                                </w:rPr>
                                <w:t>});</w:t>
                              </w:r>
                            </w:p>
                            <w:p w:rsidR="0023747D" w:rsidRPr="00B3130E" w:rsidRDefault="0023747D" w:rsidP="00375F9C">
                              <w:pPr>
                                <w:spacing w:line="240" w:lineRule="exact"/>
                                <w:rPr>
                                  <w:sz w:val="18"/>
                                  <w:szCs w:val="18"/>
                                </w:rPr>
                              </w:pPr>
                              <w:proofErr w:type="gramStart"/>
                              <w:r w:rsidRPr="00B3130E">
                                <w:rPr>
                                  <w:sz w:val="18"/>
                                  <w:szCs w:val="18"/>
                                </w:rPr>
                                <w:t>tabs.afterUIValueSet(</w:t>
                              </w:r>
                              <w:proofErr w:type="gramEnd"/>
                              <w:r w:rsidRPr="00B3130E">
                                <w:rPr>
                                  <w:color w:val="0000FF"/>
                                  <w:sz w:val="18"/>
                                  <w:szCs w:val="18"/>
                                </w:rPr>
                                <w:t>function</w:t>
                              </w:r>
                              <w:r w:rsidRPr="00B3130E">
                                <w:rPr>
                                  <w:sz w:val="18"/>
                                  <w:szCs w:val="18"/>
                                </w:rPr>
                                <w:t>(profile,ovalue,value){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var</w:t>
                              </w:r>
                              <w:proofErr w:type="gramEnd"/>
                              <w:r w:rsidRPr="00B3130E">
                                <w:rPr>
                                  <w:sz w:val="18"/>
                                  <w:szCs w:val="18"/>
                                </w:rPr>
                                <w:t xml:space="preserve"> item=profile.getItemByItemId(value);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!item.$ini){</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profile.boxing(</w:t>
                              </w:r>
                              <w:proofErr w:type="gramEnd"/>
                              <w:r w:rsidRPr="00B3130E">
                                <w:rPr>
                                  <w:sz w:val="18"/>
                                  <w:szCs w:val="18"/>
                                </w:rPr>
                                <w:t>).append(</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.UI.SButton);</w:t>
                              </w:r>
                            </w:p>
                            <w:p w:rsidR="0023747D" w:rsidRPr="00B3130E" w:rsidRDefault="0023747D" w:rsidP="00375F9C">
                              <w:pPr>
                                <w:spacing w:line="240" w:lineRule="exact"/>
                                <w:rPr>
                                  <w:sz w:val="18"/>
                                  <w:szCs w:val="18"/>
                                </w:rPr>
                              </w:pPr>
                              <w:r w:rsidRPr="00B3130E">
                                <w:rPr>
                                  <w:sz w:val="18"/>
                                  <w:szCs w:val="18"/>
                                </w:rPr>
                                <w:t xml:space="preserve">            item</w:t>
                              </w:r>
                              <w:proofErr w:type="gramStart"/>
                              <w:r w:rsidRPr="00B3130E">
                                <w:rPr>
                                  <w:sz w:val="18"/>
                                  <w:szCs w:val="18"/>
                                </w:rPr>
                                <w:t>.$</w:t>
                              </w:r>
                              <w:proofErr w:type="gramEnd"/>
                              <w:r w:rsidRPr="00B3130E">
                                <w:rPr>
                                  <w:sz w:val="18"/>
                                  <w:szCs w:val="18"/>
                                </w:rPr>
                                <w:t>ini=</w:t>
                              </w:r>
                              <w:r w:rsidRPr="00B3130E">
                                <w:rPr>
                                  <w:color w:val="0000FF"/>
                                  <w:sz w:val="18"/>
                                  <w:szCs w:val="18"/>
                                </w:rPr>
                                <w:t>true</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rPr>
                                  <w:szCs w:val="18"/>
                                </w:rPr>
                              </w:pPr>
                              <w:r w:rsidRPr="00B3130E">
                                <w:rPr>
                                  <w:sz w:val="18"/>
                                  <w:szCs w:val="18"/>
                                </w:rPr>
                                <w:t>});</w:t>
                              </w:r>
                            </w:p>
                          </w:txbxContent>
                        </wps:txbx>
                        <wps:bodyPr rot="0" vert="horz" wrap="square" lIns="54000" tIns="46800" rIns="54000" bIns="45720" anchor="t" anchorCtr="0" upright="1">
                          <a:spAutoFit/>
                        </wps:bodyPr>
                      </wps:wsp>
                      <wps:wsp>
                        <wps:cNvPr id="721" name="AutoShape 535"/>
                        <wps:cNvSpPr>
                          <a:spLocks noChangeArrowheads="1"/>
                        </wps:cNvSpPr>
                        <wps:spPr bwMode="auto">
                          <a:xfrm flipH="1">
                            <a:off x="2628900" y="1783080"/>
                            <a:ext cx="1371600" cy="219710"/>
                          </a:xfrm>
                          <a:prstGeom prst="wedgeRoundRectCallout">
                            <a:avLst>
                              <a:gd name="adj1" fmla="val 62778"/>
                              <a:gd name="adj2" fmla="val 1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Cancel selection</w:t>
                              </w:r>
                            </w:p>
                          </w:txbxContent>
                        </wps:txbx>
                        <wps:bodyPr rot="0" vert="horz" wrap="square" lIns="0" tIns="0" rIns="0" bIns="0" anchor="t" anchorCtr="0" upright="1">
                          <a:noAutofit/>
                        </wps:bodyPr>
                      </wps:wsp>
                      <wps:wsp>
                        <wps:cNvPr id="722" name="AutoShape 536"/>
                        <wps:cNvSpPr>
                          <a:spLocks noChangeArrowheads="1"/>
                        </wps:cNvSpPr>
                        <wps:spPr bwMode="auto">
                          <a:xfrm flipH="1">
                            <a:off x="2743200" y="3169920"/>
                            <a:ext cx="800100" cy="219710"/>
                          </a:xfrm>
                          <a:prstGeom prst="wedgeRoundRectCallout">
                            <a:avLst>
                              <a:gd name="adj1" fmla="val 240949"/>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Checks flag</w:t>
                              </w:r>
                            </w:p>
                          </w:txbxContent>
                        </wps:txbx>
                        <wps:bodyPr rot="0" vert="horz" wrap="square" lIns="0" tIns="0" rIns="0" bIns="0" anchor="t" anchorCtr="0" upright="1">
                          <a:noAutofit/>
                        </wps:bodyPr>
                      </wps:wsp>
                      <wps:wsp>
                        <wps:cNvPr id="723" name="AutoShape 537"/>
                        <wps:cNvSpPr>
                          <a:spLocks noChangeArrowheads="1"/>
                        </wps:cNvSpPr>
                        <wps:spPr bwMode="auto">
                          <a:xfrm flipH="1">
                            <a:off x="1714500" y="3863340"/>
                            <a:ext cx="800100" cy="219710"/>
                          </a:xfrm>
                          <a:prstGeom prst="wedgeRoundRectCallout">
                            <a:avLst>
                              <a:gd name="adj1" fmla="val 90949"/>
                              <a:gd name="adj2" fmla="val -60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a flag</w:t>
                              </w:r>
                            </w:p>
                            <w:p w:rsidR="0023747D" w:rsidRPr="00E74133" w:rsidRDefault="0023747D" w:rsidP="00375F9C">
                              <w:pPr>
                                <w:rPr>
                                  <w:szCs w:val="18"/>
                                </w:rPr>
                              </w:pPr>
                            </w:p>
                          </w:txbxContent>
                        </wps:txbx>
                        <wps:bodyPr rot="0" vert="horz" wrap="square" lIns="0" tIns="0" rIns="0" bIns="0" anchor="t" anchorCtr="0" upright="1">
                          <a:noAutofit/>
                        </wps:bodyPr>
                      </wps:wsp>
                      <wps:wsp>
                        <wps:cNvPr id="725" name="AutoShape 538"/>
                        <wps:cNvSpPr>
                          <a:spLocks noChangeArrowheads="1"/>
                        </wps:cNvSpPr>
                        <wps:spPr bwMode="auto">
                          <a:xfrm flipH="1">
                            <a:off x="2743200" y="2773680"/>
                            <a:ext cx="1257300" cy="219710"/>
                          </a:xfrm>
                          <a:prstGeom prst="wedgeRoundRectCallout">
                            <a:avLst>
                              <a:gd name="adj1" fmla="val 74542"/>
                              <a:gd name="adj2" fmla="val 147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Gets item object</w:t>
                              </w:r>
                            </w:p>
                          </w:txbxContent>
                        </wps:txbx>
                        <wps:bodyPr rot="0" vert="horz" wrap="square" lIns="0" tIns="0" rIns="0" bIns="0" anchor="t" anchorCtr="0" upright="1">
                          <a:noAutofit/>
                        </wps:bodyPr>
                      </wps:wsp>
                    </wpc:wpc>
                  </a:graphicData>
                </a:graphic>
              </wp:inline>
            </w:drawing>
          </mc:Choice>
          <mc:Fallback>
            <w:pict>
              <v:group id="画布 532" o:spid="_x0000_s1400" editas="canvas" style="width:414pt;height:343.2pt;mso-position-horizontal-relative:char;mso-position-vertical-relative:line" coordsize="52578,4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">
                <v:shape id="_x0000_s1401" type="#_x0000_t75" style="position:absolute;width:52578;height:43586;visibility:visible;mso-wrap-style:square">
                  <v:fill o:detectmouseclick="t"/>
                  <v:path o:connecttype="none"/>
                </v:shape>
                <v:shape id="Text Box 534" o:spid="_x0000_s1402" type="#_x0000_t202" style="position:absolute;top:488;width:52578;height:4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0ao8QA&#10;AADcAAAADwAAAGRycy9kb3ducmV2LnhtbESPzWsCMRTE7wX/h/AK3mrWHvzYGqUoZb0I1o/7Y/O6&#10;Wdy8LElc1//eCEKPw8z8hlmsetuIjnyoHSsYjzIQxKXTNVcKTsefjxmIEJE1No5JwZ0CrJaDtwXm&#10;2t34l7pDrESCcMhRgYmxzaUMpSGLYeRa4uT9OW8xJukrqT3eEtw28jPLJtJizWnBYEtrQ+XlcLUK&#10;ysum3xT12fjuamd7PS/uu0mh1PC9//4CEamP/+FXe6sVTMdz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GqPEAAAA3AAAAA8AAAAAAAAAAAAAAAAAmAIAAGRycy9k&#10;b3ducmV2LnhtbFBLBQYAAAAABAAEAPUAAACJAwAAAAA=&#10;" strokeweight="1pt">
                  <v:textbox style="mso-fit-shape-to-text:t" inset="1.5mm,1.3mm,1.5mm">
                    <w:txbxContent>
                      <w:p w:rsidR="0023747D" w:rsidRPr="00B3130E" w:rsidRDefault="0023747D" w:rsidP="00375F9C">
                        <w:pPr>
                          <w:spacing w:line="240" w:lineRule="exact"/>
                          <w:rPr>
                            <w:sz w:val="18"/>
                            <w:szCs w:val="18"/>
                          </w:rPr>
                        </w:pPr>
                        <w:proofErr w:type="gramStart"/>
                        <w:r w:rsidRPr="00B3130E">
                          <w:rPr>
                            <w:color w:val="0000FF"/>
                            <w:sz w:val="18"/>
                            <w:szCs w:val="18"/>
                          </w:rPr>
                          <w:t>var</w:t>
                        </w:r>
                        <w:proofErr w:type="gramEnd"/>
                        <w:r w:rsidRPr="00B3130E">
                          <w:rPr>
                            <w:sz w:val="18"/>
                            <w:szCs w:val="18"/>
                          </w:rPr>
                          <w:t xml:space="preserve"> block=</w:t>
                        </w:r>
                        <w:r w:rsidR="00122649">
                          <w:rPr>
                            <w:sz w:val="18"/>
                            <w:szCs w:val="18"/>
                          </w:rPr>
                          <w:t>xui</w:t>
                        </w:r>
                        <w:r w:rsidRPr="00B3130E">
                          <w:rPr>
                            <w:sz w:val="18"/>
                            <w:szCs w:val="18"/>
                          </w:rPr>
                          <w:t>.create(</w:t>
                        </w:r>
                        <w:r w:rsidRPr="00B3130E">
                          <w:rPr>
                            <w:color w:val="FF00FF"/>
                            <w:sz w:val="18"/>
                            <w:szCs w:val="18"/>
                          </w:rPr>
                          <w:t>"Block"</w:t>
                        </w:r>
                        <w:r w:rsidRPr="00B3130E">
                          <w:rPr>
                            <w:sz w:val="18"/>
                            <w:szCs w:val="18"/>
                          </w:rPr>
                          <w:t>).setWidth(</w:t>
                        </w:r>
                        <w:r w:rsidRPr="00B3130E">
                          <w:rPr>
                            <w:color w:val="800000"/>
                            <w:sz w:val="18"/>
                            <w:szCs w:val="18"/>
                          </w:rPr>
                          <w:t>400</w:t>
                        </w:r>
                        <w:r w:rsidRPr="00B3130E">
                          <w:rPr>
                            <w:sz w:val="18"/>
                            <w:szCs w:val="18"/>
                          </w:rPr>
                          <w:t>).setHeight(</w:t>
                        </w:r>
                        <w:r w:rsidRPr="00B3130E">
                          <w:rPr>
                            <w:color w:val="800000"/>
                            <w:sz w:val="18"/>
                            <w:szCs w:val="18"/>
                          </w:rPr>
                          <w:t>100</w:t>
                        </w:r>
                        <w:r w:rsidRPr="00B3130E">
                          <w:rPr>
                            <w:sz w:val="18"/>
                            <w:szCs w:val="18"/>
                          </w:rPr>
                          <w:t>).show(), tabs;</w:t>
                        </w:r>
                      </w:p>
                      <w:p w:rsidR="0023747D" w:rsidRPr="00B3130E" w:rsidRDefault="0023747D" w:rsidP="00375F9C">
                        <w:pPr>
                          <w:spacing w:line="240" w:lineRule="exact"/>
                          <w:rPr>
                            <w:sz w:val="18"/>
                            <w:szCs w:val="18"/>
                          </w:rPr>
                        </w:pPr>
                        <w:proofErr w:type="gramStart"/>
                        <w:r w:rsidRPr="00B3130E">
                          <w:rPr>
                            <w:sz w:val="18"/>
                            <w:szCs w:val="18"/>
                          </w:rPr>
                          <w:t>block.append(</w:t>
                        </w:r>
                        <w:proofErr w:type="gramEnd"/>
                        <w:r w:rsidRPr="00B3130E">
                          <w:rPr>
                            <w:sz w:val="18"/>
                            <w:szCs w:val="18"/>
                          </w:rPr>
                          <w:t>tabs=</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.UI.Tabs({</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value</w:t>
                        </w:r>
                        <w:proofErr w:type="gramEnd"/>
                        <w:r w:rsidRPr="00B3130E">
                          <w:rPr>
                            <w:sz w:val="18"/>
                            <w:szCs w:val="18"/>
                          </w:rPr>
                          <w:t>:</w:t>
                        </w:r>
                        <w:r w:rsidRPr="00B3130E">
                          <w:rPr>
                            <w:color w:val="FF00FF"/>
                            <w:sz w:val="18"/>
                            <w:szCs w:val="18"/>
                          </w:rPr>
                          <w:t>'a'</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items:</w:t>
                        </w:r>
                        <w:proofErr w:type="gramEnd"/>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'a'</w:t>
                        </w:r>
                        <w:r w:rsidRPr="00B3130E">
                          <w:rPr>
                            <w:sz w:val="18"/>
                            <w:szCs w:val="18"/>
                          </w:rPr>
                          <w:t>,</w:t>
                        </w:r>
                      </w:p>
                      <w:p w:rsidR="0023747D" w:rsidRPr="00E92F29" w:rsidRDefault="0023747D" w:rsidP="00375F9C">
                        <w:pPr>
                          <w:spacing w:line="240" w:lineRule="exact"/>
                          <w:ind w:firstLine="420"/>
                          <w:rPr>
                            <w:sz w:val="18"/>
                            <w:szCs w:val="18"/>
                          </w:rPr>
                        </w:pPr>
                        <w:r>
                          <w:rPr>
                            <w:rFonts w:hint="eastAsia"/>
                            <w:sz w:val="18"/>
                            <w:szCs w:val="18"/>
                          </w:rPr>
                          <w:t xml:space="preserve">  </w:t>
                        </w:r>
                        <w:r w:rsidRPr="00B3130E">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Second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Third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w:t>
                        </w:r>
                      </w:p>
                      <w:p w:rsidR="0023747D" w:rsidRPr="00E74133" w:rsidRDefault="0023747D" w:rsidP="00375F9C">
                        <w:pPr>
                          <w:spacing w:line="240" w:lineRule="exact"/>
                          <w:rPr>
                            <w:sz w:val="18"/>
                            <w:szCs w:val="18"/>
                          </w:rPr>
                        </w:pPr>
                        <w:proofErr w:type="gramStart"/>
                        <w:r w:rsidRPr="00B3130E">
                          <w:rPr>
                            <w:sz w:val="18"/>
                            <w:szCs w:val="18"/>
                          </w:rPr>
                          <w:t>tabs.beforeUIValueSet(</w:t>
                        </w:r>
                        <w:proofErr w:type="gramEnd"/>
                        <w:r w:rsidRPr="00B3130E">
                          <w:rPr>
                            <w:color w:val="0000FF"/>
                            <w:sz w:val="18"/>
                            <w:szCs w:val="18"/>
                          </w:rPr>
                          <w:t>function</w:t>
                        </w:r>
                        <w:r w:rsidRPr="00B3130E">
                          <w:rPr>
                            <w:sz w:val="18"/>
                            <w:szCs w:val="18"/>
                          </w:rPr>
                          <w:t>(profile,ovalue,value){</w:t>
                        </w:r>
                        <w:r w:rsidRPr="00E74133">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return</w:t>
                        </w:r>
                        <w:proofErr w:type="gramEnd"/>
                        <w:r w:rsidRPr="00B3130E">
                          <w:rPr>
                            <w:sz w:val="18"/>
                            <w:szCs w:val="18"/>
                          </w:rPr>
                          <w:t xml:space="preserve"> </w:t>
                        </w:r>
                        <w:r w:rsidRPr="00B3130E">
                          <w:rPr>
                            <w:color w:val="0000FF"/>
                            <w:sz w:val="18"/>
                            <w:szCs w:val="18"/>
                          </w:rPr>
                          <w:t>false</w:t>
                        </w:r>
                        <w:r w:rsidRPr="00B3130E">
                          <w:rPr>
                            <w:sz w:val="18"/>
                            <w:szCs w:val="18"/>
                          </w:rPr>
                          <w:t>;</w:t>
                        </w:r>
                      </w:p>
                      <w:p w:rsidR="0023747D" w:rsidRPr="00B3130E" w:rsidRDefault="0023747D" w:rsidP="00375F9C">
                        <w:pPr>
                          <w:spacing w:line="240" w:lineRule="exact"/>
                          <w:rPr>
                            <w:sz w:val="18"/>
                            <w:szCs w:val="18"/>
                          </w:rPr>
                        </w:pPr>
                        <w:r w:rsidRPr="00B3130E">
                          <w:rPr>
                            <w:sz w:val="18"/>
                            <w:szCs w:val="18"/>
                          </w:rPr>
                          <w:t>});</w:t>
                        </w:r>
                      </w:p>
                      <w:p w:rsidR="0023747D" w:rsidRPr="00B3130E" w:rsidRDefault="0023747D" w:rsidP="00375F9C">
                        <w:pPr>
                          <w:spacing w:line="240" w:lineRule="exact"/>
                          <w:rPr>
                            <w:sz w:val="18"/>
                            <w:szCs w:val="18"/>
                          </w:rPr>
                        </w:pPr>
                        <w:proofErr w:type="gramStart"/>
                        <w:r w:rsidRPr="00B3130E">
                          <w:rPr>
                            <w:sz w:val="18"/>
                            <w:szCs w:val="18"/>
                          </w:rPr>
                          <w:t>tabs.afterUIValueSet(</w:t>
                        </w:r>
                        <w:proofErr w:type="gramEnd"/>
                        <w:r w:rsidRPr="00B3130E">
                          <w:rPr>
                            <w:color w:val="0000FF"/>
                            <w:sz w:val="18"/>
                            <w:szCs w:val="18"/>
                          </w:rPr>
                          <w:t>function</w:t>
                        </w:r>
                        <w:r w:rsidRPr="00B3130E">
                          <w:rPr>
                            <w:sz w:val="18"/>
                            <w:szCs w:val="18"/>
                          </w:rPr>
                          <w:t>(profile,ovalue,value){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var</w:t>
                        </w:r>
                        <w:proofErr w:type="gramEnd"/>
                        <w:r w:rsidRPr="00B3130E">
                          <w:rPr>
                            <w:sz w:val="18"/>
                            <w:szCs w:val="18"/>
                          </w:rPr>
                          <w:t xml:space="preserve"> item=profile.getItemByItemId(value);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!item.$ini){</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profile.boxing(</w:t>
                        </w:r>
                        <w:proofErr w:type="gramEnd"/>
                        <w:r w:rsidRPr="00B3130E">
                          <w:rPr>
                            <w:sz w:val="18"/>
                            <w:szCs w:val="18"/>
                          </w:rPr>
                          <w:t>).append(</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.UI.SButton);</w:t>
                        </w:r>
                      </w:p>
                      <w:p w:rsidR="0023747D" w:rsidRPr="00B3130E" w:rsidRDefault="0023747D" w:rsidP="00375F9C">
                        <w:pPr>
                          <w:spacing w:line="240" w:lineRule="exact"/>
                          <w:rPr>
                            <w:sz w:val="18"/>
                            <w:szCs w:val="18"/>
                          </w:rPr>
                        </w:pPr>
                        <w:r w:rsidRPr="00B3130E">
                          <w:rPr>
                            <w:sz w:val="18"/>
                            <w:szCs w:val="18"/>
                          </w:rPr>
                          <w:t xml:space="preserve">            item</w:t>
                        </w:r>
                        <w:proofErr w:type="gramStart"/>
                        <w:r w:rsidRPr="00B3130E">
                          <w:rPr>
                            <w:sz w:val="18"/>
                            <w:szCs w:val="18"/>
                          </w:rPr>
                          <w:t>.$</w:t>
                        </w:r>
                        <w:proofErr w:type="gramEnd"/>
                        <w:r w:rsidRPr="00B3130E">
                          <w:rPr>
                            <w:sz w:val="18"/>
                            <w:szCs w:val="18"/>
                          </w:rPr>
                          <w:t>ini=</w:t>
                        </w:r>
                        <w:r w:rsidRPr="00B3130E">
                          <w:rPr>
                            <w:color w:val="0000FF"/>
                            <w:sz w:val="18"/>
                            <w:szCs w:val="18"/>
                          </w:rPr>
                          <w:t>true</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rPr>
                            <w:szCs w:val="18"/>
                          </w:rPr>
                        </w:pPr>
                        <w:r w:rsidRPr="00B3130E">
                          <w:rPr>
                            <w:sz w:val="18"/>
                            <w:szCs w:val="18"/>
                          </w:rPr>
                          <w:t>});</w:t>
                        </w:r>
                      </w:p>
                    </w:txbxContent>
                  </v:textbox>
                </v:shape>
                <v:shape id="_x0000_s1403" type="#_x0000_t62" style="position:absolute;left:26289;top:1783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kW8YA&#10;AADcAAAADwAAAGRycy9kb3ducmV2LnhtbESPQWvCQBSE7wX/w/IKvTWbpLZK6kZELPXgpVYEb4/s&#10;axKafRuzq4n+elco9DjMzDfMbD6YRpypc7VlBUkUgyAurK65VLD7/niegnAeWWNjmRRcyME8Hz3M&#10;MNO25y86b30pAoRdhgoq79tMSldUZNBFtiUO3o/tDPogu1LqDvsAN41M4/hNGqw5LFTY0rKi4nd7&#10;Mgper7Yfn3q9OSxX+vKSpnjYfx6VenocFu8gPA3+P/zXXmsFkzSB+5lw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DkW8YAAADcAAAADwAAAAAAAAAAAAAAAACYAgAAZHJz&#10;L2Rvd25yZXYueG1sUEsFBgAAAAAEAAQA9QAAAIsDAAAAAA==&#10;" adj="24360,44261" fillcolor="#ff9">
                  <v:textbox inset="0,0,0,0">
                    <w:txbxContent>
                      <w:p w:rsidR="0023747D" w:rsidRPr="000E23E9" w:rsidRDefault="0023747D" w:rsidP="00375F9C">
                        <w:pPr>
                          <w:rPr>
                            <w:szCs w:val="18"/>
                          </w:rPr>
                        </w:pPr>
                        <w:r>
                          <w:rPr>
                            <w:rFonts w:hint="eastAsia"/>
                            <w:szCs w:val="18"/>
                          </w:rPr>
                          <w:t>Cancel selection</w:t>
                        </w:r>
                      </w:p>
                    </w:txbxContent>
                  </v:textbox>
                </v:shape>
                <v:shape id="_x0000_s1404" type="#_x0000_t62" style="position:absolute;left:27432;top:31699;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TE8QA&#10;AADcAAAADwAAAGRycy9kb3ducmV2LnhtbESPQWvCQBSE74L/YXlCb7oxpbakriJSqTfRevH2yD6T&#10;kOzbmH1q/PfdQsHjMDPfMPNl7xp1oy5Ung1MJwko4tzbigsDx5/N+ANUEGSLjWcy8KAAy8VwMMfM&#10;+jvv6XaQQkUIhwwNlCJtpnXIS3IYJr4ljt7Zdw4lyq7QtsN7hLtGp0ky0w4rjgsltrQuKa8PV2eg&#10;otNmt1vX3xeR6+Ptdbuvi6/emJdRv/oEJdTLM/zf3loD72kKf2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IUxPEAAAA3AAAAA8AAAAAAAAAAAAAAAAAmAIAAGRycy9k&#10;b3ducmV2LnhtbFBLBQYAAAAABAAEAPUAAACJAwAAAAA=&#10;" adj="62845,22848" fillcolor="#ff9">
                  <v:textbox inset="0,0,0,0">
                    <w:txbxContent>
                      <w:p w:rsidR="0023747D" w:rsidRPr="000E23E9" w:rsidRDefault="0023747D" w:rsidP="00375F9C">
                        <w:pPr>
                          <w:rPr>
                            <w:szCs w:val="18"/>
                          </w:rPr>
                        </w:pPr>
                        <w:r>
                          <w:rPr>
                            <w:rFonts w:hint="eastAsia"/>
                            <w:szCs w:val="18"/>
                          </w:rPr>
                          <w:t>Checks flag</w:t>
                        </w:r>
                      </w:p>
                    </w:txbxContent>
                  </v:textbox>
                </v:shape>
                <v:shape id="_x0000_s1405" type="#_x0000_t62" style="position:absolute;left:17145;top:38633;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DrMMA&#10;AADcAAAADwAAAGRycy9kb3ducmV2LnhtbESPQWsCMRSE70L/Q3iFXqRmq2jL1ihVsPTqrgePj+SZ&#10;XZq8LJvU3f57Uyh4HGbmG2a9Hb0TV+pjG1jBy6wAQayDadkqONWH5zcQMSEbdIFJwS9F2G4eJmss&#10;TRj4SNcqWZEhHEtU0KTUlVJG3ZDHOAsdcfYuofeYsuytND0OGe6dnBfFSnpsOS802NG+If1d/XgF&#10;7qKr5YCfi+UwPbe6dna1I6vU0+P48Q4i0Zju4f/2l1HwOl/A35l8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JDrMMAAADcAAAADwAAAAAAAAAAAAAAAACYAgAAZHJzL2Rv&#10;d25yZXYueG1sUEsFBgAAAAAEAAQA9QAAAIgDAAAAAA==&#10;" adj="30445,-2248" fillcolor="#ff9">
                  <v:textbox inset="0,0,0,0">
                    <w:txbxContent>
                      <w:p w:rsidR="0023747D" w:rsidRPr="000E23E9" w:rsidRDefault="0023747D" w:rsidP="00375F9C">
                        <w:pPr>
                          <w:rPr>
                            <w:szCs w:val="18"/>
                          </w:rPr>
                        </w:pPr>
                        <w:r>
                          <w:rPr>
                            <w:rFonts w:hint="eastAsia"/>
                            <w:szCs w:val="18"/>
                          </w:rPr>
                          <w:t>Sets a flag</w:t>
                        </w:r>
                      </w:p>
                      <w:p w:rsidR="0023747D" w:rsidRPr="00E74133" w:rsidRDefault="0023747D" w:rsidP="00375F9C">
                        <w:pPr>
                          <w:rPr>
                            <w:szCs w:val="18"/>
                          </w:rPr>
                        </w:pPr>
                      </w:p>
                    </w:txbxContent>
                  </v:textbox>
                </v:shape>
                <v:shape id="AutoShape 538" o:spid="_x0000_s1406" type="#_x0000_t62" style="position:absolute;left:27432;top:27736;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u0cYA&#10;AADcAAAADwAAAGRycy9kb3ducmV2LnhtbESPQWvCQBSE74X+h+UVvNWNYlNNXaUUlCIIVgXt7ZF9&#10;ZtNm34bsGuO/d4VCj8PMfMNM552tREuNLx0rGPQTEMS50yUXCva7xfMYhA/IGivHpOBKHuazx4cp&#10;Ztpd+IvabShEhLDPUIEJoc6k9Lkhi77vauLonVxjMUTZFFI3eIlwW8lhkqTSYslxwWBNH4by3+3Z&#10;KkhXk3H50ybnfbr8NrQ5jNYbc1Sq99S9v4EI1IX/8F/7Uyt4Hb7A/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Cu0cYAAADcAAAADwAAAAAAAAAAAAAAAACYAgAAZHJz&#10;L2Rvd25yZXYueG1sUEsFBgAAAAAEAAQA9QAAAIsDAAAAAA==&#10;" adj="26901,42763" fillcolor="#ff9">
                  <v:textbox inset="0,0,0,0">
                    <w:txbxContent>
                      <w:p w:rsidR="0023747D" w:rsidRPr="000E23E9" w:rsidRDefault="0023747D" w:rsidP="00375F9C">
                        <w:pPr>
                          <w:rPr>
                            <w:szCs w:val="18"/>
                          </w:rPr>
                        </w:pPr>
                        <w:r>
                          <w:rPr>
                            <w:rFonts w:hint="eastAsia"/>
                            <w:szCs w:val="18"/>
                          </w:rPr>
                          <w:t>Gets item object</w:t>
                        </w:r>
                      </w:p>
                    </w:txbxContent>
                  </v:textbox>
                </v:shape>
                <w10:anchorlock/>
              </v:group>
            </w:pict>
          </mc:Fallback>
        </mc:AlternateContent>
      </w:r>
    </w:p>
    <w:p w:rsidR="00375F9C" w:rsidRDefault="00375F9C" w:rsidP="00E45D25">
      <w:pPr>
        <w:pStyle w:val="2"/>
        <w:numPr>
          <w:ilvl w:val="1"/>
          <w:numId w:val="17"/>
        </w:numPr>
      </w:pPr>
      <w:bookmarkStart w:id="99" w:name="_Toc235676281"/>
      <w:bookmarkStart w:id="100" w:name="_Toc453071736"/>
      <w:r>
        <w:rPr>
          <w:rStyle w:val="shorttext"/>
          <w:color w:val="000000"/>
          <w:shd w:val="clear" w:color="auto" w:fill="FFFFFF"/>
        </w:rPr>
        <w:t>Menus and toolbars</w:t>
      </w:r>
      <w:bookmarkEnd w:id="99"/>
      <w:bookmarkEnd w:id="100"/>
      <w:r>
        <w:rPr>
          <w:rFonts w:hint="eastAsia"/>
        </w:rPr>
        <w:t xml:space="preserve"> </w:t>
      </w:r>
    </w:p>
    <w:p w:rsidR="00375F9C" w:rsidRDefault="00375F9C" w:rsidP="00E45D25">
      <w:pPr>
        <w:pStyle w:val="3"/>
        <w:numPr>
          <w:ilvl w:val="2"/>
          <w:numId w:val="17"/>
        </w:numPr>
      </w:pPr>
      <w:bookmarkStart w:id="101" w:name="_Toc453071737"/>
      <w:r>
        <w:rPr>
          <w:rFonts w:hint="eastAsia"/>
        </w:rPr>
        <w:t>Pop Menu</w:t>
      </w:r>
      <w:bookmarkEnd w:id="101"/>
    </w:p>
    <w:p w:rsidR="00375F9C" w:rsidRPr="009265AB" w:rsidRDefault="00375F9C" w:rsidP="00375F9C">
      <w:pPr>
        <w:ind w:left="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3F70A666" wp14:editId="5FAC7324">
                <wp:extent cx="5257800" cy="3400425"/>
                <wp:effectExtent l="9525" t="0" r="9525" b="9525"/>
                <wp:docPr id="718" name="画布 5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12" name="Text Box 549"/>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3BF8" w:rsidRDefault="0023747D" w:rsidP="00375F9C">
                              <w:pPr>
                                <w:spacing w:line="240" w:lineRule="exact"/>
                                <w:rPr>
                                  <w:sz w:val="18"/>
                                  <w:szCs w:val="18"/>
                                </w:rPr>
                              </w:pPr>
                              <w:proofErr w:type="gramStart"/>
                              <w:r w:rsidRPr="00EE3BF8">
                                <w:rPr>
                                  <w:color w:val="0000FF"/>
                                  <w:sz w:val="18"/>
                                  <w:szCs w:val="18"/>
                                </w:rPr>
                                <w:t>var</w:t>
                              </w:r>
                              <w:proofErr w:type="gramEnd"/>
                              <w:r w:rsidRPr="00EE3BF8">
                                <w:rPr>
                                  <w:sz w:val="18"/>
                                  <w:szCs w:val="18"/>
                                </w:rPr>
                                <w:t xml:space="preserve"> pm=</w:t>
                              </w:r>
                              <w:r w:rsidR="00122649">
                                <w:rPr>
                                  <w:sz w:val="18"/>
                                  <w:szCs w:val="18"/>
                                </w:rPr>
                                <w:t>xui</w:t>
                              </w:r>
                              <w:r w:rsidRPr="00EE3BF8">
                                <w:rPr>
                                  <w:sz w:val="18"/>
                                  <w:szCs w:val="18"/>
                                </w:rPr>
                                <w:t>.create(</w:t>
                              </w:r>
                              <w:r w:rsidRPr="00EE3BF8">
                                <w:rPr>
                                  <w:color w:val="FF00FF"/>
                                  <w:sz w:val="18"/>
                                  <w:szCs w:val="18"/>
                                </w:rPr>
                                <w:t>'PopMenu'</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setItems([</w:t>
                              </w:r>
                              <w:proofErr w:type="gramEnd"/>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a"</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"split"</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value</w:t>
                              </w:r>
                              <w:proofErr w:type="gramStart"/>
                              <w:r w:rsidRPr="00EE3BF8">
                                <w:rPr>
                                  <w:sz w:val="18"/>
                                  <w:szCs w:val="18"/>
                                </w:rPr>
                                <w:t>:</w:t>
                              </w:r>
                              <w:r w:rsidRPr="00EE3BF8">
                                <w:rPr>
                                  <w:color w:val="0000FF"/>
                                  <w:sz w:val="18"/>
                                  <w:szCs w:val="18"/>
                                </w:rPr>
                                <w:t>true</w:t>
                              </w:r>
                              <w:proofErr w:type="gramEnd"/>
                              <w:r w:rsidRPr="00EE3BF8">
                                <w:rPr>
                                  <w:sz w:val="18"/>
                                  <w:szCs w:val="18"/>
                                </w:rPr>
                                <w:t>,</w:t>
                              </w:r>
                              <w:r w:rsidRPr="00EE3BF8">
                                <w:rPr>
                                  <w:color w:val="FF00FF"/>
                                  <w:sz w:val="18"/>
                                  <w:szCs w:val="18"/>
                                </w:rPr>
                                <w:t>"caption"</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b"</w:t>
                              </w:r>
                              <w:r w:rsidRPr="00EE3BF8">
                                <w:rPr>
                                  <w:sz w:val="18"/>
                                  <w:szCs w:val="18"/>
                                </w:rPr>
                                <w:t xml:space="preserve">}, </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c"</w:t>
                              </w:r>
                              <w:r w:rsidRPr="00EE3BF8">
                                <w:rPr>
                                  <w:sz w:val="18"/>
                                  <w:szCs w:val="18"/>
                                </w:rPr>
                                <w:t xml:space="preserve">}, </w:t>
                              </w:r>
                            </w:p>
                            <w:p w:rsidR="0023747D" w:rsidRPr="00EE3BF8" w:rsidRDefault="0023747D" w:rsidP="00375F9C">
                              <w:pPr>
                                <w:spacing w:line="240" w:lineRule="exact"/>
                                <w:ind w:firstLineChars="200" w:firstLine="360"/>
                                <w:rPr>
                                  <w:sz w:val="18"/>
                                  <w:szCs w:val="18"/>
                                </w:rPr>
                              </w:pPr>
                              <w:r w:rsidRPr="00EE3BF8">
                                <w:rPr>
                                  <w:sz w:val="18"/>
                                  <w:szCs w:val="18"/>
                                </w:rPr>
                                <w:t>{</w:t>
                              </w:r>
                              <w:r w:rsidRPr="00EE3BF8">
                                <w:rPr>
                                  <w:color w:val="FF00FF"/>
                                  <w:sz w:val="18"/>
                                  <w:szCs w:val="18"/>
                                </w:rPr>
                                <w:t>"id"</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proofErr w:type="gramStart"/>
                              <w:r w:rsidRPr="00EE3BF8">
                                <w:rPr>
                                  <w:sz w:val="18"/>
                                  <w:szCs w:val="18"/>
                                </w:rPr>
                                <w:t>,sub</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"itemd1"</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"itemd1"</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"itemd2"</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"itemd2"</w:t>
                              </w:r>
                              <w:r>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 disabled</w:t>
                              </w:r>
                              <w:proofErr w:type="gramStart"/>
                              <w:r w:rsidRPr="00EE3BF8">
                                <w:rPr>
                                  <w:sz w:val="18"/>
                                  <w:szCs w:val="18"/>
                                </w:rPr>
                                <w:t>:</w:t>
                              </w:r>
                              <w:r w:rsidRPr="00EE3BF8">
                                <w:rPr>
                                  <w:color w:val="0000FF"/>
                                  <w:sz w:val="18"/>
                                  <w:szCs w:val="18"/>
                                </w:rPr>
                                <w:t>true</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onMenuSelected(</w:t>
                              </w:r>
                              <w:proofErr w:type="gramEnd"/>
                              <w:r w:rsidRPr="00EE3BF8">
                                <w:rPr>
                                  <w:color w:val="0000FF"/>
                                  <w:sz w:val="18"/>
                                  <w:szCs w:val="18"/>
                                </w:rPr>
                                <w:t>function</w:t>
                              </w:r>
                              <w:r w:rsidRPr="00EE3BF8">
                                <w:rPr>
                                  <w:sz w:val="18"/>
                                  <w:szCs w:val="18"/>
                                </w:rPr>
                                <w:t>(profile,item){</w:t>
                              </w:r>
                            </w:p>
                            <w:p w:rsidR="0023747D" w:rsidRPr="00EE3BF8" w:rsidRDefault="0023747D" w:rsidP="00375F9C">
                              <w:pPr>
                                <w:spacing w:line="240" w:lineRule="exact"/>
                                <w:rPr>
                                  <w:sz w:val="18"/>
                                  <w:szCs w:val="18"/>
                                </w:rPr>
                              </w:pPr>
                              <w:r w:rsidRPr="00EE3BF8">
                                <w:rPr>
                                  <w:sz w:val="18"/>
                                  <w:szCs w:val="18"/>
                                </w:rPr>
                                <w:t xml:space="preserve">    </w:t>
                              </w:r>
                              <w:proofErr w:type="gramStart"/>
                              <w:r w:rsidR="00122649">
                                <w:rPr>
                                  <w:sz w:val="18"/>
                                  <w:szCs w:val="18"/>
                                </w:rPr>
                                <w:t>xui</w:t>
                              </w:r>
                              <w:r w:rsidRPr="00EE3BF8">
                                <w:rPr>
                                  <w:sz w:val="18"/>
                                  <w:szCs w:val="18"/>
                                </w:rPr>
                                <w:t>.message(</w:t>
                              </w:r>
                              <w:proofErr w:type="gramEnd"/>
                              <w:r w:rsidRPr="00EE3BF8">
                                <w:rPr>
                                  <w:sz w:val="18"/>
                                  <w:szCs w:val="18"/>
                                </w:rPr>
                                <w:t>item.id + (item.type==</w:t>
                              </w:r>
                              <w:r w:rsidRPr="00EE3BF8">
                                <w:rPr>
                                  <w:color w:val="FF00FF"/>
                                  <w:sz w:val="18"/>
                                  <w:szCs w:val="18"/>
                                </w:rPr>
                                <w:t>"checkbox"</w:t>
                              </w:r>
                              <w:r w:rsidRPr="00EE3BF8">
                                <w:rPr>
                                  <w:sz w:val="18"/>
                                  <w:szCs w:val="18"/>
                                </w:rPr>
                                <w:t>?</w:t>
                              </w:r>
                              <w:r w:rsidRPr="00EE3BF8">
                                <w:rPr>
                                  <w:color w:val="FF00FF"/>
                                  <w:sz w:val="18"/>
                                  <w:szCs w:val="18"/>
                                </w:rPr>
                                <w:t>" : "</w:t>
                              </w:r>
                              <w:r w:rsidRPr="00EE3BF8">
                                <w:rPr>
                                  <w:sz w:val="18"/>
                                  <w:szCs w:val="18"/>
                                </w:rPr>
                                <w:t xml:space="preserve"> + item.value:</w:t>
                              </w:r>
                              <w:r w:rsidRPr="00EE3BF8">
                                <w:rPr>
                                  <w:color w:val="FF00FF"/>
                                  <w:sz w:val="18"/>
                                  <w:szCs w:val="18"/>
                                </w:rPr>
                                <w:t>""</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p>
                            <w:p w:rsidR="0023747D" w:rsidRPr="00EE3BF8" w:rsidRDefault="00122649" w:rsidP="00375F9C">
                              <w:pPr>
                                <w:spacing w:line="240" w:lineRule="exact"/>
                                <w:rPr>
                                  <w:sz w:val="18"/>
                                  <w:szCs w:val="18"/>
                                </w:rPr>
                              </w:pPr>
                              <w:proofErr w:type="gramStart"/>
                              <w:r>
                                <w:rPr>
                                  <w:sz w:val="18"/>
                                  <w:szCs w:val="18"/>
                                </w:rPr>
                                <w:t>xui</w:t>
                              </w:r>
                              <w:r w:rsidR="0023747D" w:rsidRPr="00EE3BF8">
                                <w:rPr>
                                  <w:sz w:val="18"/>
                                  <w:szCs w:val="18"/>
                                </w:rPr>
                                <w:t>.create(</w:t>
                              </w:r>
                              <w:proofErr w:type="gramEnd"/>
                              <w:r w:rsidR="0023747D" w:rsidRPr="00EE3BF8">
                                <w:rPr>
                                  <w:color w:val="FF00FF"/>
                                  <w:sz w:val="18"/>
                                  <w:szCs w:val="18"/>
                                </w:rPr>
                                <w:t>'SButton'</w:t>
                              </w:r>
                              <w:r w:rsidR="0023747D"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onClick(</w:t>
                              </w:r>
                              <w:proofErr w:type="gramEnd"/>
                              <w:r w:rsidRPr="00EE3BF8">
                                <w:rPr>
                                  <w:color w:val="0000FF"/>
                                  <w:sz w:val="18"/>
                                  <w:szCs w:val="18"/>
                                </w:rPr>
                                <w:t>function</w:t>
                              </w:r>
                              <w:r w:rsidRPr="00EE3BF8">
                                <w:rPr>
                                  <w:sz w:val="18"/>
                                  <w:szCs w:val="18"/>
                                </w:rPr>
                                <w:t>(profile){</w:t>
                              </w:r>
                            </w:p>
                            <w:p w:rsidR="0023747D" w:rsidRPr="00EE3BF8" w:rsidRDefault="0023747D" w:rsidP="00375F9C">
                              <w:pPr>
                                <w:spacing w:line="240" w:lineRule="exact"/>
                                <w:rPr>
                                  <w:sz w:val="18"/>
                                  <w:szCs w:val="18"/>
                                </w:rPr>
                              </w:pPr>
                              <w:r w:rsidRPr="00EE3BF8">
                                <w:rPr>
                                  <w:sz w:val="18"/>
                                  <w:szCs w:val="18"/>
                                </w:rPr>
                                <w:t xml:space="preserve">    </w:t>
                              </w:r>
                              <w:proofErr w:type="gramStart"/>
                              <w:r w:rsidRPr="00EE3BF8">
                                <w:rPr>
                                  <w:sz w:val="18"/>
                                  <w:szCs w:val="18"/>
                                </w:rPr>
                                <w:t>pm.pop(</w:t>
                              </w:r>
                              <w:proofErr w:type="gramEnd"/>
                              <w:r w:rsidRPr="00EE3BF8">
                                <w:rPr>
                                  <w:sz w:val="18"/>
                                  <w:szCs w:val="18"/>
                                </w:rPr>
                                <w:t>profile.getRoot())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rPr>
                                  <w:szCs w:val="18"/>
                                </w:rPr>
                              </w:pPr>
                              <w:r w:rsidRPr="00EE3BF8">
                                <w:rPr>
                                  <w:sz w:val="18"/>
                                  <w:szCs w:val="18"/>
                                </w:rPr>
                                <w:t>.</w:t>
                              </w:r>
                              <w:proofErr w:type="gramStart"/>
                              <w:r w:rsidRPr="00EE3BF8">
                                <w:rPr>
                                  <w:sz w:val="18"/>
                                  <w:szCs w:val="18"/>
                                </w:rPr>
                                <w:t>show(</w:t>
                              </w:r>
                              <w:proofErr w:type="gramEnd"/>
                              <w:r w:rsidRPr="00EE3BF8">
                                <w:rPr>
                                  <w:sz w:val="18"/>
                                  <w:szCs w:val="18"/>
                                </w:rPr>
                                <w:t>);</w:t>
                              </w:r>
                            </w:p>
                          </w:txbxContent>
                        </wps:txbx>
                        <wps:bodyPr rot="0" vert="horz" wrap="square" lIns="54000" tIns="46800" rIns="54000" bIns="45720" anchor="t" anchorCtr="0" upright="1">
                          <a:spAutoFit/>
                        </wps:bodyPr>
                      </wps:wsp>
                      <wps:wsp>
                        <wps:cNvPr id="713" name="AutoShape 550"/>
                        <wps:cNvSpPr>
                          <a:spLocks noChangeArrowheads="1"/>
                        </wps:cNvSpPr>
                        <wps:spPr bwMode="auto">
                          <a:xfrm flipH="1">
                            <a:off x="2743200" y="396240"/>
                            <a:ext cx="1371600" cy="219710"/>
                          </a:xfrm>
                          <a:prstGeom prst="wedgeRoundRectCallout">
                            <a:avLst>
                              <a:gd name="adj1" fmla="val 121111"/>
                              <a:gd name="adj2" fmla="val 1040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heckbox type</w:t>
                              </w:r>
                            </w:p>
                          </w:txbxContent>
                        </wps:txbx>
                        <wps:bodyPr rot="0" vert="horz" wrap="square" lIns="0" tIns="0" rIns="0" bIns="0" anchor="t" anchorCtr="0" upright="1">
                          <a:noAutofit/>
                        </wps:bodyPr>
                      </wps:wsp>
                      <wps:wsp>
                        <wps:cNvPr id="714" name="AutoShape 551"/>
                        <wps:cNvSpPr>
                          <a:spLocks noChangeArrowheads="1"/>
                        </wps:cNvSpPr>
                        <wps:spPr bwMode="auto">
                          <a:xfrm flipH="1">
                            <a:off x="2286000" y="1882140"/>
                            <a:ext cx="457200" cy="219710"/>
                          </a:xfrm>
                          <a:prstGeom prst="wedgeRoundRectCallout">
                            <a:avLst>
                              <a:gd name="adj1" fmla="val 119583"/>
                              <a:gd name="adj2" fmla="val 7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event</w:t>
                              </w:r>
                              <w:proofErr w:type="gramEnd"/>
                            </w:p>
                          </w:txbxContent>
                        </wps:txbx>
                        <wps:bodyPr rot="0" vert="horz" wrap="square" lIns="0" tIns="0" rIns="0" bIns="0" anchor="t" anchorCtr="0" upright="1">
                          <a:noAutofit/>
                        </wps:bodyPr>
                      </wps:wsp>
                      <wps:wsp>
                        <wps:cNvPr id="715" name="AutoShape 552"/>
                        <wps:cNvSpPr>
                          <a:spLocks noChangeArrowheads="1"/>
                        </wps:cNvSpPr>
                        <wps:spPr bwMode="auto">
                          <a:xfrm flipH="1">
                            <a:off x="1485900" y="2575560"/>
                            <a:ext cx="914400" cy="198120"/>
                          </a:xfrm>
                          <a:prstGeom prst="wedgeRoundRectCallout">
                            <a:avLst>
                              <a:gd name="adj1" fmla="val 47292"/>
                              <a:gd name="adj2" fmla="val 133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For position</w:t>
                              </w:r>
                            </w:p>
                            <w:p w:rsidR="0023747D" w:rsidRPr="00E74133" w:rsidRDefault="0023747D" w:rsidP="00375F9C">
                              <w:pPr>
                                <w:rPr>
                                  <w:szCs w:val="18"/>
                                </w:rPr>
                              </w:pPr>
                            </w:p>
                          </w:txbxContent>
                        </wps:txbx>
                        <wps:bodyPr rot="0" vert="horz" wrap="square" lIns="0" tIns="0" rIns="0" bIns="0" anchor="t" anchorCtr="0" upright="1">
                          <a:noAutofit/>
                        </wps:bodyPr>
                      </wps:wsp>
                      <wps:wsp>
                        <wps:cNvPr id="716" name="AutoShape 553"/>
                        <wps:cNvSpPr>
                          <a:spLocks noChangeArrowheads="1"/>
                        </wps:cNvSpPr>
                        <wps:spPr bwMode="auto">
                          <a:xfrm flipH="1">
                            <a:off x="3086100" y="1882140"/>
                            <a:ext cx="1028700" cy="219710"/>
                          </a:xfrm>
                          <a:prstGeom prst="wedgeRoundRectCallout">
                            <a:avLst>
                              <a:gd name="adj1" fmla="val 74444"/>
                              <a:gd name="adj2" fmla="val -10404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isabled it</w:t>
                              </w:r>
                            </w:p>
                          </w:txbxContent>
                        </wps:txbx>
                        <wps:bodyPr rot="0" vert="horz" wrap="square" lIns="0" tIns="0" rIns="0" bIns="0" anchor="t" anchorCtr="0" upright="1">
                          <a:noAutofit/>
                        </wps:bodyPr>
                      </wps:wsp>
                      <wps:wsp>
                        <wps:cNvPr id="717" name="AutoShape 554"/>
                        <wps:cNvSpPr>
                          <a:spLocks noChangeArrowheads="1"/>
                        </wps:cNvSpPr>
                        <wps:spPr bwMode="auto">
                          <a:xfrm flipH="1">
                            <a:off x="3200400" y="1089660"/>
                            <a:ext cx="1028700" cy="219710"/>
                          </a:xfrm>
                          <a:prstGeom prst="wedgeRoundRectCallout">
                            <a:avLst>
                              <a:gd name="adj1" fmla="val 85551"/>
                              <a:gd name="adj2" fmla="val -42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pop menu</w:t>
                              </w:r>
                            </w:p>
                          </w:txbxContent>
                        </wps:txbx>
                        <wps:bodyPr rot="0" vert="horz" wrap="square" lIns="0" tIns="0" rIns="0" bIns="0" anchor="t" anchorCtr="0" upright="1">
                          <a:noAutofit/>
                        </wps:bodyPr>
                      </wps:wsp>
                    </wpc:wpc>
                  </a:graphicData>
                </a:graphic>
              </wp:inline>
            </w:drawing>
          </mc:Choice>
          <mc:Fallback>
            <w:pict>
              <v:group id="画布 547" o:spid="_x0000_s1407" editas="canvas" style="width:414pt;height:267.75pt;mso-position-horizontal-relative:char;mso-position-vertical-relative:line" coordsize="52578,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">
                <v:shape id="_x0000_s1408" type="#_x0000_t75" style="position:absolute;width:52578;height:34004;visibility:visible;mso-wrap-style:square">
                  <v:fill o:detectmouseclick="t"/>
                  <v:path o:connecttype="none"/>
                </v:shape>
                <v:shape id="Text Box 549" o:spid="_x0000_s1409"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I0sMA&#10;AADcAAAADwAAAGRycy9kb3ducmV2LnhtbESPQWsCMRSE70L/Q3gFb5rVg9WtUUSR9VKwau+PzXOz&#10;uHlZkriu/74pCD0OM/MNs1z3thEd+VA7VjAZZyCIS6drrhRczvvRHESIyBobx6TgSQHWq7fBEnPt&#10;HvxN3SlWIkE45KjAxNjmUobSkMUwdi1x8q7OW4xJ+kpqj48Et42cZtlMWqw5LRhsaWuovJ3uVkF5&#10;2/W7ov4xvrvb+VEviufXrFBq+N5vPkFE6uN/+NU+aAUfkyn8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mI0sMAAADcAAAADwAAAAAAAAAAAAAAAACYAgAAZHJzL2Rv&#10;d25yZXYueG1sUEsFBgAAAAAEAAQA9QAAAIgDAAAAAA==&#10;" strokeweight="1pt">
                  <v:textbox style="mso-fit-shape-to-text:t" inset="1.5mm,1.3mm,1.5mm">
                    <w:txbxContent>
                      <w:p w:rsidR="0023747D" w:rsidRPr="00EE3BF8" w:rsidRDefault="0023747D" w:rsidP="00375F9C">
                        <w:pPr>
                          <w:spacing w:line="240" w:lineRule="exact"/>
                          <w:rPr>
                            <w:sz w:val="18"/>
                            <w:szCs w:val="18"/>
                          </w:rPr>
                        </w:pPr>
                        <w:proofErr w:type="gramStart"/>
                        <w:r w:rsidRPr="00EE3BF8">
                          <w:rPr>
                            <w:color w:val="0000FF"/>
                            <w:sz w:val="18"/>
                            <w:szCs w:val="18"/>
                          </w:rPr>
                          <w:t>var</w:t>
                        </w:r>
                        <w:proofErr w:type="gramEnd"/>
                        <w:r w:rsidRPr="00EE3BF8">
                          <w:rPr>
                            <w:sz w:val="18"/>
                            <w:szCs w:val="18"/>
                          </w:rPr>
                          <w:t xml:space="preserve"> pm=</w:t>
                        </w:r>
                        <w:r w:rsidR="00122649">
                          <w:rPr>
                            <w:sz w:val="18"/>
                            <w:szCs w:val="18"/>
                          </w:rPr>
                          <w:t>xui</w:t>
                        </w:r>
                        <w:r w:rsidRPr="00EE3BF8">
                          <w:rPr>
                            <w:sz w:val="18"/>
                            <w:szCs w:val="18"/>
                          </w:rPr>
                          <w:t>.create(</w:t>
                        </w:r>
                        <w:r w:rsidRPr="00EE3BF8">
                          <w:rPr>
                            <w:color w:val="FF00FF"/>
                            <w:sz w:val="18"/>
                            <w:szCs w:val="18"/>
                          </w:rPr>
                          <w:t>'PopMenu'</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setItems([</w:t>
                        </w:r>
                        <w:proofErr w:type="gramEnd"/>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a"</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"split"</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value</w:t>
                        </w:r>
                        <w:proofErr w:type="gramStart"/>
                        <w:r w:rsidRPr="00EE3BF8">
                          <w:rPr>
                            <w:sz w:val="18"/>
                            <w:szCs w:val="18"/>
                          </w:rPr>
                          <w:t>:</w:t>
                        </w:r>
                        <w:r w:rsidRPr="00EE3BF8">
                          <w:rPr>
                            <w:color w:val="0000FF"/>
                            <w:sz w:val="18"/>
                            <w:szCs w:val="18"/>
                          </w:rPr>
                          <w:t>true</w:t>
                        </w:r>
                        <w:proofErr w:type="gramEnd"/>
                        <w:r w:rsidRPr="00EE3BF8">
                          <w:rPr>
                            <w:sz w:val="18"/>
                            <w:szCs w:val="18"/>
                          </w:rPr>
                          <w:t>,</w:t>
                        </w:r>
                        <w:r w:rsidRPr="00EE3BF8">
                          <w:rPr>
                            <w:color w:val="FF00FF"/>
                            <w:sz w:val="18"/>
                            <w:szCs w:val="18"/>
                          </w:rPr>
                          <w:t>"caption"</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b"</w:t>
                        </w:r>
                        <w:r w:rsidRPr="00EE3BF8">
                          <w:rPr>
                            <w:sz w:val="18"/>
                            <w:szCs w:val="18"/>
                          </w:rPr>
                          <w:t xml:space="preserve">}, </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c"</w:t>
                        </w:r>
                        <w:r w:rsidRPr="00EE3BF8">
                          <w:rPr>
                            <w:sz w:val="18"/>
                            <w:szCs w:val="18"/>
                          </w:rPr>
                          <w:t xml:space="preserve">}, </w:t>
                        </w:r>
                      </w:p>
                      <w:p w:rsidR="0023747D" w:rsidRPr="00EE3BF8" w:rsidRDefault="0023747D" w:rsidP="00375F9C">
                        <w:pPr>
                          <w:spacing w:line="240" w:lineRule="exact"/>
                          <w:ind w:firstLineChars="200" w:firstLine="360"/>
                          <w:rPr>
                            <w:sz w:val="18"/>
                            <w:szCs w:val="18"/>
                          </w:rPr>
                        </w:pPr>
                        <w:r w:rsidRPr="00EE3BF8">
                          <w:rPr>
                            <w:sz w:val="18"/>
                            <w:szCs w:val="18"/>
                          </w:rPr>
                          <w:t>{</w:t>
                        </w:r>
                        <w:r w:rsidRPr="00EE3BF8">
                          <w:rPr>
                            <w:color w:val="FF00FF"/>
                            <w:sz w:val="18"/>
                            <w:szCs w:val="18"/>
                          </w:rPr>
                          <w:t>"id"</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proofErr w:type="gramStart"/>
                        <w:r w:rsidRPr="00EE3BF8">
                          <w:rPr>
                            <w:sz w:val="18"/>
                            <w:szCs w:val="18"/>
                          </w:rPr>
                          <w:t>,sub</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"itemd1"</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"itemd1"</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"itemd2"</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"itemd2"</w:t>
                        </w:r>
                        <w:r>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 disabled</w:t>
                        </w:r>
                        <w:proofErr w:type="gramStart"/>
                        <w:r w:rsidRPr="00EE3BF8">
                          <w:rPr>
                            <w:sz w:val="18"/>
                            <w:szCs w:val="18"/>
                          </w:rPr>
                          <w:t>:</w:t>
                        </w:r>
                        <w:r w:rsidRPr="00EE3BF8">
                          <w:rPr>
                            <w:color w:val="0000FF"/>
                            <w:sz w:val="18"/>
                            <w:szCs w:val="18"/>
                          </w:rPr>
                          <w:t>true</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onMenuSelected(</w:t>
                        </w:r>
                        <w:proofErr w:type="gramEnd"/>
                        <w:r w:rsidRPr="00EE3BF8">
                          <w:rPr>
                            <w:color w:val="0000FF"/>
                            <w:sz w:val="18"/>
                            <w:szCs w:val="18"/>
                          </w:rPr>
                          <w:t>function</w:t>
                        </w:r>
                        <w:r w:rsidRPr="00EE3BF8">
                          <w:rPr>
                            <w:sz w:val="18"/>
                            <w:szCs w:val="18"/>
                          </w:rPr>
                          <w:t>(profile,item){</w:t>
                        </w:r>
                      </w:p>
                      <w:p w:rsidR="0023747D" w:rsidRPr="00EE3BF8" w:rsidRDefault="0023747D" w:rsidP="00375F9C">
                        <w:pPr>
                          <w:spacing w:line="240" w:lineRule="exact"/>
                          <w:rPr>
                            <w:sz w:val="18"/>
                            <w:szCs w:val="18"/>
                          </w:rPr>
                        </w:pPr>
                        <w:r w:rsidRPr="00EE3BF8">
                          <w:rPr>
                            <w:sz w:val="18"/>
                            <w:szCs w:val="18"/>
                          </w:rPr>
                          <w:t xml:space="preserve">    </w:t>
                        </w:r>
                        <w:proofErr w:type="gramStart"/>
                        <w:r w:rsidR="00122649">
                          <w:rPr>
                            <w:sz w:val="18"/>
                            <w:szCs w:val="18"/>
                          </w:rPr>
                          <w:t>xui</w:t>
                        </w:r>
                        <w:r w:rsidRPr="00EE3BF8">
                          <w:rPr>
                            <w:sz w:val="18"/>
                            <w:szCs w:val="18"/>
                          </w:rPr>
                          <w:t>.message(</w:t>
                        </w:r>
                        <w:proofErr w:type="gramEnd"/>
                        <w:r w:rsidRPr="00EE3BF8">
                          <w:rPr>
                            <w:sz w:val="18"/>
                            <w:szCs w:val="18"/>
                          </w:rPr>
                          <w:t>item.id + (item.type==</w:t>
                        </w:r>
                        <w:r w:rsidRPr="00EE3BF8">
                          <w:rPr>
                            <w:color w:val="FF00FF"/>
                            <w:sz w:val="18"/>
                            <w:szCs w:val="18"/>
                          </w:rPr>
                          <w:t>"checkbox"</w:t>
                        </w:r>
                        <w:r w:rsidRPr="00EE3BF8">
                          <w:rPr>
                            <w:sz w:val="18"/>
                            <w:szCs w:val="18"/>
                          </w:rPr>
                          <w:t>?</w:t>
                        </w:r>
                        <w:r w:rsidRPr="00EE3BF8">
                          <w:rPr>
                            <w:color w:val="FF00FF"/>
                            <w:sz w:val="18"/>
                            <w:szCs w:val="18"/>
                          </w:rPr>
                          <w:t>" : "</w:t>
                        </w:r>
                        <w:r w:rsidRPr="00EE3BF8">
                          <w:rPr>
                            <w:sz w:val="18"/>
                            <w:szCs w:val="18"/>
                          </w:rPr>
                          <w:t xml:space="preserve"> + item.value:</w:t>
                        </w:r>
                        <w:r w:rsidRPr="00EE3BF8">
                          <w:rPr>
                            <w:color w:val="FF00FF"/>
                            <w:sz w:val="18"/>
                            <w:szCs w:val="18"/>
                          </w:rPr>
                          <w:t>""</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p>
                      <w:p w:rsidR="0023747D" w:rsidRPr="00EE3BF8" w:rsidRDefault="00122649" w:rsidP="00375F9C">
                        <w:pPr>
                          <w:spacing w:line="240" w:lineRule="exact"/>
                          <w:rPr>
                            <w:sz w:val="18"/>
                            <w:szCs w:val="18"/>
                          </w:rPr>
                        </w:pPr>
                        <w:proofErr w:type="gramStart"/>
                        <w:r>
                          <w:rPr>
                            <w:sz w:val="18"/>
                            <w:szCs w:val="18"/>
                          </w:rPr>
                          <w:t>xui</w:t>
                        </w:r>
                        <w:r w:rsidR="0023747D" w:rsidRPr="00EE3BF8">
                          <w:rPr>
                            <w:sz w:val="18"/>
                            <w:szCs w:val="18"/>
                          </w:rPr>
                          <w:t>.create(</w:t>
                        </w:r>
                        <w:proofErr w:type="gramEnd"/>
                        <w:r w:rsidR="0023747D" w:rsidRPr="00EE3BF8">
                          <w:rPr>
                            <w:color w:val="FF00FF"/>
                            <w:sz w:val="18"/>
                            <w:szCs w:val="18"/>
                          </w:rPr>
                          <w:t>'SButton'</w:t>
                        </w:r>
                        <w:r w:rsidR="0023747D"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onClick(</w:t>
                        </w:r>
                        <w:proofErr w:type="gramEnd"/>
                        <w:r w:rsidRPr="00EE3BF8">
                          <w:rPr>
                            <w:color w:val="0000FF"/>
                            <w:sz w:val="18"/>
                            <w:szCs w:val="18"/>
                          </w:rPr>
                          <w:t>function</w:t>
                        </w:r>
                        <w:r w:rsidRPr="00EE3BF8">
                          <w:rPr>
                            <w:sz w:val="18"/>
                            <w:szCs w:val="18"/>
                          </w:rPr>
                          <w:t>(profile){</w:t>
                        </w:r>
                      </w:p>
                      <w:p w:rsidR="0023747D" w:rsidRPr="00EE3BF8" w:rsidRDefault="0023747D" w:rsidP="00375F9C">
                        <w:pPr>
                          <w:spacing w:line="240" w:lineRule="exact"/>
                          <w:rPr>
                            <w:sz w:val="18"/>
                            <w:szCs w:val="18"/>
                          </w:rPr>
                        </w:pPr>
                        <w:r w:rsidRPr="00EE3BF8">
                          <w:rPr>
                            <w:sz w:val="18"/>
                            <w:szCs w:val="18"/>
                          </w:rPr>
                          <w:t xml:space="preserve">    </w:t>
                        </w:r>
                        <w:proofErr w:type="gramStart"/>
                        <w:r w:rsidRPr="00EE3BF8">
                          <w:rPr>
                            <w:sz w:val="18"/>
                            <w:szCs w:val="18"/>
                          </w:rPr>
                          <w:t>pm.pop(</w:t>
                        </w:r>
                        <w:proofErr w:type="gramEnd"/>
                        <w:r w:rsidRPr="00EE3BF8">
                          <w:rPr>
                            <w:sz w:val="18"/>
                            <w:szCs w:val="18"/>
                          </w:rPr>
                          <w:t>profile.getRoot())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rPr>
                            <w:szCs w:val="18"/>
                          </w:rPr>
                        </w:pPr>
                        <w:r w:rsidRPr="00EE3BF8">
                          <w:rPr>
                            <w:sz w:val="18"/>
                            <w:szCs w:val="18"/>
                          </w:rPr>
                          <w:t>.</w:t>
                        </w:r>
                        <w:proofErr w:type="gramStart"/>
                        <w:r w:rsidRPr="00EE3BF8">
                          <w:rPr>
                            <w:sz w:val="18"/>
                            <w:szCs w:val="18"/>
                          </w:rPr>
                          <w:t>show(</w:t>
                        </w:r>
                        <w:proofErr w:type="gramEnd"/>
                        <w:r w:rsidRPr="00EE3BF8">
                          <w:rPr>
                            <w:sz w:val="18"/>
                            <w:szCs w:val="18"/>
                          </w:rPr>
                          <w:t>);</w:t>
                        </w:r>
                      </w:p>
                    </w:txbxContent>
                  </v:textbox>
                </v:shape>
                <v:shape id="AutoShape 550" o:spid="_x0000_s1410" type="#_x0000_t62" style="position:absolute;left:27432;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ukj8cA&#10;AADcAAAADwAAAGRycy9kb3ducmV2LnhtbESPQWvCQBSE70L/w/IKXkQ3Rmtr6ioSEGsLhcZCr4/s&#10;axKafRuyq4n/3i0IHoeZ+YZZbXpTizO1rrKsYDqJQBDnVldcKPg+7sYvIJxH1lhbJgUXcrBZPwxW&#10;mGjb8RedM1+IAGGXoILS+yaR0uUlGXQT2xAH79e2Bn2QbSF1i12Am1rGUbSQBisOCyU2lJaU/2Un&#10;o2B++Eh/lu/zkdn3+XF7WcZPn51RavjYb19BeOr9PXxrv2kFz9MZ/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bpI/HAAAA3AAAAA8AAAAAAAAAAAAAAAAAmAIAAGRy&#10;cy9kb3ducmV2LnhtbFBLBQYAAAAABAAEAPUAAACMAwAAAAA=&#10;" adj="36960,33273" fillcolor="#ff9">
                  <v:textbox inset="0,0,0,0">
                    <w:txbxContent>
                      <w:p w:rsidR="0023747D" w:rsidRPr="000E23E9" w:rsidRDefault="0023747D" w:rsidP="00375F9C">
                        <w:pPr>
                          <w:rPr>
                            <w:szCs w:val="18"/>
                          </w:rPr>
                        </w:pPr>
                        <w:r>
                          <w:rPr>
                            <w:szCs w:val="18"/>
                          </w:rPr>
                          <w:t>C</w:t>
                        </w:r>
                        <w:r>
                          <w:rPr>
                            <w:rFonts w:hint="eastAsia"/>
                            <w:szCs w:val="18"/>
                          </w:rPr>
                          <w:t>heckbox type</w:t>
                        </w:r>
                      </w:p>
                    </w:txbxContent>
                  </v:textbox>
                </v:shape>
                <v:shape id="AutoShape 551" o:spid="_x0000_s1411" type="#_x0000_t62" style="position:absolute;left:22860;top:18821;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SdsUA&#10;AADcAAAADwAAAGRycy9kb3ducmV2LnhtbESPT2sCMRTE7wW/Q3hCbzXZKlVXo0jBtpci/rl4e2ye&#10;m8XNy7KJ6/rtm0Khx2FmfsMs172rRUdtqDxryEYKBHHhTcWlhtNx+zIDESKywdozaXhQgPVq8LTE&#10;3Pg776k7xFIkCIccNdgYm1zKUFhyGEa+IU7exbcOY5JtKU2L9wR3tXxV6k06rDgtWGzo3VJxPdyc&#10;htt8F9z5s8Fxpmw1eXTxQ02/tX4e9psFiEh9/A//tb+Mhmk2gd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xJ2xQAAANwAAAAPAAAAAAAAAAAAAAAAAJgCAABkcnMv&#10;ZG93bnJldi54bWxQSwUGAAAAAAQABAD1AAAAigMAAAAA&#10;" adj="36630,12423" fillcolor="#ff9">
                  <v:textbox inset="0,0,0,0">
                    <w:txbxContent>
                      <w:p w:rsidR="0023747D" w:rsidRPr="000E23E9" w:rsidRDefault="0023747D" w:rsidP="00375F9C">
                        <w:pPr>
                          <w:rPr>
                            <w:szCs w:val="18"/>
                          </w:rPr>
                        </w:pPr>
                        <w:proofErr w:type="gramStart"/>
                        <w:r>
                          <w:rPr>
                            <w:rFonts w:hint="eastAsia"/>
                            <w:szCs w:val="18"/>
                          </w:rPr>
                          <w:t>event</w:t>
                        </w:r>
                        <w:proofErr w:type="gramEnd"/>
                      </w:p>
                    </w:txbxContent>
                  </v:textbox>
                </v:shape>
                <v:shape id="AutoShape 552" o:spid="_x0000_s1412" type="#_x0000_t62" style="position:absolute;left:14859;top:2575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JOsUA&#10;AADcAAAADwAAAGRycy9kb3ducmV2LnhtbESPQWvCQBSE70L/w/IKvekmFW1J3UgQChY8qC20x0f2&#10;dROSfRuya0z7611B8DjMzDfMaj3aVgzU+9qxgnSWgCAuna7ZKPj6fJ++gvABWWPrmBT8kYd1/jBZ&#10;YabdmQ80HIMREcI+QwVVCF0mpS8rsuhnriOO3q/rLYYoeyN1j+cIt618TpKltFhzXKiwo01FZXM8&#10;WQX7evNvhrne+qJMd01h+OOHv5V6ehyLNxCBxnAP39pbreAlXcD1TDwC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ck6xQAAANwAAAAPAAAAAAAAAAAAAAAAAJgCAABkcnMv&#10;ZG93bnJldi54bWxQSwUGAAAAAAQABAD1AAAAigMAAAAA&#10;" adj="21015,39600" fillcolor="#ff9">
                  <v:textbox inset="0,0,0,0">
                    <w:txbxContent>
                      <w:p w:rsidR="0023747D" w:rsidRPr="000E23E9" w:rsidRDefault="0023747D" w:rsidP="00375F9C">
                        <w:pPr>
                          <w:rPr>
                            <w:szCs w:val="18"/>
                          </w:rPr>
                        </w:pPr>
                        <w:r>
                          <w:rPr>
                            <w:rFonts w:hint="eastAsia"/>
                            <w:szCs w:val="18"/>
                          </w:rPr>
                          <w:t>For position</w:t>
                        </w:r>
                      </w:p>
                      <w:p w:rsidR="0023747D" w:rsidRPr="00E74133" w:rsidRDefault="0023747D" w:rsidP="00375F9C">
                        <w:pPr>
                          <w:rPr>
                            <w:szCs w:val="18"/>
                          </w:rPr>
                        </w:pPr>
                      </w:p>
                    </w:txbxContent>
                  </v:textbox>
                </v:shape>
                <v:shape id="AutoShape 553" o:spid="_x0000_s1413" type="#_x0000_t62" style="position:absolute;left:30861;top:18821;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2dIcYA&#10;AADcAAAADwAAAGRycy9kb3ducmV2LnhtbESPQWvCQBSE7wX/w/KE3upGC1ZSN0HFSk+Valrq7ZF9&#10;JsHs25hdTfz3XaHQ4zAz3zDztDe1uFLrKssKxqMIBHFudcWFgmz/9jQD4TyyxtoyKbiRgzQZPMwx&#10;1rbjT7rufCEChF2MCkrvm1hKl5dk0I1sQxy8o20N+iDbQuoWuwA3tZxE0VQarDgslNjQqqT8tLsY&#10;BR/nrHHbQ7e5rS/m5/Rsv79ouVHqcdgvXkF46v1/+K/9rhW8jKd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2dIcYAAADcAAAADwAAAAAAAAAAAAAAAACYAgAAZHJz&#10;L2Rvd25yZXYueG1sUEsFBgAAAAAEAAQA9QAAAIsDAAAAAA==&#10;" adj="26880,-11674" fillcolor="#ff9">
                  <v:textbox inset="0,0,0,0">
                    <w:txbxContent>
                      <w:p w:rsidR="0023747D" w:rsidRPr="000E23E9" w:rsidRDefault="0023747D" w:rsidP="00375F9C">
                        <w:pPr>
                          <w:rPr>
                            <w:szCs w:val="18"/>
                          </w:rPr>
                        </w:pPr>
                        <w:r>
                          <w:rPr>
                            <w:szCs w:val="18"/>
                          </w:rPr>
                          <w:t>D</w:t>
                        </w:r>
                        <w:r>
                          <w:rPr>
                            <w:rFonts w:hint="eastAsia"/>
                            <w:szCs w:val="18"/>
                          </w:rPr>
                          <w:t>isabled it</w:t>
                        </w:r>
                      </w:p>
                    </w:txbxContent>
                  </v:textbox>
                </v:shape>
                <v:shape id="AutoShape 554" o:spid="_x0000_s1414" type="#_x0000_t62" style="position:absolute;left:32004;top:10896;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V8QA&#10;AADcAAAADwAAAGRycy9kb3ducmV2LnhtbESPS2uEMBSF9wP9D+EWZjdGuxiLNUoRCoWBgXl00d3F&#10;XB9obsSko9Nf3xQKXR7O4+Pk5WpGcaPZ9ZYVJFEMgri2uudWwfXytnsG4TyyxtEyKbiTg7J42OSY&#10;abvwiW5n34owwi5DBZ33Uyalqzsy6CI7EQevsbNBH+TcSj3jEsbNKJ/ieC8N9hwIHU5UdVQP5y8T&#10;uPHxUsnTNT0MfP9ovj8bu6SNUtvH9fUFhKfV/4f/2u9aQZqk8HsmHA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xVfEAAAA3AAAAA8AAAAAAAAAAAAAAAAAmAIAAGRycy9k&#10;b3ducmV2LnhtbFBLBQYAAAAABAAEAPUAAACJAwAAAAA=&#10;" adj="29279,1560" fillcolor="#ff9">
                  <v:textbox inset="0,0,0,0">
                    <w:txbxContent>
                      <w:p w:rsidR="0023747D" w:rsidRPr="000E23E9" w:rsidRDefault="0023747D" w:rsidP="00375F9C">
                        <w:pPr>
                          <w:rPr>
                            <w:szCs w:val="18"/>
                          </w:rPr>
                        </w:pPr>
                        <w:r>
                          <w:rPr>
                            <w:szCs w:val="18"/>
                          </w:rPr>
                          <w:t>S</w:t>
                        </w:r>
                        <w:r>
                          <w:rPr>
                            <w:rFonts w:hint="eastAsia"/>
                            <w:szCs w:val="18"/>
                          </w:rPr>
                          <w:t>ub pop menu</w:t>
                        </w:r>
                      </w:p>
                    </w:txbxContent>
                  </v:textbox>
                </v:shape>
                <w10:anchorlock/>
              </v:group>
            </w:pict>
          </mc:Fallback>
        </mc:AlternateContent>
      </w:r>
    </w:p>
    <w:p w:rsidR="00375F9C" w:rsidRPr="009265AB" w:rsidRDefault="00375F9C" w:rsidP="00375F9C">
      <w:pPr>
        <w:rPr>
          <w:b/>
        </w:rPr>
      </w:pPr>
      <w:r w:rsidRPr="009265AB">
        <w:rPr>
          <w:rFonts w:hint="eastAsia"/>
          <w:b/>
        </w:rPr>
        <w:t>Output:</w:t>
      </w:r>
    </w:p>
    <w:p w:rsidR="00375F9C" w:rsidRPr="00EE3BF8" w:rsidRDefault="005C781A" w:rsidP="00375F9C">
      <w:r>
        <w:rPr>
          <w:rFonts w:hint="eastAsia"/>
          <w:noProof/>
        </w:rPr>
        <w:drawing>
          <wp:inline distT="0" distB="0" distL="0" distR="0" wp14:anchorId="75CA0EFB" wp14:editId="63ADAA65">
            <wp:extent cx="1733550" cy="1371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33550" cy="1371600"/>
                    </a:xfrm>
                    <a:prstGeom prst="rect">
                      <a:avLst/>
                    </a:prstGeom>
                    <a:noFill/>
                    <a:ln>
                      <a:noFill/>
                    </a:ln>
                  </pic:spPr>
                </pic:pic>
              </a:graphicData>
            </a:graphic>
          </wp:inline>
        </w:drawing>
      </w:r>
    </w:p>
    <w:p w:rsidR="00375F9C" w:rsidRDefault="00375F9C" w:rsidP="00E45D25">
      <w:pPr>
        <w:pStyle w:val="3"/>
        <w:numPr>
          <w:ilvl w:val="2"/>
          <w:numId w:val="17"/>
        </w:numPr>
      </w:pPr>
      <w:bookmarkStart w:id="102" w:name="_Toc453071738"/>
      <w:r>
        <w:rPr>
          <w:rFonts w:hint="eastAsia"/>
        </w:rPr>
        <w:t>MenuBar</w:t>
      </w:r>
      <w:bookmarkEnd w:id="102"/>
    </w:p>
    <w:p w:rsidR="00375F9C" w:rsidRPr="009265AB" w:rsidRDefault="00375F9C" w:rsidP="00375F9C">
      <w:pPr>
        <w:ind w:firstLine="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186EBE3C" wp14:editId="6B84B998">
                <wp:extent cx="5257800" cy="5488305"/>
                <wp:effectExtent l="9525" t="0" r="9525" b="7620"/>
                <wp:docPr id="710" name="画布 5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02" name="Text Box 557"/>
                        <wps:cNvSpPr txBox="1">
                          <a:spLocks noChangeArrowheads="1"/>
                        </wps:cNvSpPr>
                        <wps:spPr bwMode="auto">
                          <a:xfrm>
                            <a:off x="0" y="48895"/>
                            <a:ext cx="5257800" cy="543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A6658" w:rsidRDefault="0023747D" w:rsidP="00375F9C">
                              <w:pPr>
                                <w:spacing w:line="240" w:lineRule="exact"/>
                                <w:rPr>
                                  <w:sz w:val="18"/>
                                  <w:szCs w:val="18"/>
                                  <w:lang w:val="sv-SE"/>
                                </w:rPr>
                              </w:pPr>
                              <w:r w:rsidRPr="00BA6658">
                                <w:rPr>
                                  <w:color w:val="0000FF"/>
                                  <w:sz w:val="18"/>
                                  <w:szCs w:val="18"/>
                                  <w:lang w:val="sv-SE"/>
                                </w:rPr>
                                <w:t>var</w:t>
                              </w:r>
                              <w:r w:rsidRPr="00BA6658">
                                <w:rPr>
                                  <w:sz w:val="18"/>
                                  <w:szCs w:val="18"/>
                                  <w:lang w:val="sv-SE"/>
                                </w:rPr>
                                <w:t xml:space="preserve"> pm=</w:t>
                              </w:r>
                              <w:r w:rsidR="00122649">
                                <w:rPr>
                                  <w:sz w:val="18"/>
                                  <w:szCs w:val="18"/>
                                  <w:lang w:val="sv-SE"/>
                                </w:rPr>
                                <w:t>xui</w:t>
                              </w:r>
                              <w:r w:rsidRPr="00BA6658">
                                <w:rPr>
                                  <w:sz w:val="18"/>
                                  <w:szCs w:val="18"/>
                                  <w:lang w:val="sv-SE"/>
                                </w:rPr>
                                <w:t>.create(</w:t>
                              </w:r>
                              <w:r w:rsidRPr="00BA6658">
                                <w:rPr>
                                  <w:color w:val="FF00FF"/>
                                  <w:sz w:val="18"/>
                                  <w:szCs w:val="18"/>
                                  <w:lang w:val="sv-SE"/>
                                </w:rPr>
                                <w:t>'MenuBar'</w:t>
                              </w:r>
                              <w:r w:rsidRPr="00BA6658">
                                <w:rPr>
                                  <w:sz w:val="18"/>
                                  <w:szCs w:val="18"/>
                                  <w:lang w:val="sv-SE"/>
                                </w:rPr>
                                <w:t>)</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setItems(</w:t>
                              </w:r>
                              <w:proofErr w:type="gramEnd"/>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"file"</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"File"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"newproject"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"New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"openproject"</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"Open 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"Ctrl+Alt+O"</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"img/b.gif"</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w:t>
                              </w:r>
                              <w:r w:rsidRPr="00BA6658">
                                <w:rPr>
                                  <w:color w:val="FF00FF"/>
                                  <w:sz w:val="18"/>
                                  <w:szCs w:val="18"/>
                                </w:rPr>
                                <w:t>"option 1"</w:t>
                              </w:r>
                              <w:r w:rsidRPr="00BA6658">
                                <w:rPr>
                                  <w:sz w:val="18"/>
                                  <w:szCs w:val="18"/>
                                </w:rPr>
                                <w:t>,</w:t>
                              </w:r>
                              <w:r w:rsidRPr="00BA6658">
                                <w:rPr>
                                  <w:color w:val="FF00FF"/>
                                  <w:sz w:val="18"/>
                                  <w:szCs w:val="18"/>
                                </w:rPr>
                                <w:t>"option 2"</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"closeproject"</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"Close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"type</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"split"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"img/a.gif"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"saveall"</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 All"</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"img/c.gif"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proofErr w:type="gramStart"/>
                              <w:r w:rsidRPr="00BA6658">
                                <w:rPr>
                                  <w:sz w:val="18"/>
                                  <w:szCs w:val="18"/>
                                </w:rPr>
                                <w:t xml:space="preserve">{ </w:t>
                              </w:r>
                              <w:r w:rsidRPr="00BA6658">
                                <w:rPr>
                                  <w:color w:val="FF00FF"/>
                                  <w:sz w:val="18"/>
                                  <w:szCs w:val="18"/>
                                </w:rPr>
                                <w:t>"</w:t>
                              </w:r>
                              <w:proofErr w:type="gramEnd"/>
                              <w:r w:rsidRPr="00BA6658">
                                <w:rPr>
                                  <w:color w:val="FF00FF"/>
                                  <w:sz w:val="18"/>
                                  <w:szCs w:val="18"/>
                                </w:rPr>
                                <w:t>id"</w:t>
                              </w:r>
                              <w:r w:rsidRPr="00BA6658">
                                <w:rPr>
                                  <w:sz w:val="18"/>
                                  <w:szCs w:val="18"/>
                                </w:rPr>
                                <w:t xml:space="preserve"> : </w:t>
                              </w:r>
                              <w:r w:rsidRPr="00BA6658">
                                <w:rPr>
                                  <w:color w:val="FF00FF"/>
                                  <w:sz w:val="18"/>
                                  <w:szCs w:val="18"/>
                                </w:rPr>
                                <w:t>"tools"</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"Tools"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"command"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"Command Window"</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"spy"</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"Components Spy"</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"build"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"Build"</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roofErr w:type="gramStart"/>
                              <w:r w:rsidRPr="00BA6658">
                                <w:rPr>
                                  <w:sz w:val="18"/>
                                  <w:szCs w:val="18"/>
                                </w:rPr>
                                <w:t>disabled:</w:t>
                              </w:r>
                              <w:proofErr w:type="gramEnd"/>
                              <w:r w:rsidRPr="00BA6658">
                                <w:rPr>
                                  <w:color w:val="0000FF"/>
                                  <w:sz w:val="18"/>
                                  <w:szCs w:val="18"/>
                                </w:rPr>
                                <w:t>true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"debug"</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"Debug"</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show()</w:t>
                              </w:r>
                              <w:proofErr w:type="gramEnd"/>
                            </w:p>
                          </w:txbxContent>
                        </wps:txbx>
                        <wps:bodyPr rot="0" vert="horz" wrap="square" lIns="54000" tIns="46800" rIns="54000" bIns="45720" anchor="t" anchorCtr="0" upright="1">
                          <a:spAutoFit/>
                        </wps:bodyPr>
                      </wps:wsp>
                      <wps:wsp>
                        <wps:cNvPr id="703" name="AutoShape 558"/>
                        <wps:cNvSpPr>
                          <a:spLocks noChangeArrowheads="1"/>
                        </wps:cNvSpPr>
                        <wps:spPr bwMode="auto">
                          <a:xfrm flipH="1">
                            <a:off x="1828800" y="2575560"/>
                            <a:ext cx="1028700" cy="198120"/>
                          </a:xfrm>
                          <a:prstGeom prst="wedgeRoundRectCallout">
                            <a:avLst>
                              <a:gd name="adj1" fmla="val 78144"/>
                              <a:gd name="adj2" fmla="val -1122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An</w:t>
                              </w:r>
                              <w:r>
                                <w:rPr>
                                  <w:rFonts w:hint="eastAsia"/>
                                  <w:szCs w:val="18"/>
                                </w:rPr>
                                <w:t xml:space="preserve"> icon</w:t>
                              </w:r>
                            </w:p>
                          </w:txbxContent>
                        </wps:txbx>
                        <wps:bodyPr rot="0" vert="horz" wrap="square" lIns="0" tIns="0" rIns="0" bIns="0" anchor="t" anchorCtr="0" upright="1">
                          <a:noAutofit/>
                        </wps:bodyPr>
                      </wps:wsp>
                      <wps:wsp>
                        <wps:cNvPr id="704" name="AutoShape 559"/>
                        <wps:cNvSpPr>
                          <a:spLocks noChangeArrowheads="1"/>
                        </wps:cNvSpPr>
                        <wps:spPr bwMode="auto">
                          <a:xfrm flipH="1">
                            <a:off x="2057400" y="1684020"/>
                            <a:ext cx="1143000" cy="219710"/>
                          </a:xfrm>
                          <a:prstGeom prst="wedgeRoundRectCallout">
                            <a:avLst>
                              <a:gd name="adj1" fmla="val 58667"/>
                              <a:gd name="adj2" fmla="val -3208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pop menu</w:t>
                              </w:r>
                            </w:p>
                          </w:txbxContent>
                        </wps:txbx>
                        <wps:bodyPr rot="0" vert="horz" wrap="square" lIns="0" tIns="0" rIns="0" bIns="0" anchor="t" anchorCtr="0" upright="1">
                          <a:noAutofit/>
                        </wps:bodyPr>
                      </wps:wsp>
                      <wps:wsp>
                        <wps:cNvPr id="705" name="AutoShape 560"/>
                        <wps:cNvSpPr>
                          <a:spLocks noChangeArrowheads="1"/>
                        </wps:cNvSpPr>
                        <wps:spPr bwMode="auto">
                          <a:xfrm flipH="1">
                            <a:off x="1600200" y="2179320"/>
                            <a:ext cx="685800" cy="198120"/>
                          </a:xfrm>
                          <a:prstGeom prst="wedgeRoundRectCallout">
                            <a:avLst>
                              <a:gd name="adj1" fmla="val 113056"/>
                              <a:gd name="adj2" fmla="val 18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split</w:t>
                              </w:r>
                            </w:p>
                            <w:p w:rsidR="0023747D" w:rsidRPr="00E74133" w:rsidRDefault="0023747D" w:rsidP="00375F9C">
                              <w:pPr>
                                <w:rPr>
                                  <w:szCs w:val="18"/>
                                </w:rPr>
                              </w:pPr>
                            </w:p>
                          </w:txbxContent>
                        </wps:txbx>
                        <wps:bodyPr rot="0" vert="horz" wrap="square" lIns="0" tIns="0" rIns="0" bIns="0" anchor="t" anchorCtr="0" upright="1">
                          <a:noAutofit/>
                        </wps:bodyPr>
                      </wps:wsp>
                      <wps:wsp>
                        <wps:cNvPr id="706" name="AutoShape 561"/>
                        <wps:cNvSpPr>
                          <a:spLocks noChangeArrowheads="1"/>
                        </wps:cNvSpPr>
                        <wps:spPr bwMode="auto">
                          <a:xfrm flipH="1">
                            <a:off x="1943100" y="4655820"/>
                            <a:ext cx="1028700" cy="219710"/>
                          </a:xfrm>
                          <a:prstGeom prst="wedgeRoundRectCallout">
                            <a:avLst>
                              <a:gd name="adj1" fmla="val 123519"/>
                              <a:gd name="adj2" fmla="val 4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Disabled it</w:t>
                              </w:r>
                            </w:p>
                          </w:txbxContent>
                        </wps:txbx>
                        <wps:bodyPr rot="0" vert="horz" wrap="square" lIns="0" tIns="0" rIns="0" bIns="0" anchor="t" anchorCtr="0" upright="1">
                          <a:noAutofit/>
                        </wps:bodyPr>
                      </wps:wsp>
                      <wps:wsp>
                        <wps:cNvPr id="708" name="AutoShape 562"/>
                        <wps:cNvSpPr>
                          <a:spLocks noChangeArrowheads="1"/>
                        </wps:cNvSpPr>
                        <wps:spPr bwMode="auto">
                          <a:xfrm flipH="1">
                            <a:off x="2286000" y="1386840"/>
                            <a:ext cx="800100" cy="219710"/>
                          </a:xfrm>
                          <a:prstGeom prst="wedgeRoundRectCallout">
                            <a:avLst>
                              <a:gd name="adj1" fmla="val 138569"/>
                              <a:gd name="adj2" fmla="val -546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E</w:t>
                              </w:r>
                              <w:r>
                                <w:rPr>
                                  <w:rFonts w:hint="eastAsia"/>
                                  <w:szCs w:val="18"/>
                                </w:rPr>
                                <w:t>xtra data</w:t>
                              </w:r>
                            </w:p>
                          </w:txbxContent>
                        </wps:txbx>
                        <wps:bodyPr rot="0" vert="horz" wrap="square" lIns="0" tIns="0" rIns="0" bIns="0" anchor="t" anchorCtr="0" upright="1">
                          <a:noAutofit/>
                        </wps:bodyPr>
                      </wps:wsp>
                      <wps:wsp>
                        <wps:cNvPr id="709" name="AutoShape 563"/>
                        <wps:cNvSpPr>
                          <a:spLocks noChangeArrowheads="1"/>
                        </wps:cNvSpPr>
                        <wps:spPr bwMode="auto">
                          <a:xfrm flipH="1">
                            <a:off x="1828800" y="495300"/>
                            <a:ext cx="1028700" cy="219710"/>
                          </a:xfrm>
                          <a:prstGeom prst="wedgeRoundRectCallout">
                            <a:avLst>
                              <a:gd name="adj1" fmla="val 151046"/>
                              <a:gd name="adj2" fmla="val 24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P</w:t>
                              </w:r>
                              <w:r>
                                <w:rPr>
                                  <w:rFonts w:hint="eastAsia"/>
                                  <w:szCs w:val="18"/>
                                </w:rPr>
                                <w:t>op menu data</w:t>
                              </w:r>
                            </w:p>
                          </w:txbxContent>
                        </wps:txbx>
                        <wps:bodyPr rot="0" vert="horz" wrap="square" lIns="0" tIns="0" rIns="0" bIns="0" anchor="t" anchorCtr="0" upright="1">
                          <a:noAutofit/>
                        </wps:bodyPr>
                      </wps:wsp>
                    </wpc:wpc>
                  </a:graphicData>
                </a:graphic>
              </wp:inline>
            </w:drawing>
          </mc:Choice>
          <mc:Fallback>
            <w:pict>
              <v:group id="画布 555" o:spid="_x0000_s1415" editas="canvas" style="width:414pt;height:432.15pt;mso-position-horizontal-relative:char;mso-position-vertical-relative:line" coordsize="52578,5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">
                <v:shape id="_x0000_s1416" type="#_x0000_t75" style="position:absolute;width:52578;height:54883;visibility:visible;mso-wrap-style:square">
                  <v:fill o:detectmouseclick="t"/>
                  <v:path o:connecttype="none"/>
                </v:shape>
                <v:shape id="Text Box 557" o:spid="_x0000_s1417" type="#_x0000_t202" style="position:absolute;top:488;width:52578;height:54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eD8QA&#10;AADcAAAADwAAAGRycy9kb3ducmV2LnhtbESPT2sCMRTE74V+h/AKvdVsPfhnNUpRZHsR7NreH5vn&#10;ZnHzsiRxXb+9EYQeh5n5DbNcD7YVPfnQOFbwOcpAEFdON1wr+D3uPmYgQkTW2DomBTcKsF69viwx&#10;1+7KP9SXsRYJwiFHBSbGLpcyVIYshpHriJN3ct5iTNLXUnu8Jrht5TjLJtJiw2nBYEcbQ9W5vFgF&#10;1Xk7bIvmz/j+YmcHPS9u+0mh1Pvb8LUAEWmI/+Fn+1srmGZjeJx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gHg/EAAAA3AAAAA8AAAAAAAAAAAAAAAAAmAIAAGRycy9k&#10;b3ducmV2LnhtbFBLBQYAAAAABAAEAPUAAACJAwAAAAA=&#10;" strokeweight="1pt">
                  <v:textbox style="mso-fit-shape-to-text:t" inset="1.5mm,1.3mm,1.5mm">
                    <w:txbxContent>
                      <w:p w:rsidR="0023747D" w:rsidRPr="00BA6658" w:rsidRDefault="0023747D" w:rsidP="00375F9C">
                        <w:pPr>
                          <w:spacing w:line="240" w:lineRule="exact"/>
                          <w:rPr>
                            <w:sz w:val="18"/>
                            <w:szCs w:val="18"/>
                            <w:lang w:val="sv-SE"/>
                          </w:rPr>
                        </w:pPr>
                        <w:r w:rsidRPr="00BA6658">
                          <w:rPr>
                            <w:color w:val="0000FF"/>
                            <w:sz w:val="18"/>
                            <w:szCs w:val="18"/>
                            <w:lang w:val="sv-SE"/>
                          </w:rPr>
                          <w:t>var</w:t>
                        </w:r>
                        <w:r w:rsidRPr="00BA6658">
                          <w:rPr>
                            <w:sz w:val="18"/>
                            <w:szCs w:val="18"/>
                            <w:lang w:val="sv-SE"/>
                          </w:rPr>
                          <w:t xml:space="preserve"> pm=</w:t>
                        </w:r>
                        <w:r w:rsidR="00122649">
                          <w:rPr>
                            <w:sz w:val="18"/>
                            <w:szCs w:val="18"/>
                            <w:lang w:val="sv-SE"/>
                          </w:rPr>
                          <w:t>xui</w:t>
                        </w:r>
                        <w:r w:rsidRPr="00BA6658">
                          <w:rPr>
                            <w:sz w:val="18"/>
                            <w:szCs w:val="18"/>
                            <w:lang w:val="sv-SE"/>
                          </w:rPr>
                          <w:t>.create(</w:t>
                        </w:r>
                        <w:r w:rsidRPr="00BA6658">
                          <w:rPr>
                            <w:color w:val="FF00FF"/>
                            <w:sz w:val="18"/>
                            <w:szCs w:val="18"/>
                            <w:lang w:val="sv-SE"/>
                          </w:rPr>
                          <w:t>'MenuBar'</w:t>
                        </w:r>
                        <w:r w:rsidRPr="00BA6658">
                          <w:rPr>
                            <w:sz w:val="18"/>
                            <w:szCs w:val="18"/>
                            <w:lang w:val="sv-SE"/>
                          </w:rPr>
                          <w:t>)</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setItems(</w:t>
                        </w:r>
                        <w:proofErr w:type="gramEnd"/>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"file"</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"File"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"newproject"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"New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"openproject"</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"Open 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"Ctrl+Alt+O"</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"img/b.gif"</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w:t>
                        </w:r>
                        <w:r w:rsidRPr="00BA6658">
                          <w:rPr>
                            <w:color w:val="FF00FF"/>
                            <w:sz w:val="18"/>
                            <w:szCs w:val="18"/>
                          </w:rPr>
                          <w:t>"option 1"</w:t>
                        </w:r>
                        <w:r w:rsidRPr="00BA6658">
                          <w:rPr>
                            <w:sz w:val="18"/>
                            <w:szCs w:val="18"/>
                          </w:rPr>
                          <w:t>,</w:t>
                        </w:r>
                        <w:r w:rsidRPr="00BA6658">
                          <w:rPr>
                            <w:color w:val="FF00FF"/>
                            <w:sz w:val="18"/>
                            <w:szCs w:val="18"/>
                          </w:rPr>
                          <w:t>"option 2"</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"closeproject"</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"Close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"type</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"split"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"img/a.gif"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"saveall"</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 All"</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"img/c.gif"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proofErr w:type="gramStart"/>
                        <w:r w:rsidRPr="00BA6658">
                          <w:rPr>
                            <w:sz w:val="18"/>
                            <w:szCs w:val="18"/>
                          </w:rPr>
                          <w:t xml:space="preserve">{ </w:t>
                        </w:r>
                        <w:r w:rsidRPr="00BA6658">
                          <w:rPr>
                            <w:color w:val="FF00FF"/>
                            <w:sz w:val="18"/>
                            <w:szCs w:val="18"/>
                          </w:rPr>
                          <w:t>"</w:t>
                        </w:r>
                        <w:proofErr w:type="gramEnd"/>
                        <w:r w:rsidRPr="00BA6658">
                          <w:rPr>
                            <w:color w:val="FF00FF"/>
                            <w:sz w:val="18"/>
                            <w:szCs w:val="18"/>
                          </w:rPr>
                          <w:t>id"</w:t>
                        </w:r>
                        <w:r w:rsidRPr="00BA6658">
                          <w:rPr>
                            <w:sz w:val="18"/>
                            <w:szCs w:val="18"/>
                          </w:rPr>
                          <w:t xml:space="preserve"> : </w:t>
                        </w:r>
                        <w:r w:rsidRPr="00BA6658">
                          <w:rPr>
                            <w:color w:val="FF00FF"/>
                            <w:sz w:val="18"/>
                            <w:szCs w:val="18"/>
                          </w:rPr>
                          <w:t>"tools"</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"Tools"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"command"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"Command Window"</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"spy"</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"Components Spy"</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"build"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"Build"</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roofErr w:type="gramStart"/>
                        <w:r w:rsidRPr="00BA6658">
                          <w:rPr>
                            <w:sz w:val="18"/>
                            <w:szCs w:val="18"/>
                          </w:rPr>
                          <w:t>disabled:</w:t>
                        </w:r>
                        <w:proofErr w:type="gramEnd"/>
                        <w:r w:rsidRPr="00BA6658">
                          <w:rPr>
                            <w:color w:val="0000FF"/>
                            <w:sz w:val="18"/>
                            <w:szCs w:val="18"/>
                          </w:rPr>
                          <w:t>true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"debug"</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"Debug"</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show()</w:t>
                        </w:r>
                        <w:proofErr w:type="gramEnd"/>
                      </w:p>
                    </w:txbxContent>
                  </v:textbox>
                </v:shape>
                <v:shape id="AutoShape 558" o:spid="_x0000_s1418" type="#_x0000_t62" style="position:absolute;left:18288;top:25755;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808UA&#10;AADcAAAADwAAAGRycy9kb3ducmV2LnhtbESPW2sCMRSE3wv+h3AKfavZKnhZzYrWFvokaovg22Fz&#10;9oKbk22Sutt/3xQEH4eZ+YZZrnrTiCs5X1tW8DJMQBDnVtdcKvj6fH+egfABWWNjmRT8kodVNnhY&#10;Yqptxwe6HkMpIoR9igqqENpUSp9XZNAPbUscvcI6gyFKV0rtsItw08hRkkykwZrjQoUtvVaUX44/&#10;RoGbv014Oj+Hzalgs/Pbzh++90o9PfbrBYhAfbiHb+0PrWCajOH/TD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LzTxQAAANwAAAAPAAAAAAAAAAAAAAAAAJgCAABkcnMv&#10;ZG93bnJldi54bWxQSwUGAAAAAAQABAD1AAAAigMAAAAA&#10;" adj="27679,8376" fillcolor="#ff9">
                  <v:textbox inset="0,0,0,0">
                    <w:txbxContent>
                      <w:p w:rsidR="0023747D" w:rsidRPr="000E23E9" w:rsidRDefault="0023747D" w:rsidP="00375F9C">
                        <w:pPr>
                          <w:rPr>
                            <w:szCs w:val="18"/>
                          </w:rPr>
                        </w:pPr>
                        <w:r>
                          <w:rPr>
                            <w:szCs w:val="18"/>
                          </w:rPr>
                          <w:t>An</w:t>
                        </w:r>
                        <w:r>
                          <w:rPr>
                            <w:rFonts w:hint="eastAsia"/>
                            <w:szCs w:val="18"/>
                          </w:rPr>
                          <w:t xml:space="preserve"> icon</w:t>
                        </w:r>
                      </w:p>
                    </w:txbxContent>
                  </v:textbox>
                </v:shape>
                <v:shape id="AutoShape 559" o:spid="_x0000_s1419" type="#_x0000_t62" style="position:absolute;left:20574;top:16840;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dVMMA&#10;AADcAAAADwAAAGRycy9kb3ducmV2LnhtbESP3YrCMBSE7wXfIRzBG9FUWVSqUURxkUUEf/D60Bzb&#10;YnNSkqj17TcLC14OM/MNM182phJPcr60rGA4SEAQZ1aXnCu4nLf9KQgfkDVWlknBmzwsF+3WHFNt&#10;X3yk5ynkIkLYp6igCKFOpfRZQQb9wNbE0btZZzBE6XKpHb4i3FRylCRjabDkuFBgTeuCsvvpYRS4&#10;srej6+Hw/aP3k1U43s37trkq1e00qxmIQE34hP/bO61gknzB35l4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mdVMMAAADcAAAADwAAAAAAAAAAAAAAAACYAgAAZHJzL2Rv&#10;d25yZXYueG1sUEsFBgAAAAAEAAQA9QAAAIgDAAAAAA==&#10;" adj="23472,3870" fillcolor="#ff9">
                  <v:textbox inset="0,0,0,0">
                    <w:txbxContent>
                      <w:p w:rsidR="0023747D" w:rsidRPr="000E23E9" w:rsidRDefault="0023747D" w:rsidP="00375F9C">
                        <w:pPr>
                          <w:rPr>
                            <w:szCs w:val="18"/>
                          </w:rPr>
                        </w:pPr>
                        <w:r>
                          <w:rPr>
                            <w:szCs w:val="18"/>
                          </w:rPr>
                          <w:t>S</w:t>
                        </w:r>
                        <w:r>
                          <w:rPr>
                            <w:rFonts w:hint="eastAsia"/>
                            <w:szCs w:val="18"/>
                          </w:rPr>
                          <w:t>ub pop menu</w:t>
                        </w:r>
                      </w:p>
                    </w:txbxContent>
                  </v:textbox>
                </v:shape>
                <v:shape id="AutoShape 560" o:spid="_x0000_s1420" type="#_x0000_t62" style="position:absolute;left:16002;top:2179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6xMUA&#10;AADcAAAADwAAAGRycy9kb3ducmV2LnhtbESPQWvCQBSE74X+h+UVvIhuFDQSXUWlFb0ItXp/ZJ/Z&#10;YPZtyG5N2l/fFYQeh5n5hlmsOluJOzW+dKxgNExAEOdOl1woOH99DGYgfEDWWDkmBT/kYbV8fVlg&#10;pl3Ln3Q/hUJECPsMFZgQ6kxKnxuy6IeuJo7e1TUWQ5RNIXWDbYTbSo6TZCotlhwXDNa0NZTfTt9W&#10;web32M7W22v/vbjcdge7N/20Mkr13rr1HESgLvyHn+29VpAmE3ic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DrExQAAANwAAAAPAAAAAAAAAAAAAAAAAJgCAABkcnMv&#10;ZG93bnJldi54bWxQSwUGAAAAAAQABAD1AAAAigMAAAAA&#10;" adj="35220,14746" fillcolor="#ff9">
                  <v:textbox inset="0,0,0,0">
                    <w:txbxContent>
                      <w:p w:rsidR="0023747D" w:rsidRPr="000E23E9" w:rsidRDefault="0023747D" w:rsidP="00375F9C">
                        <w:pPr>
                          <w:rPr>
                            <w:szCs w:val="18"/>
                          </w:rPr>
                        </w:pPr>
                        <w:r>
                          <w:rPr>
                            <w:rFonts w:hint="eastAsia"/>
                            <w:szCs w:val="18"/>
                          </w:rPr>
                          <w:t>A split</w:t>
                        </w:r>
                      </w:p>
                      <w:p w:rsidR="0023747D" w:rsidRPr="00E74133" w:rsidRDefault="0023747D" w:rsidP="00375F9C">
                        <w:pPr>
                          <w:rPr>
                            <w:szCs w:val="18"/>
                          </w:rPr>
                        </w:pPr>
                      </w:p>
                    </w:txbxContent>
                  </v:textbox>
                </v:shape>
                <v:shape id="AutoShape 561" o:spid="_x0000_s1421" type="#_x0000_t62" style="position:absolute;left:19431;top:4655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tQMMA&#10;AADcAAAADwAAAGRycy9kb3ducmV2LnhtbESPT2sCMRTE7wW/Q3iF3mpSC9quRlkLQq/+ab0+Ns/N&#10;tpuXkKS6fvumUPA4zMxvmMVqcL04U0ydZw1PYwWCuPGm41bDYb95fAGRMrLB3jNpuFKC1XJ0t8DK&#10;+Atv6bzLrSgQThVqsDmHSsrUWHKYxj4QF+/ko8NcZGyliXgpcNfLiVJT6bDjsmAx0Jul5nv34zSE&#10;z+NxVgf19WHX19e63/J6E5+1frgf6jmITEO+hf/b70bDTE3h70w5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stQMMAAADcAAAADwAAAAAAAAAAAAAAAACYAgAAZHJzL2Rv&#10;d25yZXYueG1sUEsFBgAAAAAEAAQA9QAAAIgDAAAAAA==&#10;" adj="37480,11798" fillcolor="#ff9">
                  <v:textbox inset="0,0,0,0">
                    <w:txbxContent>
                      <w:p w:rsidR="0023747D" w:rsidRPr="000E23E9" w:rsidRDefault="0023747D" w:rsidP="00375F9C">
                        <w:pPr>
                          <w:rPr>
                            <w:szCs w:val="18"/>
                          </w:rPr>
                        </w:pPr>
                        <w:r>
                          <w:rPr>
                            <w:rFonts w:hint="eastAsia"/>
                            <w:szCs w:val="18"/>
                          </w:rPr>
                          <w:t>Disabled it</w:t>
                        </w:r>
                      </w:p>
                    </w:txbxContent>
                  </v:textbox>
                </v:shape>
                <v:shape id="AutoShape 562" o:spid="_x0000_s1422" type="#_x0000_t62" style="position:absolute;left:22860;top:13868;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E9ocEA&#10;AADcAAAADwAAAGRycy9kb3ducmV2LnhtbERPz2vCMBS+D/wfwhO8DE3nQUc1ypAJ4kXttvujeW3C&#10;mpfSxFr31y8HwePH93u9HVwjeuqC9azgbZaBIC69tlwr+P7aT99BhIissfFMCu4UYLsZvawx1/7G&#10;F+qLWIsUwiFHBSbGNpcylIYchplviRNX+c5hTLCrpe7wlsJdI+dZtpAOLacGgy3tDJW/xdUpOO5s&#10;cb7aqq5Oen459p8/5vWvUWoyHj5WICIN8Sl+uA9awTJLa9OZd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PaHBAAAA3AAAAA8AAAAAAAAAAAAAAAAAmAIAAGRycy9kb3du&#10;cmV2LnhtbFBLBQYAAAAABAAEAPUAAACGAwAAAAA=&#10;" adj="40731,-999" fillcolor="#ff9">
                  <v:textbox inset="0,0,0,0">
                    <w:txbxContent>
                      <w:p w:rsidR="0023747D" w:rsidRPr="000E23E9" w:rsidRDefault="0023747D" w:rsidP="00375F9C">
                        <w:pPr>
                          <w:rPr>
                            <w:szCs w:val="18"/>
                          </w:rPr>
                        </w:pPr>
                        <w:r>
                          <w:rPr>
                            <w:szCs w:val="18"/>
                          </w:rPr>
                          <w:t>E</w:t>
                        </w:r>
                        <w:r>
                          <w:rPr>
                            <w:rFonts w:hint="eastAsia"/>
                            <w:szCs w:val="18"/>
                          </w:rPr>
                          <w:t>xtra data</w:t>
                        </w:r>
                      </w:p>
                    </w:txbxContent>
                  </v:textbox>
                </v:shape>
                <v:shape id="AutoShape 563" o:spid="_x0000_s1423" type="#_x0000_t62" style="position:absolute;left:18288;top:495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rmMUA&#10;AADcAAAADwAAAGRycy9kb3ducmV2LnhtbESPzW7CMBCE75V4B2uReitOELSQxkFAW4krP4ceV/E2&#10;ThOvo9hAytPjSpV6HM3MN5p8NdhWXKj3tWMF6SQBQVw6XXOl4HT8eFqA8AFZY+uYFPyQh1Uxesgx&#10;0+7Ke7ocQiUihH2GCkwIXSalLw1Z9BPXEUfvy/UWQ5R9JXWP1wi3rZwmybO0WHNcMNjR1lDZHM5W&#10;QZcev0v3vmlu6fy2b4yfvS13n0o9jof1K4hAQ/gP/7V3WsFLsoTfM/EIy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CuYxQAAANwAAAAPAAAAAAAAAAAAAAAAAJgCAABkcnMv&#10;ZG93bnJldi54bWxQSwUGAAAAAAQABAD1AAAAigMAAAAA&#10;" adj="43426,16043" fillcolor="#ff9">
                  <v:textbox inset="0,0,0,0">
                    <w:txbxContent>
                      <w:p w:rsidR="0023747D" w:rsidRPr="000E23E9" w:rsidRDefault="0023747D" w:rsidP="00375F9C">
                        <w:pPr>
                          <w:rPr>
                            <w:szCs w:val="18"/>
                          </w:rPr>
                        </w:pPr>
                        <w:r>
                          <w:rPr>
                            <w:szCs w:val="18"/>
                          </w:rPr>
                          <w:t>P</w:t>
                        </w:r>
                        <w:r>
                          <w:rPr>
                            <w:rFonts w:hint="eastAsia"/>
                            <w:szCs w:val="18"/>
                          </w:rPr>
                          <w:t>op menu data</w:t>
                        </w:r>
                      </w:p>
                    </w:txbxContent>
                  </v:textbox>
                </v:shape>
                <w10:anchorlock/>
              </v:group>
            </w:pict>
          </mc:Fallback>
        </mc:AlternateContent>
      </w:r>
    </w:p>
    <w:p w:rsidR="00375F9C" w:rsidRPr="009265AB" w:rsidRDefault="00375F9C" w:rsidP="00375F9C">
      <w:pPr>
        <w:rPr>
          <w:b/>
        </w:rPr>
      </w:pPr>
      <w:r w:rsidRPr="009265AB">
        <w:rPr>
          <w:b/>
        </w:rPr>
        <w:t>O</w:t>
      </w:r>
      <w:r w:rsidRPr="009265AB">
        <w:rPr>
          <w:rFonts w:hint="eastAsia"/>
          <w:b/>
        </w:rPr>
        <w:t>utput:</w:t>
      </w:r>
    </w:p>
    <w:p w:rsidR="00375F9C" w:rsidRDefault="00122649" w:rsidP="00375F9C">
      <w:r>
        <w:rPr>
          <w:noProof/>
        </w:rPr>
        <w:drawing>
          <wp:inline distT="0" distB="0" distL="0" distR="0" wp14:anchorId="5DD0E617" wp14:editId="3217F385">
            <wp:extent cx="3419048" cy="1447619"/>
            <wp:effectExtent l="0" t="0" r="0" b="635"/>
            <wp:docPr id="1201" name="图片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419048" cy="1447619"/>
                    </a:xfrm>
                    <a:prstGeom prst="rect">
                      <a:avLst/>
                    </a:prstGeom>
                  </pic:spPr>
                </pic:pic>
              </a:graphicData>
            </a:graphic>
          </wp:inline>
        </w:drawing>
      </w:r>
    </w:p>
    <w:p w:rsidR="00375F9C" w:rsidRDefault="00375F9C" w:rsidP="00E45D25">
      <w:pPr>
        <w:pStyle w:val="3"/>
        <w:numPr>
          <w:ilvl w:val="2"/>
          <w:numId w:val="17"/>
        </w:numPr>
      </w:pPr>
      <w:bookmarkStart w:id="103" w:name="_Toc453071739"/>
      <w:r>
        <w:rPr>
          <w:rFonts w:hint="eastAsia"/>
        </w:rPr>
        <w:t>Toolbars</w:t>
      </w:r>
      <w:bookmarkEnd w:id="103"/>
    </w:p>
    <w:p w:rsidR="00375F9C" w:rsidRPr="009265AB" w:rsidRDefault="00375F9C" w:rsidP="00375F9C">
      <w:pPr>
        <w:ind w:left="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5BE6161F" wp14:editId="24EB972E">
                <wp:extent cx="5257800" cy="3507105"/>
                <wp:effectExtent l="9525" t="0" r="9525" b="7620"/>
                <wp:docPr id="701" name="画布 5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90" name="Text Box 566"/>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22789" w:rsidRDefault="00122649" w:rsidP="00375F9C">
                              <w:pPr>
                                <w:spacing w:line="240" w:lineRule="exact"/>
                                <w:rPr>
                                  <w:sz w:val="18"/>
                                  <w:szCs w:val="18"/>
                                </w:rPr>
                              </w:pPr>
                              <w:proofErr w:type="gramStart"/>
                              <w:r>
                                <w:rPr>
                                  <w:sz w:val="18"/>
                                  <w:szCs w:val="18"/>
                                </w:rPr>
                                <w:t>xui</w:t>
                              </w:r>
                              <w:r w:rsidR="0023747D" w:rsidRPr="00E22789">
                                <w:rPr>
                                  <w:sz w:val="18"/>
                                  <w:szCs w:val="18"/>
                                </w:rPr>
                                <w:t>.create(</w:t>
                              </w:r>
                              <w:proofErr w:type="gramEnd"/>
                              <w:r w:rsidR="0023747D" w:rsidRPr="00E22789">
                                <w:rPr>
                                  <w:color w:val="FF00FF"/>
                                  <w:sz w:val="18"/>
                                  <w:szCs w:val="18"/>
                                </w:rPr>
                                <w:t>'ToolBar'</w:t>
                              </w:r>
                              <w:r w:rsidR="0023747D" w:rsidRPr="00E22789">
                                <w:rPr>
                                  <w:sz w:val="18"/>
                                  <w:szCs w:val="18"/>
                                </w:rPr>
                                <w:t>,{items:[{</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"align"</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"left"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"left"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"center"</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roofErr w:type="gramStart"/>
                              <w:r w:rsidRPr="00E22789">
                                <w:rPr>
                                  <w:sz w:val="18"/>
                                  <w:szCs w:val="18"/>
                                </w:rPr>
                                <w:t>type</w:t>
                              </w:r>
                              <w:proofErr w:type="gramEnd"/>
                              <w:r w:rsidRPr="00E22789">
                                <w:rPr>
                                  <w:sz w:val="18"/>
                                  <w:szCs w:val="18"/>
                                </w:rPr>
                                <w:t>:</w:t>
                              </w:r>
                              <w:r w:rsidRPr="00E22789">
                                <w:rPr>
                                  <w:color w:val="FF00FF"/>
                                  <w:sz w:val="18"/>
                                  <w:szCs w:val="18"/>
                                </w:rPr>
                                <w:t>'split'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"right"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"code"</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"format"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"format"</w:t>
                              </w:r>
                              <w:r w:rsidRPr="00E22789">
                                <w:rPr>
                                  <w:sz w:val="18"/>
                                  <w:szCs w:val="18"/>
                                </w:rPr>
                                <w:t>,</w:t>
                              </w:r>
                            </w:p>
                            <w:p w:rsidR="0023747D" w:rsidRPr="00E22789" w:rsidRDefault="0023747D" w:rsidP="00375F9C">
                              <w:pPr>
                                <w:spacing w:line="240" w:lineRule="exact"/>
                                <w:rPr>
                                  <w:sz w:val="18"/>
                                  <w:szCs w:val="18"/>
                                  <w:lang w:val="de-DE"/>
                                </w:rPr>
                              </w:pPr>
                              <w:r w:rsidRPr="00E22789">
                                <w:rPr>
                                  <w:sz w:val="18"/>
                                  <w:szCs w:val="18"/>
                                </w:rPr>
                                <w:t xml:space="preserve">        </w:t>
                              </w:r>
                              <w:r w:rsidRPr="00E22789">
                                <w:rPr>
                                  <w:sz w:val="18"/>
                                  <w:szCs w:val="18"/>
                                  <w:lang w:val="de-DE"/>
                                </w:rPr>
                                <w:t>label:</w:t>
                              </w:r>
                              <w:r w:rsidRPr="00E22789">
                                <w:rPr>
                                  <w:color w:val="FF00FF"/>
                                  <w:sz w:val="18"/>
                                  <w:szCs w:val="18"/>
                                  <w:lang w:val="de-DE"/>
                                </w:rPr>
                                <w:t>"label"</w:t>
                              </w:r>
                              <w:r w:rsidRPr="00E22789">
                                <w:rPr>
                                  <w:sz w:val="18"/>
                                  <w:szCs w:val="18"/>
                                  <w:lang w:val="de-DE"/>
                                </w:rPr>
                                <w:t>,</w:t>
                              </w:r>
                            </w:p>
                            <w:p w:rsidR="0023747D" w:rsidRPr="00E22789" w:rsidRDefault="0023747D" w:rsidP="00375F9C">
                              <w:pPr>
                                <w:spacing w:line="240" w:lineRule="exact"/>
                                <w:rPr>
                                  <w:sz w:val="18"/>
                                  <w:szCs w:val="18"/>
                                  <w:lang w:val="de-DE"/>
                                </w:rPr>
                              </w:pPr>
                              <w:r w:rsidRPr="00E22789">
                                <w:rPr>
                                  <w:sz w:val="18"/>
                                  <w:szCs w:val="18"/>
                                  <w:lang w:val="de-DE"/>
                                </w:rPr>
                                <w:t xml:space="preserve">        image:</w:t>
                              </w:r>
                              <w:r w:rsidRPr="00E22789">
                                <w:rPr>
                                  <w:color w:val="FF00FF"/>
                                  <w:sz w:val="18"/>
                                  <w:szCs w:val="18"/>
                                  <w:lang w:val="de-DE"/>
                                </w:rPr>
                                <w:t>"img/a.gif"</w:t>
                              </w:r>
                              <w:r w:rsidRPr="00E22789">
                                <w:rPr>
                                  <w:sz w:val="18"/>
                                  <w:szCs w:val="18"/>
                                  <w:lang w:val="de-DE"/>
                                </w:rPr>
                                <w:t>,</w:t>
                              </w:r>
                            </w:p>
                            <w:p w:rsidR="0023747D" w:rsidRPr="00E22789" w:rsidRDefault="0023747D" w:rsidP="00375F9C">
                              <w:pPr>
                                <w:spacing w:line="240" w:lineRule="exact"/>
                                <w:rPr>
                                  <w:sz w:val="18"/>
                                  <w:szCs w:val="18"/>
                                </w:rPr>
                              </w:pPr>
                              <w:r w:rsidRPr="00E22789">
                                <w:rPr>
                                  <w:sz w:val="18"/>
                                  <w:szCs w:val="18"/>
                                  <w:lang w:val="de-DE"/>
                                </w:rPr>
                                <w:t xml:space="preserve">        </w:t>
                              </w:r>
                              <w:r w:rsidRPr="00E22789">
                                <w:rPr>
                                  <w:color w:val="FF00FF"/>
                                  <w:sz w:val="18"/>
                                  <w:szCs w:val="18"/>
                                </w:rPr>
                                <w:t>"</w:t>
                              </w:r>
                              <w:proofErr w:type="gramStart"/>
                              <w:r w:rsidRPr="00E22789">
                                <w:rPr>
                                  <w:color w:val="FF00FF"/>
                                  <w:sz w:val="18"/>
                                  <w:szCs w:val="18"/>
                                </w:rPr>
                                <w:t>dropButton</w:t>
                              </w:r>
                              <w:proofErr w:type="gramEnd"/>
                              <w:r w:rsidRPr="00E22789">
                                <w:rPr>
                                  <w:color w:val="FF00FF"/>
                                  <w:sz w:val="18"/>
                                  <w:szCs w:val="18"/>
                                </w:rPr>
                                <w:t>"</w:t>
                              </w:r>
                              <w:r w:rsidRPr="00E22789">
                                <w:rPr>
                                  <w:sz w:val="18"/>
                                  <w:szCs w:val="18"/>
                                </w:rPr>
                                <w:t xml:space="preserve"> : </w:t>
                              </w:r>
                              <w:r w:rsidRPr="00E22789">
                                <w:rPr>
                                  <w:color w:val="0000FF"/>
                                  <w:sz w:val="18"/>
                                  <w:szCs w:val="18"/>
                                </w:rPr>
                                <w:t>true</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rPr>
                                  <w:sz w:val="18"/>
                                  <w:szCs w:val="18"/>
                                </w:rPr>
                              </w:pPr>
                              <w:r w:rsidRPr="00E22789">
                                <w:rPr>
                                  <w:sz w:val="18"/>
                                  <w:szCs w:val="18"/>
                                </w:rPr>
                                <w:t>.</w:t>
                              </w:r>
                              <w:proofErr w:type="gramStart"/>
                              <w:r w:rsidRPr="00E22789">
                                <w:rPr>
                                  <w:sz w:val="18"/>
                                  <w:szCs w:val="18"/>
                                </w:rPr>
                                <w:t>onClick(</w:t>
                              </w:r>
                              <w:proofErr w:type="gramEnd"/>
                              <w:r w:rsidRPr="00E22789">
                                <w:rPr>
                                  <w:color w:val="0000FF"/>
                                  <w:sz w:val="18"/>
                                  <w:szCs w:val="18"/>
                                </w:rPr>
                                <w:t>function</w:t>
                              </w:r>
                              <w:r w:rsidRPr="00E22789">
                                <w:rPr>
                                  <w:sz w:val="18"/>
                                  <w:szCs w:val="18"/>
                                </w:rPr>
                                <w:t>(profile,group,item){</w:t>
                              </w:r>
                            </w:p>
                            <w:p w:rsidR="0023747D" w:rsidRPr="00E22789" w:rsidRDefault="0023747D" w:rsidP="00375F9C">
                              <w:pPr>
                                <w:spacing w:line="240" w:lineRule="exact"/>
                                <w:rPr>
                                  <w:sz w:val="18"/>
                                  <w:szCs w:val="18"/>
                                </w:rPr>
                              </w:pPr>
                              <w:r w:rsidRPr="00E22789">
                                <w:rPr>
                                  <w:sz w:val="18"/>
                                  <w:szCs w:val="18"/>
                                </w:rPr>
                                <w:t xml:space="preserve">    </w:t>
                              </w:r>
                              <w:proofErr w:type="gramStart"/>
                              <w:r w:rsidR="00122649">
                                <w:rPr>
                                  <w:sz w:val="18"/>
                                  <w:szCs w:val="18"/>
                                </w:rPr>
                                <w:t>xui</w:t>
                              </w:r>
                              <w:r w:rsidRPr="00E22789">
                                <w:rPr>
                                  <w:sz w:val="18"/>
                                  <w:szCs w:val="18"/>
                                </w:rPr>
                                <w:t>.message(</w:t>
                              </w:r>
                              <w:proofErr w:type="gramEnd"/>
                              <w:r w:rsidRPr="00E22789">
                                <w:rPr>
                                  <w:sz w:val="18"/>
                                  <w:szCs w:val="18"/>
                                </w:rPr>
                                <w:t xml:space="preserve">group.id + </w:t>
                              </w:r>
                              <w:r w:rsidRPr="00E22789">
                                <w:rPr>
                                  <w:color w:val="FF00FF"/>
                                  <w:sz w:val="18"/>
                                  <w:szCs w:val="18"/>
                                </w:rPr>
                                <w:t>" : "</w:t>
                              </w:r>
                              <w:r w:rsidRPr="00E22789">
                                <w:rPr>
                                  <w:sz w:val="18"/>
                                  <w:szCs w:val="18"/>
                                </w:rPr>
                                <w:t xml:space="preserve"> +item.id)</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pPr>
                              <w:r w:rsidRPr="00E22789">
                                <w:rPr>
                                  <w:sz w:val="18"/>
                                  <w:szCs w:val="18"/>
                                </w:rPr>
                                <w:t>.</w:t>
                              </w:r>
                              <w:proofErr w:type="gramStart"/>
                              <w:r w:rsidRPr="00E22789">
                                <w:rPr>
                                  <w:sz w:val="18"/>
                                  <w:szCs w:val="18"/>
                                </w:rPr>
                                <w:t>show(</w:t>
                              </w:r>
                              <w:proofErr w:type="gramEnd"/>
                              <w:r w:rsidRPr="00E22789">
                                <w:rPr>
                                  <w:sz w:val="18"/>
                                  <w:szCs w:val="18"/>
                                </w:rPr>
                                <w:t>)</w:t>
                              </w:r>
                              <w:r>
                                <w:rPr>
                                  <w:rFonts w:hint="eastAsia"/>
                                </w:rPr>
                                <w:t>;</w:t>
                              </w:r>
                            </w:p>
                          </w:txbxContent>
                        </wps:txbx>
                        <wps:bodyPr rot="0" vert="horz" wrap="square" lIns="54000" tIns="46800" rIns="54000" bIns="45720" anchor="t" anchorCtr="0" upright="1">
                          <a:spAutoFit/>
                        </wps:bodyPr>
                      </wps:wsp>
                      <wps:wsp>
                        <wps:cNvPr id="691" name="AutoShape 567"/>
                        <wps:cNvSpPr>
                          <a:spLocks noChangeArrowheads="1"/>
                        </wps:cNvSpPr>
                        <wps:spPr bwMode="auto">
                          <a:xfrm flipH="1">
                            <a:off x="1714500" y="198120"/>
                            <a:ext cx="1143000" cy="219710"/>
                          </a:xfrm>
                          <a:prstGeom prst="wedgeRoundRectCallout">
                            <a:avLst>
                              <a:gd name="adj1" fmla="val 113667"/>
                              <a:gd name="adj2" fmla="val 11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Button group data</w:t>
                              </w:r>
                            </w:p>
                          </w:txbxContent>
                        </wps:txbx>
                        <wps:bodyPr rot="0" vert="horz" wrap="square" lIns="0" tIns="0" rIns="0" bIns="0" anchor="t" anchorCtr="0" upright="1">
                          <a:noAutofit/>
                        </wps:bodyPr>
                      </wps:wsp>
                      <wps:wsp>
                        <wps:cNvPr id="692" name="AutoShape 568"/>
                        <wps:cNvSpPr>
                          <a:spLocks noChangeArrowheads="1"/>
                        </wps:cNvSpPr>
                        <wps:spPr bwMode="auto">
                          <a:xfrm flipH="1">
                            <a:off x="1943100" y="2080260"/>
                            <a:ext cx="914400" cy="219710"/>
                          </a:xfrm>
                          <a:prstGeom prst="wedgeRoundRectCallout">
                            <a:avLst>
                              <a:gd name="adj1" fmla="val 107708"/>
                              <a:gd name="adj2" fmla="val -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Cs w:val="18"/>
                                </w:rPr>
                              </w:pPr>
                              <w:r>
                                <w:rPr>
                                  <w:szCs w:val="18"/>
                                </w:rPr>
                                <w:t>W</w:t>
                              </w:r>
                              <w:r>
                                <w:rPr>
                                  <w:rFonts w:hint="eastAsia"/>
                                  <w:szCs w:val="18"/>
                                </w:rPr>
                                <w:t>ith an icon</w:t>
                              </w:r>
                            </w:p>
                          </w:txbxContent>
                        </wps:txbx>
                        <wps:bodyPr rot="0" vert="horz" wrap="square" lIns="0" tIns="0" rIns="0" bIns="0" anchor="t" anchorCtr="0" upright="1">
                          <a:noAutofit/>
                        </wps:bodyPr>
                      </wps:wsp>
                      <wps:wsp>
                        <wps:cNvPr id="694" name="AutoShape 569"/>
                        <wps:cNvSpPr>
                          <a:spLocks noChangeArrowheads="1"/>
                        </wps:cNvSpPr>
                        <wps:spPr bwMode="auto">
                          <a:xfrm flipH="1">
                            <a:off x="685800" y="2476500"/>
                            <a:ext cx="914400" cy="198120"/>
                          </a:xfrm>
                          <a:prstGeom prst="wedgeRoundRectCallout">
                            <a:avLst>
                              <a:gd name="adj1" fmla="val -28750"/>
                              <a:gd name="adj2" fmla="val 15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roup object</w:t>
                              </w:r>
                            </w:p>
                            <w:p w:rsidR="0023747D" w:rsidRPr="00E74133" w:rsidRDefault="0023747D" w:rsidP="00375F9C">
                              <w:pPr>
                                <w:rPr>
                                  <w:szCs w:val="18"/>
                                </w:rPr>
                              </w:pPr>
                            </w:p>
                          </w:txbxContent>
                        </wps:txbx>
                        <wps:bodyPr rot="0" vert="horz" wrap="square" lIns="0" tIns="0" rIns="0" bIns="0" anchor="t" anchorCtr="0" upright="1">
                          <a:noAutofit/>
                        </wps:bodyPr>
                      </wps:wsp>
                      <wps:wsp>
                        <wps:cNvPr id="695" name="AutoShape 570"/>
                        <wps:cNvSpPr>
                          <a:spLocks noChangeArrowheads="1"/>
                        </wps:cNvSpPr>
                        <wps:spPr bwMode="auto">
                          <a:xfrm flipH="1">
                            <a:off x="2286000" y="792480"/>
                            <a:ext cx="571500" cy="219710"/>
                          </a:xfrm>
                          <a:prstGeom prst="wedgeRoundRectCallout">
                            <a:avLst>
                              <a:gd name="adj1" fmla="val 239000"/>
                              <a:gd name="adj2" fmla="val 3496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split</w:t>
                              </w:r>
                            </w:p>
                          </w:txbxContent>
                        </wps:txbx>
                        <wps:bodyPr rot="0" vert="horz" wrap="square" lIns="0" tIns="0" rIns="0" bIns="0" anchor="t" anchorCtr="0" upright="1">
                          <a:noAutofit/>
                        </wps:bodyPr>
                      </wps:wsp>
                      <wps:wsp>
                        <wps:cNvPr id="696" name="AutoShape 571"/>
                        <wps:cNvSpPr>
                          <a:spLocks noChangeArrowheads="1"/>
                        </wps:cNvSpPr>
                        <wps:spPr bwMode="auto">
                          <a:xfrm flipH="1">
                            <a:off x="2400300" y="495300"/>
                            <a:ext cx="1028700" cy="219710"/>
                          </a:xfrm>
                          <a:prstGeom prst="wedgeRoundRectCallout">
                            <a:avLst>
                              <a:gd name="adj1" fmla="val 75370"/>
                              <a:gd name="adj2" fmla="val 2774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Button data</w:t>
                              </w:r>
                            </w:p>
                          </w:txbxContent>
                        </wps:txbx>
                        <wps:bodyPr rot="0" vert="horz" wrap="square" lIns="0" tIns="0" rIns="0" bIns="0" anchor="t" anchorCtr="0" upright="1">
                          <a:noAutofit/>
                        </wps:bodyPr>
                      </wps:wsp>
                      <wps:wsp>
                        <wps:cNvPr id="697" name="AutoShape 572"/>
                        <wps:cNvSpPr>
                          <a:spLocks noChangeArrowheads="1"/>
                        </wps:cNvSpPr>
                        <wps:spPr bwMode="auto">
                          <a:xfrm flipH="1">
                            <a:off x="2514600" y="1783080"/>
                            <a:ext cx="800100" cy="219710"/>
                          </a:xfrm>
                          <a:prstGeom prst="wedgeRoundRectCallout">
                            <a:avLst>
                              <a:gd name="adj1" fmla="val 220792"/>
                              <a:gd name="adj2" fmla="val 51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a label</w:t>
                              </w:r>
                            </w:p>
                          </w:txbxContent>
                        </wps:txbx>
                        <wps:bodyPr rot="0" vert="horz" wrap="square" lIns="0" tIns="0" rIns="0" bIns="0" anchor="t" anchorCtr="0" upright="1">
                          <a:noAutofit/>
                        </wps:bodyPr>
                      </wps:wsp>
                      <wps:wsp>
                        <wps:cNvPr id="698" name="AutoShape 573"/>
                        <wps:cNvSpPr>
                          <a:spLocks noChangeArrowheads="1"/>
                        </wps:cNvSpPr>
                        <wps:spPr bwMode="auto">
                          <a:xfrm flipH="1">
                            <a:off x="2514600" y="2377440"/>
                            <a:ext cx="800100" cy="219710"/>
                          </a:xfrm>
                          <a:prstGeom prst="wedgeRoundRectCallout">
                            <a:avLst>
                              <a:gd name="adj1" fmla="val 177856"/>
                              <a:gd name="adj2" fmla="val -8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drop button</w:t>
                              </w:r>
                            </w:p>
                          </w:txbxContent>
                        </wps:txbx>
                        <wps:bodyPr rot="0" vert="horz" wrap="square" lIns="0" tIns="0" rIns="0" bIns="0" anchor="t" anchorCtr="0" upright="1">
                          <a:noAutofit/>
                        </wps:bodyPr>
                      </wps:wsp>
                      <wps:wsp>
                        <wps:cNvPr id="700" name="AutoShape 574"/>
                        <wps:cNvSpPr>
                          <a:spLocks noChangeArrowheads="1"/>
                        </wps:cNvSpPr>
                        <wps:spPr bwMode="auto">
                          <a:xfrm flipH="1">
                            <a:off x="1714500" y="2476500"/>
                            <a:ext cx="685800" cy="198120"/>
                          </a:xfrm>
                          <a:prstGeom prst="wedgeRoundRectCallout">
                            <a:avLst>
                              <a:gd name="adj1" fmla="val 54722"/>
                              <a:gd name="adj2" fmla="val 15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B</w:t>
                              </w:r>
                              <w:r>
                                <w:rPr>
                                  <w:rFonts w:hint="eastAsia"/>
                                  <w:szCs w:val="18"/>
                                </w:rPr>
                                <w:t>utton object</w:t>
                              </w:r>
                            </w:p>
                            <w:p w:rsidR="0023747D" w:rsidRPr="00E74133"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564" o:spid="_x0000_s1424"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">
                <v:shape id="_x0000_s1425" type="#_x0000_t75" style="position:absolute;width:52578;height:35071;visibility:visible;mso-wrap-style:square">
                  <v:fill o:detectmouseclick="t"/>
                  <v:path o:connecttype="none"/>
                </v:shape>
                <v:shape id="Text Box 566" o:spid="_x0000_s1426"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b8A&#10;AADcAAAADwAAAGRycy9kb3ducmV2LnhtbERPTYvCMBC9C/6HMII3TddD0a5RZEXqZcFV9z40Y1Ns&#10;JiWJtf77zUHY4+N9r7eDbUVPPjSOFXzMMxDEldMN1wqul8NsCSJEZI2tY1LwogDbzXi0xkK7J/9Q&#10;f461SCEcClRgYuwKKUNlyGKYu444cTfnLcYEfS21x2cKt61cZFkuLTacGgx29GWoup8fVkF13w/7&#10;svk1vn/Y5Umvytd3Xio1nQy7TxCRhvgvfruPWkG+SvPTmXQE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b/5vwAAANwAAAAPAAAAAAAAAAAAAAAAAJgCAABkcnMvZG93bnJl&#10;di54bWxQSwUGAAAAAAQABAD1AAAAhAMAAAAA&#10;" strokeweight="1pt">
                  <v:textbox style="mso-fit-shape-to-text:t" inset="1.5mm,1.3mm,1.5mm">
                    <w:txbxContent>
                      <w:p w:rsidR="0023747D" w:rsidRPr="00E22789" w:rsidRDefault="00122649" w:rsidP="00375F9C">
                        <w:pPr>
                          <w:spacing w:line="240" w:lineRule="exact"/>
                          <w:rPr>
                            <w:sz w:val="18"/>
                            <w:szCs w:val="18"/>
                          </w:rPr>
                        </w:pPr>
                        <w:proofErr w:type="gramStart"/>
                        <w:r>
                          <w:rPr>
                            <w:sz w:val="18"/>
                            <w:szCs w:val="18"/>
                          </w:rPr>
                          <w:t>xui</w:t>
                        </w:r>
                        <w:r w:rsidR="0023747D" w:rsidRPr="00E22789">
                          <w:rPr>
                            <w:sz w:val="18"/>
                            <w:szCs w:val="18"/>
                          </w:rPr>
                          <w:t>.create(</w:t>
                        </w:r>
                        <w:proofErr w:type="gramEnd"/>
                        <w:r w:rsidR="0023747D" w:rsidRPr="00E22789">
                          <w:rPr>
                            <w:color w:val="FF00FF"/>
                            <w:sz w:val="18"/>
                            <w:szCs w:val="18"/>
                          </w:rPr>
                          <w:t>'ToolBar'</w:t>
                        </w:r>
                        <w:r w:rsidR="0023747D" w:rsidRPr="00E22789">
                          <w:rPr>
                            <w:sz w:val="18"/>
                            <w:szCs w:val="18"/>
                          </w:rPr>
                          <w:t>,{items:[{</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"align"</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"left"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"left"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"center"</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roofErr w:type="gramStart"/>
                        <w:r w:rsidRPr="00E22789">
                          <w:rPr>
                            <w:sz w:val="18"/>
                            <w:szCs w:val="18"/>
                          </w:rPr>
                          <w:t>type</w:t>
                        </w:r>
                        <w:proofErr w:type="gramEnd"/>
                        <w:r w:rsidRPr="00E22789">
                          <w:rPr>
                            <w:sz w:val="18"/>
                            <w:szCs w:val="18"/>
                          </w:rPr>
                          <w:t>:</w:t>
                        </w:r>
                        <w:r w:rsidRPr="00E22789">
                          <w:rPr>
                            <w:color w:val="FF00FF"/>
                            <w:sz w:val="18"/>
                            <w:szCs w:val="18"/>
                          </w:rPr>
                          <w:t>'split'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"right"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"code"</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"format"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"format"</w:t>
                        </w:r>
                        <w:r w:rsidRPr="00E22789">
                          <w:rPr>
                            <w:sz w:val="18"/>
                            <w:szCs w:val="18"/>
                          </w:rPr>
                          <w:t>,</w:t>
                        </w:r>
                      </w:p>
                      <w:p w:rsidR="0023747D" w:rsidRPr="00E22789" w:rsidRDefault="0023747D" w:rsidP="00375F9C">
                        <w:pPr>
                          <w:spacing w:line="240" w:lineRule="exact"/>
                          <w:rPr>
                            <w:sz w:val="18"/>
                            <w:szCs w:val="18"/>
                            <w:lang w:val="de-DE"/>
                          </w:rPr>
                        </w:pPr>
                        <w:r w:rsidRPr="00E22789">
                          <w:rPr>
                            <w:sz w:val="18"/>
                            <w:szCs w:val="18"/>
                          </w:rPr>
                          <w:t xml:space="preserve">        </w:t>
                        </w:r>
                        <w:r w:rsidRPr="00E22789">
                          <w:rPr>
                            <w:sz w:val="18"/>
                            <w:szCs w:val="18"/>
                            <w:lang w:val="de-DE"/>
                          </w:rPr>
                          <w:t>label:</w:t>
                        </w:r>
                        <w:r w:rsidRPr="00E22789">
                          <w:rPr>
                            <w:color w:val="FF00FF"/>
                            <w:sz w:val="18"/>
                            <w:szCs w:val="18"/>
                            <w:lang w:val="de-DE"/>
                          </w:rPr>
                          <w:t>"label"</w:t>
                        </w:r>
                        <w:r w:rsidRPr="00E22789">
                          <w:rPr>
                            <w:sz w:val="18"/>
                            <w:szCs w:val="18"/>
                            <w:lang w:val="de-DE"/>
                          </w:rPr>
                          <w:t>,</w:t>
                        </w:r>
                      </w:p>
                      <w:p w:rsidR="0023747D" w:rsidRPr="00E22789" w:rsidRDefault="0023747D" w:rsidP="00375F9C">
                        <w:pPr>
                          <w:spacing w:line="240" w:lineRule="exact"/>
                          <w:rPr>
                            <w:sz w:val="18"/>
                            <w:szCs w:val="18"/>
                            <w:lang w:val="de-DE"/>
                          </w:rPr>
                        </w:pPr>
                        <w:r w:rsidRPr="00E22789">
                          <w:rPr>
                            <w:sz w:val="18"/>
                            <w:szCs w:val="18"/>
                            <w:lang w:val="de-DE"/>
                          </w:rPr>
                          <w:t xml:space="preserve">        image:</w:t>
                        </w:r>
                        <w:r w:rsidRPr="00E22789">
                          <w:rPr>
                            <w:color w:val="FF00FF"/>
                            <w:sz w:val="18"/>
                            <w:szCs w:val="18"/>
                            <w:lang w:val="de-DE"/>
                          </w:rPr>
                          <w:t>"img/a.gif"</w:t>
                        </w:r>
                        <w:r w:rsidRPr="00E22789">
                          <w:rPr>
                            <w:sz w:val="18"/>
                            <w:szCs w:val="18"/>
                            <w:lang w:val="de-DE"/>
                          </w:rPr>
                          <w:t>,</w:t>
                        </w:r>
                      </w:p>
                      <w:p w:rsidR="0023747D" w:rsidRPr="00E22789" w:rsidRDefault="0023747D" w:rsidP="00375F9C">
                        <w:pPr>
                          <w:spacing w:line="240" w:lineRule="exact"/>
                          <w:rPr>
                            <w:sz w:val="18"/>
                            <w:szCs w:val="18"/>
                          </w:rPr>
                        </w:pPr>
                        <w:r w:rsidRPr="00E22789">
                          <w:rPr>
                            <w:sz w:val="18"/>
                            <w:szCs w:val="18"/>
                            <w:lang w:val="de-DE"/>
                          </w:rPr>
                          <w:t xml:space="preserve">        </w:t>
                        </w:r>
                        <w:r w:rsidRPr="00E22789">
                          <w:rPr>
                            <w:color w:val="FF00FF"/>
                            <w:sz w:val="18"/>
                            <w:szCs w:val="18"/>
                          </w:rPr>
                          <w:t>"</w:t>
                        </w:r>
                        <w:proofErr w:type="gramStart"/>
                        <w:r w:rsidRPr="00E22789">
                          <w:rPr>
                            <w:color w:val="FF00FF"/>
                            <w:sz w:val="18"/>
                            <w:szCs w:val="18"/>
                          </w:rPr>
                          <w:t>dropButton</w:t>
                        </w:r>
                        <w:proofErr w:type="gramEnd"/>
                        <w:r w:rsidRPr="00E22789">
                          <w:rPr>
                            <w:color w:val="FF00FF"/>
                            <w:sz w:val="18"/>
                            <w:szCs w:val="18"/>
                          </w:rPr>
                          <w:t>"</w:t>
                        </w:r>
                        <w:r w:rsidRPr="00E22789">
                          <w:rPr>
                            <w:sz w:val="18"/>
                            <w:szCs w:val="18"/>
                          </w:rPr>
                          <w:t xml:space="preserve"> : </w:t>
                        </w:r>
                        <w:r w:rsidRPr="00E22789">
                          <w:rPr>
                            <w:color w:val="0000FF"/>
                            <w:sz w:val="18"/>
                            <w:szCs w:val="18"/>
                          </w:rPr>
                          <w:t>true</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rPr>
                            <w:sz w:val="18"/>
                            <w:szCs w:val="18"/>
                          </w:rPr>
                        </w:pPr>
                        <w:r w:rsidRPr="00E22789">
                          <w:rPr>
                            <w:sz w:val="18"/>
                            <w:szCs w:val="18"/>
                          </w:rPr>
                          <w:t>.</w:t>
                        </w:r>
                        <w:proofErr w:type="gramStart"/>
                        <w:r w:rsidRPr="00E22789">
                          <w:rPr>
                            <w:sz w:val="18"/>
                            <w:szCs w:val="18"/>
                          </w:rPr>
                          <w:t>onClick(</w:t>
                        </w:r>
                        <w:proofErr w:type="gramEnd"/>
                        <w:r w:rsidRPr="00E22789">
                          <w:rPr>
                            <w:color w:val="0000FF"/>
                            <w:sz w:val="18"/>
                            <w:szCs w:val="18"/>
                          </w:rPr>
                          <w:t>function</w:t>
                        </w:r>
                        <w:r w:rsidRPr="00E22789">
                          <w:rPr>
                            <w:sz w:val="18"/>
                            <w:szCs w:val="18"/>
                          </w:rPr>
                          <w:t>(profile,group,item){</w:t>
                        </w:r>
                      </w:p>
                      <w:p w:rsidR="0023747D" w:rsidRPr="00E22789" w:rsidRDefault="0023747D" w:rsidP="00375F9C">
                        <w:pPr>
                          <w:spacing w:line="240" w:lineRule="exact"/>
                          <w:rPr>
                            <w:sz w:val="18"/>
                            <w:szCs w:val="18"/>
                          </w:rPr>
                        </w:pPr>
                        <w:r w:rsidRPr="00E22789">
                          <w:rPr>
                            <w:sz w:val="18"/>
                            <w:szCs w:val="18"/>
                          </w:rPr>
                          <w:t xml:space="preserve">    </w:t>
                        </w:r>
                        <w:proofErr w:type="gramStart"/>
                        <w:r w:rsidR="00122649">
                          <w:rPr>
                            <w:sz w:val="18"/>
                            <w:szCs w:val="18"/>
                          </w:rPr>
                          <w:t>xui</w:t>
                        </w:r>
                        <w:r w:rsidRPr="00E22789">
                          <w:rPr>
                            <w:sz w:val="18"/>
                            <w:szCs w:val="18"/>
                          </w:rPr>
                          <w:t>.message(</w:t>
                        </w:r>
                        <w:proofErr w:type="gramEnd"/>
                        <w:r w:rsidRPr="00E22789">
                          <w:rPr>
                            <w:sz w:val="18"/>
                            <w:szCs w:val="18"/>
                          </w:rPr>
                          <w:t xml:space="preserve">group.id + </w:t>
                        </w:r>
                        <w:r w:rsidRPr="00E22789">
                          <w:rPr>
                            <w:color w:val="FF00FF"/>
                            <w:sz w:val="18"/>
                            <w:szCs w:val="18"/>
                          </w:rPr>
                          <w:t>" : "</w:t>
                        </w:r>
                        <w:r w:rsidRPr="00E22789">
                          <w:rPr>
                            <w:sz w:val="18"/>
                            <w:szCs w:val="18"/>
                          </w:rPr>
                          <w:t xml:space="preserve"> +item.id)</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pPr>
                        <w:r w:rsidRPr="00E22789">
                          <w:rPr>
                            <w:sz w:val="18"/>
                            <w:szCs w:val="18"/>
                          </w:rPr>
                          <w:t>.</w:t>
                        </w:r>
                        <w:proofErr w:type="gramStart"/>
                        <w:r w:rsidRPr="00E22789">
                          <w:rPr>
                            <w:sz w:val="18"/>
                            <w:szCs w:val="18"/>
                          </w:rPr>
                          <w:t>show(</w:t>
                        </w:r>
                        <w:proofErr w:type="gramEnd"/>
                        <w:r w:rsidRPr="00E22789">
                          <w:rPr>
                            <w:sz w:val="18"/>
                            <w:szCs w:val="18"/>
                          </w:rPr>
                          <w:t>)</w:t>
                        </w:r>
                        <w:r>
                          <w:rPr>
                            <w:rFonts w:hint="eastAsia"/>
                          </w:rPr>
                          <w:t>;</w:t>
                        </w:r>
                      </w:p>
                    </w:txbxContent>
                  </v:textbox>
                </v:shape>
                <v:shape id="AutoShape 567" o:spid="_x0000_s1427" type="#_x0000_t62" style="position:absolute;left:17145;top:1981;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f8QcUA&#10;AADcAAAADwAAAGRycy9kb3ducmV2LnhtbESP3YrCMBSE7wXfIRxh7zTVC3WrUfzBRVi80N0HODTH&#10;trY5KUnU6tNvBGEvh5n5hpkvW1OLGzlfWlYwHCQgiDOrS84V/P7s+lMQPiBrrC2Tggd5WC66nTmm&#10;2t75SLdTyEWEsE9RQRFCk0rps4IM+oFtiKN3ts5giNLlUju8R7ip5ShJxtJgyXGhwIY2BWXV6WoU&#10;VLvN4fu8deuv8uGOo+3kMrlWT6U+eu1qBiJQG/7D7/ZeKxh/DuF1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xBxQAAANwAAAAPAAAAAAAAAAAAAAAAAJgCAABkcnMv&#10;ZG93bnJldi54bWxQSwUGAAAAAAQABAD1AAAAigMAAAAA&#10;" adj="35352,13234" fillcolor="#ff9">
                  <v:textbox inset="0,0,0,0">
                    <w:txbxContent>
                      <w:p w:rsidR="0023747D" w:rsidRPr="000E23E9" w:rsidRDefault="0023747D" w:rsidP="00375F9C">
                        <w:pPr>
                          <w:rPr>
                            <w:szCs w:val="18"/>
                          </w:rPr>
                        </w:pPr>
                        <w:r>
                          <w:rPr>
                            <w:rFonts w:hint="eastAsia"/>
                            <w:szCs w:val="18"/>
                          </w:rPr>
                          <w:t>Button group data</w:t>
                        </w:r>
                      </w:p>
                    </w:txbxContent>
                  </v:textbox>
                </v:shape>
                <v:shape id="AutoShape 568" o:spid="_x0000_s1428" type="#_x0000_t62" style="position:absolute;left:19431;top:20802;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rGsYA&#10;AADcAAAADwAAAGRycy9kb3ducmV2LnhtbESPT2vCQBTE7wW/w/IEb3VjDlJTVxFBtIgHY70/sq/5&#10;0+zbmN3GxE/fFQo9DjPzG2a57k0tOmpdaVnBbBqBIM6sLjlX8HnZvb6BcB5ZY22ZFAzkYL0avSwx&#10;0fbOZ+pSn4sAYZeggsL7JpHSZQUZdFPbEAfvy7YGfZBtLnWL9wA3tYyjaC4NlhwWCmxoW1D2nf4Y&#10;Bacq3n8sTo/rcD0+btWuSw/VbFBqMu437yA89f4//Nc+aAXzRQzP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erGsYAAADcAAAADwAAAAAAAAAAAAAAAACYAgAAZHJz&#10;L2Rvd25yZXYueG1sUEsFBgAAAAAEAAQA9QAAAIsDAAAAAA==&#10;" adj="34065,7616" fillcolor="#ff9">
                  <v:textbox inset="0,0,0,0">
                    <w:txbxContent>
                      <w:p w:rsidR="0023747D" w:rsidRPr="000E23E9" w:rsidRDefault="0023747D" w:rsidP="00375F9C">
                        <w:pPr>
                          <w:jc w:val="center"/>
                          <w:rPr>
                            <w:szCs w:val="18"/>
                          </w:rPr>
                        </w:pPr>
                        <w:r>
                          <w:rPr>
                            <w:szCs w:val="18"/>
                          </w:rPr>
                          <w:t>W</w:t>
                        </w:r>
                        <w:r>
                          <w:rPr>
                            <w:rFonts w:hint="eastAsia"/>
                            <w:szCs w:val="18"/>
                          </w:rPr>
                          <w:t>ith an icon</w:t>
                        </w:r>
                      </w:p>
                    </w:txbxContent>
                  </v:textbox>
                </v:shape>
                <v:shape id="AutoShape 569" o:spid="_x0000_s1429" type="#_x0000_t62" style="position:absolute;left:6858;top:2476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4cMA&#10;AADcAAAADwAAAGRycy9kb3ducmV2LnhtbESP0WrCQBRE3wv+w3ILvtWNUYKmriIVQX0z+gG32WsS&#10;m70bstsk/r0rFPo4zMwZZrUZTC06al1lWcF0EoEgzq2uuFBwvew/FiCcR9ZYWyYFD3KwWY/eVphq&#10;2/OZuswXIkDYpaig9L5JpXR5SQbdxDbEwbvZ1qAPsi2kbrEPcFPLOIoSabDisFBiQ18l5T/Zr1HA&#10;911Ux8n3cbHrZtl5dprGpt8rNX4ftp8gPA3+P/zXPmgFyXIO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i4cMAAADcAAAADwAAAAAAAAAAAAAAAACYAgAAZHJzL2Rv&#10;d25yZXYueG1sUEsFBgAAAAAEAAQA9QAAAIgDAAAAAA==&#10;" adj="4590,44999" fillcolor="#ff9">
                  <v:textbox inset="0,0,0,0">
                    <w:txbxContent>
                      <w:p w:rsidR="0023747D" w:rsidRPr="000E23E9" w:rsidRDefault="0023747D" w:rsidP="00375F9C">
                        <w:pPr>
                          <w:rPr>
                            <w:szCs w:val="18"/>
                          </w:rPr>
                        </w:pPr>
                        <w:r>
                          <w:rPr>
                            <w:szCs w:val="18"/>
                          </w:rPr>
                          <w:t>G</w:t>
                        </w:r>
                        <w:r>
                          <w:rPr>
                            <w:rFonts w:hint="eastAsia"/>
                            <w:szCs w:val="18"/>
                          </w:rPr>
                          <w:t>roup object</w:t>
                        </w:r>
                      </w:p>
                      <w:p w:rsidR="0023747D" w:rsidRPr="00E74133" w:rsidRDefault="0023747D" w:rsidP="00375F9C">
                        <w:pPr>
                          <w:rPr>
                            <w:szCs w:val="18"/>
                          </w:rPr>
                        </w:pPr>
                      </w:p>
                    </w:txbxContent>
                  </v:textbox>
                </v:shape>
                <v:shape id="AutoShape 570" o:spid="_x0000_s1430" type="#_x0000_t62" style="position:absolute;left:22860;top:7924;width:571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rze8QA&#10;AADcAAAADwAAAGRycy9kb3ducmV2LnhtbESPwWrDMBBE74X+g9hCLqWRE1qTOlFCKQRyaA51+wGL&#10;tLFMpJWx5Nj5+6gQ6HGYmTfMZjd5Jy7UxzawgsW8AEGsg2m5UfD7s39ZgYgJ2aALTAquFGG3fXzY&#10;YGXCyN90qVMjMoRjhQpsSl0lZdSWPMZ56Iizdwq9x5Rl30jT45jh3sllUZTSY8t5wWJHn5b0uR68&#10;At0sXocv58yoDdanUA52dXxWavY0faxBJJrSf/jePhgF5fsb/J3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K83vEAAAA3AAAAA8AAAAAAAAAAAAAAAAAmAIAAGRycy9k&#10;b3ducmV2LnhtbFBLBQYAAAAABAAEAPUAAACJAwAAAAA=&#10;" adj="62424,18353" fillcolor="#ff9">
                  <v:textbox inset="0,0,0,0">
                    <w:txbxContent>
                      <w:p w:rsidR="0023747D" w:rsidRPr="000E23E9" w:rsidRDefault="0023747D" w:rsidP="00375F9C">
                        <w:pPr>
                          <w:rPr>
                            <w:szCs w:val="18"/>
                          </w:rPr>
                        </w:pPr>
                        <w:r>
                          <w:rPr>
                            <w:rFonts w:hint="eastAsia"/>
                            <w:szCs w:val="18"/>
                          </w:rPr>
                          <w:t>A split</w:t>
                        </w:r>
                      </w:p>
                    </w:txbxContent>
                  </v:textbox>
                </v:shape>
                <v:shape id="AutoShape 571" o:spid="_x0000_s1431" type="#_x0000_t62" style="position:absolute;left:24003;top:495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YS8cA&#10;AADcAAAADwAAAGRycy9kb3ducmV2LnhtbESPQWvCQBSE70L/w/IKXkQ3Vgg2zUbEUtBDoZoKHh/Z&#10;1ySYfZtmV5P667uFgsdhZr5h0tVgGnGlztWWFcxnEQjiwuqaSwWf+dt0CcJ5ZI2NZVLwQw5W2cMo&#10;xUTbnvd0PfhSBAi7BBVU3reJlK6oyKCb2ZY4eF+2M+iD7EqpO+wD3DTyKYpiabDmsFBhS5uKivPh&#10;YhSc8sX37tjzpN18NNviWN7O7683pcaPw/oFhKfB38P/7a1WED/H8HcmH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RWEvHAAAA3AAAAA8AAAAAAAAAAAAAAAAAmAIAAGRy&#10;cy9kb3ducmV2LnhtbFBLBQYAAAAABAAEAPUAAACMAwAAAAA=&#10;" adj="27080,16793" fillcolor="#ff9">
                  <v:textbox inset="0,0,0,0">
                    <w:txbxContent>
                      <w:p w:rsidR="0023747D" w:rsidRPr="000E23E9" w:rsidRDefault="0023747D" w:rsidP="00375F9C">
                        <w:pPr>
                          <w:rPr>
                            <w:szCs w:val="18"/>
                          </w:rPr>
                        </w:pPr>
                        <w:r>
                          <w:rPr>
                            <w:rFonts w:hint="eastAsia"/>
                            <w:szCs w:val="18"/>
                          </w:rPr>
                          <w:t>Button data</w:t>
                        </w:r>
                      </w:p>
                    </w:txbxContent>
                  </v:textbox>
                </v:shape>
                <v:shape id="AutoShape 572" o:spid="_x0000_s1432" type="#_x0000_t62" style="position:absolute;left:25146;top:17830;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WscA&#10;AADcAAAADwAAAGRycy9kb3ducmV2LnhtbESPT2sCMRTE74LfITzBm2brwdbVKCII4qG025bS22Pz&#10;9o/dvKxJ3N320zeFQo/DzPyG2ewG04iOnK8tK7ibJyCIc6trLhW8vhxnDyB8QNbYWCYFX+Rhtx2P&#10;Nphq2/MzdVkoRYSwT1FBFUKbSunzigz6uW2Jo1dYZzBE6UqpHfYRbhq5SJKlNFhzXKiwpUNF+Wd2&#10;Mwq+s7emeMy74nzZS7f6eC+fimuv1HQy7NcgAg3hP/zXPmkFy9U9/J6JR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f0lrHAAAA3AAAAA8AAAAAAAAAAAAAAAAAmAIAAGRy&#10;cy9kb3ducmV2LnhtbFBLBQYAAAAABAAEAPUAAACMAwAAAAA=&#10;" adj="58491,21912" fillcolor="#ff9">
                  <v:textbox inset="0,0,0,0">
                    <w:txbxContent>
                      <w:p w:rsidR="0023747D" w:rsidRPr="000E23E9" w:rsidRDefault="0023747D" w:rsidP="00375F9C">
                        <w:pPr>
                          <w:rPr>
                            <w:szCs w:val="18"/>
                          </w:rPr>
                        </w:pPr>
                        <w:r>
                          <w:rPr>
                            <w:szCs w:val="18"/>
                          </w:rPr>
                          <w:t>W</w:t>
                        </w:r>
                        <w:r>
                          <w:rPr>
                            <w:rFonts w:hint="eastAsia"/>
                            <w:szCs w:val="18"/>
                          </w:rPr>
                          <w:t>ith a label</w:t>
                        </w:r>
                      </w:p>
                    </w:txbxContent>
                  </v:textbox>
                </v:shape>
                <v:shape id="AutoShape 573" o:spid="_x0000_s1433" type="#_x0000_t62" style="position:absolute;left:25146;top:23774;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400sMA&#10;AADcAAAADwAAAGRycy9kb3ducmV2LnhtbERPS27CMBDdV+odrKnErjgpvybFIIRAqoBNaQ8wjSdx&#10;1HgcYgfC7etFpS6f3n+5HmwjrtT52rGCdJyAIC6crrlS8PW5f34F4QOyxsYxKbiTh/Xq8WGJuXY3&#10;/qDrOVQihrDPUYEJoc2l9IUhi37sWuLIla6zGCLsKqk7vMVw28iXJJlLizXHBoMtbQ0VP+feKmj7&#10;xe5SzY6nxdTcXTbp0/LwnSo1eho2byACDeFf/Od+1wrmWVwbz8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400sMAAADcAAAADwAAAAAAAAAAAAAAAACYAgAAZHJzL2Rv&#10;d25yZXYueG1sUEsFBgAAAAAEAAQA9QAAAIgDAAAAAA==&#10;" adj="49217,-6743" fillcolor="#ff9">
                  <v:textbox inset="0,0,0,0">
                    <w:txbxContent>
                      <w:p w:rsidR="0023747D" w:rsidRPr="000E23E9" w:rsidRDefault="0023747D" w:rsidP="00375F9C">
                        <w:pPr>
                          <w:rPr>
                            <w:szCs w:val="18"/>
                          </w:rPr>
                        </w:pPr>
                        <w:r>
                          <w:rPr>
                            <w:szCs w:val="18"/>
                          </w:rPr>
                          <w:t>A</w:t>
                        </w:r>
                        <w:r>
                          <w:rPr>
                            <w:rFonts w:hint="eastAsia"/>
                            <w:szCs w:val="18"/>
                          </w:rPr>
                          <w:t xml:space="preserve"> drop button</w:t>
                        </w:r>
                      </w:p>
                    </w:txbxContent>
                  </v:textbox>
                </v:shape>
                <v:shape id="AutoShape 574" o:spid="_x0000_s1434" type="#_x0000_t62" style="position:absolute;left:17145;top:24765;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fsMAA&#10;AADcAAAADwAAAGRycy9kb3ducmV2LnhtbERPPW/CMBDdK/EfrEPqVpxkKChgEEIQGCkB5lN8JBHx&#10;OcQmhH9fD5U6Pr3vxWowjeipc7VlBfEkAkFcWF1zqeCc775mIJxH1thYJgVvcrBajj4WmGr74h/q&#10;T74UIYRdigoq79tUSldUZNBNbEscuJvtDPoAu1LqDl8h3DQyiaJvabDm0FBhS5uKivvpaRRk+pFP&#10;k9n1uG/l7bjdxFlsLplSn+NhPQfhafD/4j/3QSuYRmF+OBOO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sfsMAAAADcAAAADwAAAAAAAAAAAAAAAACYAgAAZHJzL2Rvd25y&#10;ZXYueG1sUEsFBgAAAAAEAAQA9QAAAIUDAAAAAA==&#10;" adj="22620,43753" fillcolor="#ff9">
                  <v:textbox inset="0,0,0,0">
                    <w:txbxContent>
                      <w:p w:rsidR="0023747D" w:rsidRPr="000E23E9" w:rsidRDefault="0023747D" w:rsidP="00375F9C">
                        <w:pPr>
                          <w:rPr>
                            <w:szCs w:val="18"/>
                          </w:rPr>
                        </w:pPr>
                        <w:r>
                          <w:rPr>
                            <w:szCs w:val="18"/>
                          </w:rPr>
                          <w:t>B</w:t>
                        </w:r>
                        <w:r>
                          <w:rPr>
                            <w:rFonts w:hint="eastAsia"/>
                            <w:szCs w:val="18"/>
                          </w:rPr>
                          <w:t>utton object</w:t>
                        </w:r>
                      </w:p>
                      <w:p w:rsidR="0023747D" w:rsidRPr="00E74133" w:rsidRDefault="0023747D" w:rsidP="00375F9C">
                        <w:pPr>
                          <w:rPr>
                            <w:szCs w:val="18"/>
                          </w:rPr>
                        </w:pPr>
                      </w:p>
                    </w:txbxContent>
                  </v:textbox>
                </v:shape>
                <w10:anchorlock/>
              </v:group>
            </w:pict>
          </mc:Fallback>
        </mc:AlternateContent>
      </w:r>
    </w:p>
    <w:p w:rsidR="00375F9C" w:rsidRPr="009265AB" w:rsidRDefault="00375F9C" w:rsidP="00375F9C">
      <w:pPr>
        <w:rPr>
          <w:b/>
        </w:rPr>
      </w:pPr>
      <w:r w:rsidRPr="009265AB">
        <w:rPr>
          <w:b/>
        </w:rPr>
        <w:t>O</w:t>
      </w:r>
      <w:r w:rsidRPr="009265AB">
        <w:rPr>
          <w:rFonts w:hint="eastAsia"/>
          <w:b/>
        </w:rPr>
        <w:t>utput:</w:t>
      </w:r>
    </w:p>
    <w:p w:rsidR="00375F9C" w:rsidRDefault="005C781A" w:rsidP="00375F9C">
      <w:r>
        <w:rPr>
          <w:rFonts w:hint="eastAsia"/>
          <w:noProof/>
        </w:rPr>
        <w:drawing>
          <wp:inline distT="0" distB="0" distL="0" distR="0" wp14:anchorId="7D13731C" wp14:editId="6E33EA3C">
            <wp:extent cx="2743200" cy="29527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43200" cy="295275"/>
                    </a:xfrm>
                    <a:prstGeom prst="rect">
                      <a:avLst/>
                    </a:prstGeom>
                    <a:noFill/>
                    <a:ln>
                      <a:noFill/>
                    </a:ln>
                  </pic:spPr>
                </pic:pic>
              </a:graphicData>
            </a:graphic>
          </wp:inline>
        </w:drawing>
      </w:r>
    </w:p>
    <w:p w:rsidR="00375F9C" w:rsidRPr="006C72B4" w:rsidRDefault="00375F9C" w:rsidP="00E45D25">
      <w:pPr>
        <w:pStyle w:val="2"/>
        <w:numPr>
          <w:ilvl w:val="1"/>
          <w:numId w:val="17"/>
        </w:numPr>
      </w:pPr>
      <w:bookmarkStart w:id="104" w:name="_Toc453071740"/>
      <w:r>
        <w:rPr>
          <w:rFonts w:hint="eastAsia"/>
        </w:rPr>
        <w:t>TreeBar and TreeView</w:t>
      </w:r>
      <w:bookmarkEnd w:id="104"/>
      <w:r w:rsidRPr="006C72B4">
        <w:rPr>
          <w:rFonts w:hint="eastAsia"/>
        </w:rPr>
        <w:t xml:space="preserve"> </w:t>
      </w:r>
    </w:p>
    <w:p w:rsidR="00375F9C" w:rsidRDefault="00375F9C" w:rsidP="00E45D25">
      <w:pPr>
        <w:pStyle w:val="3"/>
        <w:numPr>
          <w:ilvl w:val="2"/>
          <w:numId w:val="17"/>
        </w:numPr>
      </w:pPr>
      <w:bookmarkStart w:id="105" w:name="_Toc453071741"/>
      <w:r>
        <w:t xml:space="preserve">Three </w:t>
      </w:r>
      <w:r>
        <w:rPr>
          <w:rFonts w:hint="eastAsia"/>
        </w:rPr>
        <w:t>selection</w:t>
      </w:r>
      <w:r>
        <w:t xml:space="preserve"> mod</w:t>
      </w:r>
      <w:r>
        <w:rPr>
          <w:rFonts w:hint="eastAsia"/>
        </w:rPr>
        <w:t>e</w:t>
      </w:r>
      <w:bookmarkEnd w:id="105"/>
    </w:p>
    <w:p w:rsidR="00375F9C" w:rsidRDefault="00375F9C" w:rsidP="00375F9C">
      <w:pPr>
        <w:ind w:left="420"/>
      </w:pPr>
      <w:r>
        <w:rPr>
          <w:rFonts w:hint="eastAsia"/>
        </w:rPr>
        <w:t xml:space="preserve">All controls derived from </w:t>
      </w:r>
      <w:r w:rsidR="00704D04">
        <w:rPr>
          <w:rFonts w:hint="eastAsia"/>
        </w:rPr>
        <w:t>xui.</w:t>
      </w:r>
      <w:r>
        <w:rPr>
          <w:rFonts w:hint="eastAsia"/>
        </w:rPr>
        <w:t>UI.absList have three options mode.</w:t>
      </w:r>
    </w:p>
    <w:p w:rsidR="00375F9C" w:rsidRDefault="00375F9C" w:rsidP="00E45D25">
      <w:pPr>
        <w:pStyle w:val="4"/>
        <w:numPr>
          <w:ilvl w:val="3"/>
          <w:numId w:val="17"/>
        </w:numPr>
      </w:pPr>
      <w:bookmarkStart w:id="106" w:name="_Toc453071742"/>
      <w:r>
        <w:rPr>
          <w:rFonts w:hint="eastAsia"/>
        </w:rPr>
        <w:t>No-selection</w:t>
      </w:r>
      <w:bookmarkEnd w:id="106"/>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58AE03BF" wp14:editId="26D28B48">
                <wp:extent cx="5257800" cy="1287780"/>
                <wp:effectExtent l="9525" t="0" r="9525" b="0"/>
                <wp:docPr id="687" name="画布 6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5" name="Text Box 624"/>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86" name="AutoShape 628"/>
                        <wps:cNvSpPr>
                          <a:spLocks noChangeArrowheads="1"/>
                        </wps:cNvSpPr>
                        <wps:spPr bwMode="auto">
                          <a:xfrm flipH="1">
                            <a:off x="2171700" y="594360"/>
                            <a:ext cx="1371600" cy="219710"/>
                          </a:xfrm>
                          <a:prstGeom prst="wedgeRoundRectCallout">
                            <a:avLst>
                              <a:gd name="adj1" fmla="val 127361"/>
                              <a:gd name="adj2" fmla="val -19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wps:txbx>
                        <wps:bodyPr rot="0" vert="horz" wrap="square" lIns="0" tIns="0" rIns="0" bIns="0" anchor="t" anchorCtr="0" upright="1">
                          <a:noAutofit/>
                        </wps:bodyPr>
                      </wps:wsp>
                    </wpc:wpc>
                  </a:graphicData>
                </a:graphic>
              </wp:inline>
            </w:drawing>
          </mc:Choice>
          <mc:Fallback>
            <w:pict>
              <v:group id="画布 622" o:spid="_x0000_s1435"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">
                <v:shape id="_x0000_s1436" type="#_x0000_t75" style="position:absolute;width:52578;height:12877;visibility:visible;mso-wrap-style:square">
                  <v:fill o:detectmouseclick="t"/>
                  <v:path o:connecttype="none"/>
                </v:shape>
                <v:shape id="Text Box 624" o:spid="_x0000_s1437"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vMMA&#10;AADcAAAADwAAAGRycy9kb3ducmV2LnhtbESPQWvCQBSE74X+h+UVvNVNC4Y0dRWplHgRrLb3R/aZ&#10;DWbfht01xn/vCkKPw8x8w8yXo+3EQD60jhW8TTMQxLXTLTcKfg/frwWIEJE1do5JwZUCLBfPT3Ms&#10;tbvwDw372IgE4VCiAhNjX0oZakMWw9T1xMk7Om8xJukbqT1eEtx28j3Lcmmx5bRgsKcvQ/Vpf7YK&#10;6tN6XFftn/HD2RY7/VFdt3ml1ORlXH2CiDTG//CjvdEK8mIG9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KvMMAAADcAAAADwAAAAAAAAAAAAAAAACYAgAAZHJzL2Rv&#10;d25yZXYueG1sUEsFBgAAAAAEAAQA9QAAAIgDA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_x0000_s1438" type="#_x0000_t62" style="position:absolute;left:21717;top:5943;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pGsQA&#10;AADcAAAADwAAAGRycy9kb3ducmV2LnhtbESPT4vCMBTE74LfITzB25rqoUg1ivgP3WUPVr0/mmdb&#10;2rzUJmr3228WFjwOM/MbZr7sTC2e1LrSsoLxKAJBnFldcq7gct59TEE4j6yxtkwKfsjBctHvzTHR&#10;9sUneqY+FwHCLkEFhfdNIqXLCjLoRrYhDt7NtgZ9kG0udYuvADe1nERRLA2WHBYKbGhdUFalD6Og&#10;ivz3Jd/vPt3ty2709rq9H+tKqeGgW81AeOr8O/zfPmgF8TSGvzPh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8qRrEAAAA3AAAAA8AAAAAAAAAAAAAAAAAmAIAAGRycy9k&#10;b3ducmV2LnhtbFBLBQYAAAAABAAEAPUAAACJAwAAAAA=&#10;" adj="38310,6617"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v:textbox>
                </v:shape>
                <w10:anchorlock/>
              </v:group>
            </w:pict>
          </mc:Fallback>
        </mc:AlternateContent>
      </w:r>
    </w:p>
    <w:p w:rsidR="00375F9C" w:rsidRPr="004E4B4A" w:rsidRDefault="00375F9C" w:rsidP="00375F9C">
      <w:pPr>
        <w:rPr>
          <w:b/>
        </w:rPr>
      </w:pPr>
      <w:r w:rsidRPr="004E4B4A">
        <w:rPr>
          <w:rFonts w:hint="eastAsia"/>
          <w:b/>
        </w:rPr>
        <w:t>Output:</w:t>
      </w:r>
    </w:p>
    <w:p w:rsidR="00375F9C" w:rsidRDefault="00122649" w:rsidP="00375F9C">
      <w:r>
        <w:rPr>
          <w:noProof/>
        </w:rPr>
        <w:lastRenderedPageBreak/>
        <w:drawing>
          <wp:inline distT="0" distB="0" distL="0" distR="0" wp14:anchorId="76361B46" wp14:editId="14C14FA2">
            <wp:extent cx="1942857" cy="1952381"/>
            <wp:effectExtent l="0" t="0" r="635" b="0"/>
            <wp:docPr id="1207" name="图片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942857" cy="1952381"/>
                    </a:xfrm>
                    <a:prstGeom prst="rect">
                      <a:avLst/>
                    </a:prstGeom>
                  </pic:spPr>
                </pic:pic>
              </a:graphicData>
            </a:graphic>
          </wp:inline>
        </w:drawing>
      </w:r>
    </w:p>
    <w:p w:rsidR="00375F9C" w:rsidRDefault="00375F9C" w:rsidP="00E45D25">
      <w:pPr>
        <w:pStyle w:val="4"/>
        <w:numPr>
          <w:ilvl w:val="3"/>
          <w:numId w:val="17"/>
        </w:numPr>
      </w:pPr>
      <w:bookmarkStart w:id="107" w:name="_Toc453071743"/>
      <w:r>
        <w:rPr>
          <w:rFonts w:hint="eastAsia"/>
        </w:rPr>
        <w:t>Single-selection</w:t>
      </w:r>
      <w:bookmarkEnd w:id="107"/>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5718AF6D" wp14:editId="690EBD90">
                <wp:extent cx="5257800" cy="1287780"/>
                <wp:effectExtent l="9525" t="0" r="9525" b="0"/>
                <wp:docPr id="684"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2" name="Text Box 631"/>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single</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83" name="AutoShape 632"/>
                        <wps:cNvSpPr>
                          <a:spLocks noChangeArrowheads="1"/>
                        </wps:cNvSpPr>
                        <wps:spPr bwMode="auto">
                          <a:xfrm flipH="1">
                            <a:off x="2171700" y="594360"/>
                            <a:ext cx="1028700" cy="219710"/>
                          </a:xfrm>
                          <a:prstGeom prst="wedgeRoundRectCallout">
                            <a:avLst>
                              <a:gd name="adj1" fmla="val 153148"/>
                              <a:gd name="adj2" fmla="val -19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to single</w:t>
                              </w:r>
                            </w:p>
                          </w:txbxContent>
                        </wps:txbx>
                        <wps:bodyPr rot="0" vert="horz" wrap="square" lIns="0" tIns="0" rIns="0" bIns="0" anchor="t" anchorCtr="0" upright="1">
                          <a:noAutofit/>
                        </wps:bodyPr>
                      </wps:wsp>
                    </wpc:wpc>
                  </a:graphicData>
                </a:graphic>
              </wp:inline>
            </w:drawing>
          </mc:Choice>
          <mc:Fallback>
            <w:pict>
              <v:group id="画布 629" o:spid="_x0000_s1439"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">
                <v:shape id="_x0000_s1440" type="#_x0000_t75" style="position:absolute;width:52578;height:12877;visibility:visible;mso-wrap-style:square">
                  <v:fill o:detectmouseclick="t"/>
                  <v:path o:connecttype="none"/>
                </v:shape>
                <v:shape id="Text Box 631" o:spid="_x0000_s1441"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SyMMA&#10;AADcAAAADwAAAGRycy9kb3ducmV2LnhtbESPzWrDMBCE74W+g9hCbo3cHIzjRAkhoTiXQvN3X6yN&#10;ZWKtjKQ4zttXhUKPw8x8wyzXo+3EQD60jhV8TDMQxLXTLTcKzqfP9wJEiMgaO8ek4EkB1qvXlyWW&#10;2j34QMMxNiJBOJSowMTYl1KG2pDFMHU9cfKuzluMSfpGao+PBLednGVZLi22nBYM9rQ1VN+Od6ug&#10;vu3GXdVejB/utvjW8+r5lVdKTd7GzQJEpDH+h//ae60gL2b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ISyMMAAADcAAAADwAAAAAAAAAAAAAAAACYAgAAZHJzL2Rv&#10;d25yZXYueG1sUEsFBgAAAAAEAAQA9QAAAIgDA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single</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AutoShape 632" o:spid="_x0000_s1442" type="#_x0000_t62" style="position:absolute;left:21717;top:594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axcUA&#10;AADcAAAADwAAAGRycy9kb3ducmV2LnhtbESPQWvCQBSE74L/YXlCL6IbK4SQukopFDzkoFYP3h7Z&#10;Z5I2+zbsbkz8926h0OMwM98wm91oWnEn5xvLClbLBARxaXXDlYLz1+ciA+EDssbWMil4kIfddjrZ&#10;YK7twEe6n0IlIoR9jgrqELpcSl/WZNAvbUccvZt1BkOUrpLa4RDhppWvSZJKgw3HhRo7+qip/Dn1&#10;RkF3Tb8P66af89VdklufFYMuCqVeZuP7G4hAY/gP/7X3WkGareH3TDwCcvs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ZrFxQAAANwAAAAPAAAAAAAAAAAAAAAAAJgCAABkcnMv&#10;ZG93bnJldi54bWxQSwUGAAAAAAQABAD1AAAAigMAAAAA&#10;" adj="43880,6492" fillcolor="#ff9">
                  <v:textbox inset="0,0,0,0">
                    <w:txbxContent>
                      <w:p w:rsidR="0023747D" w:rsidRPr="000E23E9" w:rsidRDefault="0023747D" w:rsidP="00375F9C">
                        <w:pPr>
                          <w:rPr>
                            <w:szCs w:val="18"/>
                          </w:rPr>
                        </w:pPr>
                        <w:r>
                          <w:rPr>
                            <w:rFonts w:hint="eastAsia"/>
                            <w:szCs w:val="18"/>
                          </w:rPr>
                          <w:t>Sets to single</w:t>
                        </w:r>
                      </w:p>
                    </w:txbxContent>
                  </v:textbox>
                </v:shape>
                <w10:anchorlock/>
              </v:group>
            </w:pict>
          </mc:Fallback>
        </mc:AlternateContent>
      </w:r>
    </w:p>
    <w:p w:rsidR="00375F9C" w:rsidRPr="004E4B4A" w:rsidRDefault="00375F9C" w:rsidP="00375F9C">
      <w:pPr>
        <w:rPr>
          <w:b/>
        </w:rPr>
      </w:pPr>
      <w:r w:rsidRPr="004E4B4A">
        <w:rPr>
          <w:rFonts w:hint="eastAsia"/>
          <w:b/>
        </w:rPr>
        <w:t>Output:</w:t>
      </w:r>
    </w:p>
    <w:p w:rsidR="00375F9C" w:rsidRDefault="00122649" w:rsidP="00375F9C">
      <w:r>
        <w:rPr>
          <w:noProof/>
        </w:rPr>
        <w:drawing>
          <wp:inline distT="0" distB="0" distL="0" distR="0" wp14:anchorId="758B3CC3" wp14:editId="79A703EA">
            <wp:extent cx="1923810" cy="1942857"/>
            <wp:effectExtent l="0" t="0" r="635" b="635"/>
            <wp:docPr id="1203" name="图片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923810" cy="1942857"/>
                    </a:xfrm>
                    <a:prstGeom prst="rect">
                      <a:avLst/>
                    </a:prstGeom>
                  </pic:spPr>
                </pic:pic>
              </a:graphicData>
            </a:graphic>
          </wp:inline>
        </w:drawing>
      </w:r>
    </w:p>
    <w:p w:rsidR="00375F9C" w:rsidRDefault="00375F9C" w:rsidP="00E45D25">
      <w:pPr>
        <w:pStyle w:val="4"/>
        <w:numPr>
          <w:ilvl w:val="3"/>
          <w:numId w:val="17"/>
        </w:numPr>
      </w:pPr>
      <w:bookmarkStart w:id="108" w:name="_Toc453071744"/>
      <w:r>
        <w:rPr>
          <w:rFonts w:hint="eastAsia"/>
        </w:rPr>
        <w:t>Multi-selection</w:t>
      </w:r>
      <w:bookmarkEnd w:id="108"/>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174E2A9C" wp14:editId="2CC56D3A">
                <wp:extent cx="5257800" cy="1287780"/>
                <wp:effectExtent l="9525" t="0" r="9525" b="0"/>
                <wp:docPr id="681" name="画布 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8" name="Text Box 635"/>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multi</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79" name="AutoShape 636"/>
                        <wps:cNvSpPr>
                          <a:spLocks noChangeArrowheads="1"/>
                        </wps:cNvSpPr>
                        <wps:spPr bwMode="auto">
                          <a:xfrm flipH="1">
                            <a:off x="2171700" y="594360"/>
                            <a:ext cx="1371600" cy="219710"/>
                          </a:xfrm>
                          <a:prstGeom prst="wedgeRoundRectCallout">
                            <a:avLst>
                              <a:gd name="adj1" fmla="val 127361"/>
                              <a:gd name="adj2" fmla="val -19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p>
                          </w:txbxContent>
                        </wps:txbx>
                        <wps:bodyPr rot="0" vert="horz" wrap="square" lIns="0" tIns="0" rIns="0" bIns="0" anchor="t" anchorCtr="0" upright="1">
                          <a:noAutofit/>
                        </wps:bodyPr>
                      </wps:wsp>
                    </wpc:wpc>
                  </a:graphicData>
                </a:graphic>
              </wp:inline>
            </w:drawing>
          </mc:Choice>
          <mc:Fallback>
            <w:pict>
              <v:group id="画布 633" o:spid="_x0000_s1443"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">
                <v:shape id="_x0000_s1444" type="#_x0000_t75" style="position:absolute;width:52578;height:12877;visibility:visible;mso-wrap-style:square">
                  <v:fill o:detectmouseclick="t"/>
                  <v:path o:connecttype="none"/>
                </v:shape>
                <v:shape id="Text Box 635" o:spid="_x0000_s1445"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VBcAA&#10;AADcAAAADwAAAGRycy9kb3ducmV2LnhtbERPz2vCMBS+D/wfwhO8zVQPnatGEUXqZbA5vT+aZ1Ns&#10;XkoSa/3vzWGw48f3e7UZbCt68qFxrGA2zUAQV043XCs4/x7eFyBCRNbYOiYFTwqwWY/eVlho9+Af&#10;6k+xFimEQ4EKTIxdIWWoDFkMU9cRJ+7qvMWYoK+l9vhI4baV8yzLpcWGU4PBjnaGqtvpbhVUt/2w&#10;L5uL8f3dLr71Z/n8ykulJuNhuwQRaYj/4j/3USvIP9La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9VBcAAAADcAAAADwAAAAAAAAAAAAAAAACYAgAAZHJzL2Rvd25y&#10;ZXYueG1sUEsFBgAAAAAEAAQA9QAAAIUDA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multi</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_x0000_s1446" type="#_x0000_t62" style="position:absolute;left:21717;top:5943;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NT8UA&#10;AADcAAAADwAAAGRycy9kb3ducmV2LnhtbESPQWvCQBSE74L/YXkFb3XTHmybugaxUVrFQ63eH9ln&#10;EpJ9G7Nrkv57t1DwOMzMN8w8GUwtOmpdaVnB0zQCQZxZXXKu4PizfnwF4TyyxtoyKfglB8liPJpj&#10;rG3P39QdfC4ChF2MCgrvm1hKlxVk0E1tQxy8s20N+iDbXOoW+wA3tXyOopk0WHJYKLChVUFZdbga&#10;BVXk98d8s966885+6PSUXr7qSqnJw7B8B+Fp8Pfwf/tTK5i9vMHfmX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k1PxQAAANwAAAAPAAAAAAAAAAAAAAAAAJgCAABkcnMv&#10;ZG93bnJldi54bWxQSwUGAAAAAAQABAD1AAAAigMAAAAA&#10;" adj="38310,6617"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p>
                    </w:txbxContent>
                  </v:textbox>
                </v:shape>
                <w10:anchorlock/>
              </v:group>
            </w:pict>
          </mc:Fallback>
        </mc:AlternateContent>
      </w:r>
    </w:p>
    <w:p w:rsidR="00375F9C" w:rsidRPr="004E4B4A" w:rsidRDefault="00375F9C" w:rsidP="00375F9C">
      <w:pPr>
        <w:rPr>
          <w:b/>
        </w:rPr>
      </w:pPr>
      <w:r w:rsidRPr="004E4B4A">
        <w:rPr>
          <w:rFonts w:hint="eastAsia"/>
          <w:b/>
        </w:rPr>
        <w:lastRenderedPageBreak/>
        <w:t>Output:</w:t>
      </w:r>
    </w:p>
    <w:p w:rsidR="00375F9C" w:rsidRDefault="00122649" w:rsidP="00375F9C">
      <w:r>
        <w:rPr>
          <w:noProof/>
        </w:rPr>
        <w:drawing>
          <wp:inline distT="0" distB="0" distL="0" distR="0" wp14:anchorId="2CFC19A5" wp14:editId="5E70A508">
            <wp:extent cx="1952381" cy="1961905"/>
            <wp:effectExtent l="0" t="0" r="0" b="635"/>
            <wp:docPr id="1208" name="图片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952381" cy="1961905"/>
                    </a:xfrm>
                    <a:prstGeom prst="rect">
                      <a:avLst/>
                    </a:prstGeom>
                  </pic:spPr>
                </pic:pic>
              </a:graphicData>
            </a:graphic>
          </wp:inline>
        </w:drawing>
      </w:r>
    </w:p>
    <w:p w:rsidR="00375F9C" w:rsidRDefault="00375F9C" w:rsidP="00E45D25">
      <w:pPr>
        <w:pStyle w:val="3"/>
        <w:numPr>
          <w:ilvl w:val="2"/>
          <w:numId w:val="17"/>
        </w:numPr>
      </w:pPr>
      <w:bookmarkStart w:id="109" w:name="_Toc453071745"/>
      <w:r>
        <w:rPr>
          <w:rFonts w:hint="eastAsia"/>
        </w:rPr>
        <w:t>Group Item</w:t>
      </w:r>
      <w:bookmarkEnd w:id="109"/>
    </w:p>
    <w:p w:rsidR="00375F9C" w:rsidRPr="003B19B8" w:rsidRDefault="00375F9C" w:rsidP="00375F9C">
      <w:pPr>
        <w:rPr>
          <w:b/>
        </w:rPr>
      </w:pPr>
      <w:r w:rsidRPr="003B19B8">
        <w:rPr>
          <w:rFonts w:hint="eastAsia"/>
          <w:b/>
        </w:rPr>
        <w:t>Input:</w:t>
      </w:r>
    </w:p>
    <w:p w:rsidR="00375F9C" w:rsidRDefault="005C781A" w:rsidP="00375F9C">
      <w:r>
        <w:rPr>
          <w:noProof/>
        </w:rPr>
        <mc:AlternateContent>
          <mc:Choice Requires="wpc">
            <w:drawing>
              <wp:inline distT="0" distB="0" distL="0" distR="0" wp14:anchorId="227818CC" wp14:editId="745C0B5E">
                <wp:extent cx="5257800" cy="2181225"/>
                <wp:effectExtent l="9525" t="0" r="9525" b="9525"/>
                <wp:docPr id="677" name="画布 6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3" name="Text Box 618"/>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,{items:[{</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id :</w:t>
                              </w:r>
                              <w:proofErr w:type="gramEnd"/>
                              <w:r w:rsidRPr="00F44E60">
                                <w:rPr>
                                  <w:sz w:val="18"/>
                                  <w:szCs w:val="18"/>
                                </w:rPr>
                                <w:t xml:space="preserve"> </w:t>
                              </w:r>
                              <w:r w:rsidRPr="00F44E60">
                                <w:rPr>
                                  <w:color w:val="FF00FF"/>
                                  <w:sz w:val="18"/>
                                  <w:szCs w:val="18"/>
                                </w:rPr>
                                <w:t>"itema"</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image :</w:t>
                              </w:r>
                              <w:proofErr w:type="gramEnd"/>
                              <w:r w:rsidRPr="00F44E60">
                                <w:rPr>
                                  <w:sz w:val="18"/>
                                  <w:szCs w:val="18"/>
                                </w:rPr>
                                <w:t xml:space="preserve"> </w:t>
                              </w:r>
                              <w:r w:rsidRPr="00F44E60">
                                <w:rPr>
                                  <w:color w:val="FF00FF"/>
                                  <w:sz w:val="18"/>
                                  <w:szCs w:val="18"/>
                                </w:rPr>
                                <w:t>"img/a.gif"</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"suba"</w:t>
                              </w:r>
                              <w:r w:rsidRPr="00F44E60">
                                <w:rPr>
                                  <w:sz w:val="18"/>
                                  <w:szCs w:val="18"/>
                                </w:rPr>
                                <w:t>,</w:t>
                              </w:r>
                              <w:r w:rsidRPr="00F44E60">
                                <w:rPr>
                                  <w:color w:val="FF00FF"/>
                                  <w:sz w:val="18"/>
                                  <w:szCs w:val="18"/>
                                </w:rPr>
                                <w:t>"subb"</w:t>
                              </w:r>
                              <w:r w:rsidRPr="00F44E60">
                                <w:rPr>
                                  <w:sz w:val="18"/>
                                  <w:szCs w:val="18"/>
                                </w:rPr>
                                <w:t>,</w:t>
                              </w:r>
                              <w:r w:rsidRPr="00F44E60">
                                <w:rPr>
                                  <w:color w:val="FF00FF"/>
                                  <w:sz w:val="18"/>
                                  <w:szCs w:val="18"/>
                                </w:rPr>
                                <w:t>"subc"</w:t>
                              </w:r>
                              <w:r w:rsidRPr="00F44E60">
                                <w:rPr>
                                  <w:sz w:val="18"/>
                                  <w:szCs w:val="18"/>
                                </w:rPr>
                                <w:t>,</w:t>
                              </w:r>
                              <w:r w:rsidRPr="00F44E60">
                                <w:rPr>
                                  <w:color w:val="FF00FF"/>
                                  <w:sz w:val="18"/>
                                  <w:szCs w:val="18"/>
                                </w:rPr>
                                <w:t>"subd"</w:t>
                              </w:r>
                              <w:r>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"itemb"</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ind w:firstLine="435"/>
                                <w:rPr>
                                  <w:sz w:val="18"/>
                                  <w:szCs w:val="18"/>
                                </w:rPr>
                              </w:pP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w:t>
                              </w:r>
                            </w:p>
                            <w:p w:rsidR="0023747D" w:rsidRPr="00F44E60" w:rsidRDefault="0023747D" w:rsidP="00375F9C">
                              <w:pPr>
                                <w:spacing w:line="240" w:lineRule="exact"/>
                                <w:rPr>
                                  <w:sz w:val="18"/>
                                  <w:szCs w:val="18"/>
                                </w:rPr>
                              </w:pPr>
                              <w:r w:rsidRPr="00F44E60">
                                <w:rPr>
                                  <w:rFonts w:hint="eastAsia"/>
                                  <w:sz w:val="18"/>
                                  <w:szCs w:val="18"/>
                                </w:rPr>
                                <w:t xml:space="preserve">    </w:t>
                              </w:r>
                              <w:proofErr w:type="gramStart"/>
                              <w:r w:rsidRPr="00F44E60">
                                <w:rPr>
                                  <w:rFonts w:hint="eastAsia"/>
                                  <w:sz w:val="18"/>
                                  <w:szCs w:val="18"/>
                                </w:rPr>
                                <w:t>group:</w:t>
                              </w:r>
                              <w:proofErr w:type="gramEnd"/>
                              <w:r w:rsidRPr="00F44E60">
                                <w:rPr>
                                  <w:rFonts w:hint="eastAsia"/>
                                  <w:color w:val="0000FF"/>
                                  <w:sz w:val="18"/>
                                  <w:szCs w:val="18"/>
                                </w:rPr>
                                <w:t>true</w:t>
                              </w:r>
                              <w:r w:rsidRPr="00F44E60">
                                <w:rPr>
                                  <w:rFonts w:hint="eastAsia"/>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74" name="AutoShape 619"/>
                        <wps:cNvSpPr>
                          <a:spLocks noChangeArrowheads="1"/>
                        </wps:cNvSpPr>
                        <wps:spPr bwMode="auto">
                          <a:xfrm flipH="1">
                            <a:off x="1714500" y="396240"/>
                            <a:ext cx="1257300" cy="219710"/>
                          </a:xfrm>
                          <a:prstGeom prst="wedgeRoundRectCallout">
                            <a:avLst>
                              <a:gd name="adj1" fmla="val 88935"/>
                              <a:gd name="adj2" fmla="val 6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an icon</w:t>
                              </w:r>
                            </w:p>
                          </w:txbxContent>
                        </wps:txbx>
                        <wps:bodyPr rot="0" vert="horz" wrap="square" lIns="0" tIns="0" rIns="0" bIns="0" anchor="t" anchorCtr="0" upright="1">
                          <a:noAutofit/>
                        </wps:bodyPr>
                      </wps:wsp>
                      <wps:wsp>
                        <wps:cNvPr id="675" name="AutoShape 620"/>
                        <wps:cNvSpPr>
                          <a:spLocks noChangeArrowheads="1"/>
                        </wps:cNvSpPr>
                        <wps:spPr bwMode="auto">
                          <a:xfrm flipH="1">
                            <a:off x="1600200" y="1188720"/>
                            <a:ext cx="914400" cy="219710"/>
                          </a:xfrm>
                          <a:prstGeom prst="wedgeRoundRectCallout">
                            <a:avLst>
                              <a:gd name="adj1" fmla="val 127500"/>
                              <a:gd name="adj2" fmla="val 117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a group</w:t>
                              </w:r>
                            </w:p>
                          </w:txbxContent>
                        </wps:txbx>
                        <wps:bodyPr rot="0" vert="horz" wrap="square" lIns="0" tIns="0" rIns="0" bIns="0" anchor="t" anchorCtr="0" upright="1">
                          <a:noAutofit/>
                        </wps:bodyPr>
                      </wps:wsp>
                      <wps:wsp>
                        <wps:cNvPr id="676" name="AutoShape 621"/>
                        <wps:cNvSpPr>
                          <a:spLocks noChangeArrowheads="1"/>
                        </wps:cNvSpPr>
                        <wps:spPr bwMode="auto">
                          <a:xfrm flipH="1">
                            <a:off x="2400300" y="693420"/>
                            <a:ext cx="685800" cy="219710"/>
                          </a:xfrm>
                          <a:prstGeom prst="wedgeRoundRectCallout">
                            <a:avLst>
                              <a:gd name="adj1" fmla="val 101944"/>
                              <a:gd name="adj2" fmla="val -6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items</w:t>
                              </w:r>
                            </w:p>
                          </w:txbxContent>
                        </wps:txbx>
                        <wps:bodyPr rot="0" vert="horz" wrap="square" lIns="0" tIns="0" rIns="0" bIns="0" anchor="t" anchorCtr="0" upright="1">
                          <a:noAutofit/>
                        </wps:bodyPr>
                      </wps:wsp>
                    </wpc:wpc>
                  </a:graphicData>
                </a:graphic>
              </wp:inline>
            </w:drawing>
          </mc:Choice>
          <mc:Fallback>
            <w:pict>
              <v:group id="画布 616" o:spid="_x0000_s1447"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">
                <v:shape id="_x0000_s1448" type="#_x0000_t75" style="position:absolute;width:52578;height:21812;visibility:visible;mso-wrap-style:square">
                  <v:fill o:detectmouseclick="t"/>
                  <v:path o:connecttype="none"/>
                </v:shape>
                <v:shape id="Text Box 618" o:spid="_x0000_s1449"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vHdMQA&#10;AADcAAAADwAAAGRycy9kb3ducmV2LnhtbESPQWsCMRSE70L/Q3gFb5qtwmq3RhFF1kvB2vb+2Lxu&#10;FjcvSxLX9d+bQqHHYWa+YVabwbaiJx8axwpephkI4srphmsFX5+HyRJEiMgaW8ek4E4BNuun0QoL&#10;7W78Qf051iJBOBSowMTYFVKGypDFMHUdcfJ+nLcYk/S11B5vCW5bOcuyXFpsOC0Y7GhnqLqcr1ZB&#10;ddkP+7L5Nr6/2uVJv5b397xUavw8bN9ARBrif/ivfdQK8sU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Lx3TEAAAA3AAAAA8AAAAAAAAAAAAAAAAAmAIAAGRycy9k&#10;b3ducmV2LnhtbFBLBQYAAAAABAAEAPUAAACJAw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,{items:[{</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id :</w:t>
                        </w:r>
                        <w:proofErr w:type="gramEnd"/>
                        <w:r w:rsidRPr="00F44E60">
                          <w:rPr>
                            <w:sz w:val="18"/>
                            <w:szCs w:val="18"/>
                          </w:rPr>
                          <w:t xml:space="preserve"> </w:t>
                        </w:r>
                        <w:r w:rsidRPr="00F44E60">
                          <w:rPr>
                            <w:color w:val="FF00FF"/>
                            <w:sz w:val="18"/>
                            <w:szCs w:val="18"/>
                          </w:rPr>
                          <w:t>"itema"</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image :</w:t>
                        </w:r>
                        <w:proofErr w:type="gramEnd"/>
                        <w:r w:rsidRPr="00F44E60">
                          <w:rPr>
                            <w:sz w:val="18"/>
                            <w:szCs w:val="18"/>
                          </w:rPr>
                          <w:t xml:space="preserve"> </w:t>
                        </w:r>
                        <w:r w:rsidRPr="00F44E60">
                          <w:rPr>
                            <w:color w:val="FF00FF"/>
                            <w:sz w:val="18"/>
                            <w:szCs w:val="18"/>
                          </w:rPr>
                          <w:t>"img/a.gif"</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"suba"</w:t>
                        </w:r>
                        <w:r w:rsidRPr="00F44E60">
                          <w:rPr>
                            <w:sz w:val="18"/>
                            <w:szCs w:val="18"/>
                          </w:rPr>
                          <w:t>,</w:t>
                        </w:r>
                        <w:r w:rsidRPr="00F44E60">
                          <w:rPr>
                            <w:color w:val="FF00FF"/>
                            <w:sz w:val="18"/>
                            <w:szCs w:val="18"/>
                          </w:rPr>
                          <w:t>"subb"</w:t>
                        </w:r>
                        <w:r w:rsidRPr="00F44E60">
                          <w:rPr>
                            <w:sz w:val="18"/>
                            <w:szCs w:val="18"/>
                          </w:rPr>
                          <w:t>,</w:t>
                        </w:r>
                        <w:r w:rsidRPr="00F44E60">
                          <w:rPr>
                            <w:color w:val="FF00FF"/>
                            <w:sz w:val="18"/>
                            <w:szCs w:val="18"/>
                          </w:rPr>
                          <w:t>"subc"</w:t>
                        </w:r>
                        <w:r w:rsidRPr="00F44E60">
                          <w:rPr>
                            <w:sz w:val="18"/>
                            <w:szCs w:val="18"/>
                          </w:rPr>
                          <w:t>,</w:t>
                        </w:r>
                        <w:r w:rsidRPr="00F44E60">
                          <w:rPr>
                            <w:color w:val="FF00FF"/>
                            <w:sz w:val="18"/>
                            <w:szCs w:val="18"/>
                          </w:rPr>
                          <w:t>"subd"</w:t>
                        </w:r>
                        <w:r>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"itemb"</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ind w:firstLine="435"/>
                          <w:rPr>
                            <w:sz w:val="18"/>
                            <w:szCs w:val="18"/>
                          </w:rPr>
                        </w:pP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w:t>
                        </w:r>
                      </w:p>
                      <w:p w:rsidR="0023747D" w:rsidRPr="00F44E60" w:rsidRDefault="0023747D" w:rsidP="00375F9C">
                        <w:pPr>
                          <w:spacing w:line="240" w:lineRule="exact"/>
                          <w:rPr>
                            <w:sz w:val="18"/>
                            <w:szCs w:val="18"/>
                          </w:rPr>
                        </w:pPr>
                        <w:r w:rsidRPr="00F44E60">
                          <w:rPr>
                            <w:rFonts w:hint="eastAsia"/>
                            <w:sz w:val="18"/>
                            <w:szCs w:val="18"/>
                          </w:rPr>
                          <w:t xml:space="preserve">    </w:t>
                        </w:r>
                        <w:proofErr w:type="gramStart"/>
                        <w:r w:rsidRPr="00F44E60">
                          <w:rPr>
                            <w:rFonts w:hint="eastAsia"/>
                            <w:sz w:val="18"/>
                            <w:szCs w:val="18"/>
                          </w:rPr>
                          <w:t>group:</w:t>
                        </w:r>
                        <w:proofErr w:type="gramEnd"/>
                        <w:r w:rsidRPr="00F44E60">
                          <w:rPr>
                            <w:rFonts w:hint="eastAsia"/>
                            <w:color w:val="0000FF"/>
                            <w:sz w:val="18"/>
                            <w:szCs w:val="18"/>
                          </w:rPr>
                          <w:t>true</w:t>
                        </w:r>
                        <w:r w:rsidRPr="00F44E60">
                          <w:rPr>
                            <w:rFonts w:hint="eastAsia"/>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AutoShape 619" o:spid="_x0000_s1450" type="#_x0000_t62" style="position:absolute;left:17145;top:396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jHcQA&#10;AADcAAAADwAAAGRycy9kb3ducmV2LnhtbESPQWsCMRSE74L/ITyhF6lZS7FlaxQRV+pJ1krPj83r&#10;7tbNS9hETf99Iwgeh5n5hpkvo+nEhXrfWlYwnWQgiCurW64VHL+K53cQPiBr7CyTgj/ysFwMB3PM&#10;tb1ySZdDqEWCsM9RQROCy6X0VUMG/cQ64uT92N5gSLKvpe7xmuCmky9ZNpMGW04LDTpaN1SdDmej&#10;YNsd4++3y8ZnX+yjK7ebstidlHoaxdUHiEAxPML39qdWMHt7hd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4x3EAAAA3AAAAA8AAAAAAAAAAAAAAAAAmAIAAGRycy9k&#10;b3ducmV2LnhtbFBLBQYAAAAABAAEAPUAAACJAwAAAAA=&#10;" adj="30010,24409" fillcolor="#ff9">
                  <v:textbox inset="0,0,0,0">
                    <w:txbxContent>
                      <w:p w:rsidR="0023747D" w:rsidRPr="000E23E9" w:rsidRDefault="0023747D" w:rsidP="00375F9C">
                        <w:pPr>
                          <w:rPr>
                            <w:szCs w:val="18"/>
                          </w:rPr>
                        </w:pPr>
                        <w:r>
                          <w:rPr>
                            <w:szCs w:val="18"/>
                          </w:rPr>
                          <w:t>W</w:t>
                        </w:r>
                        <w:r>
                          <w:rPr>
                            <w:rFonts w:hint="eastAsia"/>
                            <w:szCs w:val="18"/>
                          </w:rPr>
                          <w:t>ith an icon</w:t>
                        </w:r>
                      </w:p>
                    </w:txbxContent>
                  </v:textbox>
                </v:shape>
                <v:shape id="AutoShape 620" o:spid="_x0000_s1451" type="#_x0000_t62" style="position:absolute;left:16002;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o2sUA&#10;AADcAAAADwAAAGRycy9kb3ducmV2LnhtbESPQWsCMRSE70L/Q3iCN81aUMtqFFEqQoWildXeHpvX&#10;3aWblyWJuv33jSB4HGbmG2a2aE0truR8ZVnBcJCAIM6trrhQcPx677+B8AFZY22ZFPyRh8X8pTPD&#10;VNsb7+l6CIWIEPYpKihDaFIpfV6SQT+wDXH0fqwzGKJ0hdQObxFuavmaJGNpsOK4UGJDq5Ly38PF&#10;KDidv+vsM8vWO5kNXb6dmI+92yjV67bLKYhAbXiGH+2tVjCejOB+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ejaxQAAANwAAAAPAAAAAAAAAAAAAAAAAJgCAABkcnMv&#10;ZG93bnJldi54bWxQSwUGAAAAAAQABAD1AAAAigMAAAAA&#10;" adj="38340,36208"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a group</w:t>
                        </w:r>
                      </w:p>
                    </w:txbxContent>
                  </v:textbox>
                </v:shape>
                <v:shape id="AutoShape 621" o:spid="_x0000_s1452" type="#_x0000_t62" style="position:absolute;left:24003;top:6934;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pXq8UA&#10;AADcAAAADwAAAGRycy9kb3ducmV2LnhtbESPwWrDMBBE74H8g9hAb4mcHGzjRgkhIaQ9lbruobfF&#10;2tqi1spYiu3+fVUo9DjMzBtmf5xtJ0YavHGsYLtJQBDXThtuFFRv13UOwgdkjZ1jUvBNHo6H5WKP&#10;hXYTv9JYhkZECPsCFbQh9IWUvm7Jot+4njh6n26wGKIcGqkHnCLcdnKXJKm0aDgutNjTuaX6q7xb&#10;Bbtbb7L352s+XVz1cvsw27maOqUeVvPpEUSgOfyH/9pPWkGapfB7Jh4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6lerxQAAANwAAAAPAAAAAAAAAAAAAAAAAJgCAABkcnMv&#10;ZG93bnJldi54bWxQSwUGAAAAAAQABAD1AAAAigMAAAAA&#10;" adj="32820,9301" fillcolor="#ff9">
                  <v:textbox inset="0,0,0,0">
                    <w:txbxContent>
                      <w:p w:rsidR="0023747D" w:rsidRPr="000E23E9" w:rsidRDefault="0023747D" w:rsidP="00375F9C">
                        <w:pPr>
                          <w:rPr>
                            <w:szCs w:val="18"/>
                          </w:rPr>
                        </w:pPr>
                        <w:r>
                          <w:rPr>
                            <w:szCs w:val="18"/>
                          </w:rPr>
                          <w:t>S</w:t>
                        </w:r>
                        <w:r>
                          <w:rPr>
                            <w:rFonts w:hint="eastAsia"/>
                            <w:szCs w:val="18"/>
                          </w:rPr>
                          <w:t>ub items</w:t>
                        </w:r>
                      </w:p>
                    </w:txbxContent>
                  </v:textbox>
                </v:shape>
                <w10:anchorlock/>
              </v:group>
            </w:pict>
          </mc:Fallback>
        </mc:AlternateContent>
      </w:r>
    </w:p>
    <w:p w:rsidR="00375F9C" w:rsidRPr="003B19B8" w:rsidRDefault="00375F9C" w:rsidP="00375F9C">
      <w:pPr>
        <w:rPr>
          <w:b/>
        </w:rPr>
      </w:pPr>
      <w:r w:rsidRPr="003B19B8">
        <w:rPr>
          <w:rFonts w:hint="eastAsia"/>
          <w:b/>
        </w:rPr>
        <w:t xml:space="preserve">Output: </w:t>
      </w:r>
    </w:p>
    <w:p w:rsidR="00375F9C" w:rsidRPr="00F44E60" w:rsidRDefault="005C781A" w:rsidP="00375F9C">
      <w:r>
        <w:rPr>
          <w:rFonts w:hint="eastAsia"/>
          <w:b/>
          <w:noProof/>
        </w:rPr>
        <mc:AlternateContent>
          <mc:Choice Requires="wps">
            <w:drawing>
              <wp:anchor distT="0" distB="0" distL="114300" distR="114300" simplePos="0" relativeHeight="251524608" behindDoc="0" locked="0" layoutInCell="1" allowOverlap="1" wp14:anchorId="0A2D1D5F" wp14:editId="7FCC8187">
                <wp:simplePos x="0" y="0"/>
                <wp:positionH relativeFrom="column">
                  <wp:posOffset>1143000</wp:posOffset>
                </wp:positionH>
                <wp:positionV relativeFrom="line">
                  <wp:posOffset>66040</wp:posOffset>
                </wp:positionV>
                <wp:extent cx="685800" cy="219710"/>
                <wp:effectExtent l="295275" t="8890" r="9525" b="409575"/>
                <wp:wrapNone/>
                <wp:docPr id="672" name="Auto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86667"/>
                            <a:gd name="adj2" fmla="val 2184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Group item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8" o:spid="_x0000_s1453" type="#_x0000_t62" style="position:absolute;left:0;text-align:left;margin-left:90pt;margin-top:5.2pt;width:54pt;height:17.3pt;flip:x;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" adj="29520,57995" fillcolor="#ff9">
                <v:textbox inset="0,0,0,0">
                  <w:txbxContent>
                    <w:p w:rsidR="0023747D" w:rsidRPr="000E23E9" w:rsidRDefault="0023747D" w:rsidP="00375F9C">
                      <w:pPr>
                        <w:rPr>
                          <w:szCs w:val="18"/>
                        </w:rPr>
                      </w:pPr>
                      <w:r>
                        <w:rPr>
                          <w:rFonts w:hint="eastAsia"/>
                          <w:szCs w:val="18"/>
                        </w:rPr>
                        <w:t>Group item</w:t>
                      </w:r>
                    </w:p>
                  </w:txbxContent>
                </v:textbox>
                <w10:wrap anchory="line"/>
              </v:shape>
            </w:pict>
          </mc:Fallback>
        </mc:AlternateContent>
      </w:r>
      <w:r w:rsidR="00122649" w:rsidRPr="00122649">
        <w:rPr>
          <w:noProof/>
        </w:rPr>
        <w:t xml:space="preserve"> </w:t>
      </w:r>
      <w:r w:rsidR="00122649">
        <w:rPr>
          <w:noProof/>
        </w:rPr>
        <w:drawing>
          <wp:inline distT="0" distB="0" distL="0" distR="0" wp14:anchorId="639204D6" wp14:editId="73D07C0D">
            <wp:extent cx="1933333" cy="1942857"/>
            <wp:effectExtent l="0" t="0" r="0" b="635"/>
            <wp:docPr id="1209" name="图片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933333" cy="1942857"/>
                    </a:xfrm>
                    <a:prstGeom prst="rect">
                      <a:avLst/>
                    </a:prstGeom>
                  </pic:spPr>
                </pic:pic>
              </a:graphicData>
            </a:graphic>
          </wp:inline>
        </w:drawing>
      </w:r>
    </w:p>
    <w:p w:rsidR="00375F9C" w:rsidRDefault="00375F9C" w:rsidP="00E45D25">
      <w:pPr>
        <w:pStyle w:val="3"/>
        <w:numPr>
          <w:ilvl w:val="2"/>
          <w:numId w:val="17"/>
        </w:numPr>
      </w:pPr>
      <w:bookmarkStart w:id="110" w:name="_Toc453071746"/>
      <w:r w:rsidRPr="003D74F9">
        <w:t>Expand all nodes by default</w:t>
      </w:r>
      <w:bookmarkEnd w:id="110"/>
    </w:p>
    <w:p w:rsidR="00375F9C" w:rsidRPr="003D74F9" w:rsidRDefault="00375F9C" w:rsidP="00375F9C">
      <w:pPr>
        <w:rPr>
          <w:b/>
        </w:rPr>
      </w:pPr>
      <w:r w:rsidRPr="003D74F9">
        <w:rPr>
          <w:rFonts w:hint="eastAsia"/>
          <w:b/>
        </w:rPr>
        <w:t xml:space="preserve">Input: </w:t>
      </w:r>
    </w:p>
    <w:p w:rsidR="00375F9C" w:rsidRDefault="005C781A" w:rsidP="00375F9C">
      <w:r>
        <w:rPr>
          <w:noProof/>
        </w:rPr>
        <w:lastRenderedPageBreak/>
        <mc:AlternateContent>
          <mc:Choice Requires="wpc">
            <w:drawing>
              <wp:inline distT="0" distB="0" distL="0" distR="0" wp14:anchorId="2033F7A9" wp14:editId="04B0C851">
                <wp:extent cx="5257800" cy="2575560"/>
                <wp:effectExtent l="9525" t="0" r="9525" b="0"/>
                <wp:docPr id="639" name="画布 6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7" name="Text Box 643"/>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iniFold:</w:t>
                              </w:r>
                              <w:proofErr w:type="gramEnd"/>
                              <w:r w:rsidRPr="007E334C">
                                <w:rPr>
                                  <w:color w:val="0000FF"/>
                                  <w:sz w:val="18"/>
                                  <w:szCs w:val="18"/>
                                </w:rPr>
                                <w:t>false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wps:txbx>
                        <wps:bodyPr rot="0" vert="horz" wrap="square" lIns="54000" tIns="46800" rIns="54000" bIns="45720" anchor="t" anchorCtr="0" upright="1">
                          <a:spAutoFit/>
                        </wps:bodyPr>
                      </wps:wsp>
                      <wps:wsp>
                        <wps:cNvPr id="638" name="AutoShape 644"/>
                        <wps:cNvSpPr>
                          <a:spLocks noChangeArrowheads="1"/>
                        </wps:cNvSpPr>
                        <wps:spPr bwMode="auto">
                          <a:xfrm flipH="1">
                            <a:off x="1371600" y="396240"/>
                            <a:ext cx="1943100" cy="219710"/>
                          </a:xfrm>
                          <a:prstGeom prst="wedgeRoundRectCallout">
                            <a:avLst>
                              <a:gd name="adj1" fmla="val 84019"/>
                              <a:gd name="adj2" fmla="val -164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Pr>
                                  <w:rFonts w:hint="eastAsia"/>
                                </w:rPr>
                                <w:t>Sets iniFold property to false</w:t>
                              </w:r>
                            </w:p>
                          </w:txbxContent>
                        </wps:txbx>
                        <wps:bodyPr rot="0" vert="horz" wrap="square" lIns="0" tIns="0" rIns="0" bIns="0" anchor="t" anchorCtr="0" upright="1">
                          <a:noAutofit/>
                        </wps:bodyPr>
                      </wps:wsp>
                    </wpc:wpc>
                  </a:graphicData>
                </a:graphic>
              </wp:inline>
            </w:drawing>
          </mc:Choice>
          <mc:Fallback>
            <w:pict>
              <v:group id="画布 641" o:spid="_x0000_s1454" editas="canvas" style="width:414pt;height:202.8pt;mso-position-horizontal-relative:char;mso-position-vertical-relative:line" coordsize="52578,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">
                <v:shape id="_x0000_s1455" type="#_x0000_t75" style="position:absolute;width:52578;height:25755;visibility:visible;mso-wrap-style:square">
                  <v:fill o:detectmouseclick="t"/>
                  <v:path o:connecttype="none"/>
                </v:shape>
                <v:shape id="Text Box 643" o:spid="_x0000_s1456"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p4t8QA&#10;AADcAAAADwAAAGRycy9kb3ducmV2LnhtbESPQWsCMRSE70L/Q3gFb5qtwmq3RhFF1kvB2vb+2Lxu&#10;FjcvSxLX9d+bQqHHYWa+YVabwbaiJx8axwpephkI4srphmsFX5+HyRJEiMgaW8ek4E4BNuun0QoL&#10;7W78Qf051iJBOBSowMTYFVKGypDFMHUdcfJ+nLcYk/S11B5vCW5bOcuyXFpsOC0Y7GhnqLqcr1ZB&#10;ddkP+7L5Nr6/2uVJv5b397xUavw8bN9ARBrif/ivfdQK8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eLfEAAAA3AAAAA8AAAAAAAAAAAAAAAAAmAIAAGRycy9k&#10;b3ducmV2LnhtbFBLBQYAAAAABAAEAPUAAACJAwAAAAA=&#10;" strokeweight="1pt">
                  <v:textbox style="mso-fit-shape-to-text:t" inset="1.5mm,1.3mm,1.5mm">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iniFold:</w:t>
                        </w:r>
                        <w:proofErr w:type="gramEnd"/>
                        <w:r w:rsidRPr="007E334C">
                          <w:rPr>
                            <w:color w:val="0000FF"/>
                            <w:sz w:val="18"/>
                            <w:szCs w:val="18"/>
                          </w:rPr>
                          <w:t>false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v:textbox>
                </v:shape>
                <v:shape id="AutoShape 644" o:spid="_x0000_s1457" type="#_x0000_t62" style="position:absolute;left:13716;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MqsEA&#10;AADcAAAADwAAAGRycy9kb3ducmV2LnhtbERPz2vCMBS+D/wfwhN2m+ksuFKNMsTB9GaV7fponk2x&#10;ealNVqt/vTkIO358vxerwTaip87XjhW8TxIQxKXTNVcKjoevtwyED8gaG8ek4EYeVsvRywJz7a68&#10;p74IlYgh7HNUYEJocyl9aciin7iWOHIn11kMEXaV1B1eY7ht5DRJZtJizbHBYEtrQ+W5+LMKdmHT&#10;p5ci/TXnW7btM5reLx8/Sr2Oh885iEBD+Bc/3d9awSyNa+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PjKrBAAAA3AAAAA8AAAAAAAAAAAAAAAAAmAIAAGRycy9kb3du&#10;cmV2LnhtbFBLBQYAAAAABAAEAPUAAACGAwAAAAA=&#10;" adj="28948,7241" fillcolor="#ff9">
                  <v:textbox inset="0,0,0,0">
                    <w:txbxContent>
                      <w:p w:rsidR="0023747D" w:rsidRPr="003D74F9" w:rsidRDefault="0023747D" w:rsidP="00375F9C">
                        <w:pPr>
                          <w:rPr>
                            <w:szCs w:val="18"/>
                          </w:rPr>
                        </w:pPr>
                        <w:r>
                          <w:rPr>
                            <w:rFonts w:hint="eastAsia"/>
                          </w:rPr>
                          <w:t>Sets iniFold property to false</w:t>
                        </w:r>
                      </w:p>
                    </w:txbxContent>
                  </v:textbox>
                </v:shape>
                <w10:anchorlock/>
              </v:group>
            </w:pict>
          </mc:Fallback>
        </mc:AlternateContent>
      </w:r>
    </w:p>
    <w:p w:rsidR="00375F9C" w:rsidRPr="003D74F9" w:rsidRDefault="00375F9C" w:rsidP="00375F9C">
      <w:pPr>
        <w:rPr>
          <w:b/>
        </w:rPr>
      </w:pPr>
      <w:r w:rsidRPr="003D74F9">
        <w:rPr>
          <w:rFonts w:hint="eastAsia"/>
          <w:b/>
        </w:rPr>
        <w:t>Output:</w:t>
      </w:r>
    </w:p>
    <w:p w:rsidR="00375F9C" w:rsidRPr="007E334C" w:rsidRDefault="00122649" w:rsidP="00375F9C">
      <w:r>
        <w:rPr>
          <w:noProof/>
        </w:rPr>
        <w:drawing>
          <wp:inline distT="0" distB="0" distL="0" distR="0" wp14:anchorId="0D018E91" wp14:editId="0FC6FA90">
            <wp:extent cx="1971429" cy="1952381"/>
            <wp:effectExtent l="0" t="0" r="0" b="0"/>
            <wp:docPr id="1210" name="图片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971429" cy="1952381"/>
                    </a:xfrm>
                    <a:prstGeom prst="rect">
                      <a:avLst/>
                    </a:prstGeom>
                  </pic:spPr>
                </pic:pic>
              </a:graphicData>
            </a:graphic>
          </wp:inline>
        </w:drawing>
      </w:r>
    </w:p>
    <w:p w:rsidR="00375F9C" w:rsidRDefault="00375F9C" w:rsidP="00E45D25">
      <w:pPr>
        <w:pStyle w:val="3"/>
        <w:numPr>
          <w:ilvl w:val="2"/>
          <w:numId w:val="17"/>
        </w:numPr>
      </w:pPr>
      <w:bookmarkStart w:id="111" w:name="_Toc453071747"/>
      <w:r w:rsidRPr="003D74F9">
        <w:t>Mutex Expand</w:t>
      </w:r>
      <w:bookmarkEnd w:id="111"/>
    </w:p>
    <w:p w:rsidR="00375F9C" w:rsidRPr="007E334C" w:rsidRDefault="005C781A" w:rsidP="00375F9C">
      <w:r>
        <w:rPr>
          <w:noProof/>
        </w:rPr>
        <mc:AlternateContent>
          <mc:Choice Requires="wpc">
            <w:drawing>
              <wp:inline distT="0" distB="0" distL="0" distR="0" wp14:anchorId="5F872E64" wp14:editId="600BA87D">
                <wp:extent cx="5257800" cy="2575560"/>
                <wp:effectExtent l="9525" t="0" r="9525" b="0"/>
                <wp:docPr id="636" name="画布 6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4" name="Text Box 649"/>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singleOpen</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wps:txbx>
                        <wps:bodyPr rot="0" vert="horz" wrap="square" lIns="54000" tIns="46800" rIns="54000" bIns="45720" anchor="t" anchorCtr="0" upright="1">
                          <a:spAutoFit/>
                        </wps:bodyPr>
                      </wps:wsp>
                      <wps:wsp>
                        <wps:cNvPr id="635" name="AutoShape 650"/>
                        <wps:cNvSpPr>
                          <a:spLocks noChangeArrowheads="1"/>
                        </wps:cNvSpPr>
                        <wps:spPr bwMode="auto">
                          <a:xfrm flipH="1">
                            <a:off x="1371600" y="396240"/>
                            <a:ext cx="1143000" cy="219710"/>
                          </a:xfrm>
                          <a:prstGeom prst="wedgeRoundRectCallout">
                            <a:avLst>
                              <a:gd name="adj1" fmla="val 107833"/>
                              <a:gd name="adj2" fmla="val -15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sidRPr="003D74F9">
                                <w:rPr>
                                  <w:szCs w:val="18"/>
                                </w:rPr>
                                <w:t>Mutex Expand</w:t>
                              </w:r>
                            </w:p>
                          </w:txbxContent>
                        </wps:txbx>
                        <wps:bodyPr rot="0" vert="horz" wrap="square" lIns="0" tIns="0" rIns="0" bIns="0" anchor="t" anchorCtr="0" upright="1">
                          <a:noAutofit/>
                        </wps:bodyPr>
                      </wps:wsp>
                    </wpc:wpc>
                  </a:graphicData>
                </a:graphic>
              </wp:inline>
            </w:drawing>
          </mc:Choice>
          <mc:Fallback>
            <w:pict>
              <v:group id="画布 647" o:spid="_x0000_s1458" editas="canvas" style="width:414pt;height:202.8pt;mso-position-horizontal-relative:char;mso-position-vertical-relative:line" coordsize="52578,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">
                <v:shape id="_x0000_s1459" type="#_x0000_t75" style="position:absolute;width:52578;height:25755;visibility:visible;mso-wrap-style:square">
                  <v:fill o:detectmouseclick="t"/>
                  <v:path o:connecttype="none"/>
                </v:shape>
                <v:shape id="Text Box 649" o:spid="_x0000_s1460"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mwMQA&#10;AADcAAAADwAAAGRycy9kb3ducmV2LnhtbESPQWvCQBSE74X+h+UVvNVNtYQ0dRVRJF4KVdv7I/ua&#10;DWbfht01xn/vFgo9DjPzDbNYjbYTA/nQOlbwMs1AENdOt9wo+DrtngsQISJr7ByTghsFWC0fHxZY&#10;anflAw3H2IgE4VCiAhNjX0oZakMWw9T1xMn7cd5iTNI3Unu8Jrjt5CzLcmmx5bRgsKeNofp8vFgF&#10;9Xk7bqv22/jhYotP/VbdPvJKqcnTuH4HEWmM/+G/9l4ryOev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I5sDEAAAA3AAAAA8AAAAAAAAAAAAAAAAAmAIAAGRycy9k&#10;b3ducmV2LnhtbFBLBQYAAAAABAAEAPUAAACJAwAAAAA=&#10;" strokeweight="1pt">
                  <v:textbox style="mso-fit-shape-to-text:t" inset="1.5mm,1.3mm,1.5mm">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singleOpen</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v:textbox>
                </v:shape>
                <v:shape id="AutoShape 650" o:spid="_x0000_s1461" type="#_x0000_t62" style="position:absolute;left:13716;top:3962;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gtMUA&#10;AADcAAAADwAAAGRycy9kb3ducmV2LnhtbESPT4vCMBTE7wt+h/AEL8uaquhKNYr4B3oQxe5evD2a&#10;Z1tsXkoTtX57IyzscZiZ3zDzZWsqcafGlZYVDPoRCOLM6pJzBb8/u68pCOeRNVaWScGTHCwXnY85&#10;xto++ET31OciQNjFqKDwvo6ldFlBBl3f1sTBu9jGoA+yyaVu8BHgppLDKJpIgyWHhQJrWheUXdOb&#10;UbB35qgTuzGb8fbs0l3y+a3XB6V63XY1A+Gp9f/hv3aiFUxGY3ifCU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CC0xQAAANwAAAAPAAAAAAAAAAAAAAAAAJgCAABkcnMv&#10;ZG93bnJldi54bWxQSwUGAAAAAAQABAD1AAAAigMAAAAA&#10;" adj="34092,7366" fillcolor="#ff9">
                  <v:textbox inset="0,0,0,0">
                    <w:txbxContent>
                      <w:p w:rsidR="0023747D" w:rsidRPr="003D74F9" w:rsidRDefault="0023747D" w:rsidP="00375F9C">
                        <w:pPr>
                          <w:rPr>
                            <w:szCs w:val="18"/>
                          </w:rPr>
                        </w:pPr>
                        <w:r w:rsidRPr="003D74F9">
                          <w:rPr>
                            <w:szCs w:val="18"/>
                          </w:rPr>
                          <w:t>Mutex Expand</w:t>
                        </w:r>
                      </w:p>
                    </w:txbxContent>
                  </v:textbox>
                </v:shape>
                <w10:anchorlock/>
              </v:group>
            </w:pict>
          </mc:Fallback>
        </mc:AlternateContent>
      </w:r>
    </w:p>
    <w:p w:rsidR="00375F9C" w:rsidRDefault="00375F9C" w:rsidP="00E45D25">
      <w:pPr>
        <w:pStyle w:val="3"/>
        <w:numPr>
          <w:ilvl w:val="2"/>
          <w:numId w:val="17"/>
        </w:numPr>
      </w:pPr>
      <w:bookmarkStart w:id="112" w:name="_Toc453071748"/>
      <w:r w:rsidRPr="0033004B">
        <w:lastRenderedPageBreak/>
        <w:t>Dynamic Destruction</w:t>
      </w:r>
      <w:bookmarkEnd w:id="112"/>
    </w:p>
    <w:p w:rsidR="00375F9C" w:rsidRPr="007E334C" w:rsidRDefault="005C781A" w:rsidP="00375F9C">
      <w:r>
        <w:rPr>
          <w:noProof/>
        </w:rPr>
        <mc:AlternateContent>
          <mc:Choice Requires="wpc">
            <w:drawing>
              <wp:inline distT="0" distB="0" distL="0" distR="0" wp14:anchorId="3A4BAE69" wp14:editId="046EB44F">
                <wp:extent cx="5257800" cy="2486025"/>
                <wp:effectExtent l="9525" t="0" r="9525" b="9525"/>
                <wp:docPr id="633"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0" name="Text Box 653"/>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dynDestory</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wps:txbx>
                        <wps:bodyPr rot="0" vert="horz" wrap="square" lIns="54000" tIns="46800" rIns="54000" bIns="45720" anchor="t" anchorCtr="0" upright="1">
                          <a:spAutoFit/>
                        </wps:bodyPr>
                      </wps:wsp>
                      <wps:wsp>
                        <wps:cNvPr id="632" name="AutoShape 654"/>
                        <wps:cNvSpPr>
                          <a:spLocks noChangeArrowheads="1"/>
                        </wps:cNvSpPr>
                        <wps:spPr bwMode="auto">
                          <a:xfrm flipH="1">
                            <a:off x="1371600" y="396240"/>
                            <a:ext cx="1485900" cy="219710"/>
                          </a:xfrm>
                          <a:prstGeom prst="wedgeRoundRectCallout">
                            <a:avLst>
                              <a:gd name="adj1" fmla="val 94486"/>
                              <a:gd name="adj2" fmla="val -1618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txbxContent>
                        </wps:txbx>
                        <wps:bodyPr rot="0" vert="horz" wrap="square" lIns="0" tIns="0" rIns="0" bIns="0" anchor="t" anchorCtr="0" upright="1">
                          <a:noAutofit/>
                        </wps:bodyPr>
                      </wps:wsp>
                    </wpc:wpc>
                  </a:graphicData>
                </a:graphic>
              </wp:inline>
            </w:drawing>
          </mc:Choice>
          <mc:Fallback>
            <w:pict>
              <v:group id="画布 651" o:spid="_x0000_s1462"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">
                <v:shape id="_x0000_s1463" type="#_x0000_t75" style="position:absolute;width:52578;height:24860;visibility:visible;mso-wrap-style:square">
                  <v:fill o:detectmouseclick="t"/>
                  <v:path o:connecttype="none"/>
                </v:shape>
                <v:shape id="Text Box 653" o:spid="_x0000_s1464"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gw8AA&#10;AADcAAAADwAAAGRycy9kb3ducmV2LnhtbERPz2vCMBS+D/wfwhO8zVQHxVWjiDLqRdic3h/Nsyk2&#10;LyWJtf735jDY8eP7vdoMthU9+dA4VjCbZiCIK6cbrhWcf7/eFyBCRNbYOiYFTwqwWY/eVlho9+Af&#10;6k+xFimEQ4EKTIxdIWWoDFkMU9cRJ+7qvMWYoK+l9vhI4baV8yzLpcWGU4PBjnaGqtvpbhVUt/2w&#10;L5uL8f3dLr71Z/k85qVSk/GwXYKINMR/8Z/7oBXkH2l+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Pgw8AAAADcAAAADwAAAAAAAAAAAAAAAACYAgAAZHJzL2Rvd25y&#10;ZXYueG1sUEsFBgAAAAAEAAQA9QAAAIUDAAAAAA==&#10;" strokeweight="1pt">
                  <v:textbox style="mso-fit-shape-to-text:t" inset="1.5mm,1.3mm,1.5mm">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dynDestory</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v:textbox>
                </v:shape>
                <v:shape id="AutoShape 654" o:spid="_x0000_s1465" type="#_x0000_t62" style="position:absolute;left:13716;top:3962;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mIcQA&#10;AADcAAAADwAAAGRycy9kb3ducmV2LnhtbESPQYvCMBSE7wv+h/AEb5pasUo1igiKsLLsqhdvj+bZ&#10;FpuX2kTt/nuzIOxxmJlvmPmyNZV4UONKywqGgwgEcWZ1ybmC03HTn4JwHlljZZkU/JKD5aLzMcdU&#10;2yf/0OPgcxEg7FJUUHhfp1K6rCCDbmBr4uBdbGPQB9nkUjf4DHBTyTiKEmmw5LBQYE3rgrLr4W4U&#10;xMlkG5tJPhx/3Wo9uu3P5vtzrFSv265mIDy1/j/8bu+0gmQUw9+Zc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d5iHEAAAA3AAAAA8AAAAAAAAAAAAAAAAAmAIAAGRycy9k&#10;b3ducmV2LnhtbFBLBQYAAAAABAAEAPUAAACJAwAAAAA=&#10;" adj="31209,7304" fillcolor="#ff9">
                  <v:textbox inset="0,0,0,0">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txbxContent>
                  </v:textbox>
                </v:shape>
                <w10:anchorlock/>
              </v:group>
            </w:pict>
          </mc:Fallback>
        </mc:AlternateContent>
      </w:r>
    </w:p>
    <w:p w:rsidR="00375F9C" w:rsidRDefault="00375F9C" w:rsidP="00E45D25">
      <w:pPr>
        <w:pStyle w:val="3"/>
        <w:numPr>
          <w:ilvl w:val="2"/>
          <w:numId w:val="17"/>
        </w:numPr>
      </w:pPr>
      <w:bookmarkStart w:id="113" w:name="_Toc453071749"/>
      <w:r>
        <w:rPr>
          <w:rFonts w:hint="eastAsia"/>
        </w:rPr>
        <w:t>D</w:t>
      </w:r>
      <w:r>
        <w:t>ynamically load</w:t>
      </w:r>
      <w:r>
        <w:rPr>
          <w:rFonts w:hint="eastAsia"/>
        </w:rPr>
        <w:t>ing</w:t>
      </w:r>
      <w:bookmarkEnd w:id="113"/>
    </w:p>
    <w:p w:rsidR="00375F9C" w:rsidRPr="0033004B" w:rsidRDefault="00375F9C" w:rsidP="00375F9C">
      <w:pPr>
        <w:rPr>
          <w:b/>
        </w:rPr>
      </w:pPr>
      <w:r w:rsidRPr="0033004B">
        <w:rPr>
          <w:rFonts w:hint="eastAsia"/>
          <w:b/>
        </w:rPr>
        <w:t>Input:</w:t>
      </w:r>
    </w:p>
    <w:p w:rsidR="00375F9C" w:rsidRPr="007E334C" w:rsidRDefault="005C781A" w:rsidP="00375F9C">
      <w:r>
        <w:rPr>
          <w:noProof/>
        </w:rPr>
        <mc:AlternateContent>
          <mc:Choice Requires="wpc">
            <w:drawing>
              <wp:inline distT="0" distB="0" distL="0" distR="0" wp14:anchorId="2607FD16" wp14:editId="1B850C49">
                <wp:extent cx="5257800" cy="3354705"/>
                <wp:effectExtent l="9525" t="0" r="9525" b="7620"/>
                <wp:docPr id="629" name="画布 6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22" name="Text Box 657"/>
                        <wps:cNvSpPr txBox="1">
                          <a:spLocks noChangeArrowheads="1"/>
                        </wps:cNvSpPr>
                        <wps:spPr bwMode="auto">
                          <a:xfrm>
                            <a:off x="0" y="48895"/>
                            <a:ext cx="5257800" cy="3305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5412F" w:rsidRDefault="0023747D" w:rsidP="00375F9C">
                              <w:pPr>
                                <w:spacing w:line="240" w:lineRule="exact"/>
                                <w:rPr>
                                  <w:sz w:val="18"/>
                                  <w:szCs w:val="18"/>
                                </w:rPr>
                              </w:pPr>
                              <w:proofErr w:type="gramStart"/>
                              <w:r w:rsidRPr="0075412F">
                                <w:rPr>
                                  <w:color w:val="0000FF"/>
                                  <w:sz w:val="18"/>
                                  <w:szCs w:val="18"/>
                                </w:rPr>
                                <w:t>var</w:t>
                              </w:r>
                              <w:proofErr w:type="gramEnd"/>
                              <w:r w:rsidRPr="0075412F">
                                <w:rPr>
                                  <w:sz w:val="18"/>
                                  <w:szCs w:val="18"/>
                                </w:rPr>
                                <w:t xml:space="preserve"> block=</w:t>
                              </w:r>
                              <w:r w:rsidRPr="0075412F">
                                <w:rPr>
                                  <w:color w:val="0000FF"/>
                                  <w:sz w:val="18"/>
                                  <w:szCs w:val="18"/>
                                </w:rPr>
                                <w:t>new</w:t>
                              </w:r>
                              <w:r w:rsidRPr="0075412F">
                                <w:rPr>
                                  <w:sz w:val="18"/>
                                  <w:szCs w:val="18"/>
                                </w:rPr>
                                <w:t xml:space="preserve"> </w:t>
                              </w:r>
                              <w:r w:rsidR="00122649">
                                <w:rPr>
                                  <w:sz w:val="18"/>
                                  <w:szCs w:val="18"/>
                                </w:rPr>
                                <w:t>xui</w:t>
                              </w:r>
                              <w:r w:rsidRPr="0075412F">
                                <w:rPr>
                                  <w:sz w:val="18"/>
                                  <w:szCs w:val="18"/>
                                </w:rPr>
                                <w:t>.UI.Block({width:</w:t>
                              </w:r>
                              <w:r w:rsidRPr="0075412F">
                                <w:rPr>
                                  <w:color w:val="800000"/>
                                  <w:sz w:val="18"/>
                                  <w:szCs w:val="18"/>
                                </w:rPr>
                                <w:t>200</w:t>
                              </w:r>
                              <w:r w:rsidRPr="0075412F">
                                <w:rPr>
                                  <w:sz w:val="18"/>
                                  <w:szCs w:val="18"/>
                                </w:rPr>
                                <w:t>,height:</w:t>
                              </w:r>
                              <w:r w:rsidRPr="0075412F">
                                <w:rPr>
                                  <w:color w:val="800000"/>
                                  <w:sz w:val="18"/>
                                  <w:szCs w:val="18"/>
                                </w:rPr>
                                <w:t>200</w:t>
                              </w:r>
                              <w:r w:rsidRPr="0075412F">
                                <w:rPr>
                                  <w:sz w:val="18"/>
                                  <w:szCs w:val="18"/>
                                </w:rPr>
                                <w:t>}).show();</w:t>
                              </w:r>
                            </w:p>
                            <w:p w:rsidR="0023747D" w:rsidRPr="0075412F" w:rsidRDefault="00122649" w:rsidP="00375F9C">
                              <w:pPr>
                                <w:spacing w:line="240" w:lineRule="exact"/>
                                <w:rPr>
                                  <w:sz w:val="18"/>
                                  <w:szCs w:val="18"/>
                                </w:rPr>
                              </w:pPr>
                              <w:proofErr w:type="gramStart"/>
                              <w:r>
                                <w:rPr>
                                  <w:sz w:val="18"/>
                                  <w:szCs w:val="18"/>
                                </w:rPr>
                                <w:t>xui</w:t>
                              </w:r>
                              <w:r w:rsidR="0023747D" w:rsidRPr="0075412F">
                                <w:rPr>
                                  <w:sz w:val="18"/>
                                  <w:szCs w:val="18"/>
                                </w:rPr>
                                <w:t>.create(</w:t>
                              </w:r>
                              <w:proofErr w:type="gramEnd"/>
                              <w:r w:rsidR="0023747D" w:rsidRPr="0075412F">
                                <w:rPr>
                                  <w:color w:val="FF00FF"/>
                                  <w:sz w:val="18"/>
                                  <w:szCs w:val="18"/>
                                </w:rPr>
                                <w:t>"TreeBar"</w:t>
                              </w:r>
                              <w:r w:rsidR="0023747D"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singleOpen:</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dynDestory:</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items:</w:t>
                              </w:r>
                              <w:proofErr w:type="gramEnd"/>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id :</w:t>
                              </w:r>
                              <w:proofErr w:type="gramEnd"/>
                              <w:r w:rsidRPr="0075412F">
                                <w:rPr>
                                  <w:sz w:val="18"/>
                                  <w:szCs w:val="18"/>
                                </w:rPr>
                                <w:t xml:space="preserve"> </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id :</w:t>
                              </w:r>
                              <w:proofErr w:type="gramEnd"/>
                              <w:r w:rsidRPr="0075412F">
                                <w:rPr>
                                  <w:sz w:val="18"/>
                                  <w:szCs w:val="18"/>
                                </w:rPr>
                                <w:t xml:space="preserve"> </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onGetContent(</w:t>
                              </w:r>
                              <w:proofErr w:type="gramEnd"/>
                              <w:r w:rsidRPr="0075412F">
                                <w:rPr>
                                  <w:color w:val="0000FF"/>
                                  <w:sz w:val="18"/>
                                  <w:szCs w:val="18"/>
                                </w:rPr>
                                <w:t>function</w:t>
                              </w:r>
                              <w:r w:rsidRPr="0075412F">
                                <w:rPr>
                                  <w:sz w:val="18"/>
                                  <w:szCs w:val="18"/>
                                </w:rPr>
                                <w:t>(profile,item,callback){</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var</w:t>
                              </w:r>
                              <w:proofErr w:type="gramEnd"/>
                              <w:r w:rsidRPr="0075412F">
                                <w:rPr>
                                  <w:sz w:val="18"/>
                                  <w:szCs w:val="18"/>
                                </w:rPr>
                                <w:t xml:space="preserve"> rnd=_();</w:t>
                              </w:r>
                            </w:p>
                            <w:p w:rsidR="0023747D" w:rsidRPr="0075412F" w:rsidRDefault="0023747D" w:rsidP="00375F9C">
                              <w:pPr>
                                <w:spacing w:line="240" w:lineRule="exact"/>
                                <w:ind w:firstLineChars="200" w:firstLine="360"/>
                                <w:rPr>
                                  <w:sz w:val="18"/>
                                  <w:szCs w:val="18"/>
                                </w:rPr>
                              </w:pPr>
                              <w:r>
                                <w:rPr>
                                  <w:rFonts w:hint="eastAsia"/>
                                  <w:sz w:val="18"/>
                                  <w:szCs w:val="18"/>
                                </w:rPr>
                                <w:t xml:space="preserve">    </w:t>
                              </w:r>
                              <w:proofErr w:type="gramStart"/>
                              <w:r w:rsidRPr="0075412F">
                                <w:rPr>
                                  <w:sz w:val="18"/>
                                  <w:szCs w:val="18"/>
                                </w:rPr>
                                <w:t>callback(</w:t>
                              </w:r>
                              <w:proofErr w:type="gramEnd"/>
                              <w:r w:rsidRPr="0075412F">
                                <w:rPr>
                                  <w:sz w:val="18"/>
                                  <w:szCs w:val="18"/>
                                </w:rPr>
                                <w:t>[rnd+</w:t>
                              </w:r>
                              <w:r w:rsidRPr="0075412F">
                                <w:rPr>
                                  <w:color w:val="FF00FF"/>
                                  <w:sz w:val="18"/>
                                  <w:szCs w:val="18"/>
                                </w:rPr>
                                <w:t>"-a"</w:t>
                              </w:r>
                              <w:r w:rsidRPr="0075412F">
                                <w:rPr>
                                  <w:sz w:val="18"/>
                                  <w:szCs w:val="18"/>
                                </w:rPr>
                                <w:t>,rnd+</w:t>
                              </w:r>
                              <w:r w:rsidRPr="0075412F">
                                <w:rPr>
                                  <w:color w:val="FF00FF"/>
                                  <w:sz w:val="18"/>
                                  <w:szCs w:val="18"/>
                                </w:rPr>
                                <w:t>"-b"</w:t>
                              </w:r>
                              <w:r w:rsidRPr="0075412F">
                                <w:rPr>
                                  <w:sz w:val="18"/>
                                  <w:szCs w:val="18"/>
                                </w:rPr>
                                <w:t>,rnd+</w:t>
                              </w:r>
                              <w:r w:rsidRPr="0075412F">
                                <w:rPr>
                                  <w:color w:val="FF00FF"/>
                                  <w:sz w:val="18"/>
                                  <w:szCs w:val="18"/>
                                </w:rPr>
                                <w:t>"-c"</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ab/>
                              </w:r>
                              <w:proofErr w:type="gramStart"/>
                              <w:r w:rsidRPr="0075412F">
                                <w:rPr>
                                  <w:color w:val="0000FF"/>
                                  <w:sz w:val="18"/>
                                  <w:szCs w:val="18"/>
                                </w:rPr>
                                <w:t>return</w:t>
                              </w:r>
                              <w:proofErr w:type="gramEnd"/>
                              <w:r w:rsidRPr="0075412F">
                                <w:rPr>
                                  <w:sz w:val="18"/>
                                  <w:szCs w:val="18"/>
                                </w:rPr>
                                <w:t xml:space="preserve"> [</w:t>
                              </w:r>
                              <w:r w:rsidRPr="0075412F">
                                <w:rPr>
                                  <w:color w:val="FF00FF"/>
                                  <w:sz w:val="18"/>
                                  <w:szCs w:val="18"/>
                                </w:rPr>
                                <w:t>"itembsub1"</w:t>
                              </w:r>
                              <w:r w:rsidRPr="0075412F">
                                <w:rPr>
                                  <w:sz w:val="18"/>
                                  <w:szCs w:val="18"/>
                                </w:rPr>
                                <w:t>,</w:t>
                              </w:r>
                              <w:r w:rsidRPr="0075412F">
                                <w:rPr>
                                  <w:color w:val="FF00FF"/>
                                  <w:sz w:val="18"/>
                                  <w:szCs w:val="18"/>
                                </w:rPr>
                                <w:t>"itembsub2"</w:t>
                              </w:r>
                              <w:r w:rsidRPr="0075412F">
                                <w:rPr>
                                  <w:sz w:val="18"/>
                                  <w:szCs w:val="18"/>
                                </w:rPr>
                                <w:t>,</w:t>
                              </w:r>
                              <w:r w:rsidRPr="0075412F">
                                <w:rPr>
                                  <w:color w:val="FF00FF"/>
                                  <w:sz w:val="18"/>
                                  <w:szCs w:val="18"/>
                                </w:rPr>
                                <w:t>"itembsub3"</w:t>
                              </w: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4F7C1D" w:rsidRDefault="0023747D" w:rsidP="00375F9C">
                              <w:pPr>
                                <w:spacing w:line="240" w:lineRule="exact"/>
                                <w:rPr>
                                  <w:sz w:val="18"/>
                                  <w:szCs w:val="18"/>
                                </w:rPr>
                              </w:pPr>
                              <w:r w:rsidRPr="0075412F">
                                <w:rPr>
                                  <w:sz w:val="18"/>
                                  <w:szCs w:val="18"/>
                                </w:rPr>
                                <w:t>.</w:t>
                              </w:r>
                              <w:proofErr w:type="gramStart"/>
                              <w:r w:rsidRPr="0075412F">
                                <w:rPr>
                                  <w:sz w:val="18"/>
                                  <w:szCs w:val="18"/>
                                </w:rPr>
                                <w:t>show(</w:t>
                              </w:r>
                              <w:proofErr w:type="gramEnd"/>
                              <w:r w:rsidRPr="0075412F">
                                <w:rPr>
                                  <w:sz w:val="18"/>
                                  <w:szCs w:val="18"/>
                                </w:rPr>
                                <w:t>block);</w:t>
                              </w:r>
                            </w:p>
                          </w:txbxContent>
                        </wps:txbx>
                        <wps:bodyPr rot="0" vert="horz" wrap="square" lIns="54000" tIns="46800" rIns="54000" bIns="45720" anchor="t" anchorCtr="0" upright="1">
                          <a:spAutoFit/>
                        </wps:bodyPr>
                      </wps:wsp>
                      <wps:wsp>
                        <wps:cNvPr id="623" name="AutoShape 658"/>
                        <wps:cNvSpPr>
                          <a:spLocks noChangeArrowheads="1"/>
                        </wps:cNvSpPr>
                        <wps:spPr bwMode="auto">
                          <a:xfrm flipH="1">
                            <a:off x="1371600" y="297180"/>
                            <a:ext cx="1028700" cy="219710"/>
                          </a:xfrm>
                          <a:prstGeom prst="wedgeRoundRectCallout">
                            <a:avLst>
                              <a:gd name="adj1" fmla="val 92958"/>
                              <a:gd name="adj2" fmla="val 49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sidRPr="003D74F9">
                                <w:rPr>
                                  <w:szCs w:val="18"/>
                                </w:rPr>
                                <w:t>Mutex Expand</w:t>
                              </w:r>
                            </w:p>
                            <w:p w:rsidR="0023747D" w:rsidRPr="0033004B" w:rsidRDefault="0023747D" w:rsidP="00375F9C">
                              <w:pPr>
                                <w:rPr>
                                  <w:szCs w:val="18"/>
                                </w:rPr>
                              </w:pPr>
                            </w:p>
                          </w:txbxContent>
                        </wps:txbx>
                        <wps:bodyPr rot="0" vert="horz" wrap="square" lIns="0" tIns="0" rIns="0" bIns="0" anchor="t" anchorCtr="0" upright="1">
                          <a:noAutofit/>
                        </wps:bodyPr>
                      </wps:wsp>
                      <wps:wsp>
                        <wps:cNvPr id="624" name="AutoShape 659"/>
                        <wps:cNvSpPr>
                          <a:spLocks noChangeArrowheads="1"/>
                        </wps:cNvSpPr>
                        <wps:spPr bwMode="auto">
                          <a:xfrm flipH="1">
                            <a:off x="1143000" y="990600"/>
                            <a:ext cx="2171700" cy="219710"/>
                          </a:xfrm>
                          <a:prstGeom prst="wedgeRoundRectCallout">
                            <a:avLst>
                              <a:gd name="adj1" fmla="val 65523"/>
                              <a:gd name="adj2" fmla="val -3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Wants to load </w:t>
                              </w:r>
                              <w:r>
                                <w:rPr>
                                  <w:szCs w:val="18"/>
                                </w:rPr>
                                <w:t>children</w:t>
                              </w:r>
                              <w:r>
                                <w:rPr>
                                  <w:rFonts w:hint="eastAsia"/>
                                  <w:szCs w:val="18"/>
                                </w:rPr>
                                <w:t xml:space="preserve"> dynamically</w:t>
                              </w:r>
                            </w:p>
                          </w:txbxContent>
                        </wps:txbx>
                        <wps:bodyPr rot="0" vert="horz" wrap="square" lIns="0" tIns="0" rIns="0" bIns="0" anchor="t" anchorCtr="0" upright="1">
                          <a:noAutofit/>
                        </wps:bodyPr>
                      </wps:wsp>
                      <wps:wsp>
                        <wps:cNvPr id="625" name="AutoShape 660"/>
                        <wps:cNvSpPr>
                          <a:spLocks noChangeArrowheads="1"/>
                        </wps:cNvSpPr>
                        <wps:spPr bwMode="auto">
                          <a:xfrm flipH="1">
                            <a:off x="2628900" y="2377440"/>
                            <a:ext cx="2514600" cy="219710"/>
                          </a:xfrm>
                          <a:prstGeom prst="wedgeRoundRectCallout">
                            <a:avLst>
                              <a:gd name="adj1" fmla="val 59620"/>
                              <a:gd name="adj2" fmla="val 4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sidRPr="0033004B">
                                <w:rPr>
                                  <w:szCs w:val="18"/>
                                </w:rPr>
                                <w:t>Asynchronous or synchronous</w:t>
                              </w:r>
                              <w:r>
                                <w:rPr>
                                  <w:rFonts w:hint="eastAsia"/>
                                  <w:szCs w:val="18"/>
                                </w:rPr>
                                <w:t xml:space="preserve"> callback</w:t>
                              </w:r>
                            </w:p>
                          </w:txbxContent>
                        </wps:txbx>
                        <wps:bodyPr rot="0" vert="horz" wrap="square" lIns="0" tIns="0" rIns="0" bIns="0" anchor="t" anchorCtr="0" upright="1">
                          <a:noAutofit/>
                        </wps:bodyPr>
                      </wps:wsp>
                      <wps:wsp>
                        <wps:cNvPr id="626" name="AutoShape 661"/>
                        <wps:cNvSpPr>
                          <a:spLocks noChangeArrowheads="1"/>
                        </wps:cNvSpPr>
                        <wps:spPr bwMode="auto">
                          <a:xfrm flipH="1">
                            <a:off x="2857500" y="2872740"/>
                            <a:ext cx="2286000" cy="219710"/>
                          </a:xfrm>
                          <a:prstGeom prst="wedgeRoundRectCallout">
                            <a:avLst>
                              <a:gd name="adj1" fmla="val 63500"/>
                              <a:gd name="adj2" fmla="val -315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Can</w:t>
                              </w:r>
                              <w:r>
                                <w:rPr>
                                  <w:rFonts w:hint="eastAsia"/>
                                  <w:szCs w:val="18"/>
                                </w:rPr>
                                <w:t xml:space="preserve"> also</w:t>
                              </w:r>
                              <w:r w:rsidRPr="0033004B">
                                <w:rPr>
                                  <w:szCs w:val="18"/>
                                </w:rPr>
                                <w:t xml:space="preserve"> be returned directly</w:t>
                              </w:r>
                            </w:p>
                          </w:txbxContent>
                        </wps:txbx>
                        <wps:bodyPr rot="0" vert="horz" wrap="square" lIns="0" tIns="0" rIns="0" bIns="0" anchor="t" anchorCtr="0" upright="1">
                          <a:noAutofit/>
                        </wps:bodyPr>
                      </wps:wsp>
                      <wps:wsp>
                        <wps:cNvPr id="627" name="AutoShape 662"/>
                        <wps:cNvSpPr>
                          <a:spLocks noChangeArrowheads="1"/>
                        </wps:cNvSpPr>
                        <wps:spPr bwMode="auto">
                          <a:xfrm flipH="1">
                            <a:off x="1371600" y="594360"/>
                            <a:ext cx="1257300" cy="219710"/>
                          </a:xfrm>
                          <a:prstGeom prst="wedgeRoundRectCallout">
                            <a:avLst>
                              <a:gd name="adj1" fmla="val 85907"/>
                              <a:gd name="adj2" fmla="val -1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p w:rsidR="0023747D" w:rsidRPr="0033004B" w:rsidRDefault="0023747D" w:rsidP="00375F9C">
                              <w:pPr>
                                <w:rPr>
                                  <w:szCs w:val="18"/>
                                </w:rPr>
                              </w:pPr>
                            </w:p>
                          </w:txbxContent>
                        </wps:txbx>
                        <wps:bodyPr rot="0" vert="horz" wrap="square" lIns="0" tIns="0" rIns="0" bIns="0" anchor="t" anchorCtr="0" upright="1">
                          <a:noAutofit/>
                        </wps:bodyPr>
                      </wps:wsp>
                      <wps:wsp>
                        <wps:cNvPr id="628" name="AutoShape 663"/>
                        <wps:cNvSpPr>
                          <a:spLocks noChangeArrowheads="1"/>
                        </wps:cNvSpPr>
                        <wps:spPr bwMode="auto">
                          <a:xfrm flipH="1">
                            <a:off x="1714500" y="2080260"/>
                            <a:ext cx="2514600" cy="219710"/>
                          </a:xfrm>
                          <a:prstGeom prst="wedgeRoundRectCallout">
                            <a:avLst>
                              <a:gd name="adj1" fmla="val 71361"/>
                              <a:gd name="adj2" fmla="val 5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Takes time stamp as a random</w:t>
                              </w:r>
                              <w:r>
                                <w:rPr>
                                  <w:rFonts w:hint="eastAsia"/>
                                  <w:szCs w:val="18"/>
                                </w:rPr>
                                <w:t xml:space="preserve"> string</w:t>
                              </w:r>
                            </w:p>
                          </w:txbxContent>
                        </wps:txbx>
                        <wps:bodyPr rot="0" vert="horz" wrap="square" lIns="0" tIns="0" rIns="0" bIns="0" anchor="t" anchorCtr="0" upright="1">
                          <a:noAutofit/>
                        </wps:bodyPr>
                      </wps:wsp>
                    </wpc:wpc>
                  </a:graphicData>
                </a:graphic>
              </wp:inline>
            </w:drawing>
          </mc:Choice>
          <mc:Fallback>
            <w:pict>
              <v:group id="画布 655" o:spid="_x0000_s1466" editas="canvas" style="width:414pt;height:264.15pt;mso-position-horizontal-relative:char;mso-position-vertical-relative:line" coordsize="52578,3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">
                <v:shape id="_x0000_s1467" type="#_x0000_t75" style="position:absolute;width:52578;height:33547;visibility:visible;mso-wrap-style:square">
                  <v:fill o:detectmouseclick="t"/>
                  <v:path o:connecttype="none"/>
                </v:shape>
                <v:shape id="Text Box 657" o:spid="_x0000_s1468" type="#_x0000_t202" style="position:absolute;top:488;width:52578;height:3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N8sMA&#10;AADcAAAADwAAAGRycy9kb3ducmV2LnhtbESPzWrDMBCE74W+g9hCbo1cH0ziRAkhoTiXQvN3X6yN&#10;ZWKtjKQ4zttXhUKPw8x8wyzXo+3EQD60jhV8TDMQxLXTLTcKzqfP9xmIEJE1do5JwZMCrFevL0ss&#10;tXvwgYZjbESCcChRgYmxL6UMtSGLYep64uRdnbcYk/SN1B4fCW47mWdZIS22nBYM9rQ1VN+Od6ug&#10;vu3GXdVejB/udvat59Xzq6iUmryNmwWISGP8D/+191pBke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RN8sMAAADcAAAADwAAAAAAAAAAAAAAAACYAgAAZHJzL2Rv&#10;d25yZXYueG1sUEsFBgAAAAAEAAQA9QAAAIgDAAAAAA==&#10;" strokeweight="1pt">
                  <v:textbox style="mso-fit-shape-to-text:t" inset="1.5mm,1.3mm,1.5mm">
                    <w:txbxContent>
                      <w:p w:rsidR="0023747D" w:rsidRPr="0075412F" w:rsidRDefault="0023747D" w:rsidP="00375F9C">
                        <w:pPr>
                          <w:spacing w:line="240" w:lineRule="exact"/>
                          <w:rPr>
                            <w:sz w:val="18"/>
                            <w:szCs w:val="18"/>
                          </w:rPr>
                        </w:pPr>
                        <w:proofErr w:type="gramStart"/>
                        <w:r w:rsidRPr="0075412F">
                          <w:rPr>
                            <w:color w:val="0000FF"/>
                            <w:sz w:val="18"/>
                            <w:szCs w:val="18"/>
                          </w:rPr>
                          <w:t>var</w:t>
                        </w:r>
                        <w:proofErr w:type="gramEnd"/>
                        <w:r w:rsidRPr="0075412F">
                          <w:rPr>
                            <w:sz w:val="18"/>
                            <w:szCs w:val="18"/>
                          </w:rPr>
                          <w:t xml:space="preserve"> block=</w:t>
                        </w:r>
                        <w:r w:rsidRPr="0075412F">
                          <w:rPr>
                            <w:color w:val="0000FF"/>
                            <w:sz w:val="18"/>
                            <w:szCs w:val="18"/>
                          </w:rPr>
                          <w:t>new</w:t>
                        </w:r>
                        <w:r w:rsidRPr="0075412F">
                          <w:rPr>
                            <w:sz w:val="18"/>
                            <w:szCs w:val="18"/>
                          </w:rPr>
                          <w:t xml:space="preserve"> </w:t>
                        </w:r>
                        <w:r w:rsidR="00122649">
                          <w:rPr>
                            <w:sz w:val="18"/>
                            <w:szCs w:val="18"/>
                          </w:rPr>
                          <w:t>xui</w:t>
                        </w:r>
                        <w:r w:rsidRPr="0075412F">
                          <w:rPr>
                            <w:sz w:val="18"/>
                            <w:szCs w:val="18"/>
                          </w:rPr>
                          <w:t>.UI.Block({width:</w:t>
                        </w:r>
                        <w:r w:rsidRPr="0075412F">
                          <w:rPr>
                            <w:color w:val="800000"/>
                            <w:sz w:val="18"/>
                            <w:szCs w:val="18"/>
                          </w:rPr>
                          <w:t>200</w:t>
                        </w:r>
                        <w:r w:rsidRPr="0075412F">
                          <w:rPr>
                            <w:sz w:val="18"/>
                            <w:szCs w:val="18"/>
                          </w:rPr>
                          <w:t>,height:</w:t>
                        </w:r>
                        <w:r w:rsidRPr="0075412F">
                          <w:rPr>
                            <w:color w:val="800000"/>
                            <w:sz w:val="18"/>
                            <w:szCs w:val="18"/>
                          </w:rPr>
                          <w:t>200</w:t>
                        </w:r>
                        <w:r w:rsidRPr="0075412F">
                          <w:rPr>
                            <w:sz w:val="18"/>
                            <w:szCs w:val="18"/>
                          </w:rPr>
                          <w:t>}).show();</w:t>
                        </w:r>
                      </w:p>
                      <w:p w:rsidR="0023747D" w:rsidRPr="0075412F" w:rsidRDefault="00122649" w:rsidP="00375F9C">
                        <w:pPr>
                          <w:spacing w:line="240" w:lineRule="exact"/>
                          <w:rPr>
                            <w:sz w:val="18"/>
                            <w:szCs w:val="18"/>
                          </w:rPr>
                        </w:pPr>
                        <w:proofErr w:type="gramStart"/>
                        <w:r>
                          <w:rPr>
                            <w:sz w:val="18"/>
                            <w:szCs w:val="18"/>
                          </w:rPr>
                          <w:t>xui</w:t>
                        </w:r>
                        <w:r w:rsidR="0023747D" w:rsidRPr="0075412F">
                          <w:rPr>
                            <w:sz w:val="18"/>
                            <w:szCs w:val="18"/>
                          </w:rPr>
                          <w:t>.create(</w:t>
                        </w:r>
                        <w:proofErr w:type="gramEnd"/>
                        <w:r w:rsidR="0023747D" w:rsidRPr="0075412F">
                          <w:rPr>
                            <w:color w:val="FF00FF"/>
                            <w:sz w:val="18"/>
                            <w:szCs w:val="18"/>
                          </w:rPr>
                          <w:t>"TreeBar"</w:t>
                        </w:r>
                        <w:r w:rsidR="0023747D"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singleOpen:</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dynDestory:</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items:</w:t>
                        </w:r>
                        <w:proofErr w:type="gramEnd"/>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id :</w:t>
                        </w:r>
                        <w:proofErr w:type="gramEnd"/>
                        <w:r w:rsidRPr="0075412F">
                          <w:rPr>
                            <w:sz w:val="18"/>
                            <w:szCs w:val="18"/>
                          </w:rPr>
                          <w:t xml:space="preserve"> </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id :</w:t>
                        </w:r>
                        <w:proofErr w:type="gramEnd"/>
                        <w:r w:rsidRPr="0075412F">
                          <w:rPr>
                            <w:sz w:val="18"/>
                            <w:szCs w:val="18"/>
                          </w:rPr>
                          <w:t xml:space="preserve"> </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onGetContent(</w:t>
                        </w:r>
                        <w:proofErr w:type="gramEnd"/>
                        <w:r w:rsidRPr="0075412F">
                          <w:rPr>
                            <w:color w:val="0000FF"/>
                            <w:sz w:val="18"/>
                            <w:szCs w:val="18"/>
                          </w:rPr>
                          <w:t>function</w:t>
                        </w:r>
                        <w:r w:rsidRPr="0075412F">
                          <w:rPr>
                            <w:sz w:val="18"/>
                            <w:szCs w:val="18"/>
                          </w:rPr>
                          <w:t>(profile,item,callback){</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var</w:t>
                        </w:r>
                        <w:proofErr w:type="gramEnd"/>
                        <w:r w:rsidRPr="0075412F">
                          <w:rPr>
                            <w:sz w:val="18"/>
                            <w:szCs w:val="18"/>
                          </w:rPr>
                          <w:t xml:space="preserve"> rnd=_();</w:t>
                        </w:r>
                      </w:p>
                      <w:p w:rsidR="0023747D" w:rsidRPr="0075412F" w:rsidRDefault="0023747D" w:rsidP="00375F9C">
                        <w:pPr>
                          <w:spacing w:line="240" w:lineRule="exact"/>
                          <w:ind w:firstLineChars="200" w:firstLine="360"/>
                          <w:rPr>
                            <w:sz w:val="18"/>
                            <w:szCs w:val="18"/>
                          </w:rPr>
                        </w:pPr>
                        <w:r>
                          <w:rPr>
                            <w:rFonts w:hint="eastAsia"/>
                            <w:sz w:val="18"/>
                            <w:szCs w:val="18"/>
                          </w:rPr>
                          <w:t xml:space="preserve">    </w:t>
                        </w:r>
                        <w:proofErr w:type="gramStart"/>
                        <w:r w:rsidRPr="0075412F">
                          <w:rPr>
                            <w:sz w:val="18"/>
                            <w:szCs w:val="18"/>
                          </w:rPr>
                          <w:t>callback(</w:t>
                        </w:r>
                        <w:proofErr w:type="gramEnd"/>
                        <w:r w:rsidRPr="0075412F">
                          <w:rPr>
                            <w:sz w:val="18"/>
                            <w:szCs w:val="18"/>
                          </w:rPr>
                          <w:t>[rnd+</w:t>
                        </w:r>
                        <w:r w:rsidRPr="0075412F">
                          <w:rPr>
                            <w:color w:val="FF00FF"/>
                            <w:sz w:val="18"/>
                            <w:szCs w:val="18"/>
                          </w:rPr>
                          <w:t>"-a"</w:t>
                        </w:r>
                        <w:r w:rsidRPr="0075412F">
                          <w:rPr>
                            <w:sz w:val="18"/>
                            <w:szCs w:val="18"/>
                          </w:rPr>
                          <w:t>,rnd+</w:t>
                        </w:r>
                        <w:r w:rsidRPr="0075412F">
                          <w:rPr>
                            <w:color w:val="FF00FF"/>
                            <w:sz w:val="18"/>
                            <w:szCs w:val="18"/>
                          </w:rPr>
                          <w:t>"-b"</w:t>
                        </w:r>
                        <w:r w:rsidRPr="0075412F">
                          <w:rPr>
                            <w:sz w:val="18"/>
                            <w:szCs w:val="18"/>
                          </w:rPr>
                          <w:t>,rnd+</w:t>
                        </w:r>
                        <w:r w:rsidRPr="0075412F">
                          <w:rPr>
                            <w:color w:val="FF00FF"/>
                            <w:sz w:val="18"/>
                            <w:szCs w:val="18"/>
                          </w:rPr>
                          <w:t>"-c"</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ab/>
                        </w:r>
                        <w:proofErr w:type="gramStart"/>
                        <w:r w:rsidRPr="0075412F">
                          <w:rPr>
                            <w:color w:val="0000FF"/>
                            <w:sz w:val="18"/>
                            <w:szCs w:val="18"/>
                          </w:rPr>
                          <w:t>return</w:t>
                        </w:r>
                        <w:proofErr w:type="gramEnd"/>
                        <w:r w:rsidRPr="0075412F">
                          <w:rPr>
                            <w:sz w:val="18"/>
                            <w:szCs w:val="18"/>
                          </w:rPr>
                          <w:t xml:space="preserve"> [</w:t>
                        </w:r>
                        <w:r w:rsidRPr="0075412F">
                          <w:rPr>
                            <w:color w:val="FF00FF"/>
                            <w:sz w:val="18"/>
                            <w:szCs w:val="18"/>
                          </w:rPr>
                          <w:t>"itembsub1"</w:t>
                        </w:r>
                        <w:r w:rsidRPr="0075412F">
                          <w:rPr>
                            <w:sz w:val="18"/>
                            <w:szCs w:val="18"/>
                          </w:rPr>
                          <w:t>,</w:t>
                        </w:r>
                        <w:r w:rsidRPr="0075412F">
                          <w:rPr>
                            <w:color w:val="FF00FF"/>
                            <w:sz w:val="18"/>
                            <w:szCs w:val="18"/>
                          </w:rPr>
                          <w:t>"itembsub2"</w:t>
                        </w:r>
                        <w:r w:rsidRPr="0075412F">
                          <w:rPr>
                            <w:sz w:val="18"/>
                            <w:szCs w:val="18"/>
                          </w:rPr>
                          <w:t>,</w:t>
                        </w:r>
                        <w:r w:rsidRPr="0075412F">
                          <w:rPr>
                            <w:color w:val="FF00FF"/>
                            <w:sz w:val="18"/>
                            <w:szCs w:val="18"/>
                          </w:rPr>
                          <w:t>"itembsub3"</w:t>
                        </w: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4F7C1D" w:rsidRDefault="0023747D" w:rsidP="00375F9C">
                        <w:pPr>
                          <w:spacing w:line="240" w:lineRule="exact"/>
                          <w:rPr>
                            <w:sz w:val="18"/>
                            <w:szCs w:val="18"/>
                          </w:rPr>
                        </w:pPr>
                        <w:r w:rsidRPr="0075412F">
                          <w:rPr>
                            <w:sz w:val="18"/>
                            <w:szCs w:val="18"/>
                          </w:rPr>
                          <w:t>.</w:t>
                        </w:r>
                        <w:proofErr w:type="gramStart"/>
                        <w:r w:rsidRPr="0075412F">
                          <w:rPr>
                            <w:sz w:val="18"/>
                            <w:szCs w:val="18"/>
                          </w:rPr>
                          <w:t>show(</w:t>
                        </w:r>
                        <w:proofErr w:type="gramEnd"/>
                        <w:r w:rsidRPr="0075412F">
                          <w:rPr>
                            <w:sz w:val="18"/>
                            <w:szCs w:val="18"/>
                          </w:rPr>
                          <w:t>block);</w:t>
                        </w:r>
                      </w:p>
                    </w:txbxContent>
                  </v:textbox>
                </v:shape>
                <v:shape id="AutoShape 658" o:spid="_x0000_s1469" type="#_x0000_t62" style="position:absolute;left:13716;top:2971;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lQfcQA&#10;AADcAAAADwAAAGRycy9kb3ducmV2LnhtbESPQWvCQBSE7wX/w/IEb3UThVRSN0EUQQ+FVqXnR/Z1&#10;k5p9G7Krif++Wyj0OMzMN8y6HG0r7tT7xrGCdJ6AIK6cbtgouJz3zysQPiBrbB2Tggd5KIvJ0xpz&#10;7Qb+oPspGBEh7HNUUIfQ5VL6qiaLfu464uh9ud5iiLI3Uvc4RLht5SJJMmmx4bhQY0fbmqrr6WYV&#10;fL4vvytzHRqZtrt9lpq3lyMGpWbTcfMKItAY/sN/7YNWkC2W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5UH3EAAAA3AAAAA8AAAAAAAAAAAAAAAAAmAIAAGRycy9k&#10;b3ducmV2LnhtbFBLBQYAAAAABAAEAPUAAACJAwAAAAA=&#10;" adj="30879,21412" fillcolor="#ff9">
                  <v:textbox inset="0,0,0,0">
                    <w:txbxContent>
                      <w:p w:rsidR="0023747D" w:rsidRPr="003D74F9" w:rsidRDefault="0023747D" w:rsidP="00375F9C">
                        <w:pPr>
                          <w:rPr>
                            <w:szCs w:val="18"/>
                          </w:rPr>
                        </w:pPr>
                        <w:r w:rsidRPr="003D74F9">
                          <w:rPr>
                            <w:szCs w:val="18"/>
                          </w:rPr>
                          <w:t>Mutex Expand</w:t>
                        </w:r>
                      </w:p>
                      <w:p w:rsidR="0023747D" w:rsidRPr="0033004B" w:rsidRDefault="0023747D" w:rsidP="00375F9C">
                        <w:pPr>
                          <w:rPr>
                            <w:szCs w:val="18"/>
                          </w:rPr>
                        </w:pPr>
                      </w:p>
                    </w:txbxContent>
                  </v:textbox>
                </v:shape>
                <v:shape id="AutoShape 659" o:spid="_x0000_s1470" type="#_x0000_t62" style="position:absolute;left:11430;top:9906;width:2171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Pb8YA&#10;AADcAAAADwAAAGRycy9kb3ducmV2LnhtbESPT2vCQBTE70K/w/IEL6IbtQSNrtIKgpQe6h+ix0f2&#10;mYRm34bsGuO37xYKPQ4z8xtmtelMJVpqXGlZwWQcgSDOrC45V3A+7UZzEM4ja6wsk4InOdisX3or&#10;TLR98IHao89FgLBLUEHhfZ1I6bKCDLqxrYmDd7ONQR9kk0vd4CPATSWnURRLgyWHhQJr2haUfR/v&#10;RkGqh9f3r3RWTz7pEmeHRZvuPlqlBv3ubQnCU+f/w3/tvVYQT1/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sPb8YAAADcAAAADwAAAAAAAAAAAAAAAACYAgAAZHJz&#10;L2Rvd25yZXYueG1sUEsFBgAAAAAEAAQA9QAAAIsDAAAAAA==&#10;" adj="24953,9988" fillcolor="#ff9">
                  <v:textbox inset="0,0,0,0">
                    <w:txbxContent>
                      <w:p w:rsidR="0023747D" w:rsidRPr="000E23E9" w:rsidRDefault="0023747D" w:rsidP="00375F9C">
                        <w:pPr>
                          <w:rPr>
                            <w:szCs w:val="18"/>
                          </w:rPr>
                        </w:pPr>
                        <w:r>
                          <w:rPr>
                            <w:rFonts w:hint="eastAsia"/>
                            <w:szCs w:val="18"/>
                          </w:rPr>
                          <w:t xml:space="preserve">Wants to load </w:t>
                        </w:r>
                        <w:r>
                          <w:rPr>
                            <w:szCs w:val="18"/>
                          </w:rPr>
                          <w:t>children</w:t>
                        </w:r>
                        <w:r>
                          <w:rPr>
                            <w:rFonts w:hint="eastAsia"/>
                            <w:szCs w:val="18"/>
                          </w:rPr>
                          <w:t xml:space="preserve"> dynamically</w:t>
                        </w:r>
                      </w:p>
                    </w:txbxContent>
                  </v:textbox>
                </v:shape>
                <v:shape id="AutoShape 660" o:spid="_x0000_s1471" type="#_x0000_t62" style="position:absolute;left:26289;top:23774;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S+cQA&#10;AADcAAAADwAAAGRycy9kb3ducmV2LnhtbESPS2vCQBSF94L/YbhCd81EoWmJjiEIfdBdtS7cXTM3&#10;D525EzKjpv++Uyi4PJzHx1kVozXiSoPvHCuYJykI4srpjhsF37vXxxcQPiBrNI5JwQ95KNbTyQpz&#10;7W78RddtaEQcYZ+jgjaEPpfSVy1Z9InriaNXu8FiiHJopB7wFsetkYs0zaTFjiOhxZ42LVXn7cVG&#10;7oEuHZv95/vp7bkvs2Nd1aZW6mE2lksQgcZwD/+3P7SCbPEEf2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4UvnEAAAA3AAAAA8AAAAAAAAAAAAAAAAAmAIAAGRycy9k&#10;b3ducmV2LnhtbFBLBQYAAAAABAAEAPUAAACJAwAAAAA=&#10;" adj="23678,11798" fillcolor="#ff9">
                  <v:textbox inset="0,0,0,0">
                    <w:txbxContent>
                      <w:p w:rsidR="0023747D" w:rsidRPr="000E23E9" w:rsidRDefault="0023747D" w:rsidP="00375F9C">
                        <w:pPr>
                          <w:rPr>
                            <w:szCs w:val="18"/>
                          </w:rPr>
                        </w:pPr>
                        <w:r w:rsidRPr="0033004B">
                          <w:rPr>
                            <w:szCs w:val="18"/>
                          </w:rPr>
                          <w:t>Asynchronous or synchronous</w:t>
                        </w:r>
                        <w:r>
                          <w:rPr>
                            <w:rFonts w:hint="eastAsia"/>
                            <w:szCs w:val="18"/>
                          </w:rPr>
                          <w:t xml:space="preserve"> callback</w:t>
                        </w:r>
                      </w:p>
                    </w:txbxContent>
                  </v:textbox>
                </v:shape>
                <v:shape id="AutoShape 661" o:spid="_x0000_s1472" type="#_x0000_t62" style="position:absolute;left:28575;top:28727;width:2286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0xsUA&#10;AADcAAAADwAAAGRycy9kb3ducmV2LnhtbESPQWvCQBSE7wX/w/IKvdVNExokuooIhWKhxVjq9Zl9&#10;JiHZtyG7Jum/7xYEj8PMfMOsNpNpxUC9qy0reJlHIIgLq2suFXwf354XIJxH1thaJgW/5GCznj2s&#10;MNN25AMNuS9FgLDLUEHlfZdJ6YqKDLq57YiDd7G9QR9kX0rd4xjgppVxFKXSYM1hocKOdhUVTX41&#10;Cl6NPH80STN8uh/ey2Pyxaf2otTT47RdgvA0+Xv41n7XCtI4hf8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3XTGxQAAANwAAAAPAAAAAAAAAAAAAAAAAJgCAABkcnMv&#10;ZG93bnJldi54bWxQSwUGAAAAAAQABAD1AAAAigMAAAAA&#10;" adj="24516,3995" fillcolor="#ff9">
                  <v:textbox inset="0,0,0,0">
                    <w:txbxContent>
                      <w:p w:rsidR="0023747D" w:rsidRPr="0033004B" w:rsidRDefault="0023747D" w:rsidP="00375F9C">
                        <w:pPr>
                          <w:rPr>
                            <w:szCs w:val="18"/>
                          </w:rPr>
                        </w:pPr>
                        <w:r w:rsidRPr="0033004B">
                          <w:rPr>
                            <w:szCs w:val="18"/>
                          </w:rPr>
                          <w:t>Can</w:t>
                        </w:r>
                        <w:r>
                          <w:rPr>
                            <w:rFonts w:hint="eastAsia"/>
                            <w:szCs w:val="18"/>
                          </w:rPr>
                          <w:t xml:space="preserve"> also</w:t>
                        </w:r>
                        <w:r w:rsidRPr="0033004B">
                          <w:rPr>
                            <w:szCs w:val="18"/>
                          </w:rPr>
                          <w:t xml:space="preserve"> be returned directly</w:t>
                        </w:r>
                      </w:p>
                    </w:txbxContent>
                  </v:textbox>
                </v:shape>
                <v:shape id="AutoShape 662" o:spid="_x0000_s1473" type="#_x0000_t62" style="position:absolute;left:13716;top:5943;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7fMMA&#10;AADcAAAADwAAAGRycy9kb3ducmV2LnhtbESPQWuDQBSE74H+h+UVeotrU4hiXaUUCukxJpfcXtxX&#10;NXHfWndrbH59txDIcZiZb5i8nE0vJhpdZ1nBcxSDIK6t7rhRsN99LFMQziNr7C2Tgl9yUBYPixwz&#10;bS+8panyjQgQdhkqaL0fMild3ZJBF9mBOHhfdjTogxwbqUe8BLjp5SqO19Jgx2GhxYHeW6rP1Y9R&#10;MH2SxYOk60YfG8TvpPanl1Spp8f57RWEp9nfw7f2RitYrxL4PxOO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O7fMMAAADcAAAADwAAAAAAAAAAAAAAAACYAgAAZHJzL2Rv&#10;d25yZXYueG1sUEsFBgAAAAAEAAQA9QAAAIgDAAAAAA==&#10;" adj="29356,6991" fillcolor="#ff9">
                  <v:textbox inset="0,0,0,0">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p w:rsidR="0023747D" w:rsidRPr="0033004B" w:rsidRDefault="0023747D" w:rsidP="00375F9C">
                        <w:pPr>
                          <w:rPr>
                            <w:szCs w:val="18"/>
                          </w:rPr>
                        </w:pPr>
                      </w:p>
                    </w:txbxContent>
                  </v:textbox>
                </v:shape>
                <v:shape id="AutoShape 663" o:spid="_x0000_s1474" type="#_x0000_t62" style="position:absolute;left:17145;top:20802;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z8QA&#10;AADcAAAADwAAAGRycy9kb3ducmV2LnhtbERPTWsCMRC9C/6HMEJvmu1SRFajWKnFHopVS1tvw2bc&#10;LN1Mlk2q8d+bg9Dj433PFtE24kydrx0reBxlIIhLp2uuFHwe1sMJCB+QNTaOScGVPCzm/d4MC+0u&#10;vKPzPlQihbAvUIEJoS2k9KUhi37kWuLEnVxnMSTYVVJ3eEnhtpF5lo2lxZpTg8GWVobK3/2fVfAd&#10;r8v349dq97befsT8+XXzZF5+lHoYxOUURKAY/sV390YrGOdpbTq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fos/EAAAA3AAAAA8AAAAAAAAAAAAAAAAAmAIAAGRycy9k&#10;b3ducmV2LnhtbFBLBQYAAAAABAAEAPUAAACJAwAAAAA=&#10;" adj="26214,22973" fillcolor="#ff9">
                  <v:textbox inset="0,0,0,0">
                    <w:txbxContent>
                      <w:p w:rsidR="0023747D" w:rsidRPr="0033004B" w:rsidRDefault="0023747D" w:rsidP="00375F9C">
                        <w:pPr>
                          <w:rPr>
                            <w:szCs w:val="18"/>
                          </w:rPr>
                        </w:pPr>
                        <w:r w:rsidRPr="0033004B">
                          <w:rPr>
                            <w:szCs w:val="18"/>
                          </w:rPr>
                          <w:t>Takes time stamp as a random</w:t>
                        </w:r>
                        <w:r>
                          <w:rPr>
                            <w:rFonts w:hint="eastAsia"/>
                            <w:szCs w:val="18"/>
                          </w:rPr>
                          <w:t xml:space="preserve"> string</w:t>
                        </w:r>
                      </w:p>
                    </w:txbxContent>
                  </v:textbox>
                </v:shape>
                <w10:anchorlock/>
              </v:group>
            </w:pict>
          </mc:Fallback>
        </mc:AlternateContent>
      </w:r>
    </w:p>
    <w:p w:rsidR="00375F9C" w:rsidRDefault="00375F9C" w:rsidP="00375F9C">
      <w:r>
        <w:rPr>
          <w:rFonts w:hint="eastAsia"/>
        </w:rPr>
        <w:t>Output:</w:t>
      </w:r>
      <w:r w:rsidRPr="00EE0D7C">
        <w:rPr>
          <w:rFonts w:hint="eastAsia"/>
        </w:rPr>
        <w:t xml:space="preserve"> </w:t>
      </w:r>
    </w:p>
    <w:p w:rsidR="00375F9C" w:rsidRPr="000E638D" w:rsidRDefault="0024376F" w:rsidP="00375F9C">
      <w:r>
        <w:rPr>
          <w:noProof/>
        </w:rPr>
        <w:lastRenderedPageBreak/>
        <w:drawing>
          <wp:inline distT="0" distB="0" distL="0" distR="0" wp14:anchorId="5A351772" wp14:editId="41D162D4">
            <wp:extent cx="1952381" cy="1980953"/>
            <wp:effectExtent l="0" t="0" r="0" b="635"/>
            <wp:docPr id="1211" name="图片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952381" cy="1980953"/>
                    </a:xfrm>
                    <a:prstGeom prst="rect">
                      <a:avLst/>
                    </a:prstGeom>
                  </pic:spPr>
                </pic:pic>
              </a:graphicData>
            </a:graphic>
          </wp:inline>
        </w:drawing>
      </w:r>
      <w:r w:rsidR="005C781A">
        <w:rPr>
          <w:rFonts w:hint="eastAsia"/>
          <w:noProof/>
        </w:rPr>
        <mc:AlternateContent>
          <mc:Choice Requires="wps">
            <w:drawing>
              <wp:anchor distT="0" distB="0" distL="114300" distR="114300" simplePos="0" relativeHeight="251590144" behindDoc="0" locked="0" layoutInCell="1" allowOverlap="1" wp14:anchorId="18C946DE" wp14:editId="7CB0830B">
                <wp:simplePos x="0" y="0"/>
                <wp:positionH relativeFrom="column">
                  <wp:posOffset>1371600</wp:posOffset>
                </wp:positionH>
                <wp:positionV relativeFrom="line">
                  <wp:posOffset>1089660</wp:posOffset>
                </wp:positionV>
                <wp:extent cx="2057400" cy="198120"/>
                <wp:effectExtent l="9525" t="480060" r="9525" b="7620"/>
                <wp:wrapNone/>
                <wp:docPr id="621" name="AutoShap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57400" cy="198120"/>
                        </a:xfrm>
                        <a:prstGeom prst="wedgeRoundRectCallout">
                          <a:avLst>
                            <a:gd name="adj1" fmla="val 44630"/>
                            <a:gd name="adj2" fmla="val -282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proofErr w:type="gramStart"/>
                            <w:r w:rsidRPr="0033004B">
                              <w:rPr>
                                <w:szCs w:val="18"/>
                              </w:rPr>
                              <w:t>dynamic</w:t>
                            </w:r>
                            <w:proofErr w:type="gramEnd"/>
                            <w:r w:rsidRPr="0033004B">
                              <w:rPr>
                                <w:szCs w:val="18"/>
                              </w:rPr>
                              <w:t xml:space="preserve"> created and destroyed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6" o:spid="_x0000_s1475" type="#_x0000_t62" style="position:absolute;left:0;text-align:left;margin-left:108pt;margin-top:85.8pt;width:162pt;height:15.6pt;flip:x;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" adj="20440,-50193" fillcolor="#ff9">
                <v:textbox inset="0,0,0,0">
                  <w:txbxContent>
                    <w:p w:rsidR="0023747D" w:rsidRPr="0033004B" w:rsidRDefault="0023747D" w:rsidP="00375F9C">
                      <w:pPr>
                        <w:rPr>
                          <w:szCs w:val="18"/>
                        </w:rPr>
                      </w:pPr>
                      <w:proofErr w:type="gramStart"/>
                      <w:r w:rsidRPr="0033004B">
                        <w:rPr>
                          <w:szCs w:val="18"/>
                        </w:rPr>
                        <w:t>dynamic</w:t>
                      </w:r>
                      <w:proofErr w:type="gramEnd"/>
                      <w:r w:rsidRPr="0033004B">
                        <w:rPr>
                          <w:szCs w:val="18"/>
                        </w:rPr>
                        <w:t xml:space="preserve"> created and destroyed</w:t>
                      </w:r>
                    </w:p>
                  </w:txbxContent>
                </v:textbox>
                <w10:wrap anchory="line"/>
              </v:shape>
            </w:pict>
          </mc:Fallback>
        </mc:AlternateContent>
      </w:r>
    </w:p>
    <w:p w:rsidR="00375F9C" w:rsidRPr="00CB7FCF" w:rsidRDefault="00375F9C" w:rsidP="00E45D25">
      <w:pPr>
        <w:pStyle w:val="2"/>
        <w:numPr>
          <w:ilvl w:val="1"/>
          <w:numId w:val="17"/>
        </w:numPr>
      </w:pPr>
      <w:bookmarkStart w:id="114" w:name="_Toc235676283"/>
      <w:bookmarkStart w:id="115" w:name="_Toc453071750"/>
      <w:r>
        <w:rPr>
          <w:rFonts w:hint="eastAsia"/>
        </w:rPr>
        <w:t>TreeGrid</w:t>
      </w:r>
      <w:bookmarkEnd w:id="114"/>
      <w:bookmarkEnd w:id="115"/>
      <w:r w:rsidRPr="00CB7FCF">
        <w:rPr>
          <w:rFonts w:hint="eastAsia"/>
        </w:rPr>
        <w:t xml:space="preserve"> </w:t>
      </w:r>
    </w:p>
    <w:p w:rsidR="00375F9C" w:rsidRDefault="00375F9C" w:rsidP="00E45D25">
      <w:pPr>
        <w:pStyle w:val="3"/>
        <w:numPr>
          <w:ilvl w:val="2"/>
          <w:numId w:val="17"/>
        </w:numPr>
      </w:pPr>
      <w:bookmarkStart w:id="116" w:name="_Toc453071751"/>
      <w:r>
        <w:rPr>
          <w:rFonts w:hint="eastAsia"/>
        </w:rPr>
        <w:t>Header and Rows</w:t>
      </w:r>
      <w:bookmarkEnd w:id="116"/>
      <w:r>
        <w:rPr>
          <w:rFonts w:hint="eastAsia"/>
        </w:rPr>
        <w:t xml:space="preserve"> </w:t>
      </w:r>
    </w:p>
    <w:p w:rsidR="00375F9C" w:rsidRPr="0029178F" w:rsidRDefault="00375F9C" w:rsidP="00375F9C">
      <w:pPr>
        <w:ind w:firstLine="420"/>
      </w:pPr>
      <w:r>
        <w:rPr>
          <w:rFonts w:hint="eastAsia"/>
        </w:rPr>
        <w:t>The header property and rows property in TreeGrid are Array of key/value pairs, like,</w:t>
      </w:r>
    </w:p>
    <w:p w:rsidR="00375F9C" w:rsidRDefault="005C781A" w:rsidP="00375F9C">
      <w:r>
        <w:rPr>
          <w:noProof/>
        </w:rPr>
        <mc:AlternateContent>
          <mc:Choice Requires="wpc">
            <w:drawing>
              <wp:inline distT="0" distB="0" distL="0" distR="0" wp14:anchorId="1AA03961" wp14:editId="0FC605CC">
                <wp:extent cx="5257800" cy="1266825"/>
                <wp:effectExtent l="9525" t="9525" r="9525" b="9525"/>
                <wp:docPr id="620" name="画布 6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6" name="Text Box 671"/>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901B2" w:rsidRDefault="0023747D" w:rsidP="00375F9C">
                              <w:pPr>
                                <w:spacing w:line="240" w:lineRule="exact"/>
                                <w:rPr>
                                  <w:sz w:val="18"/>
                                  <w:szCs w:val="18"/>
                                </w:rPr>
                              </w:pPr>
                              <w:r w:rsidRPr="00B901B2">
                                <w:rPr>
                                  <w:sz w:val="18"/>
                                  <w:szCs w:val="18"/>
                                </w:rPr>
                                <w:t>[</w:t>
                              </w:r>
                            </w:p>
                            <w:p w:rsidR="0023747D" w:rsidRPr="00B901B2" w:rsidRDefault="0023747D" w:rsidP="00375F9C">
                              <w:pPr>
                                <w:spacing w:line="240" w:lineRule="exact"/>
                                <w:rPr>
                                  <w:sz w:val="18"/>
                                  <w:szCs w:val="18"/>
                                </w:rPr>
                              </w:pPr>
                              <w:r w:rsidRPr="00B901B2">
                                <w:rPr>
                                  <w:sz w:val="18"/>
                                  <w:szCs w:val="18"/>
                                </w:rPr>
                                <w:tab/>
                                <w:t>{</w:t>
                              </w:r>
                              <w:proofErr w:type="gramStart"/>
                              <w:r w:rsidRPr="00B901B2">
                                <w:rPr>
                                  <w:sz w:val="18"/>
                                  <w:szCs w:val="18"/>
                                </w:rPr>
                                <w:t>id :</w:t>
                              </w:r>
                              <w:proofErr w:type="gramEnd"/>
                              <w:r w:rsidRPr="00B901B2">
                                <w:rPr>
                                  <w:sz w:val="18"/>
                                  <w:szCs w:val="18"/>
                                </w:rPr>
                                <w:t xml:space="preserve"> </w:t>
                              </w:r>
                              <w:r w:rsidRPr="00B901B2">
                                <w:rPr>
                                  <w:color w:val="FF00FF"/>
                                  <w:sz w:val="18"/>
                                  <w:szCs w:val="18"/>
                                </w:rPr>
                                <w:t>"xxx1"</w:t>
                              </w:r>
                              <w:r w:rsidRPr="00B901B2">
                                <w:rPr>
                                  <w:sz w:val="18"/>
                                  <w:szCs w:val="18"/>
                                </w:rPr>
                                <w:t xml:space="preserve">, caption : </w:t>
                              </w:r>
                              <w:r w:rsidRPr="00B901B2">
                                <w:rPr>
                                  <w:color w:val="FF00FF"/>
                                  <w:sz w:val="18"/>
                                  <w:szCs w:val="18"/>
                                </w:rPr>
                                <w:t>"xxx1"</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r>
                                <w:rPr>
                                  <w:rFonts w:hint="eastAsia"/>
                                  <w:sz w:val="18"/>
                                  <w:szCs w:val="18"/>
                                </w:rPr>
                                <w:t xml:space="preserve"> </w:t>
                              </w:r>
                              <w:proofErr w:type="gramStart"/>
                              <w:r w:rsidRPr="00B901B2">
                                <w:rPr>
                                  <w:sz w:val="18"/>
                                  <w:szCs w:val="18"/>
                                </w:rPr>
                                <w:t>sub</w:t>
                              </w:r>
                              <w:proofErr w:type="gramEnd"/>
                              <w:r w:rsidRPr="00B901B2">
                                <w:rPr>
                                  <w:sz w:val="18"/>
                                  <w:szCs w:val="18"/>
                                </w:rPr>
                                <w:t>: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roofErr w:type="gramStart"/>
                              <w:r w:rsidRPr="00B901B2">
                                <w:rPr>
                                  <w:sz w:val="18"/>
                                  <w:szCs w:val="18"/>
                                </w:rPr>
                                <w:t>id :</w:t>
                              </w:r>
                              <w:proofErr w:type="gramEnd"/>
                              <w:r w:rsidRPr="00B901B2">
                                <w:rPr>
                                  <w:sz w:val="18"/>
                                  <w:szCs w:val="18"/>
                                </w:rPr>
                                <w:t xml:space="preserve"> </w:t>
                              </w:r>
                              <w:r w:rsidRPr="00B901B2">
                                <w:rPr>
                                  <w:color w:val="FF00FF"/>
                                  <w:sz w:val="18"/>
                                  <w:szCs w:val="18"/>
                                </w:rPr>
                                <w:t>"xxx2"</w:t>
                              </w:r>
                              <w:r w:rsidRPr="00B901B2">
                                <w:rPr>
                                  <w:sz w:val="18"/>
                                  <w:szCs w:val="18"/>
                                </w:rPr>
                                <w:t xml:space="preserve">, caption : </w:t>
                              </w:r>
                              <w:r w:rsidRPr="00B901B2">
                                <w:rPr>
                                  <w:color w:val="FF00FF"/>
                                  <w:sz w:val="18"/>
                                  <w:szCs w:val="18"/>
                                </w:rPr>
                                <w:t>"xxx2"</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rPr>
                                  <w:szCs w:val="18"/>
                                </w:rPr>
                              </w:pPr>
                              <w:r w:rsidRPr="00B901B2">
                                <w:rPr>
                                  <w:sz w:val="18"/>
                                  <w:szCs w:val="18"/>
                                </w:rPr>
                                <w:t>]</w:t>
                              </w:r>
                            </w:p>
                          </w:txbxContent>
                        </wps:txbx>
                        <wps:bodyPr rot="0" vert="horz" wrap="square" lIns="54000" tIns="46800" rIns="54000" bIns="45720" anchor="t" anchorCtr="0" upright="1">
                          <a:spAutoFit/>
                        </wps:bodyPr>
                      </wps:wsp>
                      <wps:wsp>
                        <wps:cNvPr id="617" name="AutoShape 672"/>
                        <wps:cNvSpPr>
                          <a:spLocks noChangeArrowheads="1"/>
                        </wps:cNvSpPr>
                        <wps:spPr bwMode="auto">
                          <a:xfrm flipH="1">
                            <a:off x="342900" y="0"/>
                            <a:ext cx="1485900" cy="198120"/>
                          </a:xfrm>
                          <a:prstGeom prst="wedgeRoundRectCallout">
                            <a:avLst>
                              <a:gd name="adj1" fmla="val 66921"/>
                              <a:gd name="adj2" fmla="val 416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sidRPr="001E6D7D">
                                <w:rPr>
                                  <w:szCs w:val="18"/>
                                </w:rPr>
                                <w:t>[</w:t>
                              </w:r>
                              <w:proofErr w:type="gramStart"/>
                              <w:r w:rsidRPr="001E6D7D">
                                <w:rPr>
                                  <w:szCs w:val="18"/>
                                </w:rPr>
                                <w:t>key/value</w:t>
                              </w:r>
                              <w:proofErr w:type="gramEnd"/>
                              <w:r w:rsidRPr="001E6D7D">
                                <w:rPr>
                                  <w:szCs w:val="18"/>
                                </w:rPr>
                                <w:t xml:space="preserve"> pairs]</w:t>
                              </w:r>
                            </w:p>
                          </w:txbxContent>
                        </wps:txbx>
                        <wps:bodyPr rot="0" vert="horz" wrap="square" lIns="0" tIns="0" rIns="0" bIns="0" anchor="t" anchorCtr="0" upright="1">
                          <a:noAutofit/>
                        </wps:bodyPr>
                      </wps:wsp>
                      <wps:wsp>
                        <wps:cNvPr id="618" name="AutoShape 676"/>
                        <wps:cNvSpPr>
                          <a:spLocks noChangeArrowheads="1"/>
                        </wps:cNvSpPr>
                        <wps:spPr bwMode="auto">
                          <a:xfrm flipH="1">
                            <a:off x="2171700" y="297180"/>
                            <a:ext cx="2171700" cy="297180"/>
                          </a:xfrm>
                          <a:prstGeom prst="wedgeRoundRectCallout">
                            <a:avLst>
                              <a:gd name="adj1" fmla="val 118593"/>
                              <a:gd name="adj2" fmla="val 1623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Pr>
                                  <w:rFonts w:hint="eastAsia"/>
                                  <w:szCs w:val="18"/>
                                </w:rPr>
                                <w:t xml:space="preserve">The sub </w:t>
                              </w:r>
                              <w:r w:rsidRPr="001E6D7D">
                                <w:rPr>
                                  <w:szCs w:val="18"/>
                                </w:rPr>
                                <w:t>[key/value pairs]</w:t>
                              </w:r>
                            </w:p>
                          </w:txbxContent>
                        </wps:txbx>
                        <wps:bodyPr rot="0" vert="horz" wrap="square" lIns="0" tIns="0" rIns="0" bIns="0" anchor="t" anchorCtr="0" upright="1">
                          <a:noAutofit/>
                        </wps:bodyPr>
                      </wps:wsp>
                      <wps:wsp>
                        <wps:cNvPr id="619" name="AutoShape 678"/>
                        <wps:cNvSpPr>
                          <a:spLocks noChangeArrowheads="1"/>
                        </wps:cNvSpPr>
                        <wps:spPr bwMode="auto">
                          <a:xfrm flipH="1">
                            <a:off x="457200" y="990600"/>
                            <a:ext cx="2857500" cy="219710"/>
                          </a:xfrm>
                          <a:prstGeom prst="wedgeRoundRectCallout">
                            <a:avLst>
                              <a:gd name="adj1" fmla="val 48130"/>
                              <a:gd name="adj2" fmla="val -1196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sidRPr="001E6D7D">
                                <w:rPr>
                                  <w:szCs w:val="18"/>
                                </w:rPr>
                                <w:t xml:space="preserve">If no id </w:t>
                              </w:r>
                              <w:r>
                                <w:rPr>
                                  <w:rFonts w:hint="eastAsia"/>
                                  <w:szCs w:val="18"/>
                                </w:rPr>
                                <w:t>specified</w:t>
                              </w:r>
                              <w:r w:rsidRPr="001E6D7D">
                                <w:rPr>
                                  <w:szCs w:val="18"/>
                                </w:rPr>
                                <w:t>, will create one</w:t>
                              </w:r>
                              <w:r>
                                <w:rPr>
                                  <w:rFonts w:hint="eastAsia"/>
                                  <w:szCs w:val="18"/>
                                </w:rPr>
                                <w:t xml:space="preserve"> </w:t>
                              </w:r>
                              <w:r w:rsidRPr="001E6D7D">
                                <w:rPr>
                                  <w:szCs w:val="18"/>
                                </w:rPr>
                                <w:t>automatically</w:t>
                              </w:r>
                            </w:p>
                          </w:txbxContent>
                        </wps:txbx>
                        <wps:bodyPr rot="0" vert="horz" wrap="square" lIns="0" tIns="0" rIns="0" bIns="0" anchor="t" anchorCtr="0" upright="1">
                          <a:noAutofit/>
                        </wps:bodyPr>
                      </wps:wsp>
                    </wpc:wpc>
                  </a:graphicData>
                </a:graphic>
              </wp:inline>
            </w:drawing>
          </mc:Choice>
          <mc:Fallback>
            <w:pict>
              <v:group id="画布 669" o:spid="_x0000_s1476"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">
                <v:shape id="_x0000_s1477" type="#_x0000_t75" style="position:absolute;width:52578;height:12668;visibility:visible;mso-wrap-style:square">
                  <v:fill o:detectmouseclick="t"/>
                  <v:path o:connecttype="none"/>
                </v:shape>
                <v:shape id="Text Box 671" o:spid="_x0000_s1478"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BTMQA&#10;AADcAAAADwAAAGRycy9kb3ducmV2LnhtbESPzWrDMBCE74W+g9hCb42cHEzqRDEhIbiXQpuf+2Jt&#10;LGNrZSTFcd6+KhR6HGbmG2ZdTrYXI/nQOlYwn2UgiGunW24UnE+HtyWIEJE19o5JwYMClJvnpzUW&#10;2t35m8ZjbESCcChQgYlxKKQMtSGLYeYG4uRdnbcYk/SN1B7vCW57uciyXFpsOS0YHGhnqO6ON6ug&#10;7vbTvmovxo83u/zS79XjM6+Uen2ZtisQkab4H/5rf2gF+TyH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jgUzEAAAA3AAAAA8AAAAAAAAAAAAAAAAAmAIAAGRycy9k&#10;b3ducmV2LnhtbFBLBQYAAAAABAAEAPUAAACJAwAAAAA=&#10;" strokeweight="1pt">
                  <v:textbox style="mso-fit-shape-to-text:t" inset="1.5mm,1.3mm,1.5mm">
                    <w:txbxContent>
                      <w:p w:rsidR="0023747D" w:rsidRPr="00B901B2" w:rsidRDefault="0023747D" w:rsidP="00375F9C">
                        <w:pPr>
                          <w:spacing w:line="240" w:lineRule="exact"/>
                          <w:rPr>
                            <w:sz w:val="18"/>
                            <w:szCs w:val="18"/>
                          </w:rPr>
                        </w:pPr>
                        <w:r w:rsidRPr="00B901B2">
                          <w:rPr>
                            <w:sz w:val="18"/>
                            <w:szCs w:val="18"/>
                          </w:rPr>
                          <w:t>[</w:t>
                        </w:r>
                      </w:p>
                      <w:p w:rsidR="0023747D" w:rsidRPr="00B901B2" w:rsidRDefault="0023747D" w:rsidP="00375F9C">
                        <w:pPr>
                          <w:spacing w:line="240" w:lineRule="exact"/>
                          <w:rPr>
                            <w:sz w:val="18"/>
                            <w:szCs w:val="18"/>
                          </w:rPr>
                        </w:pPr>
                        <w:r w:rsidRPr="00B901B2">
                          <w:rPr>
                            <w:sz w:val="18"/>
                            <w:szCs w:val="18"/>
                          </w:rPr>
                          <w:tab/>
                          <w:t>{</w:t>
                        </w:r>
                        <w:proofErr w:type="gramStart"/>
                        <w:r w:rsidRPr="00B901B2">
                          <w:rPr>
                            <w:sz w:val="18"/>
                            <w:szCs w:val="18"/>
                          </w:rPr>
                          <w:t>id :</w:t>
                        </w:r>
                        <w:proofErr w:type="gramEnd"/>
                        <w:r w:rsidRPr="00B901B2">
                          <w:rPr>
                            <w:sz w:val="18"/>
                            <w:szCs w:val="18"/>
                          </w:rPr>
                          <w:t xml:space="preserve"> </w:t>
                        </w:r>
                        <w:r w:rsidRPr="00B901B2">
                          <w:rPr>
                            <w:color w:val="FF00FF"/>
                            <w:sz w:val="18"/>
                            <w:szCs w:val="18"/>
                          </w:rPr>
                          <w:t>"xxx1"</w:t>
                        </w:r>
                        <w:r w:rsidRPr="00B901B2">
                          <w:rPr>
                            <w:sz w:val="18"/>
                            <w:szCs w:val="18"/>
                          </w:rPr>
                          <w:t xml:space="preserve">, caption : </w:t>
                        </w:r>
                        <w:r w:rsidRPr="00B901B2">
                          <w:rPr>
                            <w:color w:val="FF00FF"/>
                            <w:sz w:val="18"/>
                            <w:szCs w:val="18"/>
                          </w:rPr>
                          <w:t>"xxx1"</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r>
                          <w:rPr>
                            <w:rFonts w:hint="eastAsia"/>
                            <w:sz w:val="18"/>
                            <w:szCs w:val="18"/>
                          </w:rPr>
                          <w:t xml:space="preserve"> </w:t>
                        </w:r>
                        <w:proofErr w:type="gramStart"/>
                        <w:r w:rsidRPr="00B901B2">
                          <w:rPr>
                            <w:sz w:val="18"/>
                            <w:szCs w:val="18"/>
                          </w:rPr>
                          <w:t>sub</w:t>
                        </w:r>
                        <w:proofErr w:type="gramEnd"/>
                        <w:r w:rsidRPr="00B901B2">
                          <w:rPr>
                            <w:sz w:val="18"/>
                            <w:szCs w:val="18"/>
                          </w:rPr>
                          <w:t>: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roofErr w:type="gramStart"/>
                        <w:r w:rsidRPr="00B901B2">
                          <w:rPr>
                            <w:sz w:val="18"/>
                            <w:szCs w:val="18"/>
                          </w:rPr>
                          <w:t>id :</w:t>
                        </w:r>
                        <w:proofErr w:type="gramEnd"/>
                        <w:r w:rsidRPr="00B901B2">
                          <w:rPr>
                            <w:sz w:val="18"/>
                            <w:szCs w:val="18"/>
                          </w:rPr>
                          <w:t xml:space="preserve"> </w:t>
                        </w:r>
                        <w:r w:rsidRPr="00B901B2">
                          <w:rPr>
                            <w:color w:val="FF00FF"/>
                            <w:sz w:val="18"/>
                            <w:szCs w:val="18"/>
                          </w:rPr>
                          <w:t>"xxx2"</w:t>
                        </w:r>
                        <w:r w:rsidRPr="00B901B2">
                          <w:rPr>
                            <w:sz w:val="18"/>
                            <w:szCs w:val="18"/>
                          </w:rPr>
                          <w:t xml:space="preserve">, caption : </w:t>
                        </w:r>
                        <w:r w:rsidRPr="00B901B2">
                          <w:rPr>
                            <w:color w:val="FF00FF"/>
                            <w:sz w:val="18"/>
                            <w:szCs w:val="18"/>
                          </w:rPr>
                          <w:t>"xxx2"</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rPr>
                            <w:szCs w:val="18"/>
                          </w:rPr>
                        </w:pPr>
                        <w:r w:rsidRPr="00B901B2">
                          <w:rPr>
                            <w:sz w:val="18"/>
                            <w:szCs w:val="18"/>
                          </w:rPr>
                          <w:t>]</w:t>
                        </w:r>
                      </w:p>
                    </w:txbxContent>
                  </v:textbox>
                </v:shape>
                <v:shape id="AutoShape 672" o:spid="_x0000_s1479" type="#_x0000_t62" style="position:absolute;left:3429;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4qgsYA&#10;AADcAAAADwAAAGRycy9kb3ducmV2LnhtbESPQUvDQBSE7wX/w/KE3tpNLLQSuy1FLDUntYp4fGSf&#10;2dC8tyG7trG/3hUKPQ4z8w2zXA/cqiP1ofFiIJ9moEgqbxupDXy8byf3oEJEsdh6IQO/FGC9uhkt&#10;sbD+JG903MdaJYiEAg24GLtC61A5YgxT35Ek79v3jDHJvta2x1OCc6vvsmyuGRtJCw47enRUHfY/&#10;bOB1NivPL1+LpzbnXf255dKduTRmfDtsHkBFGuI1fGk/WwPzfAH/Z9IR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4qgsYAAADcAAAADwAAAAAAAAAAAAAAAACYAgAAZHJz&#10;L2Rvd25yZXYueG1sUEsFBgAAAAAEAAQA9QAAAIsDAAAAAA==&#10;" adj="25255,19799" fillcolor="#ff9">
                  <v:textbox inset="0,0,0,0">
                    <w:txbxContent>
                      <w:p w:rsidR="0023747D" w:rsidRPr="001E6D7D" w:rsidRDefault="0023747D" w:rsidP="00375F9C">
                        <w:pPr>
                          <w:rPr>
                            <w:szCs w:val="18"/>
                          </w:rPr>
                        </w:pPr>
                        <w:r w:rsidRPr="001E6D7D">
                          <w:rPr>
                            <w:szCs w:val="18"/>
                          </w:rPr>
                          <w:t>[</w:t>
                        </w:r>
                        <w:proofErr w:type="gramStart"/>
                        <w:r w:rsidRPr="001E6D7D">
                          <w:rPr>
                            <w:szCs w:val="18"/>
                          </w:rPr>
                          <w:t>key/value</w:t>
                        </w:r>
                        <w:proofErr w:type="gramEnd"/>
                        <w:r w:rsidRPr="001E6D7D">
                          <w:rPr>
                            <w:szCs w:val="18"/>
                          </w:rPr>
                          <w:t xml:space="preserve"> pairs]</w:t>
                        </w:r>
                      </w:p>
                    </w:txbxContent>
                  </v:textbox>
                </v:shape>
                <v:shape id="AutoShape 676" o:spid="_x0000_s1480" type="#_x0000_t62" style="position:absolute;left:21717;top:2971;width:21717;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XZrwA&#10;AADcAAAADwAAAGRycy9kb3ducmV2LnhtbERPuwrCMBTdBf8hXMHNpjqIVKOIoOjma3G7NNem2tzU&#10;Jmr9ezMIjofzni1aW4kXNb50rGCYpCCIc6dLLhScT+vBBIQPyBorx6TgQx4W825nhpl2bz7Q6xgK&#10;EUPYZ6jAhFBnUvrckEWfuJo4clfXWAwRNoXUDb5juK3kKE3H0mLJscFgTStD+f34tArc5lbv7+fn&#10;jS9+/8nXBo3ePZTq99rlFESgNvzFP/dWKxgP49p4Jh4BOf8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8tdmvAAAANwAAAAPAAAAAAAAAAAAAAAAAJgCAABkcnMvZG93bnJldi54&#10;bWxQSwUGAAAAAAQABAD1AAAAgQMAAAAA&#10;" adj="36416,14307" fillcolor="#ff9">
                  <v:textbox inset="0,0,0,0">
                    <w:txbxContent>
                      <w:p w:rsidR="0023747D" w:rsidRPr="001E6D7D" w:rsidRDefault="0023747D" w:rsidP="00375F9C">
                        <w:pPr>
                          <w:rPr>
                            <w:szCs w:val="18"/>
                          </w:rPr>
                        </w:pPr>
                        <w:r>
                          <w:rPr>
                            <w:rFonts w:hint="eastAsia"/>
                            <w:szCs w:val="18"/>
                          </w:rPr>
                          <w:t xml:space="preserve">The sub </w:t>
                        </w:r>
                        <w:r w:rsidRPr="001E6D7D">
                          <w:rPr>
                            <w:szCs w:val="18"/>
                          </w:rPr>
                          <w:t>[key/value pairs]</w:t>
                        </w:r>
                      </w:p>
                    </w:txbxContent>
                  </v:textbox>
                </v:shape>
                <v:shape id="AutoShape 678" o:spid="_x0000_s1481" type="#_x0000_t62" style="position:absolute;left:4572;top:9906;width:2857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wEMQA&#10;AADcAAAADwAAAGRycy9kb3ducmV2LnhtbESPQWvCQBSE70L/w/IK3sxGD6Kpq9iCqAUP2tLzS/Y1&#10;Cc2+jburSf+9Kwgeh5n5hlmsetOIKzlfW1YwTlIQxIXVNZcKvr82oxkIH5A1NpZJwT95WC1fBgvM&#10;tO34SNdTKEWEsM9QQRVCm0npi4oM+sS2xNH7tc5giNKVUjvsItw0cpKmU2mw5rhQYUsfFRV/p4tR&#10;sO3z83ry+b4/HH/yzrqNo5ydUsPXfv0GIlAfnuFHe6cVTMdz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tcBDEAAAA3AAAAA8AAAAAAAAAAAAAAAAAmAIAAGRycy9k&#10;b3ducmV2LnhtbFBLBQYAAAAABAAEAPUAAACJAwAAAAA=&#10;" adj="21196,-15046" fillcolor="#ff9">
                  <v:textbox inset="0,0,0,0">
                    <w:txbxContent>
                      <w:p w:rsidR="0023747D" w:rsidRPr="001E6D7D" w:rsidRDefault="0023747D" w:rsidP="00375F9C">
                        <w:pPr>
                          <w:rPr>
                            <w:szCs w:val="18"/>
                          </w:rPr>
                        </w:pPr>
                        <w:r w:rsidRPr="001E6D7D">
                          <w:rPr>
                            <w:szCs w:val="18"/>
                          </w:rPr>
                          <w:t xml:space="preserve">If no id </w:t>
                        </w:r>
                        <w:r>
                          <w:rPr>
                            <w:rFonts w:hint="eastAsia"/>
                            <w:szCs w:val="18"/>
                          </w:rPr>
                          <w:t>specified</w:t>
                        </w:r>
                        <w:r w:rsidRPr="001E6D7D">
                          <w:rPr>
                            <w:szCs w:val="18"/>
                          </w:rPr>
                          <w:t>, will create one</w:t>
                        </w:r>
                        <w:r>
                          <w:rPr>
                            <w:rFonts w:hint="eastAsia"/>
                            <w:szCs w:val="18"/>
                          </w:rPr>
                          <w:t xml:space="preserve"> </w:t>
                        </w:r>
                        <w:r w:rsidRPr="001E6D7D">
                          <w:rPr>
                            <w:szCs w:val="18"/>
                          </w:rPr>
                          <w:t>automatically</w:t>
                        </w:r>
                      </w:p>
                    </w:txbxContent>
                  </v:textbox>
                </v:shape>
                <w10:anchorlock/>
              </v:group>
            </w:pict>
          </mc:Fallback>
        </mc:AlternateContent>
      </w:r>
    </w:p>
    <w:p w:rsidR="00375F9C" w:rsidRDefault="00375F9C" w:rsidP="00375F9C">
      <w:r w:rsidRPr="001E6D7D">
        <w:t>It can be written as a simplified format,</w:t>
      </w:r>
    </w:p>
    <w:p w:rsidR="00375F9C" w:rsidRDefault="005C781A" w:rsidP="00375F9C">
      <w:r>
        <w:rPr>
          <w:noProof/>
        </w:rPr>
        <mc:AlternateContent>
          <mc:Choice Requires="wpc">
            <w:drawing>
              <wp:inline distT="0" distB="0" distL="0" distR="0" wp14:anchorId="3AD9287E" wp14:editId="37F34B42">
                <wp:extent cx="5257800" cy="1386840"/>
                <wp:effectExtent l="9525" t="0" r="9525" b="13335"/>
                <wp:docPr id="680" name="画布 6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3" name="Text Box 682"/>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r w:rsidRPr="00143579">
                                <w:rPr>
                                  <w:color w:val="FF00FF"/>
                                  <w:sz w:val="18"/>
                                  <w:szCs w:val="18"/>
                                </w:rPr>
                                <w:t>"sub1"</w:t>
                              </w:r>
                              <w:r w:rsidRPr="00143579">
                                <w:rPr>
                                  <w:sz w:val="18"/>
                                  <w:szCs w:val="18"/>
                                </w:rPr>
                                <w:t>,</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w:t>
                              </w:r>
                            </w:p>
                          </w:txbxContent>
                        </wps:txbx>
                        <wps:bodyPr rot="0" vert="horz" wrap="square" lIns="54000" tIns="46800" rIns="54000" bIns="45720" anchor="t" anchorCtr="0" upright="1">
                          <a:spAutoFit/>
                        </wps:bodyPr>
                      </wps:wsp>
                      <wps:wsp>
                        <wps:cNvPr id="614" name="AutoShape 684"/>
                        <wps:cNvSpPr>
                          <a:spLocks noChangeArrowheads="1"/>
                        </wps:cNvSpPr>
                        <wps:spPr bwMode="auto">
                          <a:xfrm flipH="1">
                            <a:off x="1371600" y="297180"/>
                            <a:ext cx="1143000" cy="198120"/>
                          </a:xfrm>
                          <a:prstGeom prst="wedgeRoundRectCallout">
                            <a:avLst>
                              <a:gd name="adj1" fmla="val 112000"/>
                              <a:gd name="adj2" fmla="val -92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id string</w:t>
                              </w:r>
                            </w:p>
                          </w:txbxContent>
                        </wps:txbx>
                        <wps:bodyPr rot="0" vert="horz" wrap="square" lIns="0" tIns="0" rIns="0" bIns="0" anchor="t" anchorCtr="0" upright="1">
                          <a:noAutofit/>
                        </wps:bodyPr>
                      </wps:wsp>
                      <wps:wsp>
                        <wps:cNvPr id="615" name="AutoShape 687"/>
                        <wps:cNvSpPr>
                          <a:spLocks noChangeArrowheads="1"/>
                        </wps:cNvSpPr>
                        <wps:spPr bwMode="auto">
                          <a:xfrm flipH="1">
                            <a:off x="914400" y="1188720"/>
                            <a:ext cx="1143000" cy="198120"/>
                          </a:xfrm>
                          <a:prstGeom prst="wedgeRoundRectCallout">
                            <a:avLst>
                              <a:gd name="adj1" fmla="val 52000"/>
                              <a:gd name="adj2" fmla="val -1378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id string</w:t>
                              </w:r>
                            </w:p>
                            <w:p w:rsidR="0023747D" w:rsidRPr="001E6D7D"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680" o:spid="_x0000_s1482" editas="canvas" style="width:414pt;height:109.2pt;mso-position-horizontal-relative:char;mso-position-vertical-relative:line" coordsize="52578,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">
                <v:shape id="_x0000_s1483" type="#_x0000_t75" style="position:absolute;width:52578;height:13868;visibility:visible;mso-wrap-style:square">
                  <v:fill o:detectmouseclick="t"/>
                  <v:path o:connecttype="none"/>
                </v:shape>
                <v:shape id="Text Box 682" o:spid="_x0000_s1484"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i1MMA&#10;AADcAAAADwAAAGRycy9kb3ducmV2LnhtbESPQWsCMRSE7wX/Q3gFbzWrwmK3RimKrJeCtXp/bF43&#10;i5uXJYnr+u9NQehxmJlvmOV6sK3oyYfGsYLpJANBXDndcK3g9LN7W4AIEVlj65gU3CnAejV6WWKh&#10;3Y2/qT/GWiQIhwIVmBi7QspQGbIYJq4jTt6v8xZjkr6W2uMtwW0rZ1mWS4sNpwWDHW0MVZfj1Sqo&#10;LtthWzZn4/urXRz0e3n/ykulxq/D5weISEP8Dz/be60gn87h70w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i1MMAAADcAAAADwAAAAAAAAAAAAAAAACYAgAAZHJzL2Rv&#10;d25yZXYueG1sUEsFBgAAAAAEAAQA9QAAAIgDAAAAAA==&#10;" strokeweight="1pt">
                  <v:textbox style="mso-fit-shape-to-text:t" inset="1.5mm,1.3mm,1.5mm">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r w:rsidRPr="00143579">
                          <w:rPr>
                            <w:color w:val="FF00FF"/>
                            <w:sz w:val="18"/>
                            <w:szCs w:val="18"/>
                          </w:rPr>
                          <w:t>"sub1"</w:t>
                        </w:r>
                        <w:r w:rsidRPr="00143579">
                          <w:rPr>
                            <w:sz w:val="18"/>
                            <w:szCs w:val="18"/>
                          </w:rPr>
                          <w:t>,</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w:t>
                        </w:r>
                      </w:p>
                    </w:txbxContent>
                  </v:textbox>
                </v:shape>
                <v:shape id="AutoShape 684" o:spid="_x0000_s1485" type="#_x0000_t62" style="position:absolute;left:13716;top:2971;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7ZcYA&#10;AADcAAAADwAAAGRycy9kb3ducmV2LnhtbESPQWvCQBSE70L/w/IKvenGUMRGN0FaWoTiwTQHj8/s&#10;M0mbfZtmt5r6611B8DjMzDfMMhtMK47Uu8aygukkAkFcWt1wpaD4eh/PQTiPrLG1TAr+yUGWPoyW&#10;mGh74i0dc1+JAGGXoILa+y6R0pU1GXQT2xEH72B7gz7IvpK6x1OAm1bGUTSTBhsOCzV29FpT+ZP/&#10;GQXm/PK7z4vN55o+7Pdq7uO3XREr9fQ4rBYgPA3+Hr6111rBbPoM1zPhCMj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S7ZcYAAADcAAAADwAAAAAAAAAAAAAAAACYAgAAZHJz&#10;L2Rvd25yZXYueG1sUEsFBgAAAAAEAAQA9QAAAIsDAAAAAA==&#10;" adj="34992,8792" fillcolor="#ff9">
                  <v:textbox inset="0,0,0,0">
                    <w:txbxContent>
                      <w:p w:rsidR="0023747D" w:rsidRPr="000E23E9" w:rsidRDefault="0023747D" w:rsidP="00375F9C">
                        <w:pPr>
                          <w:rPr>
                            <w:szCs w:val="18"/>
                          </w:rPr>
                        </w:pPr>
                        <w:r>
                          <w:rPr>
                            <w:szCs w:val="18"/>
                          </w:rPr>
                          <w:t>O</w:t>
                        </w:r>
                        <w:r>
                          <w:rPr>
                            <w:rFonts w:hint="eastAsia"/>
                            <w:szCs w:val="18"/>
                          </w:rPr>
                          <w:t>nly id string</w:t>
                        </w:r>
                      </w:p>
                    </w:txbxContent>
                  </v:textbox>
                </v:shape>
                <v:shape id="AutoShape 687" o:spid="_x0000_s1486" type="#_x0000_t62" style="position:absolute;left:9144;top:11887;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C18QA&#10;AADcAAAADwAAAGRycy9kb3ducmV2LnhtbESPQWsCMRSE7wX/Q3iCt5pdoVK2RilCi8fW9tDj6+Zt&#10;dnHzsuZFXf31TaHQ4zAz3zCrzeh7daYoXWAD5bwARVwH27Ez8Pnxcv8IShKyxT4wGbiSwGY9uVth&#10;ZcOF3+m8T05lCEuFBtqUhkprqVvyKPMwEGevCdFjyjI6bSNeMtz3elEUS+2x47zQ4kDblurD/uQN&#10;iDSvbtEcv287d32Lh1Lk9CXGzKbj8xOoRGP6D/+1d9bAsnyA3zP5CO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zwtfEAAAA3AAAAA8AAAAAAAAAAAAAAAAAmAIAAGRycy9k&#10;b3ducmV2LnhtbFBLBQYAAAAABAAEAPUAAACJAwAAAAA=&#10;" adj="22032,-18970" fillcolor="#ff9">
                  <v:textbox inset="0,0,0,0">
                    <w:txbxContent>
                      <w:p w:rsidR="0023747D" w:rsidRPr="000E23E9" w:rsidRDefault="0023747D" w:rsidP="00375F9C">
                        <w:pPr>
                          <w:rPr>
                            <w:szCs w:val="18"/>
                          </w:rPr>
                        </w:pPr>
                        <w:r>
                          <w:rPr>
                            <w:szCs w:val="18"/>
                          </w:rPr>
                          <w:t>O</w:t>
                        </w:r>
                        <w:r>
                          <w:rPr>
                            <w:rFonts w:hint="eastAsia"/>
                            <w:szCs w:val="18"/>
                          </w:rPr>
                          <w:t>nly id string</w:t>
                        </w:r>
                      </w:p>
                      <w:p w:rsidR="0023747D" w:rsidRPr="001E6D7D" w:rsidRDefault="0023747D" w:rsidP="00375F9C">
                        <w:pPr>
                          <w:rPr>
                            <w:szCs w:val="18"/>
                          </w:rPr>
                        </w:pPr>
                      </w:p>
                    </w:txbxContent>
                  </v:textbox>
                </v:shape>
                <w10:anchorlock/>
              </v:group>
            </w:pict>
          </mc:Fallback>
        </mc:AlternateContent>
      </w:r>
    </w:p>
    <w:p w:rsidR="00375F9C" w:rsidRDefault="00375F9C" w:rsidP="00375F9C">
      <w:r>
        <w:rPr>
          <w:rFonts w:hint="eastAsia"/>
        </w:rPr>
        <w:t>When call setHeader/setRows, the simplified format can be convert to,</w:t>
      </w:r>
    </w:p>
    <w:p w:rsidR="00375F9C" w:rsidRDefault="005C781A" w:rsidP="00375F9C">
      <w:r>
        <w:rPr>
          <w:noProof/>
        </w:rPr>
        <w:lastRenderedPageBreak/>
        <mc:AlternateContent>
          <mc:Choice Requires="wpc">
            <w:drawing>
              <wp:inline distT="0" distB="0" distL="0" distR="0" wp14:anchorId="0B9AE285" wp14:editId="4FF0BCFE">
                <wp:extent cx="5257800" cy="1876425"/>
                <wp:effectExtent l="9525" t="0" r="9525" b="9525"/>
                <wp:docPr id="688" name="画布 6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2" name="Text Box 690"/>
                        <wps:cNvSpPr txBox="1">
                          <a:spLocks noChangeArrowheads="1"/>
                        </wps:cNvSpPr>
                        <wps:spPr bwMode="auto">
                          <a:xfrm>
                            <a:off x="0" y="48895"/>
                            <a:ext cx="5257800" cy="1827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"xx1"</w:t>
                              </w:r>
                              <w:r w:rsidRPr="00143579">
                                <w:rPr>
                                  <w:sz w:val="18"/>
                                  <w:szCs w:val="18"/>
                                </w:rPr>
                                <w:t>,caption:</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"xx2"</w:t>
                              </w:r>
                              <w:r w:rsidRPr="00143579">
                                <w:rPr>
                                  <w:sz w:val="18"/>
                                  <w:szCs w:val="18"/>
                                </w:rPr>
                                <w:t>,caption:</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 xml:space="preserve">, caption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"sub1"</w:t>
                              </w:r>
                              <w:r w:rsidRPr="00143579">
                                <w:rPr>
                                  <w:sz w:val="18"/>
                                  <w:szCs w:val="18"/>
                                </w:rPr>
                                <w:t>,caption:</w:t>
                              </w:r>
                              <w:r w:rsidRPr="00143579">
                                <w:rPr>
                                  <w:color w:val="FF00FF"/>
                                  <w:sz w:val="18"/>
                                  <w:szCs w:val="18"/>
                                </w:rPr>
                                <w:t>"sub1"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"sub2"</w:t>
                              </w:r>
                              <w:r w:rsidRPr="00143579">
                                <w:rPr>
                                  <w:sz w:val="18"/>
                                  <w:szCs w:val="18"/>
                                </w:rPr>
                                <w:t>,caption:</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rPr>
                                  <w:szCs w:val="18"/>
                                </w:rPr>
                              </w:pPr>
                              <w:r w:rsidRPr="00143579">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688" o:spid="_x0000_s1487" editas="canvas" style="width:414pt;height:147.75pt;mso-position-horizontal-relative:char;mso-position-vertical-relative:line" coordsize="5257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">
                <v:shape id="_x0000_s1488" type="#_x0000_t75" style="position:absolute;width:52578;height:18764;visibility:visible;mso-wrap-style:square">
                  <v:fill o:detectmouseclick="t"/>
                  <v:path o:connecttype="none"/>
                </v:shape>
                <v:shape id="Text Box 690" o:spid="_x0000_s1489" type="#_x0000_t202" style="position:absolute;top:488;width:52578;height:1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HT8QA&#10;AADcAAAADwAAAGRycy9kb3ducmV2LnhtbESPQWvCQBSE7wX/w/KE3upGD8FG1yCKpJdCa+v9kX1m&#10;Q7Jvw+4a47/vFgo9DjPzDbMtJ9uLkXxoHStYLjIQxLXTLTcKvr9OL2sQISJr7B2TggcFKHezpy0W&#10;2t35k8ZzbESCcChQgYlxKKQMtSGLYeEG4uRdnbcYk/SN1B7vCW57ucqyXFpsOS0YHOhgqO7ON6ug&#10;7o7TsWovxo83u/7Qr9XjPa+Uep5P+w2ISFP8D/+137SCfLmC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Yh0/EAAAA3AAAAA8AAAAAAAAAAAAAAAAAmAIAAGRycy9k&#10;b3ducmV2LnhtbFBLBQYAAAAABAAEAPUAAACJAwAAAAA=&#10;" strokeweight="1pt">
                  <v:textbox style="mso-fit-shape-to-text:t" inset="1.5mm,1.3mm,1.5mm">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"xx1"</w:t>
                        </w:r>
                        <w:r w:rsidRPr="00143579">
                          <w:rPr>
                            <w:sz w:val="18"/>
                            <w:szCs w:val="18"/>
                          </w:rPr>
                          <w:t>,caption:</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"xx2"</w:t>
                        </w:r>
                        <w:r w:rsidRPr="00143579">
                          <w:rPr>
                            <w:sz w:val="18"/>
                            <w:szCs w:val="18"/>
                          </w:rPr>
                          <w:t>,caption:</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 xml:space="preserve">, caption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"sub1"</w:t>
                        </w:r>
                        <w:r w:rsidRPr="00143579">
                          <w:rPr>
                            <w:sz w:val="18"/>
                            <w:szCs w:val="18"/>
                          </w:rPr>
                          <w:t>,caption:</w:t>
                        </w:r>
                        <w:r w:rsidRPr="00143579">
                          <w:rPr>
                            <w:color w:val="FF00FF"/>
                            <w:sz w:val="18"/>
                            <w:szCs w:val="18"/>
                          </w:rPr>
                          <w:t>"sub1"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"sub2"</w:t>
                        </w:r>
                        <w:r w:rsidRPr="00143579">
                          <w:rPr>
                            <w:sz w:val="18"/>
                            <w:szCs w:val="18"/>
                          </w:rPr>
                          <w:t>,caption:</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rPr>
                            <w:szCs w:val="18"/>
                          </w:rPr>
                        </w:pPr>
                        <w:r w:rsidRPr="00143579">
                          <w:rPr>
                            <w:sz w:val="18"/>
                            <w:szCs w:val="18"/>
                          </w:rPr>
                          <w:t>]</w:t>
                        </w:r>
                      </w:p>
                    </w:txbxContent>
                  </v:textbox>
                </v:shape>
                <w10:anchorlock/>
              </v:group>
            </w:pict>
          </mc:Fallback>
        </mc:AlternateContent>
      </w:r>
    </w:p>
    <w:p w:rsidR="00375F9C" w:rsidRDefault="00375F9C" w:rsidP="00E45D25">
      <w:pPr>
        <w:pStyle w:val="4"/>
        <w:numPr>
          <w:ilvl w:val="3"/>
          <w:numId w:val="17"/>
        </w:numPr>
      </w:pPr>
      <w:bookmarkStart w:id="117" w:name="_Toc453071752"/>
      <w:r>
        <w:rPr>
          <w:rFonts w:hint="eastAsia"/>
        </w:rPr>
        <w:t xml:space="preserve">Sets </w:t>
      </w:r>
      <w:r w:rsidRPr="001E6D7D">
        <w:t>standard format</w:t>
      </w:r>
      <w:bookmarkEnd w:id="117"/>
    </w:p>
    <w:p w:rsidR="00375F9C" w:rsidRDefault="005C781A" w:rsidP="00375F9C">
      <w:r>
        <w:rPr>
          <w:noProof/>
        </w:rPr>
        <mc:AlternateContent>
          <mc:Choice Requires="wpc">
            <w:drawing>
              <wp:inline distT="0" distB="0" distL="0" distR="0" wp14:anchorId="618F2A59" wp14:editId="4C587C83">
                <wp:extent cx="5257800" cy="2897505"/>
                <wp:effectExtent l="9525" t="0" r="9525" b="762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8" name="Text Box 695"/>
                        <wps:cNvSpPr txBox="1">
                          <a:spLocks noChangeArrowheads="1"/>
                        </wps:cNvSpPr>
                        <wps:spPr bwMode="auto">
                          <a:xfrm>
                            <a:off x="0" y="48895"/>
                            <a:ext cx="5257800" cy="2848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block=</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.UI.Block({width:</w:t>
                              </w:r>
                              <w:r w:rsidRPr="00CE2078">
                                <w:rPr>
                                  <w:color w:val="800000"/>
                                  <w:sz w:val="18"/>
                                  <w:szCs w:val="18"/>
                                </w:rPr>
                                <w:t>200</w:t>
                              </w:r>
                              <w:r w:rsidRPr="00CE2078">
                                <w:rPr>
                                  <w:sz w:val="18"/>
                                  <w:szCs w:val="18"/>
                                </w:rPr>
                                <w:t>,height:</w:t>
                              </w:r>
                              <w:r w:rsidRPr="00CE2078">
                                <w:rPr>
                                  <w:color w:val="800000"/>
                                  <w:sz w:val="18"/>
                                  <w:szCs w:val="18"/>
                                </w:rPr>
                                <w:t>200</w:t>
                              </w:r>
                              <w:r w:rsidRPr="00CE2078">
                                <w:rPr>
                                  <w:sz w:val="18"/>
                                  <w:szCs w:val="18"/>
                                </w:rPr>
                                <w:t>}).show();</w:t>
                              </w:r>
                            </w:p>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tg=</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.UI.TreeGrid;</w:t>
                              </w:r>
                            </w:p>
                            <w:p w:rsidR="0023747D" w:rsidRPr="00CE2078" w:rsidRDefault="0023747D" w:rsidP="00375F9C">
                              <w:pPr>
                                <w:spacing w:line="240" w:lineRule="exact"/>
                                <w:rPr>
                                  <w:sz w:val="18"/>
                                  <w:szCs w:val="18"/>
                                </w:rPr>
                              </w:pPr>
                              <w:proofErr w:type="gramStart"/>
                              <w:r w:rsidRPr="00CE2078">
                                <w:rPr>
                                  <w:sz w:val="18"/>
                                  <w:szCs w:val="18"/>
                                </w:rPr>
                                <w:t>tg.setRowHandler(</w:t>
                              </w:r>
                              <w:proofErr w:type="gramEnd"/>
                              <w:r w:rsidRPr="00CE2078">
                                <w:rPr>
                                  <w:color w:val="0000FF"/>
                                  <w:sz w:val="18"/>
                                  <w:szCs w:val="18"/>
                                </w:rPr>
                                <w:t>false</w:t>
                              </w:r>
                              <w:r w:rsidRPr="00CE2078">
                                <w:rPr>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setHeader([</w:t>
                              </w:r>
                              <w:proofErr w:type="gramEnd"/>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"col1"</w:t>
                              </w:r>
                              <w:r w:rsidRPr="00CE2078">
                                <w:rPr>
                                  <w:rFonts w:hint="eastAsia"/>
                                  <w:sz w:val="18"/>
                                  <w:szCs w:val="18"/>
                                </w:rPr>
                                <w:t>, caption:</w:t>
                              </w:r>
                              <w:r w:rsidRPr="00CE2078">
                                <w:rPr>
                                  <w:rFonts w:hint="eastAsia"/>
                                  <w:color w:val="FF00FF"/>
                                  <w:sz w:val="18"/>
                                  <w:szCs w:val="18"/>
                                </w:rPr>
                                <w:t>"</w:t>
                              </w:r>
                              <w:r>
                                <w:rPr>
                                  <w:rFonts w:hint="eastAsia"/>
                                  <w:color w:val="FF00FF"/>
                                  <w:sz w:val="18"/>
                                  <w:szCs w:val="18"/>
                                </w:rPr>
                                <w:t>Name</w:t>
                              </w:r>
                              <w:r w:rsidRPr="00CE2078">
                                <w:rPr>
                                  <w:rFonts w:hint="eastAsia"/>
                                  <w:color w:val="FF00FF"/>
                                  <w:sz w:val="18"/>
                                  <w:szCs w:val="18"/>
                                </w:rPr>
                                <w:t>"</w:t>
                              </w:r>
                              <w:r w:rsidRPr="00CE2078">
                                <w:rPr>
                                  <w:rFonts w:hint="eastAsia"/>
                                  <w:sz w:val="18"/>
                                  <w:szCs w:val="18"/>
                                </w:rPr>
                                <w:t>},</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"col2"</w:t>
                              </w:r>
                              <w:r w:rsidRPr="00CE2078">
                                <w:rPr>
                                  <w:rFonts w:hint="eastAsia"/>
                                  <w:sz w:val="18"/>
                                  <w:szCs w:val="18"/>
                                </w:rPr>
                                <w:t>, caption:</w:t>
                              </w:r>
                              <w:r w:rsidRPr="00CE2078">
                                <w:rPr>
                                  <w:rFonts w:hint="eastAsia"/>
                                  <w:color w:val="FF00FF"/>
                                  <w:sz w:val="18"/>
                                  <w:szCs w:val="18"/>
                                </w:rPr>
                                <w:t>"</w:t>
                              </w:r>
                              <w:r>
                                <w:rPr>
                                  <w:rFonts w:hint="eastAsia"/>
                                  <w:color w:val="FF00FF"/>
                                  <w:sz w:val="18"/>
                                  <w:szCs w:val="18"/>
                                </w:rPr>
                                <w:t>Age</w:t>
                              </w:r>
                              <w:r w:rsidRPr="00CE2078">
                                <w:rPr>
                                  <w:rFonts w:hint="eastAsia"/>
                                  <w:color w:val="FF00FF"/>
                                  <w:sz w:val="18"/>
                                  <w:szCs w:val="18"/>
                                </w:rPr>
                                <w:t>"</w:t>
                              </w:r>
                              <w:r>
                                <w:rPr>
                                  <w:rFonts w:hint="eastAsia"/>
                                  <w:sz w:val="18"/>
                                  <w:szCs w:val="18"/>
                                </w:rPr>
                                <w:t>, width</w:t>
                              </w:r>
                              <w:r w:rsidRPr="00CE2078">
                                <w:rPr>
                                  <w:rFonts w:hint="eastAsia"/>
                                  <w:sz w:val="18"/>
                                  <w:szCs w:val="18"/>
                                </w:rPr>
                                <w:t>:</w:t>
                              </w:r>
                              <w:r>
                                <w:rPr>
                                  <w:rFonts w:hint="eastAsia"/>
                                  <w:sz w:val="18"/>
                                  <w:szCs w:val="18"/>
                                </w:rPr>
                                <w:t>40</w:t>
                              </w:r>
                              <w:r w:rsidRPr="00CE2078">
                                <w:rPr>
                                  <w:rFonts w:hint="eastAsia"/>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setRows([</w:t>
                              </w:r>
                              <w:proofErr w:type="gramEnd"/>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"row1"</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23</w:t>
                              </w:r>
                              <w:r w:rsidRPr="00CE2078">
                                <w:rPr>
                                  <w:sz w:val="18"/>
                                  <w:szCs w:val="18"/>
                                </w:rPr>
                                <w:t>,caption:</w:t>
                              </w:r>
                              <w:r w:rsidRPr="00CE2078">
                                <w:rPr>
                                  <w:color w:val="FF00FF"/>
                                  <w:sz w:val="18"/>
                                  <w:szCs w:val="18"/>
                                </w:rPr>
                                <w:t>'23'</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"row2"</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32</w:t>
                              </w:r>
                              <w:r w:rsidRPr="00CE2078">
                                <w:rPr>
                                  <w:sz w:val="18"/>
                                  <w:szCs w:val="18"/>
                                </w:rPr>
                                <w:t>,caption:</w:t>
                              </w:r>
                              <w:r w:rsidRPr="00CE2078">
                                <w:rPr>
                                  <w:color w:val="FF00FF"/>
                                  <w:sz w:val="18"/>
                                  <w:szCs w:val="18"/>
                                </w:rPr>
                                <w:t>'32'</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pPr>
                              <w:r w:rsidRPr="00CE2078">
                                <w:rPr>
                                  <w:sz w:val="18"/>
                                  <w:szCs w:val="18"/>
                                </w:rPr>
                                <w:t>]).</w:t>
                              </w:r>
                              <w:proofErr w:type="gramStart"/>
                              <w:r w:rsidRPr="00CE2078">
                                <w:rPr>
                                  <w:sz w:val="18"/>
                                  <w:szCs w:val="18"/>
                                </w:rPr>
                                <w:t>show(</w:t>
                              </w:r>
                              <w:proofErr w:type="gramEnd"/>
                              <w:r w:rsidRPr="00CE2078">
                                <w:rPr>
                                  <w:sz w:val="18"/>
                                  <w:szCs w:val="18"/>
                                </w:rPr>
                                <w:t>block);</w:t>
                              </w:r>
                            </w:p>
                          </w:txbxContent>
                        </wps:txbx>
                        <wps:bodyPr rot="0" vert="horz" wrap="square" lIns="54000" tIns="46800" rIns="54000" bIns="45720" anchor="t" anchorCtr="0" upright="1">
                          <a:spAutoFit/>
                        </wps:bodyPr>
                      </wps:wsp>
                      <wps:wsp>
                        <wps:cNvPr id="609" name="AutoShape 697"/>
                        <wps:cNvSpPr>
                          <a:spLocks noChangeArrowheads="1"/>
                        </wps:cNvSpPr>
                        <wps:spPr bwMode="auto">
                          <a:xfrm flipH="1">
                            <a:off x="1371600" y="1089660"/>
                            <a:ext cx="914400" cy="198120"/>
                          </a:xfrm>
                          <a:prstGeom prst="wedgeRoundRectCallout">
                            <a:avLst>
                              <a:gd name="adj1" fmla="val 71250"/>
                              <a:gd name="adj2" fmla="val 291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ells data</w:t>
                              </w:r>
                            </w:p>
                          </w:txbxContent>
                        </wps:txbx>
                        <wps:bodyPr rot="0" vert="horz" wrap="square" lIns="0" tIns="0" rIns="0" bIns="0" anchor="t" anchorCtr="0" upright="1">
                          <a:noAutofit/>
                        </wps:bodyPr>
                      </wps:wsp>
                      <wps:wsp>
                        <wps:cNvPr id="610" name="AutoShape 698"/>
                        <wps:cNvSpPr>
                          <a:spLocks noChangeArrowheads="1"/>
                        </wps:cNvSpPr>
                        <wps:spPr bwMode="auto">
                          <a:xfrm flipH="1">
                            <a:off x="2057400" y="594360"/>
                            <a:ext cx="1143000" cy="198120"/>
                          </a:xfrm>
                          <a:prstGeom prst="wedgeRoundRectCallout">
                            <a:avLst>
                              <a:gd name="adj1" fmla="val 71167"/>
                              <a:gd name="adj2" fmla="val 97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wps:txbx>
                        <wps:bodyPr rot="0" vert="horz" wrap="square" lIns="0" tIns="0" rIns="0" bIns="0" anchor="t" anchorCtr="0" upright="1">
                          <a:noAutofit/>
                        </wps:bodyPr>
                      </wps:wsp>
                      <wps:wsp>
                        <wps:cNvPr id="611" name="AutoShape 705"/>
                        <wps:cNvSpPr>
                          <a:spLocks noChangeArrowheads="1"/>
                        </wps:cNvSpPr>
                        <wps:spPr bwMode="auto">
                          <a:xfrm flipH="1">
                            <a:off x="1600200" y="297180"/>
                            <a:ext cx="914400" cy="198120"/>
                          </a:xfrm>
                          <a:prstGeom prst="wedgeRoundRectCallout">
                            <a:avLst>
                              <a:gd name="adj1" fmla="val 97292"/>
                              <a:gd name="adj2" fmla="val 5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No row handler</w:t>
                              </w:r>
                            </w:p>
                          </w:txbxContent>
                        </wps:txbx>
                        <wps:bodyPr rot="0" vert="horz" wrap="square" lIns="0" tIns="0" rIns="0" bIns="0" anchor="t" anchorCtr="0" upright="1">
                          <a:noAutofit/>
                        </wps:bodyPr>
                      </wps:wsp>
                    </wpc:wpc>
                  </a:graphicData>
                </a:graphic>
              </wp:inline>
            </w:drawing>
          </mc:Choice>
          <mc:Fallback>
            <w:pict>
              <v:group id="画布 693" o:spid="_x0000_s1490" editas="canvas" style="width:414pt;height:228.15pt;mso-position-horizontal-relative:char;mso-position-vertical-relative:line" coordsize="52578,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">
                <v:shape id="_x0000_s1491" type="#_x0000_t75" style="position:absolute;width:52578;height:28975;visibility:visible;mso-wrap-style:square">
                  <v:fill o:detectmouseclick="t"/>
                  <v:path o:connecttype="none"/>
                </v:shape>
                <v:shape id="Text Box 695" o:spid="_x0000_s1492" type="#_x0000_t202" style="position:absolute;top:488;width:52578;height:2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meMAA&#10;AADcAAAADwAAAGRycy9kb3ducmV2LnhtbERPy4rCMBTdD/gP4QruxtRZFKcaRRTpbIQZH/tLc22K&#10;zU1JYq1/bxbCLA/nvVwPthU9+dA4VjCbZiCIK6cbrhWcT/vPOYgQkTW2jknBkwKsV6OPJRbaPfiP&#10;+mOsRQrhUKACE2NXSBkqQxbD1HXEibs6bzEm6GupPT5SuG3lV5bl0mLDqcFgR1tD1e14twqq227Y&#10;lc3F+P5u57/6u3we8lKpyXjYLEBEGuK/+O3+0QryL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CkmeMAAAADcAAAADwAAAAAAAAAAAAAAAACYAgAAZHJzL2Rvd25y&#10;ZXYueG1sUEsFBgAAAAAEAAQA9QAAAIUDAAAAAA==&#10;" strokeweight="1pt">
                  <v:textbox style="mso-fit-shape-to-text:t" inset="1.5mm,1.3mm,1.5mm">
                    <w:txbxContent>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block=</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.UI.Block({width:</w:t>
                        </w:r>
                        <w:r w:rsidRPr="00CE2078">
                          <w:rPr>
                            <w:color w:val="800000"/>
                            <w:sz w:val="18"/>
                            <w:szCs w:val="18"/>
                          </w:rPr>
                          <w:t>200</w:t>
                        </w:r>
                        <w:r w:rsidRPr="00CE2078">
                          <w:rPr>
                            <w:sz w:val="18"/>
                            <w:szCs w:val="18"/>
                          </w:rPr>
                          <w:t>,height:</w:t>
                        </w:r>
                        <w:r w:rsidRPr="00CE2078">
                          <w:rPr>
                            <w:color w:val="800000"/>
                            <w:sz w:val="18"/>
                            <w:szCs w:val="18"/>
                          </w:rPr>
                          <w:t>200</w:t>
                        </w:r>
                        <w:r w:rsidRPr="00CE2078">
                          <w:rPr>
                            <w:sz w:val="18"/>
                            <w:szCs w:val="18"/>
                          </w:rPr>
                          <w:t>}).show();</w:t>
                        </w:r>
                      </w:p>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tg=</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.UI.TreeGrid;</w:t>
                        </w:r>
                      </w:p>
                      <w:p w:rsidR="0023747D" w:rsidRPr="00CE2078" w:rsidRDefault="0023747D" w:rsidP="00375F9C">
                        <w:pPr>
                          <w:spacing w:line="240" w:lineRule="exact"/>
                          <w:rPr>
                            <w:sz w:val="18"/>
                            <w:szCs w:val="18"/>
                          </w:rPr>
                        </w:pPr>
                        <w:proofErr w:type="gramStart"/>
                        <w:r w:rsidRPr="00CE2078">
                          <w:rPr>
                            <w:sz w:val="18"/>
                            <w:szCs w:val="18"/>
                          </w:rPr>
                          <w:t>tg.setRowHandler(</w:t>
                        </w:r>
                        <w:proofErr w:type="gramEnd"/>
                        <w:r w:rsidRPr="00CE2078">
                          <w:rPr>
                            <w:color w:val="0000FF"/>
                            <w:sz w:val="18"/>
                            <w:szCs w:val="18"/>
                          </w:rPr>
                          <w:t>false</w:t>
                        </w:r>
                        <w:r w:rsidRPr="00CE2078">
                          <w:rPr>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setHeader([</w:t>
                        </w:r>
                        <w:proofErr w:type="gramEnd"/>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"col1"</w:t>
                        </w:r>
                        <w:r w:rsidRPr="00CE2078">
                          <w:rPr>
                            <w:rFonts w:hint="eastAsia"/>
                            <w:sz w:val="18"/>
                            <w:szCs w:val="18"/>
                          </w:rPr>
                          <w:t>, caption:</w:t>
                        </w:r>
                        <w:r w:rsidRPr="00CE2078">
                          <w:rPr>
                            <w:rFonts w:hint="eastAsia"/>
                            <w:color w:val="FF00FF"/>
                            <w:sz w:val="18"/>
                            <w:szCs w:val="18"/>
                          </w:rPr>
                          <w:t>"</w:t>
                        </w:r>
                        <w:r>
                          <w:rPr>
                            <w:rFonts w:hint="eastAsia"/>
                            <w:color w:val="FF00FF"/>
                            <w:sz w:val="18"/>
                            <w:szCs w:val="18"/>
                          </w:rPr>
                          <w:t>Name</w:t>
                        </w:r>
                        <w:r w:rsidRPr="00CE2078">
                          <w:rPr>
                            <w:rFonts w:hint="eastAsia"/>
                            <w:color w:val="FF00FF"/>
                            <w:sz w:val="18"/>
                            <w:szCs w:val="18"/>
                          </w:rPr>
                          <w:t>"</w:t>
                        </w:r>
                        <w:r w:rsidRPr="00CE2078">
                          <w:rPr>
                            <w:rFonts w:hint="eastAsia"/>
                            <w:sz w:val="18"/>
                            <w:szCs w:val="18"/>
                          </w:rPr>
                          <w:t>},</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"col2"</w:t>
                        </w:r>
                        <w:r w:rsidRPr="00CE2078">
                          <w:rPr>
                            <w:rFonts w:hint="eastAsia"/>
                            <w:sz w:val="18"/>
                            <w:szCs w:val="18"/>
                          </w:rPr>
                          <w:t>, caption:</w:t>
                        </w:r>
                        <w:r w:rsidRPr="00CE2078">
                          <w:rPr>
                            <w:rFonts w:hint="eastAsia"/>
                            <w:color w:val="FF00FF"/>
                            <w:sz w:val="18"/>
                            <w:szCs w:val="18"/>
                          </w:rPr>
                          <w:t>"</w:t>
                        </w:r>
                        <w:r>
                          <w:rPr>
                            <w:rFonts w:hint="eastAsia"/>
                            <w:color w:val="FF00FF"/>
                            <w:sz w:val="18"/>
                            <w:szCs w:val="18"/>
                          </w:rPr>
                          <w:t>Age</w:t>
                        </w:r>
                        <w:r w:rsidRPr="00CE2078">
                          <w:rPr>
                            <w:rFonts w:hint="eastAsia"/>
                            <w:color w:val="FF00FF"/>
                            <w:sz w:val="18"/>
                            <w:szCs w:val="18"/>
                          </w:rPr>
                          <w:t>"</w:t>
                        </w:r>
                        <w:r>
                          <w:rPr>
                            <w:rFonts w:hint="eastAsia"/>
                            <w:sz w:val="18"/>
                            <w:szCs w:val="18"/>
                          </w:rPr>
                          <w:t>, width</w:t>
                        </w:r>
                        <w:r w:rsidRPr="00CE2078">
                          <w:rPr>
                            <w:rFonts w:hint="eastAsia"/>
                            <w:sz w:val="18"/>
                            <w:szCs w:val="18"/>
                          </w:rPr>
                          <w:t>:</w:t>
                        </w:r>
                        <w:r>
                          <w:rPr>
                            <w:rFonts w:hint="eastAsia"/>
                            <w:sz w:val="18"/>
                            <w:szCs w:val="18"/>
                          </w:rPr>
                          <w:t>40</w:t>
                        </w:r>
                        <w:r w:rsidRPr="00CE2078">
                          <w:rPr>
                            <w:rFonts w:hint="eastAsia"/>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setRows([</w:t>
                        </w:r>
                        <w:proofErr w:type="gramEnd"/>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"row1"</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23</w:t>
                        </w:r>
                        <w:r w:rsidRPr="00CE2078">
                          <w:rPr>
                            <w:sz w:val="18"/>
                            <w:szCs w:val="18"/>
                          </w:rPr>
                          <w:t>,caption:</w:t>
                        </w:r>
                        <w:r w:rsidRPr="00CE2078">
                          <w:rPr>
                            <w:color w:val="FF00FF"/>
                            <w:sz w:val="18"/>
                            <w:szCs w:val="18"/>
                          </w:rPr>
                          <w:t>'23'</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"row2"</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32</w:t>
                        </w:r>
                        <w:r w:rsidRPr="00CE2078">
                          <w:rPr>
                            <w:sz w:val="18"/>
                            <w:szCs w:val="18"/>
                          </w:rPr>
                          <w:t>,caption:</w:t>
                        </w:r>
                        <w:r w:rsidRPr="00CE2078">
                          <w:rPr>
                            <w:color w:val="FF00FF"/>
                            <w:sz w:val="18"/>
                            <w:szCs w:val="18"/>
                          </w:rPr>
                          <w:t>'32'</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pPr>
                        <w:r w:rsidRPr="00CE2078">
                          <w:rPr>
                            <w:sz w:val="18"/>
                            <w:szCs w:val="18"/>
                          </w:rPr>
                          <w:t>]).</w:t>
                        </w:r>
                        <w:proofErr w:type="gramStart"/>
                        <w:r w:rsidRPr="00CE2078">
                          <w:rPr>
                            <w:sz w:val="18"/>
                            <w:szCs w:val="18"/>
                          </w:rPr>
                          <w:t>show(</w:t>
                        </w:r>
                        <w:proofErr w:type="gramEnd"/>
                        <w:r w:rsidRPr="00CE2078">
                          <w:rPr>
                            <w:sz w:val="18"/>
                            <w:szCs w:val="18"/>
                          </w:rPr>
                          <w:t>block);</w:t>
                        </w:r>
                      </w:p>
                    </w:txbxContent>
                  </v:textbox>
                </v:shape>
                <v:shape id="AutoShape 697" o:spid="_x0000_s1493" type="#_x0000_t62" style="position:absolute;left:13716;top:1089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41cUA&#10;AADcAAAADwAAAGRycy9kb3ducmV2LnhtbESPzWrDMBCE74G8g9hAbonUBkLjRjataXACPTQ/9LxY&#10;W9vUWhlLdZy3jwqFHoeZ+YbZZqNtxUC9bxxreFgqEMSlMw1XGi7n3eIJhA/IBlvHpOFGHrJ0Otli&#10;YtyVjzScQiUihH2CGuoQukRKX9Zk0S9dRxy9L9dbDFH2lTQ9XiPctvJRqbW02HBcqLGjvKby+/Rj&#10;NXzsVDHYY5XL8+GtUO9F87l6zbWez8aXZxCBxvAf/mvvjYa12sDvmXgEZH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LjVxQAAANwAAAAPAAAAAAAAAAAAAAAAAJgCAABkcnMv&#10;ZG93bnJldi54bWxQSwUGAAAAAAQABAD1AAAAigMAAAAA&#10;" adj="26190,17100" fillcolor="#ff9">
                  <v:textbox inset="0,0,0,0">
                    <w:txbxContent>
                      <w:p w:rsidR="0023747D" w:rsidRPr="000E23E9" w:rsidRDefault="0023747D" w:rsidP="00375F9C">
                        <w:pPr>
                          <w:rPr>
                            <w:szCs w:val="18"/>
                          </w:rPr>
                        </w:pPr>
                        <w:r>
                          <w:rPr>
                            <w:szCs w:val="18"/>
                          </w:rPr>
                          <w:t>C</w:t>
                        </w:r>
                        <w:r>
                          <w:rPr>
                            <w:rFonts w:hint="eastAsia"/>
                            <w:szCs w:val="18"/>
                          </w:rPr>
                          <w:t>ells data</w:t>
                        </w:r>
                      </w:p>
                    </w:txbxContent>
                  </v:textbox>
                </v:shape>
                <v:shape id="AutoShape 698" o:spid="_x0000_s1494" type="#_x0000_t62" style="position:absolute;left:20574;top:5943;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vj8EA&#10;AADcAAAADwAAAGRycy9kb3ducmV2LnhtbERPTWsCMRC9F/wPYQq91aweRLdGKVVpUQTrlp6HzXSz&#10;uJmEJNX135uD4PHxvufL3nbiTCG2jhWMhgUI4trplhsFP9XmdQoiJmSNnWNScKUIy8XgaY6ldhf+&#10;pvMxNSKHcCxRgUnJl1LG2pDFOHSeOHN/LlhMGYZG6oCXHG47OS6KibTYcm4w6OnDUH06/lsFcbb/&#10;XTnzeerGu11Av6789lAp9fLcv7+BSNSnh/ju/tIKJqM8P5/JR0A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Fb4/BAAAA3AAAAA8AAAAAAAAAAAAAAAAAmAIAAGRycy9kb3du&#10;cmV2LnhtbFBLBQYAAAAABAAEAPUAAACGAwAAAAA=&#10;" adj="26172,31846" fillcolor="#ff9">
                  <v:textbox inset="0,0,0,0">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v:textbox>
                </v:shape>
                <v:shape id="AutoShape 705" o:spid="_x0000_s1495" type="#_x0000_t62" style="position:absolute;left:16002;top:2971;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J0QsUA&#10;AADcAAAADwAAAGRycy9kb3ducmV2LnhtbESPQWvCQBSE70L/w/IKvekmHoJEVxFBqKU9mLZgbo/s&#10;MxuafRuyaxL/vVso9DjMzDfMZjfZVgzU+8axgnSRgCCunG64VvD1eZyvQPiArLF1TAru5GG3fZpt&#10;MNdu5DMNRahFhLDPUYEJocul9JUhi37hOuLoXV1vMUTZ11L3OEa4beUySTJpseG4YLCjg6Hqp7hZ&#10;BW+lXn4M2fkyHt5L/K5McTqWd6Venqf9GkSgKfyH/9qvWkGWpvB7Jh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nRCxQAAANwAAAAPAAAAAAAAAAAAAAAAAJgCAABkcnMv&#10;ZG93bnJldi54bWxQSwUGAAAAAAQABAD1AAAAigMAAAAA&#10;" adj="31815,22776" fillcolor="#ff9">
                  <v:textbox inset="0,0,0,0">
                    <w:txbxContent>
                      <w:p w:rsidR="0023747D" w:rsidRPr="000E23E9" w:rsidRDefault="0023747D" w:rsidP="00375F9C">
                        <w:pPr>
                          <w:rPr>
                            <w:szCs w:val="18"/>
                          </w:rPr>
                        </w:pPr>
                        <w:r>
                          <w:rPr>
                            <w:rFonts w:hint="eastAsia"/>
                            <w:szCs w:val="18"/>
                          </w:rPr>
                          <w:t>No row handler</w:t>
                        </w:r>
                      </w:p>
                    </w:txbxContent>
                  </v:textbox>
                </v:shape>
                <w10:anchorlock/>
              </v:group>
            </w:pict>
          </mc:Fallback>
        </mc:AlternateContent>
      </w:r>
    </w:p>
    <w:p w:rsidR="00375F9C" w:rsidRDefault="0024376F" w:rsidP="00375F9C">
      <w:r>
        <w:rPr>
          <w:noProof/>
        </w:rPr>
        <w:drawing>
          <wp:inline distT="0" distB="0" distL="0" distR="0" wp14:anchorId="79AD81CE" wp14:editId="1059C256">
            <wp:extent cx="1904762" cy="1895238"/>
            <wp:effectExtent l="0" t="0" r="635" b="0"/>
            <wp:docPr id="1212" name="图片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904762" cy="1895238"/>
                    </a:xfrm>
                    <a:prstGeom prst="rect">
                      <a:avLst/>
                    </a:prstGeom>
                  </pic:spPr>
                </pic:pic>
              </a:graphicData>
            </a:graphic>
          </wp:inline>
        </w:drawing>
      </w:r>
    </w:p>
    <w:p w:rsidR="00375F9C" w:rsidRDefault="00375F9C" w:rsidP="00E45D25">
      <w:pPr>
        <w:pStyle w:val="4"/>
        <w:numPr>
          <w:ilvl w:val="3"/>
          <w:numId w:val="17"/>
        </w:numPr>
      </w:pPr>
      <w:bookmarkStart w:id="118" w:name="_Toc453071753"/>
      <w:r>
        <w:rPr>
          <w:rFonts w:hint="eastAsia"/>
        </w:rPr>
        <w:lastRenderedPageBreak/>
        <w:t>Sets simplified</w:t>
      </w:r>
      <w:r w:rsidRPr="001E6D7D">
        <w:t xml:space="preserve"> format</w:t>
      </w:r>
      <w:bookmarkEnd w:id="118"/>
    </w:p>
    <w:p w:rsidR="00375F9C" w:rsidRDefault="005C781A" w:rsidP="00375F9C">
      <w:r>
        <w:rPr>
          <w:noProof/>
        </w:rPr>
        <mc:AlternateContent>
          <mc:Choice Requires="wpc">
            <w:drawing>
              <wp:inline distT="0" distB="0" distL="0" distR="0" wp14:anchorId="5E811284" wp14:editId="18B0316A">
                <wp:extent cx="5257800" cy="1188720"/>
                <wp:effectExtent l="9525" t="0" r="9525" b="1905"/>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Text Box 701"/>
                        <wps:cNvSpPr txBox="1">
                          <a:spLocks noChangeArrowheads="1"/>
                        </wps:cNvSpPr>
                        <wps:spPr bwMode="auto">
                          <a:xfrm>
                            <a:off x="0" y="48895"/>
                            <a:ext cx="5257800" cy="1065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rPr>
                                  <w:szCs w:val="18"/>
                                </w:rPr>
                              </w:pPr>
                              <w:r w:rsidRPr="00184C92">
                                <w:rPr>
                                  <w:sz w:val="18"/>
                                  <w:szCs w:val="18"/>
                                </w:rPr>
                                <w:t>.</w:t>
                              </w:r>
                              <w:proofErr w:type="gramStart"/>
                              <w:r w:rsidRPr="00184C92">
                                <w:rPr>
                                  <w:sz w:val="18"/>
                                  <w:szCs w:val="18"/>
                                </w:rPr>
                                <w:t>show(</w:t>
                              </w:r>
                              <w:proofErr w:type="gramEnd"/>
                              <w:r w:rsidRPr="00184C92">
                                <w:rPr>
                                  <w:sz w:val="18"/>
                                  <w:szCs w:val="18"/>
                                </w:rPr>
                                <w:t>block);</w:t>
                              </w:r>
                            </w:p>
                          </w:txbxContent>
                        </wps:txbx>
                        <wps:bodyPr rot="0" vert="horz" wrap="square" lIns="54000" tIns="46800" rIns="54000" bIns="45720" anchor="t" anchorCtr="0" upright="1">
                          <a:spAutoFit/>
                        </wps:bodyPr>
                      </wps:wsp>
                      <wps:wsp>
                        <wps:cNvPr id="670" name="AutoShape 706"/>
                        <wps:cNvSpPr>
                          <a:spLocks noChangeArrowheads="1"/>
                        </wps:cNvSpPr>
                        <wps:spPr bwMode="auto">
                          <a:xfrm flipH="1">
                            <a:off x="2286000" y="693420"/>
                            <a:ext cx="1600200" cy="198120"/>
                          </a:xfrm>
                          <a:prstGeom prst="wedgeRoundRectCallout">
                            <a:avLst>
                              <a:gd name="adj1" fmla="val 85356"/>
                              <a:gd name="adj2" fmla="val 189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Only value </w:t>
                              </w:r>
                              <w:r>
                                <w:rPr>
                                  <w:szCs w:val="18"/>
                                </w:rPr>
                                <w:t>input</w:t>
                              </w:r>
                            </w:p>
                          </w:txbxContent>
                        </wps:txbx>
                        <wps:bodyPr rot="0" vert="horz" wrap="square" lIns="0" tIns="0" rIns="0" bIns="0" anchor="t" anchorCtr="0" upright="1">
                          <a:noAutofit/>
                        </wps:bodyPr>
                      </wps:wsp>
                      <wps:wsp>
                        <wps:cNvPr id="671" name="AutoShape 629"/>
                        <wps:cNvSpPr>
                          <a:spLocks noChangeArrowheads="1"/>
                        </wps:cNvSpPr>
                        <wps:spPr bwMode="auto">
                          <a:xfrm flipH="1">
                            <a:off x="1943100" y="297180"/>
                            <a:ext cx="1600200" cy="198120"/>
                          </a:xfrm>
                          <a:prstGeom prst="wedgeRoundRectCallout">
                            <a:avLst>
                              <a:gd name="adj1" fmla="val 77023"/>
                              <a:gd name="adj2" fmla="val 118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Only id </w:t>
                              </w:r>
                              <w:r>
                                <w:rPr>
                                  <w:szCs w:val="18"/>
                                </w:rPr>
                                <w:t>input</w:t>
                              </w:r>
                            </w:p>
                          </w:txbxContent>
                        </wps:txbx>
                        <wps:bodyPr rot="0" vert="horz" wrap="square" lIns="0" tIns="0" rIns="0" bIns="0" anchor="t" anchorCtr="0" upright="1">
                          <a:noAutofit/>
                        </wps:bodyPr>
                      </wps:wsp>
                    </wpc:wpc>
                  </a:graphicData>
                </a:graphic>
              </wp:inline>
            </w:drawing>
          </mc:Choice>
          <mc:Fallback>
            <w:pict>
              <v:group id="画布 699" o:spid="_x0000_s1496" editas="canvas" style="width:414pt;height:93.6pt;mso-position-horizontal-relative:char;mso-position-vertical-relative:line" coordsize="52578,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">
                <v:shape id="_x0000_s1497" type="#_x0000_t75" style="position:absolute;width:52578;height:11887;visibility:visible;mso-wrap-style:square">
                  <v:fill o:detectmouseclick="t"/>
                  <v:path o:connecttype="none"/>
                </v:shape>
                <v:shape id="Text Box 701" o:spid="_x0000_s1498" type="#_x0000_t202" style="position:absolute;top:488;width:52578;height:1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mQ8MA&#10;AADcAAAADwAAAGRycy9kb3ducmV2LnhtbESPT4vCMBTE7wt+h/AEb2vqHop2jbKsSPcirP/uj+Zt&#10;U2xeShJr/fZGWPA4zMxvmOV6sK3oyYfGsYLZNANBXDndcK3gdNy+z0GEiKyxdUwK7hRgvRq9LbHQ&#10;7sZ76g+xFgnCoUAFJsaukDJUhiyGqeuIk/fnvMWYpK+l9nhLcNvKjyzLpcWG04LBjr4NVZfD1Sqo&#10;LpthUzZn4/urnf/qRXnf5aVSk/Hw9Qki0hBf4f/2j1aQ5wt4nk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mQ8MAAADcAAAADwAAAAAAAAAAAAAAAACYAgAAZHJzL2Rv&#10;d25yZXYueG1sUEsFBgAAAAAEAAQA9QAAAIgDA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rPr>
                            <w:szCs w:val="18"/>
                          </w:rPr>
                        </w:pPr>
                        <w:r w:rsidRPr="00184C92">
                          <w:rPr>
                            <w:sz w:val="18"/>
                            <w:szCs w:val="18"/>
                          </w:rPr>
                          <w:t>.</w:t>
                        </w:r>
                        <w:proofErr w:type="gramStart"/>
                        <w:r w:rsidRPr="00184C92">
                          <w:rPr>
                            <w:sz w:val="18"/>
                            <w:szCs w:val="18"/>
                          </w:rPr>
                          <w:t>show(</w:t>
                        </w:r>
                        <w:proofErr w:type="gramEnd"/>
                        <w:r w:rsidRPr="00184C92">
                          <w:rPr>
                            <w:sz w:val="18"/>
                            <w:szCs w:val="18"/>
                          </w:rPr>
                          <w:t>block);</w:t>
                        </w:r>
                      </w:p>
                    </w:txbxContent>
                  </v:textbox>
                </v:shape>
                <v:shape id="AutoShape 706" o:spid="_x0000_s1499" type="#_x0000_t62" style="position:absolute;left:22860;top:6934;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i6MIA&#10;AADcAAAADwAAAGRycy9kb3ducmV2LnhtbERPyWrDMBC9F/IPYgK9NXJzSIwTJZiCQyiYtGlDr4M1&#10;sUytkbFUL39fHQo9Pt6+P062FQP1vnGs4HmVgCCunG64VvD5UTylIHxA1tg6JgUzeTgeFg97zLQb&#10;+Z2Ga6hFDGGfoQITQpdJ6StDFv3KdcSRu7veYoiwr6XucYzhtpXrJNlIiw3HBoMdvRiqvq8/VkF6&#10;Ly8yL7i4vZWzPL/mp6/SWKUel1O+AxFoCv/iP/dZK9hs4/x4Jh4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LowgAAANwAAAAPAAAAAAAAAAAAAAAAAJgCAABkcnMvZG93&#10;bnJldi54bWxQSwUGAAAAAAQABAD1AAAAhwMAAAAA&#10;" adj="29237,14884" fillcolor="#ff9">
                  <v:textbox inset="0,0,0,0">
                    <w:txbxContent>
                      <w:p w:rsidR="0023747D" w:rsidRPr="000E23E9" w:rsidRDefault="0023747D" w:rsidP="00375F9C">
                        <w:pPr>
                          <w:rPr>
                            <w:szCs w:val="18"/>
                          </w:rPr>
                        </w:pPr>
                        <w:r>
                          <w:rPr>
                            <w:rFonts w:hint="eastAsia"/>
                            <w:szCs w:val="18"/>
                          </w:rPr>
                          <w:t xml:space="preserve">Only value </w:t>
                        </w:r>
                        <w:r>
                          <w:rPr>
                            <w:szCs w:val="18"/>
                          </w:rPr>
                          <w:t>input</w:t>
                        </w:r>
                      </w:p>
                    </w:txbxContent>
                  </v:textbox>
                </v:shape>
                <v:shape id="AutoShape 629" o:spid="_x0000_s1500" type="#_x0000_t62" style="position:absolute;left:19431;top:2971;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ynsUA&#10;AADcAAAADwAAAGRycy9kb3ducmV2LnhtbESPQWvCQBSE74X+h+UVvNWNilpSVxFFUBoRY6HXR/Y1&#10;G5p9G7Krif/eLRR6HGbmG2ax6m0tbtT6yrGC0TABQVw4XXGp4POye30D4QOyxtoxKbiTh9Xy+WmB&#10;qXYdn+mWh1JECPsUFZgQmlRKXxiy6IeuIY7et2sthijbUuoWuwi3tRwnyUxarDguGGxoY6j4ya9W&#10;QbfJ9tlF37cmzz5O4+lh4o+7L6UGL/36HUSgPvyH/9p7rWA2H8HvmX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DKexQAAANwAAAAPAAAAAAAAAAAAAAAAAJgCAABkcnMv&#10;ZG93bnJldi54bWxQSwUGAAAAAAQABAD1AAAAigMAAAAA&#10;" adj="27437,36346" fillcolor="#ff9">
                  <v:textbox inset="0,0,0,0">
                    <w:txbxContent>
                      <w:p w:rsidR="0023747D" w:rsidRPr="000E23E9" w:rsidRDefault="0023747D" w:rsidP="00375F9C">
                        <w:pPr>
                          <w:rPr>
                            <w:szCs w:val="18"/>
                          </w:rPr>
                        </w:pPr>
                        <w:r>
                          <w:rPr>
                            <w:rFonts w:hint="eastAsia"/>
                            <w:szCs w:val="18"/>
                          </w:rPr>
                          <w:t xml:space="preserve">Only id </w:t>
                        </w:r>
                        <w:r>
                          <w:rPr>
                            <w:szCs w:val="18"/>
                          </w:rPr>
                          <w:t>input</w:t>
                        </w:r>
                      </w:p>
                    </w:txbxContent>
                  </v:textbox>
                </v:shape>
                <w10:anchorlock/>
              </v:group>
            </w:pict>
          </mc:Fallback>
        </mc:AlternateContent>
      </w:r>
    </w:p>
    <w:p w:rsidR="00375F9C" w:rsidRDefault="00375F9C" w:rsidP="00E45D25">
      <w:pPr>
        <w:pStyle w:val="3"/>
        <w:numPr>
          <w:ilvl w:val="2"/>
          <w:numId w:val="17"/>
        </w:numPr>
      </w:pPr>
      <w:bookmarkStart w:id="119" w:name="_Toc453071754"/>
      <w:r>
        <w:rPr>
          <w:rFonts w:hint="eastAsia"/>
        </w:rPr>
        <w:t>getHeader</w:t>
      </w:r>
      <w:bookmarkEnd w:id="119"/>
    </w:p>
    <w:p w:rsidR="00375F9C" w:rsidRDefault="00375F9C" w:rsidP="00375F9C">
      <w:r>
        <w:rPr>
          <w:rFonts w:hint="eastAsia"/>
        </w:rPr>
        <w:t>Calls getHeader function to return the header data. There are three format,</w:t>
      </w:r>
    </w:p>
    <w:p w:rsidR="00375F9C" w:rsidRDefault="00375F9C" w:rsidP="00E45D25">
      <w:pPr>
        <w:numPr>
          <w:ilvl w:val="0"/>
          <w:numId w:val="6"/>
        </w:numPr>
      </w:pPr>
      <w:r>
        <w:rPr>
          <w:rFonts w:hint="eastAsia"/>
        </w:rPr>
        <w:t>getHeader(): returns memory data;</w:t>
      </w:r>
    </w:p>
    <w:p w:rsidR="00375F9C" w:rsidRDefault="00375F9C" w:rsidP="00E45D25">
      <w:pPr>
        <w:numPr>
          <w:ilvl w:val="0"/>
          <w:numId w:val="6"/>
        </w:numPr>
      </w:pPr>
      <w:r w:rsidRPr="00267760">
        <w:rPr>
          <w:rFonts w:hint="eastAsia"/>
        </w:rPr>
        <w:t>getHeader(</w:t>
      </w:r>
      <w:r w:rsidRPr="00267760">
        <w:rPr>
          <w:color w:val="FF00FF"/>
        </w:rPr>
        <w:t>"</w:t>
      </w:r>
      <w:r w:rsidRPr="00267760">
        <w:rPr>
          <w:rFonts w:hint="eastAsia"/>
          <w:color w:val="FF00FF"/>
        </w:rPr>
        <w:t>data</w:t>
      </w:r>
      <w:r w:rsidRPr="00267760">
        <w:rPr>
          <w:color w:val="FF00FF"/>
        </w:rPr>
        <w:t>"</w:t>
      </w:r>
      <w:r w:rsidRPr="00267760">
        <w:rPr>
          <w:rFonts w:hint="eastAsia"/>
        </w:rPr>
        <w:t>)</w:t>
      </w:r>
      <w:r>
        <w:rPr>
          <w:rFonts w:hint="eastAsia"/>
        </w:rPr>
        <w:t>: returns the standard format data;</w:t>
      </w:r>
    </w:p>
    <w:p w:rsidR="00375F9C" w:rsidRDefault="00375F9C" w:rsidP="00E45D25">
      <w:pPr>
        <w:numPr>
          <w:ilvl w:val="0"/>
          <w:numId w:val="6"/>
        </w:numPr>
      </w:pPr>
      <w:r w:rsidRPr="00267760">
        <w:rPr>
          <w:rFonts w:hint="eastAsia"/>
        </w:rPr>
        <w:t>getHeader(</w:t>
      </w:r>
      <w:r w:rsidRPr="00267760">
        <w:rPr>
          <w:color w:val="FF00FF"/>
        </w:rPr>
        <w:t>"</w:t>
      </w:r>
      <w:r w:rsidRPr="00267760">
        <w:rPr>
          <w:rFonts w:hint="eastAsia"/>
          <w:color w:val="FF00FF"/>
        </w:rPr>
        <w:t>min</w:t>
      </w:r>
      <w:r w:rsidRPr="00267760">
        <w:rPr>
          <w:color w:val="FF00FF"/>
        </w:rPr>
        <w:t>"</w:t>
      </w:r>
      <w:r w:rsidRPr="00267760">
        <w:rPr>
          <w:rFonts w:hint="eastAsia"/>
        </w:rPr>
        <w:t>)</w:t>
      </w:r>
      <w:r>
        <w:rPr>
          <w:rFonts w:hint="eastAsia"/>
        </w:rPr>
        <w:t>: returns the simplified format data;</w:t>
      </w:r>
    </w:p>
    <w:p w:rsidR="00375F9C" w:rsidRDefault="005C781A" w:rsidP="00375F9C">
      <w:r>
        <w:rPr>
          <w:noProof/>
        </w:rPr>
        <mc:AlternateContent>
          <mc:Choice Requires="wpc">
            <w:drawing>
              <wp:inline distT="0" distB="0" distL="0" distR="0" wp14:anchorId="3A6472B8" wp14:editId="3A91D410">
                <wp:extent cx="5257800" cy="1708785"/>
                <wp:effectExtent l="9525" t="0" r="9525" b="15240"/>
                <wp:docPr id="707" name="画布 7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7" name="Text Box 709"/>
                        <wps:cNvSpPr txBox="1">
                          <a:spLocks noChangeArrowheads="1"/>
                        </wps:cNvSpPr>
                        <wps:spPr bwMode="auto">
                          <a:xfrm>
                            <a:off x="0" y="48895"/>
                            <a:ext cx="5257800" cy="1659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Default="0024376F" w:rsidP="00375F9C">
                              <w:pPr>
                                <w:rPr>
                                  <w:sz w:val="18"/>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Pr>
                                  <w:rFonts w:hint="eastAsia"/>
                                  <w:sz w:val="18"/>
                                  <w:szCs w:val="18"/>
                                </w:rPr>
                                <w:t>);</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Pr="00267760" w:rsidRDefault="0024376F" w:rsidP="00375F9C">
                              <w:pPr>
                                <w:rPr>
                                  <w:szCs w:val="18"/>
                                  <w:lang w:val="sv-SE"/>
                                </w:rPr>
                              </w:pPr>
                              <w:r>
                                <w:rPr>
                                  <w:rFonts w:hint="eastAsia"/>
                                  <w:sz w:val="18"/>
                                  <w:szCs w:val="18"/>
                                  <w:lang w:val="sv-SE"/>
                                </w:rPr>
                                <w:t>xui</w:t>
                              </w:r>
                              <w:r w:rsidR="0023747D" w:rsidRPr="00267760">
                                <w:rPr>
                                  <w:rFonts w:hint="eastAsia"/>
                                  <w:sz w:val="18"/>
                                  <w:szCs w:val="18"/>
                                  <w:lang w:val="sv-SE"/>
                                </w:rPr>
                                <w:t>.log(</w:t>
                              </w:r>
                              <w:r w:rsidR="0023747D" w:rsidRPr="00267760">
                                <w:rPr>
                                  <w:sz w:val="18"/>
                                  <w:szCs w:val="18"/>
                                  <w:lang w:val="sv-SE"/>
                                </w:rPr>
                                <w:t>tg.getHeader(</w:t>
                              </w:r>
                              <w:r w:rsidR="0023747D" w:rsidRPr="00267760">
                                <w:rPr>
                                  <w:rFonts w:hint="eastAsia"/>
                                  <w:color w:val="FF00FF"/>
                                  <w:sz w:val="18"/>
                                  <w:szCs w:val="18"/>
                                  <w:lang w:val="sv-SE"/>
                                </w:rPr>
                                <w:t>"min"</w:t>
                              </w:r>
                              <w:r w:rsidR="0023747D" w:rsidRPr="00267760">
                                <w:rPr>
                                  <w:sz w:val="18"/>
                                  <w:szCs w:val="18"/>
                                  <w:lang w:val="sv-SE"/>
                                </w:rPr>
                                <w:t>)</w:t>
                              </w:r>
                              <w:r w:rsidR="0023747D" w:rsidRPr="00267760">
                                <w:rPr>
                                  <w:rFonts w:hint="eastAsia"/>
                                  <w:sz w:val="18"/>
                                  <w:szCs w:val="18"/>
                                  <w:lang w:val="sv-SE"/>
                                </w:rPr>
                                <w:t>);</w:t>
                              </w:r>
                            </w:p>
                          </w:txbxContent>
                        </wps:txbx>
                        <wps:bodyPr rot="0" vert="horz" wrap="square" lIns="54000" tIns="46800" rIns="54000" bIns="45720" anchor="t" anchorCtr="0" upright="1">
                          <a:spAutoFit/>
                        </wps:bodyPr>
                      </wps:wsp>
                      <wps:wsp>
                        <wps:cNvPr id="668" name="AutoShape 710"/>
                        <wps:cNvSpPr>
                          <a:spLocks noChangeArrowheads="1"/>
                        </wps:cNvSpPr>
                        <wps:spPr bwMode="auto">
                          <a:xfrm flipH="1">
                            <a:off x="1943100" y="693420"/>
                            <a:ext cx="2057400" cy="198120"/>
                          </a:xfrm>
                          <a:prstGeom prst="wedgeRoundRectCallout">
                            <a:avLst>
                              <a:gd name="adj1" fmla="val 83981"/>
                              <a:gd name="adj2" fmla="val 1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Comparing these three formats</w:t>
                              </w:r>
                            </w:p>
                          </w:txbxContent>
                        </wps:txbx>
                        <wps:bodyPr rot="0" vert="horz" wrap="square" lIns="0" tIns="0" rIns="0" bIns="0" anchor="t" anchorCtr="0" upright="1">
                          <a:noAutofit/>
                        </wps:bodyPr>
                      </wps:wsp>
                    </wpc:wpc>
                  </a:graphicData>
                </a:graphic>
              </wp:inline>
            </w:drawing>
          </mc:Choice>
          <mc:Fallback>
            <w:pict>
              <v:group id="画布 707" o:spid="_x0000_s1501" editas="canvas" style="width:414pt;height:134.55pt;mso-position-horizontal-relative:char;mso-position-vertical-relative:line" coordsize="52578,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">
                <v:shape id="_x0000_s1502" type="#_x0000_t75" style="position:absolute;width:52578;height:17087;visibility:visible;mso-wrap-style:square">
                  <v:fill o:detectmouseclick="t"/>
                  <v:path o:connecttype="none"/>
                </v:shape>
                <v:shape id="Text Box 709" o:spid="_x0000_s1503" type="#_x0000_t202" style="position:absolute;top:488;width:52578;height:16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XqsQA&#10;AADcAAAADwAAAGRycy9kb3ducmV2LnhtbESPwWrDMBBE74H8g9hAb4mcHtzUjWJKQnEvhSZp74u1&#10;tYytlZEUx/n7qlDIcZiZN8y2nGwvRvKhdaxgvcpAENdOt9wo+Dq/LTcgQkTW2DsmBTcKUO7msy0W&#10;2l35SOMpNiJBOBSowMQ4FFKG2pDFsHIDcfJ+nLcYk/SN1B6vCW57+ZhlubTYclowONDeUN2dLlZB&#10;3R2mQ9V+Gz9e7OZTP1e3j7xS6mExvb6AiDTFe/i//a4V5PkT/J1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V6r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Default="0024376F" w:rsidP="00375F9C">
                        <w:pPr>
                          <w:rPr>
                            <w:sz w:val="18"/>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Pr>
                            <w:rFonts w:hint="eastAsia"/>
                            <w:sz w:val="18"/>
                            <w:szCs w:val="18"/>
                          </w:rPr>
                          <w:t>);</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Pr="00267760" w:rsidRDefault="0024376F" w:rsidP="00375F9C">
                        <w:pPr>
                          <w:rPr>
                            <w:szCs w:val="18"/>
                            <w:lang w:val="sv-SE"/>
                          </w:rPr>
                        </w:pPr>
                        <w:r>
                          <w:rPr>
                            <w:rFonts w:hint="eastAsia"/>
                            <w:sz w:val="18"/>
                            <w:szCs w:val="18"/>
                            <w:lang w:val="sv-SE"/>
                          </w:rPr>
                          <w:t>xui</w:t>
                        </w:r>
                        <w:r w:rsidR="0023747D" w:rsidRPr="00267760">
                          <w:rPr>
                            <w:rFonts w:hint="eastAsia"/>
                            <w:sz w:val="18"/>
                            <w:szCs w:val="18"/>
                            <w:lang w:val="sv-SE"/>
                          </w:rPr>
                          <w:t>.log(</w:t>
                        </w:r>
                        <w:r w:rsidR="0023747D" w:rsidRPr="00267760">
                          <w:rPr>
                            <w:sz w:val="18"/>
                            <w:szCs w:val="18"/>
                            <w:lang w:val="sv-SE"/>
                          </w:rPr>
                          <w:t>tg.getHeader(</w:t>
                        </w:r>
                        <w:r w:rsidR="0023747D" w:rsidRPr="00267760">
                          <w:rPr>
                            <w:rFonts w:hint="eastAsia"/>
                            <w:color w:val="FF00FF"/>
                            <w:sz w:val="18"/>
                            <w:szCs w:val="18"/>
                            <w:lang w:val="sv-SE"/>
                          </w:rPr>
                          <w:t>"min"</w:t>
                        </w:r>
                        <w:r w:rsidR="0023747D" w:rsidRPr="00267760">
                          <w:rPr>
                            <w:sz w:val="18"/>
                            <w:szCs w:val="18"/>
                            <w:lang w:val="sv-SE"/>
                          </w:rPr>
                          <w:t>)</w:t>
                        </w:r>
                        <w:r w:rsidR="0023747D" w:rsidRPr="00267760">
                          <w:rPr>
                            <w:rFonts w:hint="eastAsia"/>
                            <w:sz w:val="18"/>
                            <w:szCs w:val="18"/>
                            <w:lang w:val="sv-SE"/>
                          </w:rPr>
                          <w:t>);</w:t>
                        </w:r>
                      </w:p>
                    </w:txbxContent>
                  </v:textbox>
                </v:shape>
                <v:shape id="AutoShape 710" o:spid="_x0000_s1504" type="#_x0000_t62" style="position:absolute;left:19431;top:6934;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fRsMA&#10;AADcAAAADwAAAGRycy9kb3ducmV2LnhtbERPy2rCQBTdF/oPwy24q5NWSG3qKKXiA3FjKgF3l8xt&#10;Jpi5EzJjjH/vLIQuD+c9Wwy2ET11vnas4G2cgCAuna65UnD8Xb1OQfiArLFxTApu5GExf36aYabd&#10;lQ/U56ESMYR9hgpMCG0mpS8NWfRj1xJH7s91FkOEXSV1h9cYbhv5niSptFhzbDDY0o+h8pxfrIKk&#10;Xxacb4qw/iis2e72k9P5c6LU6GX4/gIRaAj/4od7qxWkaV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NfRsMAAADcAAAADwAAAAAAAAAAAAAAAACYAgAAZHJzL2Rv&#10;d25yZXYueG1sUEsFBgAAAAAEAAQA9QAAAIgDAAAAAA==&#10;" adj="28940,52130" fillcolor="#ff9">
                  <v:textbox inset="0,0,0,0">
                    <w:txbxContent>
                      <w:p w:rsidR="0023747D" w:rsidRPr="004E37D5" w:rsidRDefault="0023747D" w:rsidP="00375F9C">
                        <w:pPr>
                          <w:rPr>
                            <w:szCs w:val="18"/>
                          </w:rPr>
                        </w:pPr>
                        <w:r w:rsidRPr="004E37D5">
                          <w:rPr>
                            <w:szCs w:val="18"/>
                          </w:rPr>
                          <w:t>Comparing these three formats</w:t>
                        </w:r>
                      </w:p>
                    </w:txbxContent>
                  </v:textbox>
                </v:shape>
                <w10:anchorlock/>
              </v:group>
            </w:pict>
          </mc:Fallback>
        </mc:AlternateContent>
      </w:r>
    </w:p>
    <w:p w:rsidR="00375F9C" w:rsidRPr="00F20B77" w:rsidRDefault="005C781A" w:rsidP="00375F9C">
      <w:pPr>
        <w:ind w:left="420"/>
      </w:pPr>
      <w:r>
        <w:rPr>
          <w:rFonts w:hint="eastAsia"/>
          <w:noProof/>
        </w:rPr>
        <w:drawing>
          <wp:inline distT="0" distB="0" distL="0" distR="0" wp14:anchorId="07812DC7" wp14:editId="01C5D51B">
            <wp:extent cx="2962275" cy="33623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62275" cy="3362325"/>
                    </a:xfrm>
                    <a:prstGeom prst="rect">
                      <a:avLst/>
                    </a:prstGeom>
                    <a:noFill/>
                    <a:ln>
                      <a:noFill/>
                    </a:ln>
                  </pic:spPr>
                </pic:pic>
              </a:graphicData>
            </a:graphic>
          </wp:inline>
        </w:drawing>
      </w:r>
    </w:p>
    <w:p w:rsidR="00375F9C" w:rsidRPr="00EE3591" w:rsidRDefault="00375F9C" w:rsidP="00E45D25">
      <w:pPr>
        <w:pStyle w:val="3"/>
        <w:numPr>
          <w:ilvl w:val="2"/>
          <w:numId w:val="17"/>
        </w:numPr>
      </w:pPr>
      <w:bookmarkStart w:id="120" w:name="_Toc453071755"/>
      <w:r>
        <w:rPr>
          <w:rFonts w:hint="eastAsia"/>
        </w:rPr>
        <w:lastRenderedPageBreak/>
        <w:t>getRows</w:t>
      </w:r>
      <w:bookmarkEnd w:id="120"/>
      <w:r w:rsidRPr="00EE3591">
        <w:rPr>
          <w:rFonts w:hint="eastAsia"/>
        </w:rPr>
        <w:t xml:space="preserve"> </w:t>
      </w:r>
    </w:p>
    <w:p w:rsidR="00375F9C" w:rsidRDefault="00375F9C" w:rsidP="00375F9C">
      <w:r>
        <w:rPr>
          <w:rFonts w:hint="eastAsia"/>
        </w:rPr>
        <w:t xml:space="preserve">Calls getRows function to return the rows data. </w:t>
      </w:r>
      <w:r w:rsidRPr="004E37D5">
        <w:t>Similarly,</w:t>
      </w:r>
      <w:r>
        <w:rPr>
          <w:rFonts w:hint="eastAsia"/>
        </w:rPr>
        <w:t xml:space="preserve"> there are three format,</w:t>
      </w:r>
    </w:p>
    <w:p w:rsidR="00375F9C" w:rsidRDefault="00375F9C" w:rsidP="00E45D25">
      <w:pPr>
        <w:numPr>
          <w:ilvl w:val="0"/>
          <w:numId w:val="6"/>
        </w:numPr>
      </w:pPr>
      <w:r>
        <w:rPr>
          <w:rFonts w:hint="eastAsia"/>
        </w:rPr>
        <w:t>getRows (): returns memory data;</w:t>
      </w:r>
    </w:p>
    <w:p w:rsidR="00375F9C" w:rsidRDefault="00375F9C" w:rsidP="00E45D25">
      <w:pPr>
        <w:numPr>
          <w:ilvl w:val="0"/>
          <w:numId w:val="6"/>
        </w:numPr>
      </w:pPr>
      <w:r>
        <w:rPr>
          <w:rFonts w:hint="eastAsia"/>
        </w:rPr>
        <w:t>getRows</w:t>
      </w:r>
      <w:r w:rsidRPr="00267760">
        <w:rPr>
          <w:rFonts w:hint="eastAsia"/>
        </w:rPr>
        <w:t xml:space="preserve"> (</w:t>
      </w:r>
      <w:r w:rsidRPr="00267760">
        <w:rPr>
          <w:color w:val="FF00FF"/>
        </w:rPr>
        <w:t>"</w:t>
      </w:r>
      <w:r w:rsidRPr="00267760">
        <w:rPr>
          <w:rFonts w:hint="eastAsia"/>
          <w:color w:val="FF00FF"/>
        </w:rPr>
        <w:t>data</w:t>
      </w:r>
      <w:r w:rsidRPr="00267760">
        <w:rPr>
          <w:color w:val="FF00FF"/>
        </w:rPr>
        <w:t>"</w:t>
      </w:r>
      <w:r w:rsidRPr="00267760">
        <w:rPr>
          <w:rFonts w:hint="eastAsia"/>
        </w:rPr>
        <w:t>)</w:t>
      </w:r>
      <w:r>
        <w:rPr>
          <w:rFonts w:hint="eastAsia"/>
        </w:rPr>
        <w:t>: returns the standard format data;</w:t>
      </w:r>
    </w:p>
    <w:p w:rsidR="00375F9C" w:rsidRDefault="00375F9C" w:rsidP="00E45D25">
      <w:pPr>
        <w:numPr>
          <w:ilvl w:val="0"/>
          <w:numId w:val="6"/>
        </w:numPr>
      </w:pPr>
      <w:r>
        <w:rPr>
          <w:rFonts w:hint="eastAsia"/>
        </w:rPr>
        <w:t>getRows</w:t>
      </w:r>
      <w:r w:rsidRPr="00267760">
        <w:rPr>
          <w:rFonts w:hint="eastAsia"/>
        </w:rPr>
        <w:t xml:space="preserve"> (</w:t>
      </w:r>
      <w:r w:rsidRPr="00267760">
        <w:rPr>
          <w:color w:val="FF00FF"/>
        </w:rPr>
        <w:t>"</w:t>
      </w:r>
      <w:r w:rsidRPr="00267760">
        <w:rPr>
          <w:rFonts w:hint="eastAsia"/>
          <w:color w:val="FF00FF"/>
        </w:rPr>
        <w:t>min</w:t>
      </w:r>
      <w:r w:rsidRPr="00267760">
        <w:rPr>
          <w:color w:val="FF00FF"/>
        </w:rPr>
        <w:t>"</w:t>
      </w:r>
      <w:r w:rsidRPr="00267760">
        <w:rPr>
          <w:rFonts w:hint="eastAsia"/>
        </w:rPr>
        <w:t>)</w:t>
      </w:r>
      <w:r>
        <w:rPr>
          <w:rFonts w:hint="eastAsia"/>
        </w:rPr>
        <w:t>: returns the simplified format data;</w:t>
      </w:r>
    </w:p>
    <w:p w:rsidR="00375F9C" w:rsidRDefault="005C781A" w:rsidP="00375F9C">
      <w:r>
        <w:rPr>
          <w:noProof/>
        </w:rPr>
        <mc:AlternateContent>
          <mc:Choice Requires="wpc">
            <w:drawing>
              <wp:inline distT="0" distB="0" distL="0" distR="0" wp14:anchorId="1D8D2DEC" wp14:editId="4C278AA8">
                <wp:extent cx="5257800" cy="1708785"/>
                <wp:effectExtent l="9525" t="0" r="9525" b="15240"/>
                <wp:docPr id="711" name="画布 7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3" name="Text Box 713"/>
                        <wps:cNvSpPr txBox="1">
                          <a:spLocks noChangeArrowheads="1"/>
                        </wps:cNvSpPr>
                        <wps:spPr bwMode="auto">
                          <a:xfrm>
                            <a:off x="0" y="48895"/>
                            <a:ext cx="5257800" cy="1659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w:t>
                              </w:r>
                              <w:r w:rsidR="0023747D">
                                <w:rPr>
                                  <w:rFonts w:hint="eastAsia"/>
                                  <w:sz w:val="18"/>
                                  <w:szCs w:val="18"/>
                                </w:rPr>
                                <w:t>Rows</w:t>
                              </w:r>
                              <w:r w:rsidR="0023747D">
                                <w:rPr>
                                  <w:sz w:val="18"/>
                                  <w:szCs w:val="18"/>
                                </w:rPr>
                                <w:t>(</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Default="0024376F" w:rsidP="00375F9C">
                              <w:pPr>
                                <w:rPr>
                                  <w:sz w:val="18"/>
                                  <w:szCs w:val="18"/>
                                </w:rPr>
                              </w:pPr>
                              <w:proofErr w:type="gramStart"/>
                              <w:r>
                                <w:rPr>
                                  <w:rFonts w:hint="eastAsia"/>
                                  <w:sz w:val="18"/>
                                  <w:szCs w:val="18"/>
                                </w:rPr>
                                <w:t>xui</w:t>
                              </w:r>
                              <w:r w:rsidR="0023747D" w:rsidRPr="00267760">
                                <w:rPr>
                                  <w:rFonts w:hint="eastAsia"/>
                                  <w:sz w:val="18"/>
                                  <w:szCs w:val="18"/>
                                </w:rPr>
                                <w:t>.log(</w:t>
                              </w:r>
                              <w:proofErr w:type="gramEnd"/>
                              <w:r w:rsidR="0023747D" w:rsidRPr="00267760">
                                <w:rPr>
                                  <w:sz w:val="18"/>
                                  <w:szCs w:val="18"/>
                                </w:rPr>
                                <w:t>tg.get</w:t>
                              </w:r>
                              <w:r w:rsidR="0023747D" w:rsidRPr="00267760">
                                <w:rPr>
                                  <w:rFonts w:hint="eastAsia"/>
                                  <w:sz w:val="18"/>
                                  <w:szCs w:val="18"/>
                                </w:rPr>
                                <w:t>Rows</w:t>
                              </w:r>
                              <w:r w:rsidR="0023747D" w:rsidRPr="00267760">
                                <w:rPr>
                                  <w:sz w:val="18"/>
                                  <w:szCs w:val="18"/>
                                </w:rPr>
                                <w:t>(</w:t>
                              </w:r>
                              <w:r w:rsidR="0023747D" w:rsidRPr="00267760">
                                <w:rPr>
                                  <w:rFonts w:hint="eastAsia"/>
                                  <w:color w:val="FF00FF"/>
                                  <w:sz w:val="18"/>
                                  <w:szCs w:val="18"/>
                                </w:rPr>
                                <w:t>"min"</w:t>
                              </w:r>
                              <w:r w:rsidR="0023747D" w:rsidRPr="00267760">
                                <w:rPr>
                                  <w:sz w:val="18"/>
                                  <w:szCs w:val="18"/>
                                </w:rPr>
                                <w:t>)</w:t>
                              </w:r>
                              <w:r w:rsidR="0023747D" w:rsidRPr="00267760">
                                <w:rPr>
                                  <w:rFonts w:hint="eastAsia"/>
                                  <w:sz w:val="18"/>
                                  <w:szCs w:val="18"/>
                                </w:rPr>
                                <w:t>);</w:t>
                              </w:r>
                            </w:p>
                            <w:p w:rsidR="0023747D" w:rsidRPr="00267760" w:rsidRDefault="0023747D" w:rsidP="00375F9C">
                              <w:pPr>
                                <w:rPr>
                                  <w:sz w:val="18"/>
                                  <w:szCs w:val="18"/>
                                </w:rPr>
                              </w:pPr>
                              <w:r>
                                <w:rPr>
                                  <w:rFonts w:hint="eastAsia"/>
                                  <w:sz w:val="18"/>
                                  <w:szCs w:val="18"/>
                                </w:rPr>
                                <w:t>//</w:t>
                              </w:r>
                              <w:proofErr w:type="gramStart"/>
                              <w:r>
                                <w:rPr>
                                  <w:rFonts w:hint="eastAsia"/>
                                  <w:sz w:val="18"/>
                                  <w:szCs w:val="18"/>
                                </w:rPr>
                                <w:t>console.log(</w:t>
                              </w:r>
                              <w:proofErr w:type="gramEnd"/>
                              <w:r>
                                <w:rPr>
                                  <w:sz w:val="18"/>
                                  <w:szCs w:val="18"/>
                                </w:rPr>
                                <w:t>tg.get</w:t>
                              </w:r>
                              <w:r>
                                <w:rPr>
                                  <w:rFonts w:hint="eastAsia"/>
                                  <w:sz w:val="18"/>
                                  <w:szCs w:val="18"/>
                                </w:rPr>
                                <w:t>Rows</w:t>
                              </w:r>
                              <w:r>
                                <w:rPr>
                                  <w:sz w:val="18"/>
                                  <w:szCs w:val="18"/>
                                </w:rPr>
                                <w:t>()</w:t>
                              </w:r>
                              <w:r>
                                <w:rPr>
                                  <w:rFonts w:hint="eastAsia"/>
                                  <w:sz w:val="18"/>
                                  <w:szCs w:val="18"/>
                                </w:rPr>
                                <w:t>);</w:t>
                              </w:r>
                            </w:p>
                          </w:txbxContent>
                        </wps:txbx>
                        <wps:bodyPr rot="0" vert="horz" wrap="square" lIns="54000" tIns="46800" rIns="54000" bIns="45720" anchor="t" anchorCtr="0" upright="1">
                          <a:spAutoFit/>
                        </wps:bodyPr>
                      </wps:wsp>
                      <wps:wsp>
                        <wps:cNvPr id="664" name="AutoShape 714"/>
                        <wps:cNvSpPr>
                          <a:spLocks noChangeArrowheads="1"/>
                        </wps:cNvSpPr>
                        <wps:spPr bwMode="auto">
                          <a:xfrm flipH="1">
                            <a:off x="1714500" y="495300"/>
                            <a:ext cx="2057400" cy="198120"/>
                          </a:xfrm>
                          <a:prstGeom prst="wedgeRoundRectCallout">
                            <a:avLst>
                              <a:gd name="adj1" fmla="val 72870"/>
                              <a:gd name="adj2" fmla="val 290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Comparing these three formats</w:t>
                              </w:r>
                            </w:p>
                            <w:p w:rsidR="0023747D" w:rsidRPr="004E37D5" w:rsidRDefault="0023747D" w:rsidP="00375F9C">
                              <w:pPr>
                                <w:rPr>
                                  <w:szCs w:val="18"/>
                                </w:rPr>
                              </w:pPr>
                            </w:p>
                          </w:txbxContent>
                        </wps:txbx>
                        <wps:bodyPr rot="0" vert="horz" wrap="square" lIns="0" tIns="0" rIns="0" bIns="0" anchor="t" anchorCtr="0" upright="1">
                          <a:noAutofit/>
                        </wps:bodyPr>
                      </wps:wsp>
                      <wps:wsp>
                        <wps:cNvPr id="665" name="AutoShape 715"/>
                        <wps:cNvSpPr>
                          <a:spLocks noChangeArrowheads="1"/>
                        </wps:cNvSpPr>
                        <wps:spPr bwMode="auto">
                          <a:xfrm flipH="1">
                            <a:off x="1485900" y="1089660"/>
                            <a:ext cx="2628900" cy="396240"/>
                          </a:xfrm>
                          <a:prstGeom prst="wedgeRoundRectCallout">
                            <a:avLst>
                              <a:gd name="adj1" fmla="val 53042"/>
                              <a:gd name="adj2" fmla="val 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There is circular reference in memory data, can‘t be directly serialized</w:t>
                              </w:r>
                            </w:p>
                          </w:txbxContent>
                        </wps:txbx>
                        <wps:bodyPr rot="0" vert="horz" wrap="square" lIns="0" tIns="0" rIns="0" bIns="0" anchor="t" anchorCtr="0" upright="1">
                          <a:noAutofit/>
                        </wps:bodyPr>
                      </wps:wsp>
                    </wpc:wpc>
                  </a:graphicData>
                </a:graphic>
              </wp:inline>
            </w:drawing>
          </mc:Choice>
          <mc:Fallback>
            <w:pict>
              <v:group id="画布 711" o:spid="_x0000_s1505" editas="canvas" style="width:414pt;height:134.55pt;mso-position-horizontal-relative:char;mso-position-vertical-relative:line" coordsize="52578,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">
                <v:shape id="_x0000_s1506" type="#_x0000_t75" style="position:absolute;width:52578;height:17087;visibility:visible;mso-wrap-style:square">
                  <v:fill o:detectmouseclick="t"/>
                  <v:path o:connecttype="none"/>
                </v:shape>
                <v:shape id="Text Box 713" o:spid="_x0000_s1507" type="#_x0000_t202" style="position:absolute;top:488;width:52578;height:16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JRqcQA&#10;AADcAAAADwAAAGRycy9kb3ducmV2LnhtbESPwWrDMBBE74X8g9hAb42cFkzqRjElobiXQJO098Xa&#10;WsbWykiK4/x9FSjkOMzMG2ZdTrYXI/nQOlawXGQgiGunW24UfJ8+nlYgQkTW2DsmBVcKUG5mD2ss&#10;tLvwgcZjbESCcChQgYlxKKQMtSGLYeEG4uT9Om8xJukbqT1eEtz28jnLcmmx5bRgcKCtobo7nq2C&#10;uttNu6r9MX4829WXfq2u+7xS6nE+vb+BiDTFe/i//akV5PkL3M6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SUan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w:t>
                        </w:r>
                        <w:r w:rsidR="0023747D">
                          <w:rPr>
                            <w:rFonts w:hint="eastAsia"/>
                            <w:sz w:val="18"/>
                            <w:szCs w:val="18"/>
                          </w:rPr>
                          <w:t>Rows</w:t>
                        </w:r>
                        <w:r w:rsidR="0023747D">
                          <w:rPr>
                            <w:sz w:val="18"/>
                            <w:szCs w:val="18"/>
                          </w:rPr>
                          <w:t>(</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Default="0024376F" w:rsidP="00375F9C">
                        <w:pPr>
                          <w:rPr>
                            <w:sz w:val="18"/>
                            <w:szCs w:val="18"/>
                          </w:rPr>
                        </w:pPr>
                        <w:proofErr w:type="gramStart"/>
                        <w:r>
                          <w:rPr>
                            <w:rFonts w:hint="eastAsia"/>
                            <w:sz w:val="18"/>
                            <w:szCs w:val="18"/>
                          </w:rPr>
                          <w:t>xui</w:t>
                        </w:r>
                        <w:r w:rsidR="0023747D" w:rsidRPr="00267760">
                          <w:rPr>
                            <w:rFonts w:hint="eastAsia"/>
                            <w:sz w:val="18"/>
                            <w:szCs w:val="18"/>
                          </w:rPr>
                          <w:t>.log(</w:t>
                        </w:r>
                        <w:proofErr w:type="gramEnd"/>
                        <w:r w:rsidR="0023747D" w:rsidRPr="00267760">
                          <w:rPr>
                            <w:sz w:val="18"/>
                            <w:szCs w:val="18"/>
                          </w:rPr>
                          <w:t>tg.get</w:t>
                        </w:r>
                        <w:r w:rsidR="0023747D" w:rsidRPr="00267760">
                          <w:rPr>
                            <w:rFonts w:hint="eastAsia"/>
                            <w:sz w:val="18"/>
                            <w:szCs w:val="18"/>
                          </w:rPr>
                          <w:t>Rows</w:t>
                        </w:r>
                        <w:r w:rsidR="0023747D" w:rsidRPr="00267760">
                          <w:rPr>
                            <w:sz w:val="18"/>
                            <w:szCs w:val="18"/>
                          </w:rPr>
                          <w:t>(</w:t>
                        </w:r>
                        <w:r w:rsidR="0023747D" w:rsidRPr="00267760">
                          <w:rPr>
                            <w:rFonts w:hint="eastAsia"/>
                            <w:color w:val="FF00FF"/>
                            <w:sz w:val="18"/>
                            <w:szCs w:val="18"/>
                          </w:rPr>
                          <w:t>"min"</w:t>
                        </w:r>
                        <w:r w:rsidR="0023747D" w:rsidRPr="00267760">
                          <w:rPr>
                            <w:sz w:val="18"/>
                            <w:szCs w:val="18"/>
                          </w:rPr>
                          <w:t>)</w:t>
                        </w:r>
                        <w:r w:rsidR="0023747D" w:rsidRPr="00267760">
                          <w:rPr>
                            <w:rFonts w:hint="eastAsia"/>
                            <w:sz w:val="18"/>
                            <w:szCs w:val="18"/>
                          </w:rPr>
                          <w:t>);</w:t>
                        </w:r>
                      </w:p>
                      <w:p w:rsidR="0023747D" w:rsidRPr="00267760" w:rsidRDefault="0023747D" w:rsidP="00375F9C">
                        <w:pPr>
                          <w:rPr>
                            <w:sz w:val="18"/>
                            <w:szCs w:val="18"/>
                          </w:rPr>
                        </w:pPr>
                        <w:r>
                          <w:rPr>
                            <w:rFonts w:hint="eastAsia"/>
                            <w:sz w:val="18"/>
                            <w:szCs w:val="18"/>
                          </w:rPr>
                          <w:t>//</w:t>
                        </w:r>
                        <w:proofErr w:type="gramStart"/>
                        <w:r>
                          <w:rPr>
                            <w:rFonts w:hint="eastAsia"/>
                            <w:sz w:val="18"/>
                            <w:szCs w:val="18"/>
                          </w:rPr>
                          <w:t>console.log(</w:t>
                        </w:r>
                        <w:proofErr w:type="gramEnd"/>
                        <w:r>
                          <w:rPr>
                            <w:sz w:val="18"/>
                            <w:szCs w:val="18"/>
                          </w:rPr>
                          <w:t>tg.get</w:t>
                        </w:r>
                        <w:r>
                          <w:rPr>
                            <w:rFonts w:hint="eastAsia"/>
                            <w:sz w:val="18"/>
                            <w:szCs w:val="18"/>
                          </w:rPr>
                          <w:t>Rows</w:t>
                        </w:r>
                        <w:r>
                          <w:rPr>
                            <w:sz w:val="18"/>
                            <w:szCs w:val="18"/>
                          </w:rPr>
                          <w:t>()</w:t>
                        </w:r>
                        <w:r>
                          <w:rPr>
                            <w:rFonts w:hint="eastAsia"/>
                            <w:sz w:val="18"/>
                            <w:szCs w:val="18"/>
                          </w:rPr>
                          <w:t>);</w:t>
                        </w:r>
                      </w:p>
                    </w:txbxContent>
                  </v:textbox>
                </v:shape>
                <v:shape id="AutoShape 714" o:spid="_x0000_s1508" type="#_x0000_t62" style="position:absolute;left:17145;top:4953;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ziSsIA&#10;AADcAAAADwAAAGRycy9kb3ducmV2LnhtbESPQWsCMRSE7wX/Q3iCt5q1yCqrUUQQvUmtqMfH5rlZ&#10;3LwsSequ/74pFHocZuYbZrnubSOe5EPtWMFknIEgLp2uuVJw/tq9z0GEiKyxcUwKXhRgvRq8LbHQ&#10;ruNPep5iJRKEQ4EKTIxtIWUoDVkMY9cSJ+/uvMWYpK+k9tgluG3kR5bl0mLNacFgS1tD5eP0bRW0&#10;M5p0bnp0D/2St7OZ7eXFX5UaDfvNAkSkPv6H/9oHrSDPp/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OJKwgAAANwAAAAPAAAAAAAAAAAAAAAAAJgCAABkcnMvZG93&#10;bnJldi54bWxQSwUGAAAAAAQABAD1AAAAhwMAAAAA&#10;" adj="26540,73592" fillcolor="#ff9">
                  <v:textbox inset="0,0,0,0">
                    <w:txbxContent>
                      <w:p w:rsidR="0023747D" w:rsidRPr="004E37D5" w:rsidRDefault="0023747D" w:rsidP="00375F9C">
                        <w:pPr>
                          <w:rPr>
                            <w:szCs w:val="18"/>
                          </w:rPr>
                        </w:pPr>
                        <w:r w:rsidRPr="004E37D5">
                          <w:rPr>
                            <w:szCs w:val="18"/>
                          </w:rPr>
                          <w:t>Comparing these three formats</w:t>
                        </w:r>
                      </w:p>
                      <w:p w:rsidR="0023747D" w:rsidRPr="004E37D5" w:rsidRDefault="0023747D" w:rsidP="00375F9C">
                        <w:pPr>
                          <w:rPr>
                            <w:szCs w:val="18"/>
                          </w:rPr>
                        </w:pPr>
                      </w:p>
                    </w:txbxContent>
                  </v:textbox>
                </v:shape>
                <v:shape id="AutoShape 715" o:spid="_x0000_s1509" type="#_x0000_t62" style="position:absolute;left:14859;top:10896;width:2628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pUMUA&#10;AADcAAAADwAAAGRycy9kb3ducmV2LnhtbESPT2vCQBTE7wW/w/KE3uomQkONriKCoD2U+gf0+Mg+&#10;k2D2bdhdY/Ltu4VCj8PM/IZZrHrTiI6cry0rSCcJCOLC6ppLBefT9u0DhA/IGhvLpGAgD6vl6GWB&#10;ubZPPlB3DKWIEPY5KqhCaHMpfVGRQT+xLXH0btYZDFG6UmqHzwg3jZwmSSYN1hwXKmxpU1FxPz6M&#10;gv2w6dLTtZ8NX4fv80W6LN3Sp1Kv4349BxGoD//hv/ZOK8iyd/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ylQxQAAANwAAAAPAAAAAAAAAAAAAAAAAJgCAABkcnMv&#10;ZG93bnJldi54bWxQSwUGAAAAAAQABAD1AAAAigMAAAAA&#10;" adj="22257,27069" fillcolor="#ff9">
                  <v:textbox inset="0,0,0,0">
                    <w:txbxContent>
                      <w:p w:rsidR="0023747D" w:rsidRPr="004E37D5" w:rsidRDefault="0023747D" w:rsidP="00375F9C">
                        <w:pPr>
                          <w:rPr>
                            <w:szCs w:val="18"/>
                          </w:rPr>
                        </w:pPr>
                        <w:r w:rsidRPr="004E37D5">
                          <w:rPr>
                            <w:szCs w:val="18"/>
                          </w:rPr>
                          <w:t>There is circular reference in memory data, can‘t be directly serialized</w:t>
                        </w:r>
                      </w:p>
                    </w:txbxContent>
                  </v:textbox>
                </v:shape>
                <w10:anchorlock/>
              </v:group>
            </w:pict>
          </mc:Fallback>
        </mc:AlternateContent>
      </w:r>
    </w:p>
    <w:p w:rsidR="00375F9C" w:rsidRDefault="005C781A" w:rsidP="00375F9C">
      <w:r>
        <w:rPr>
          <w:rFonts w:hint="eastAsia"/>
          <w:noProof/>
        </w:rPr>
        <w:drawing>
          <wp:inline distT="0" distB="0" distL="0" distR="0" wp14:anchorId="23FF2A4C" wp14:editId="0F06623B">
            <wp:extent cx="3028950" cy="339090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28950" cy="3390900"/>
                    </a:xfrm>
                    <a:prstGeom prst="rect">
                      <a:avLst/>
                    </a:prstGeom>
                    <a:noFill/>
                    <a:ln>
                      <a:noFill/>
                    </a:ln>
                  </pic:spPr>
                </pic:pic>
              </a:graphicData>
            </a:graphic>
          </wp:inline>
        </w:drawing>
      </w:r>
    </w:p>
    <w:p w:rsidR="00375F9C" w:rsidRDefault="00375F9C" w:rsidP="00375F9C">
      <w:r>
        <w:rPr>
          <w:rFonts w:hint="eastAsia"/>
        </w:rPr>
        <w:t>The rows memory data in firebug:</w:t>
      </w:r>
    </w:p>
    <w:p w:rsidR="00375F9C" w:rsidRDefault="005C781A" w:rsidP="00375F9C">
      <w:r>
        <w:rPr>
          <w:rFonts w:hint="eastAsia"/>
          <w:noProof/>
        </w:rPr>
        <w:lastRenderedPageBreak/>
        <mc:AlternateContent>
          <mc:Choice Requires="wps">
            <w:drawing>
              <wp:anchor distT="0" distB="0" distL="114300" distR="114300" simplePos="0" relativeHeight="251525632" behindDoc="0" locked="0" layoutInCell="1" allowOverlap="1" wp14:anchorId="02F322E4" wp14:editId="448E33CF">
                <wp:simplePos x="0" y="0"/>
                <wp:positionH relativeFrom="column">
                  <wp:posOffset>800100</wp:posOffset>
                </wp:positionH>
                <wp:positionV relativeFrom="line">
                  <wp:posOffset>198120</wp:posOffset>
                </wp:positionV>
                <wp:extent cx="0" cy="396240"/>
                <wp:effectExtent l="57150" t="7620" r="57150" b="24765"/>
                <wp:wrapNone/>
                <wp:docPr id="662"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719" o:spid="_x0000_s1026" style="position:absolute;left:0;text-align:lef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63pt,15.6pt" to="63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" strokeweight="1pt">
                <v:stroke endarrow="block"/>
                <w10:wrap anchory="line"/>
              </v:line>
            </w:pict>
          </mc:Fallback>
        </mc:AlternateContent>
      </w:r>
      <w:r>
        <w:rPr>
          <w:rFonts w:hint="eastAsia"/>
          <w:noProof/>
        </w:rPr>
        <w:drawing>
          <wp:inline distT="0" distB="0" distL="0" distR="0" wp14:anchorId="1E6661C6" wp14:editId="58C19DAE">
            <wp:extent cx="5400675" cy="2828925"/>
            <wp:effectExtent l="0" t="0" r="9525"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7">
                      <a:extLst>
                        <a:ext uri="{28A0092B-C50C-407E-A947-70E740481C1C}">
                          <a14:useLocalDpi xmlns:a14="http://schemas.microsoft.com/office/drawing/2010/main" val="0"/>
                        </a:ext>
                      </a:extLst>
                    </a:blip>
                    <a:srcRect t="13216"/>
                    <a:stretch>
                      <a:fillRect/>
                    </a:stretch>
                  </pic:blipFill>
                  <pic:spPr bwMode="auto">
                    <a:xfrm>
                      <a:off x="0" y="0"/>
                      <a:ext cx="5400675" cy="2828925"/>
                    </a:xfrm>
                    <a:prstGeom prst="rect">
                      <a:avLst/>
                    </a:prstGeom>
                    <a:noFill/>
                    <a:ln>
                      <a:noFill/>
                    </a:ln>
                  </pic:spPr>
                </pic:pic>
              </a:graphicData>
            </a:graphic>
          </wp:inline>
        </w:drawing>
      </w:r>
    </w:p>
    <w:p w:rsidR="00375F9C" w:rsidRDefault="00375F9C" w:rsidP="00E45D25">
      <w:pPr>
        <w:pStyle w:val="3"/>
        <w:numPr>
          <w:ilvl w:val="2"/>
          <w:numId w:val="17"/>
        </w:numPr>
      </w:pPr>
      <w:bookmarkStart w:id="121" w:name="_Toc453071756"/>
      <w:r>
        <w:rPr>
          <w:rFonts w:hint="eastAsia"/>
        </w:rPr>
        <w:t>Active Modes</w:t>
      </w:r>
      <w:bookmarkEnd w:id="121"/>
      <w:r>
        <w:rPr>
          <w:rFonts w:hint="eastAsia"/>
        </w:rPr>
        <w:t xml:space="preserve"> </w:t>
      </w:r>
    </w:p>
    <w:p w:rsidR="00375F9C" w:rsidRDefault="00375F9C" w:rsidP="00375F9C">
      <w:r>
        <w:rPr>
          <w:rFonts w:hint="eastAsia"/>
        </w:rPr>
        <w:t xml:space="preserve">There are </w:t>
      </w:r>
      <w:r w:rsidRPr="00577E10">
        <w:t>three</w:t>
      </w:r>
      <w:r>
        <w:rPr>
          <w:color w:val="FF0000"/>
        </w:rPr>
        <w:t xml:space="preserve"> </w:t>
      </w:r>
      <w:r>
        <w:rPr>
          <w:rFonts w:hint="eastAsia"/>
        </w:rPr>
        <w:t xml:space="preserve">active modes for TreeGrid: </w:t>
      </w:r>
    </w:p>
    <w:p w:rsidR="00375F9C" w:rsidRDefault="00375F9C" w:rsidP="00E45D25">
      <w:pPr>
        <w:numPr>
          <w:ilvl w:val="0"/>
          <w:numId w:val="7"/>
        </w:numPr>
      </w:pPr>
      <w:r>
        <w:rPr>
          <w:rFonts w:hint="eastAsia"/>
        </w:rPr>
        <w:t xml:space="preserve">non-active </w:t>
      </w:r>
      <w:r w:rsidRPr="00FB0FAF">
        <w:t>appearance</w:t>
      </w:r>
      <w:r>
        <w:rPr>
          <w:rFonts w:hint="eastAsia"/>
        </w:rPr>
        <w:t xml:space="preserve"> : activeMode is </w:t>
      </w:r>
      <w:r>
        <w:t>“none”</w:t>
      </w:r>
      <w:r>
        <w:rPr>
          <w:rFonts w:hint="eastAsia"/>
        </w:rPr>
        <w:t>;</w:t>
      </w:r>
    </w:p>
    <w:p w:rsidR="00375F9C" w:rsidRPr="00EE3591" w:rsidRDefault="00375F9C" w:rsidP="00E45D25">
      <w:pPr>
        <w:numPr>
          <w:ilvl w:val="0"/>
          <w:numId w:val="7"/>
        </w:numPr>
      </w:pPr>
      <w:r>
        <w:rPr>
          <w:rFonts w:hint="eastAsia"/>
        </w:rPr>
        <w:t xml:space="preserve">the row-active </w:t>
      </w:r>
      <w:r w:rsidRPr="00FB0FAF">
        <w:t>appearance</w:t>
      </w:r>
      <w:r>
        <w:rPr>
          <w:rFonts w:hint="eastAsia"/>
        </w:rPr>
        <w:t>:</w:t>
      </w:r>
      <w:r w:rsidRPr="005548C3">
        <w:rPr>
          <w:rFonts w:hint="eastAsia"/>
        </w:rPr>
        <w:t xml:space="preserve"> </w:t>
      </w:r>
      <w:r>
        <w:rPr>
          <w:rFonts w:hint="eastAsia"/>
        </w:rPr>
        <w:t xml:space="preserve">activeMode is </w:t>
      </w:r>
      <w:r>
        <w:t>“</w:t>
      </w:r>
      <w:r>
        <w:rPr>
          <w:rFonts w:hint="eastAsia"/>
        </w:rPr>
        <w:t>row</w:t>
      </w:r>
      <w:r>
        <w:t>”</w:t>
      </w:r>
      <w:r>
        <w:rPr>
          <w:rFonts w:hint="eastAsia"/>
        </w:rPr>
        <w:t xml:space="preserve"> ;</w:t>
      </w:r>
    </w:p>
    <w:p w:rsidR="00375F9C" w:rsidRPr="00EE3591" w:rsidRDefault="00375F9C" w:rsidP="00E45D25">
      <w:pPr>
        <w:numPr>
          <w:ilvl w:val="0"/>
          <w:numId w:val="7"/>
        </w:numPr>
      </w:pPr>
      <w:r>
        <w:rPr>
          <w:rFonts w:hint="eastAsia"/>
        </w:rPr>
        <w:t xml:space="preserve">the cell-active </w:t>
      </w:r>
      <w:r w:rsidRPr="00FB0FAF">
        <w:t>appearance</w:t>
      </w:r>
      <w:r>
        <w:rPr>
          <w:rFonts w:hint="eastAsia"/>
        </w:rPr>
        <w:t xml:space="preserve">: activeMode is </w:t>
      </w:r>
      <w:r>
        <w:t>“</w:t>
      </w:r>
      <w:r>
        <w:rPr>
          <w:rFonts w:hint="eastAsia"/>
        </w:rPr>
        <w:t>cell</w:t>
      </w:r>
      <w:r>
        <w:t>”</w:t>
      </w:r>
      <w:r>
        <w:rPr>
          <w:rFonts w:hint="eastAsia"/>
        </w:rPr>
        <w:t>;</w:t>
      </w:r>
    </w:p>
    <w:p w:rsidR="00375F9C" w:rsidRDefault="00375F9C" w:rsidP="00E45D25">
      <w:pPr>
        <w:pStyle w:val="4"/>
        <w:numPr>
          <w:ilvl w:val="3"/>
          <w:numId w:val="17"/>
        </w:numPr>
      </w:pPr>
      <w:bookmarkStart w:id="122" w:name="_Toc453071757"/>
      <w:r>
        <w:rPr>
          <w:rFonts w:hint="eastAsia"/>
        </w:rPr>
        <w:t xml:space="preserve">non-active </w:t>
      </w:r>
      <w:r w:rsidRPr="00FB0FAF">
        <w:t>appearance</w:t>
      </w:r>
      <w:bookmarkEnd w:id="122"/>
    </w:p>
    <w:p w:rsidR="00375F9C" w:rsidRPr="00FB0FAF" w:rsidRDefault="00375F9C" w:rsidP="00375F9C">
      <w:pPr>
        <w:rPr>
          <w:b/>
        </w:rPr>
      </w:pPr>
      <w:r w:rsidRPr="00FB0FAF">
        <w:rPr>
          <w:rFonts w:hint="eastAsia"/>
          <w:b/>
        </w:rPr>
        <w:t>I</w:t>
      </w:r>
      <w:r w:rsidRPr="00FB0FAF">
        <w:rPr>
          <w:b/>
        </w:rPr>
        <w:t>n</w:t>
      </w:r>
      <w:r w:rsidRPr="00FB0FAF">
        <w:rPr>
          <w:rFonts w:hint="eastAsia"/>
          <w:b/>
        </w:rPr>
        <w:t>put:</w:t>
      </w:r>
    </w:p>
    <w:p w:rsidR="00375F9C" w:rsidRDefault="005C781A" w:rsidP="00375F9C">
      <w:r>
        <w:rPr>
          <w:noProof/>
        </w:rPr>
        <mc:AlternateContent>
          <mc:Choice Requires="wpc">
            <w:drawing>
              <wp:inline distT="0" distB="0" distL="0" distR="0" wp14:anchorId="16CAF142" wp14:editId="02962AAD">
                <wp:extent cx="5257800" cy="2379345"/>
                <wp:effectExtent l="9525" t="0" r="9525" b="11430"/>
                <wp:docPr id="752" name="画布 7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8" name="Text Box 754"/>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afterRowActive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w:t>
                              </w:r>
                              <w:r>
                                <w:rPr>
                                  <w:rFonts w:hint="eastAsia"/>
                                  <w:sz w:val="18"/>
                                  <w:szCs w:val="18"/>
                                </w:rPr>
                                <w:t>Cell</w:t>
                              </w:r>
                              <w:r w:rsidRPr="00EE3591">
                                <w:rPr>
                                  <w:sz w:val="18"/>
                                  <w:szCs w:val="18"/>
                                </w:rPr>
                                <w:t>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59" name="AutoShape 755"/>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wps:txbx>
                        <wps:bodyPr rot="0" vert="horz" wrap="square" lIns="0" tIns="0" rIns="0" bIns="0" anchor="t" anchorCtr="0" upright="1">
                          <a:noAutofit/>
                        </wps:bodyPr>
                      </wps:wsp>
                      <wps:wsp>
                        <wps:cNvPr id="660" name="AutoShape 756"/>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txbxContent>
                        </wps:txbx>
                        <wps:bodyPr rot="0" vert="horz" wrap="square" lIns="0" tIns="0" rIns="0" bIns="0" anchor="t" anchorCtr="0" upright="1">
                          <a:noAutofit/>
                        </wps:bodyPr>
                      </wps:wsp>
                      <wps:wsp>
                        <wps:cNvPr id="661" name="AutoShape 757"/>
                        <wps:cNvSpPr>
                          <a:spLocks noChangeArrowheads="1"/>
                        </wps:cNvSpPr>
                        <wps:spPr bwMode="auto">
                          <a:xfrm flipH="1">
                            <a:off x="2400300" y="1386840"/>
                            <a:ext cx="1714500" cy="219710"/>
                          </a:xfrm>
                          <a:prstGeom prst="wedgeRoundRectCallout">
                            <a:avLst>
                              <a:gd name="adj1" fmla="val 69111"/>
                              <a:gd name="adj2" fmla="val 1121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sidRPr="00FB0FAF">
                                <w:rPr>
                                  <w:szCs w:val="18"/>
                                </w:rPr>
                                <w:t>Does not trigger event</w:t>
                              </w:r>
                              <w:r>
                                <w:rPr>
                                  <w:rFonts w:hint="eastAsia"/>
                                  <w:szCs w:val="18"/>
                                </w:rPr>
                                <w:t>s</w:t>
                              </w:r>
                            </w:p>
                          </w:txbxContent>
                        </wps:txbx>
                        <wps:bodyPr rot="0" vert="horz" wrap="square" lIns="0" tIns="0" rIns="0" bIns="0" anchor="t" anchorCtr="0" upright="1">
                          <a:noAutofit/>
                        </wps:bodyPr>
                      </wps:wsp>
                    </wpc:wpc>
                  </a:graphicData>
                </a:graphic>
              </wp:inline>
            </w:drawing>
          </mc:Choice>
          <mc:Fallback>
            <w:pict>
              <v:group id="画布 752" o:spid="_x0000_s1510"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">
                <v:shape id="_x0000_s1511" type="#_x0000_t75" style="position:absolute;width:52578;height:23793;visibility:visible;mso-wrap-style:square">
                  <v:fill o:detectmouseclick="t"/>
                  <v:path o:connecttype="none"/>
                </v:shape>
                <v:shape id="Text Box 754" o:spid="_x0000_s1512"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oJZcAA&#10;AADcAAAADwAAAGRycy9kb3ducmV2LnhtbERPz2vCMBS+D/wfwhO8zVRhxVWjiDLqRdic3h/Nsyk2&#10;LyWJtf735jDY8eP7vdoMthU9+dA4VjCbZiCIK6cbrhWcf7/eFyBCRNbYOiYFTwqwWY/eVlho9+Af&#10;6k+xFimEQ4EKTIxdIWWoDFkMU9cRJ+7qvMWYoK+l9vhI4baV8yzLpcWGU4PBjnaGqtvpbhVUt/2w&#10;L5uL8f3dLr71Z/k85qVSk/GwXYKINMR/8Z/7oBXkH2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oJZcAAAADcAAAADwAAAAAAAAAAAAAAAACYAgAAZHJzL2Rvd25y&#10;ZXYueG1sUEsFBgAAAAAEAAQA9QAAAIUDA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afterRowActive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w:t>
                        </w:r>
                        <w:r>
                          <w:rPr>
                            <w:rFonts w:hint="eastAsia"/>
                            <w:sz w:val="18"/>
                            <w:szCs w:val="18"/>
                          </w:rPr>
                          <w:t>Cell</w:t>
                        </w:r>
                        <w:r w:rsidRPr="00EE3591">
                          <w:rPr>
                            <w:sz w:val="18"/>
                            <w:szCs w:val="18"/>
                          </w:rPr>
                          <w:t>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55" o:spid="_x0000_s1513"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ka8YA&#10;AADcAAAADwAAAGRycy9kb3ducmV2LnhtbESPT2sCMRTE74V+h/AKXopmrTTqahQrSHsoBf/g+bF5&#10;bhY3L8smrttv3xQKPQ4z8xtmue5dLTpqQ+VZw3iUgSAuvKm41HA67oYzECEiG6w9k4ZvCrBePT4s&#10;MTf+znvqDrEUCcIhRw02xiaXMhSWHIaRb4iTd/Gtw5hkW0rT4j3BXS1fskxJhxWnBYsNbS0V18PN&#10;abhtavn+1ln3Of46q8lzoebTqLQePPWbBYhIffwP/7U/jAb1Oo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gka8YAAADcAAAADwAAAAAAAAAAAAAAAACYAgAAZHJz&#10;L2Rvd25yZXYueG1sUEsFBgAAAAAEAAQA9QAAAIsDAAAAAA==&#10;" adj="39680,22848"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v:textbox>
                </v:shape>
                <v:shape id="AutoShape 756" o:spid="_x0000_s1514"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UY8AA&#10;AADcAAAADwAAAGRycy9kb3ducmV2LnhtbERPTYvCMBC9C/6HMAteRBM9FKlGWURFWFyxlT0PzWxb&#10;bCalidr99+aw4PHxvleb3jbiQZ2vHWuYTRUI4sKZmksN13w/WYDwAdlg45g0/JGHzXo4WGFq3JMv&#10;9MhCKWII+xQ1VCG0qZS+qMiin7qWOHK/rrMYIuxKaTp8xnDbyLlSibRYc2yosKVtRcUtu1sNZ5md&#10;9rT9viX0lauf8WE39k5pPfroP5cgAvXhLf53H42GJInz45l4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RUY8AAAADcAAAADwAAAAAAAAAAAAAAAACYAgAAZHJzL2Rvd25y&#10;ZXYueG1sUEsFBgAAAAAEAAQA9QAAAIUDA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txbxContent>
                  </v:textbox>
                </v:shape>
                <v:shape id="AutoShape 757" o:spid="_x0000_s1515" type="#_x0000_t62" style="position:absolute;left:24003;top:13868;width:1714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7h8QA&#10;AADcAAAADwAAAGRycy9kb3ducmV2LnhtbESPT4vCMBTE78J+h/AWvIimylKWahS3IHgT/4Ds7dk8&#10;m9LmpTRZrd9+Iwgeh5n5DbNY9bYRN+p85VjBdJKAIC6crrhUcDpuxt8gfEDW2DgmBQ/ysFp+DBaY&#10;aXfnPd0OoRQRwj5DBSaENpPSF4Ys+olriaN3dZ3FEGVXSt3hPcJtI2dJkkqLFccFgy3lhor68GcV&#10;+Lo+52a0z/vd9dc2ye5rc/lxSg0/+/UcRKA+vMOv9lYrSNM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4fEAAAA3AAAAA8AAAAAAAAAAAAAAAAAmAIAAGRycy9k&#10;b3ducmV2LnhtbFBLBQYAAAAABAAEAPUAAACJAwAAAAA=&#10;" adj="25728,35021" fillcolor="#ff9">
                  <v:textbox inset="0,0,0,0">
                    <w:txbxContent>
                      <w:p w:rsidR="0023747D" w:rsidRPr="00FB0FAF" w:rsidRDefault="0023747D" w:rsidP="00375F9C">
                        <w:pPr>
                          <w:rPr>
                            <w:szCs w:val="18"/>
                          </w:rPr>
                        </w:pPr>
                        <w:r w:rsidRPr="00FB0FAF">
                          <w:rPr>
                            <w:szCs w:val="18"/>
                          </w:rPr>
                          <w:t>Does not trigger event</w:t>
                        </w:r>
                        <w:r>
                          <w:rPr>
                            <w:rFonts w:hint="eastAsia"/>
                            <w:szCs w:val="18"/>
                          </w:rPr>
                          <w:t>s</w:t>
                        </w:r>
                      </w:p>
                    </w:txbxContent>
                  </v:textbox>
                </v:shape>
                <w10:anchorlock/>
              </v:group>
            </w:pict>
          </mc:Fallback>
        </mc:AlternateContent>
      </w:r>
    </w:p>
    <w:p w:rsidR="00375F9C" w:rsidRPr="00FB0FAF" w:rsidRDefault="00375F9C" w:rsidP="00375F9C">
      <w:pPr>
        <w:rPr>
          <w:b/>
        </w:rPr>
      </w:pPr>
      <w:r w:rsidRPr="00FB0FAF">
        <w:rPr>
          <w:rFonts w:hint="eastAsia"/>
          <w:b/>
        </w:rPr>
        <w:t>Output:</w:t>
      </w:r>
    </w:p>
    <w:p w:rsidR="00375F9C" w:rsidRPr="00EE3591" w:rsidRDefault="005C781A" w:rsidP="00375F9C">
      <w:r>
        <w:rPr>
          <w:rFonts w:hint="eastAsia"/>
          <w:noProof/>
        </w:rPr>
        <w:lastRenderedPageBreak/>
        <w:drawing>
          <wp:inline distT="0" distB="0" distL="0" distR="0" wp14:anchorId="55EFDD14" wp14:editId="6E0124E0">
            <wp:extent cx="1666875" cy="685800"/>
            <wp:effectExtent l="0" t="0" r="952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66875" cy="685800"/>
                    </a:xfrm>
                    <a:prstGeom prst="rect">
                      <a:avLst/>
                    </a:prstGeom>
                    <a:noFill/>
                    <a:ln>
                      <a:noFill/>
                    </a:ln>
                  </pic:spPr>
                </pic:pic>
              </a:graphicData>
            </a:graphic>
          </wp:inline>
        </w:drawing>
      </w:r>
    </w:p>
    <w:p w:rsidR="00375F9C" w:rsidRDefault="00375F9C" w:rsidP="00E45D25">
      <w:pPr>
        <w:pStyle w:val="4"/>
        <w:numPr>
          <w:ilvl w:val="3"/>
          <w:numId w:val="17"/>
        </w:numPr>
      </w:pPr>
      <w:bookmarkStart w:id="123" w:name="_Toc453071758"/>
      <w:r>
        <w:rPr>
          <w:rFonts w:hint="eastAsia"/>
        </w:rPr>
        <w:t xml:space="preserve">row-active </w:t>
      </w:r>
      <w:r w:rsidRPr="00FB0FAF">
        <w:t>appearance</w:t>
      </w:r>
      <w:bookmarkEnd w:id="123"/>
    </w:p>
    <w:p w:rsidR="00375F9C" w:rsidRDefault="005C781A" w:rsidP="00375F9C">
      <w:r>
        <w:rPr>
          <w:noProof/>
        </w:rPr>
        <mc:AlternateContent>
          <mc:Choice Requires="wpc">
            <w:drawing>
              <wp:inline distT="0" distB="0" distL="0" distR="0" wp14:anchorId="3CF0A9B3" wp14:editId="77AB0952">
                <wp:extent cx="5257800" cy="2379345"/>
                <wp:effectExtent l="9525" t="0" r="9525" b="11430"/>
                <wp:docPr id="758" name="画布 7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3" name="Text Box 760"/>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row</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54" name="AutoShape 761"/>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txbxContent>
                        </wps:txbx>
                        <wps:bodyPr rot="0" vert="horz" wrap="square" lIns="0" tIns="0" rIns="0" bIns="0" anchor="t" anchorCtr="0" upright="1">
                          <a:noAutofit/>
                        </wps:bodyPr>
                      </wps:wsp>
                      <wps:wsp>
                        <wps:cNvPr id="655" name="AutoShape 762"/>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txbxContent>
                        </wps:txbx>
                        <wps:bodyPr rot="0" vert="horz" wrap="square" lIns="0" tIns="0" rIns="0" bIns="0" anchor="t" anchorCtr="0" upright="1">
                          <a:noAutofit/>
                        </wps:bodyPr>
                      </wps:wsp>
                      <wps:wsp>
                        <wps:cNvPr id="656" name="AutoShape 763"/>
                        <wps:cNvSpPr>
                          <a:spLocks noChangeArrowheads="1"/>
                        </wps:cNvSpPr>
                        <wps:spPr bwMode="auto">
                          <a:xfrm flipH="1">
                            <a:off x="2057400" y="1188720"/>
                            <a:ext cx="914400" cy="219710"/>
                          </a:xfrm>
                          <a:prstGeom prst="wedgeRoundRectCallout">
                            <a:avLst>
                              <a:gd name="adj1" fmla="val 79583"/>
                              <a:gd name="adj2" fmla="val 145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szCs w:val="18"/>
                                </w:rPr>
                                <w:t>W</w:t>
                              </w:r>
                              <w:r>
                                <w:rPr>
                                  <w:rFonts w:hint="eastAsia"/>
                                  <w:szCs w:val="18"/>
                                </w:rPr>
                                <w:t>ill be fired</w:t>
                              </w:r>
                            </w:p>
                          </w:txbxContent>
                        </wps:txbx>
                        <wps:bodyPr rot="0" vert="horz" wrap="square" lIns="0" tIns="0" rIns="0" bIns="0" anchor="t" anchorCtr="0" upright="1">
                          <a:noAutofit/>
                        </wps:bodyPr>
                      </wps:wsp>
                    </wpc:wpc>
                  </a:graphicData>
                </a:graphic>
              </wp:inline>
            </w:drawing>
          </mc:Choice>
          <mc:Fallback>
            <w:pict>
              <v:group id="画布 758" o:spid="_x0000_s1516"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">
                <v:shape id="_x0000_s1517" type="#_x0000_t75" style="position:absolute;width:52578;height:23793;visibility:visible;mso-wrap-style:square">
                  <v:fill o:detectmouseclick="t"/>
                  <v:path o:connecttype="none"/>
                </v:shape>
                <v:shape id="Text Box 760" o:spid="_x0000_s1518"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6bFMQA&#10;AADcAAAADwAAAGRycy9kb3ducmV2LnhtbESPQWvCQBSE74X+h+UVvNVNlYY0dRVRJF4KVdv7I/ua&#10;DWbfht01xn/vFgo9DjPzDbNYjbYTA/nQOlbwMs1AENdOt9wo+DrtngsQISJr7ByTghsFWC0fHxZY&#10;anflAw3H2IgE4VCiAhNjX0oZakMWw9T1xMn7cd5iTNI3Unu8Jrjt5CzLcmmx5bRgsKeNofp8vFgF&#10;9Xk7bqv22/jhYotP/VbdPvJKqcnTuH4HEWmM/+G/9l4ryF/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mxT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row</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61" o:spid="_x0000_s1519"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L9cYA&#10;AADcAAAADwAAAGRycy9kb3ducmV2LnhtbESPQUsDMRSE74X+h/AKXsRmqzXVbdNSBbGHIrgVz4/N&#10;62Zx87Js0u36701B6HGYmW+Y1WZwjeipC7VnDbNpBoK49KbmSsPX4e3uCUSIyAYbz6ThlwJs1uPR&#10;CnPjz/xJfRErkSAcctRgY2xzKUNpyWGY+pY4eUffOYxJdpU0HZ4T3DXyPsuUdFhzWrDY0qul8qc4&#10;OQ2nbSPfX3rr9rOPb/VwW6rnRVRa30yG7RJEpCFew//tndGgHudwOZ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mL9cYAAADcAAAADwAAAAAAAAAAAAAAAACYAgAAZHJz&#10;L2Rvd25yZXYueG1sUEsFBgAAAAAEAAQA9QAAAIsDAAAAAA==&#10;" adj="39680,22848"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txbxContent>
                  </v:textbox>
                </v:shape>
                <v:shape id="AutoShape 762" o:spid="_x0000_s1520"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9RsUA&#10;AADcAAAADwAAAGRycy9kb3ducmV2LnhtbESPQWvCQBSE74X+h+UVehHdbcFQoptQpIogrTQRz4/s&#10;axLMvg3ZVeO/dwuFHoeZ+YZZ5qPtxIUG3zrW8DJTIIgrZ1quNRzK9fQNhA/IBjvHpOFGHvLs8WGJ&#10;qXFX/qZLEWoRIexT1NCE0KdS+qohi37meuLo/bjBYohyqKUZ8BrhtpOvSiXSYstxocGeVg1Vp+Js&#10;Nexl8bmm1dcpoV2pjpPNx8Q7pfXz0/i+ABFoDP/hv/bWaEjmc/g9E4+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rz1GxQAAANwAAAAPAAAAAAAAAAAAAAAAAJgCAABkcnMv&#10;ZG93bnJldi54bWxQSwUGAAAAAAQABAD1AAAAigM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txbxContent>
                  </v:textbox>
                </v:shape>
                <v:shape id="AutoShape 763" o:spid="_x0000_s1521" type="#_x0000_t62" style="position:absolute;left:20574;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NfMQA&#10;AADcAAAADwAAAGRycy9kb3ducmV2LnhtbESP3WoCMRSE74W+QzgF7zRpxaWsRmmrhSqlxb/7w+Z0&#10;dzE5WTapbt/eCIKXw8x8w0znnbPiRG2oPWt4GioQxIU3NZca9ruPwQuIEJENWs+k4Z8CzGcPvSnm&#10;xp95Q6dtLEWCcMhRQxVjk0sZioochqFviJP361uHMcm2lKbFc4I7K5+VyqTDmtNChQ29V1Qct38u&#10;UVZqORrbt8W6jD+F2X8r+3U4at1/7F4nICJ18R6+tT+NhmycwfVMOgJy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pzXzEAAAA3AAAAA8AAAAAAAAAAAAAAAAAmAIAAGRycy9k&#10;b3ducmV2LnhtbFBLBQYAAAAABAAEAPUAAACJAwAAAAA=&#10;" adj="27990,42201" fillcolor="#ff9">
                  <v:textbox inset="0,0,0,0">
                    <w:txbxContent>
                      <w:p w:rsidR="0023747D" w:rsidRPr="00FB0FAF" w:rsidRDefault="0023747D" w:rsidP="00375F9C">
                        <w:pPr>
                          <w:rPr>
                            <w:szCs w:val="18"/>
                          </w:rPr>
                        </w:pPr>
                        <w:r>
                          <w:rPr>
                            <w:szCs w:val="18"/>
                          </w:rPr>
                          <w:t>W</w:t>
                        </w:r>
                        <w:r>
                          <w:rPr>
                            <w:rFonts w:hint="eastAsia"/>
                            <w:szCs w:val="18"/>
                          </w:rPr>
                          <w:t>ill be fired</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28704" behindDoc="0" locked="0" layoutInCell="1" allowOverlap="1" wp14:anchorId="7791920F" wp14:editId="269D52A5">
                <wp:simplePos x="0" y="0"/>
                <wp:positionH relativeFrom="column">
                  <wp:posOffset>800100</wp:posOffset>
                </wp:positionH>
                <wp:positionV relativeFrom="line">
                  <wp:posOffset>99060</wp:posOffset>
                </wp:positionV>
                <wp:extent cx="1371600" cy="219710"/>
                <wp:effectExtent l="38100" t="13335" r="9525" b="195580"/>
                <wp:wrapNone/>
                <wp:docPr id="651" name="AutoShape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219710"/>
                        </a:xfrm>
                        <a:prstGeom prst="wedgeRoundRectCallout">
                          <a:avLst>
                            <a:gd name="adj1" fmla="val 50463"/>
                            <a:gd name="adj2" fmla="val 128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proofErr w:type="gramStart"/>
                            <w:r w:rsidRPr="00FB0FAF">
                              <w:t>non-active</w:t>
                            </w:r>
                            <w:proofErr w:type="gramEnd"/>
                            <w:r w:rsidRPr="00FB0FAF">
                              <w:t xml:space="preserve"> appearence</w:t>
                            </w:r>
                          </w:p>
                          <w:p w:rsidR="0023747D" w:rsidRPr="00FB0FAF"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1" o:spid="_x0000_s1522" type="#_x0000_t62" style="position:absolute;left:0;text-align:left;margin-left:63pt;margin-top:7.8pt;width:108pt;height:17.3pt;flip:x;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" adj="21700,38642" fillcolor="#ff9">
                <v:textbox inset="0,0,0,0">
                  <w:txbxContent>
                    <w:p w:rsidR="0023747D" w:rsidRPr="00FB0FAF" w:rsidRDefault="0023747D" w:rsidP="00375F9C">
                      <w:pPr>
                        <w:rPr>
                          <w:szCs w:val="18"/>
                        </w:rPr>
                      </w:pPr>
                      <w:proofErr w:type="gramStart"/>
                      <w:r w:rsidRPr="00FB0FAF">
                        <w:t>non-active</w:t>
                      </w:r>
                      <w:proofErr w:type="gramEnd"/>
                      <w:r w:rsidRPr="00FB0FAF">
                        <w:t xml:space="preserve"> appearence</w:t>
                      </w:r>
                    </w:p>
                    <w:p w:rsidR="0023747D" w:rsidRPr="00FB0FAF" w:rsidRDefault="0023747D" w:rsidP="00375F9C">
                      <w:pPr>
                        <w:rPr>
                          <w:szCs w:val="18"/>
                        </w:rPr>
                      </w:pPr>
                    </w:p>
                  </w:txbxContent>
                </v:textbox>
                <w10:wrap anchory="line"/>
              </v:shape>
            </w:pict>
          </mc:Fallback>
        </mc:AlternateContent>
      </w:r>
      <w:r w:rsidR="00375F9C" w:rsidRPr="00E22DFC">
        <w:rPr>
          <w:rFonts w:hint="eastAsia"/>
        </w:rPr>
        <w:t xml:space="preserve"> </w:t>
      </w:r>
      <w:r>
        <w:rPr>
          <w:rFonts w:hint="eastAsia"/>
          <w:noProof/>
        </w:rPr>
        <w:drawing>
          <wp:inline distT="0" distB="0" distL="0" distR="0" wp14:anchorId="7C784DE4" wp14:editId="2E512EBF">
            <wp:extent cx="2057400" cy="74295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57400" cy="742950"/>
                    </a:xfrm>
                    <a:prstGeom prst="rect">
                      <a:avLst/>
                    </a:prstGeom>
                    <a:noFill/>
                    <a:ln>
                      <a:noFill/>
                    </a:ln>
                  </pic:spPr>
                </pic:pic>
              </a:graphicData>
            </a:graphic>
          </wp:inline>
        </w:drawing>
      </w:r>
    </w:p>
    <w:p w:rsidR="00375F9C" w:rsidRPr="00FD384B" w:rsidRDefault="00375F9C" w:rsidP="00375F9C"/>
    <w:p w:rsidR="00375F9C" w:rsidRDefault="00375F9C" w:rsidP="00E45D25">
      <w:pPr>
        <w:pStyle w:val="4"/>
        <w:numPr>
          <w:ilvl w:val="3"/>
          <w:numId w:val="17"/>
        </w:numPr>
      </w:pPr>
      <w:bookmarkStart w:id="124" w:name="_Toc453071759"/>
      <w:r>
        <w:rPr>
          <w:rFonts w:hint="eastAsia"/>
        </w:rPr>
        <w:t xml:space="preserve">cell-active </w:t>
      </w:r>
      <w:r w:rsidRPr="00FB0FAF">
        <w:t>appearance</w:t>
      </w:r>
      <w:bookmarkEnd w:id="124"/>
    </w:p>
    <w:p w:rsidR="00375F9C" w:rsidRDefault="005C781A" w:rsidP="00375F9C">
      <w:r>
        <w:rPr>
          <w:noProof/>
        </w:rPr>
        <mc:AlternateContent>
          <mc:Choice Requires="wpc">
            <w:drawing>
              <wp:inline distT="0" distB="0" distL="0" distR="0" wp14:anchorId="7B7B2615" wp14:editId="3E70E585">
                <wp:extent cx="5257800" cy="2379345"/>
                <wp:effectExtent l="9525" t="0" r="9525" b="11430"/>
                <wp:docPr id="764" name="画布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7" name="Text Box 766"/>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cell</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48" name="AutoShape 767"/>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p w:rsidR="0023747D" w:rsidRPr="00FB0FAF" w:rsidRDefault="0023747D" w:rsidP="00375F9C">
                              <w:pPr>
                                <w:rPr>
                                  <w:szCs w:val="18"/>
                                </w:rPr>
                              </w:pPr>
                            </w:p>
                          </w:txbxContent>
                        </wps:txbx>
                        <wps:bodyPr rot="0" vert="horz" wrap="square" lIns="0" tIns="0" rIns="0" bIns="0" anchor="t" anchorCtr="0" upright="1">
                          <a:noAutofit/>
                        </wps:bodyPr>
                      </wps:wsp>
                      <wps:wsp>
                        <wps:cNvPr id="649" name="AutoShape 768"/>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p w:rsidR="0023747D" w:rsidRPr="00FB0FAF" w:rsidRDefault="0023747D" w:rsidP="00375F9C">
                              <w:pPr>
                                <w:rPr>
                                  <w:szCs w:val="18"/>
                                </w:rPr>
                              </w:pPr>
                            </w:p>
                          </w:txbxContent>
                        </wps:txbx>
                        <wps:bodyPr rot="0" vert="horz" wrap="square" lIns="0" tIns="0" rIns="0" bIns="0" anchor="t" anchorCtr="0" upright="1">
                          <a:noAutofit/>
                        </wps:bodyPr>
                      </wps:wsp>
                      <wps:wsp>
                        <wps:cNvPr id="650" name="AutoShape 769"/>
                        <wps:cNvSpPr>
                          <a:spLocks noChangeArrowheads="1"/>
                        </wps:cNvSpPr>
                        <wps:spPr bwMode="auto">
                          <a:xfrm flipH="1">
                            <a:off x="2057400" y="1684020"/>
                            <a:ext cx="914400" cy="219710"/>
                          </a:xfrm>
                          <a:prstGeom prst="wedgeRoundRectCallout">
                            <a:avLst>
                              <a:gd name="adj1" fmla="val 62917"/>
                              <a:gd name="adj2" fmla="val 1271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szCs w:val="18"/>
                                </w:rPr>
                                <w:t>W</w:t>
                              </w:r>
                              <w:r>
                                <w:rPr>
                                  <w:rFonts w:hint="eastAsia"/>
                                  <w:szCs w:val="18"/>
                                </w:rPr>
                                <w:t>ill be fired</w:t>
                              </w:r>
                            </w:p>
                            <w:p w:rsidR="0023747D" w:rsidRPr="00FB0FAF"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764" o:spid="_x0000_s1523"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">
                <v:shape id="_x0000_s1524" type="#_x0000_t75" style="position:absolute;width:52578;height:23793;visibility:visible;mso-wrap-style:square">
                  <v:fill o:detectmouseclick="t"/>
                  <v:path o:connecttype="none"/>
                </v:shape>
                <v:shape id="Text Box 766" o:spid="_x0000_s1525"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LysQA&#10;AADcAAAADwAAAGRycy9kb3ducmV2LnhtbESPQWsCMRSE70L/Q3gFb5qtyGq3RhFF1kvB2vb+2Lxu&#10;FjcvSxLX9d+bQqHHYWa+YVabwbaiJx8axwpephkI4srphmsFX5+HyRJEiMgaW8ek4E4BNuun0QoL&#10;7W78Qf051iJBOBSowMTYFVKGypDFMHUdcfJ+nLcYk/S11B5vCW5bOcuyXFpsOC0Y7GhnqLqcr1ZB&#10;ddkP+7L5Nr6/2uVJv5b397xUavw8bN9ARBrif/ivfdQK8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C8r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cell</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67" o:spid="_x0000_s1526"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0XLcIA&#10;AADcAAAADwAAAGRycy9kb3ducmV2LnhtbERPy2oCMRTdC/2HcAU3UjM+SNupUawguiiF2tL1ZXI7&#10;GZzcDJM4jn9vFoLLw3kv172rRUdtqDxrmE4yEMSFNxWXGn5/ds+vIEJENlh7Jg1XCrBePQ2WmBt/&#10;4W/qjrEUKYRDjhpsjE0uZSgsOQwT3xAn7t+3DmOCbSlNi5cU7mo5yzIlHVacGiw2tLVUnI5np+G8&#10;qeX+o7Puc/r1p+bjQr29RKX1aNhv3kFE6uNDfHcfjAa1SGvTmXQE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RctwgAAANwAAAAPAAAAAAAAAAAAAAAAAJgCAABkcnMvZG93&#10;bnJldi54bWxQSwUGAAAAAAQABAD1AAAAhwMAAAAA&#10;" adj="39680,22848"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p w:rsidR="0023747D" w:rsidRPr="00FB0FAF" w:rsidRDefault="0023747D" w:rsidP="00375F9C">
                        <w:pPr>
                          <w:rPr>
                            <w:szCs w:val="18"/>
                          </w:rPr>
                        </w:pPr>
                      </w:p>
                    </w:txbxContent>
                  </v:textbox>
                </v:shape>
                <v:shape id="AutoShape 768" o:spid="_x0000_s1527"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nsUA&#10;AADcAAAADwAAAGRycy9kb3ducmV2LnhtbESPQWvCQBSE70L/w/KEXqTutpSgaTZSpEqhVDGWnh/Z&#10;ZxLMvg3ZVeO/dwsFj8PMfMNki8G24ky9bxxreJ4qEMSlMw1XGn72q6cZCB+QDbaOScOVPCzyh1GG&#10;qXEX3tG5CJWIEPYpaqhD6FIpfVmTRT91HXH0Dq63GKLsK2l6vES4beWLUom02HBcqLGjZU3lsThZ&#10;DVtZfK9ouTkm9LVXv5P1x8Q7pfXjeHh/AxFoCPfwf/vTaEhe5/B3Jh4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6GexQAAANwAAAAPAAAAAAAAAAAAAAAAAJgCAABkcnMv&#10;ZG93bnJldi54bWxQSwUGAAAAAAQABAD1AAAAigM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p w:rsidR="0023747D" w:rsidRPr="00FB0FAF" w:rsidRDefault="0023747D" w:rsidP="00375F9C">
                        <w:pPr>
                          <w:rPr>
                            <w:szCs w:val="18"/>
                          </w:rPr>
                        </w:pPr>
                      </w:p>
                    </w:txbxContent>
                  </v:textbox>
                </v:shape>
                <v:shape id="AutoShape 769" o:spid="_x0000_s1528" type="#_x0000_t62" style="position:absolute;left:20574;top:16840;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Cb8MA&#10;AADcAAAADwAAAGRycy9kb3ducmV2LnhtbERPz2vCMBS+C/sfwhvspqkDS+mMMgaiSD20HbjjW/PW&#10;liUvpcls99+bw2DHj+/3dj9bI240+t6xgvUqAUHcON1zq+C9PiwzED4gazSOScEvedjvHhZbzLWb&#10;uKRbFVoRQ9jnqKALYcil9E1HFv3KDcSR+3KjxRDh2Eo94hTDrZHPSZJKiz3Hhg4Heuuo+a5+rIJy&#10;XRTna20+ksupzI7N1X/WJlPq6XF+fQERaA7/4j/3SStIN3F+PB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RCb8MAAADcAAAADwAAAAAAAAAAAAAAAACYAgAAZHJzL2Rv&#10;d25yZXYueG1sUEsFBgAAAAAEAAQA9QAAAIgDAAAAAA==&#10;" adj="24390,38268" fillcolor="#ff9">
                  <v:textbox inset="0,0,0,0">
                    <w:txbxContent>
                      <w:p w:rsidR="0023747D" w:rsidRPr="00FB0FAF" w:rsidRDefault="0023747D" w:rsidP="00375F9C">
                        <w:pPr>
                          <w:rPr>
                            <w:szCs w:val="18"/>
                          </w:rPr>
                        </w:pPr>
                        <w:r>
                          <w:rPr>
                            <w:szCs w:val="18"/>
                          </w:rPr>
                          <w:t>W</w:t>
                        </w:r>
                        <w:r>
                          <w:rPr>
                            <w:rFonts w:hint="eastAsia"/>
                            <w:szCs w:val="18"/>
                          </w:rPr>
                          <w:t>ill be fired</w:t>
                        </w:r>
                      </w:p>
                      <w:p w:rsidR="0023747D" w:rsidRPr="00FB0FAF" w:rsidRDefault="0023747D" w:rsidP="00375F9C">
                        <w:pPr>
                          <w:rPr>
                            <w:szCs w:val="18"/>
                          </w:rPr>
                        </w:pPr>
                      </w:p>
                    </w:txbxContent>
                  </v:textbox>
                </v:shape>
                <w10:anchorlock/>
              </v:group>
            </w:pict>
          </mc:Fallback>
        </mc:AlternateContent>
      </w:r>
    </w:p>
    <w:p w:rsidR="00375F9C" w:rsidRPr="00FD384B" w:rsidRDefault="005C781A" w:rsidP="00375F9C">
      <w:r>
        <w:rPr>
          <w:rFonts w:hint="eastAsia"/>
          <w:noProof/>
        </w:rPr>
        <w:lastRenderedPageBreak/>
        <mc:AlternateContent>
          <mc:Choice Requires="wps">
            <w:drawing>
              <wp:anchor distT="0" distB="0" distL="114300" distR="114300" simplePos="0" relativeHeight="251527680" behindDoc="0" locked="0" layoutInCell="1" allowOverlap="1" wp14:anchorId="0C21FCC1" wp14:editId="0EEA3F00">
                <wp:simplePos x="0" y="0"/>
                <wp:positionH relativeFrom="column">
                  <wp:posOffset>1028700</wp:posOffset>
                </wp:positionH>
                <wp:positionV relativeFrom="line">
                  <wp:posOffset>113030</wp:posOffset>
                </wp:positionV>
                <wp:extent cx="1371600" cy="219710"/>
                <wp:effectExtent l="200025" t="8255" r="9525" b="238760"/>
                <wp:wrapNone/>
                <wp:docPr id="646" name="AutoShap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219710"/>
                        </a:xfrm>
                        <a:prstGeom prst="wedgeRoundRectCallout">
                          <a:avLst>
                            <a:gd name="adj1" fmla="val 60880"/>
                            <a:gd name="adj2" fmla="val 14508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proofErr w:type="gramStart"/>
                            <w:r w:rsidRPr="00FB0FAF">
                              <w:t>non-active</w:t>
                            </w:r>
                            <w:proofErr w:type="gramEnd"/>
                            <w:r w:rsidRPr="00FB0FAF">
                              <w:t xml:space="preserve"> appearance</w:t>
                            </w:r>
                          </w:p>
                          <w:p w:rsidR="0023747D" w:rsidRPr="00FB0FAF" w:rsidRDefault="0023747D" w:rsidP="00375F9C">
                            <w:pPr>
                              <w:rPr>
                                <w:szCs w:val="18"/>
                              </w:rPr>
                            </w:pPr>
                          </w:p>
                          <w:p w:rsidR="0023747D" w:rsidRPr="005548C3"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0" o:spid="_x0000_s1529" type="#_x0000_t62" style="position:absolute;left:0;text-align:left;margin-left:81pt;margin-top:8.9pt;width:108pt;height:17.3pt;flip:x;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" adj="23950,42138" fillcolor="#ff9">
                <v:textbox inset="0,0,0,0">
                  <w:txbxContent>
                    <w:p w:rsidR="0023747D" w:rsidRPr="00FB0FAF" w:rsidRDefault="0023747D" w:rsidP="00375F9C">
                      <w:pPr>
                        <w:rPr>
                          <w:szCs w:val="18"/>
                        </w:rPr>
                      </w:pPr>
                      <w:proofErr w:type="gramStart"/>
                      <w:r w:rsidRPr="00FB0FAF">
                        <w:t>non-active</w:t>
                      </w:r>
                      <w:proofErr w:type="gramEnd"/>
                      <w:r w:rsidRPr="00FB0FAF">
                        <w:t xml:space="preserve"> appearance</w:t>
                      </w:r>
                    </w:p>
                    <w:p w:rsidR="0023747D" w:rsidRPr="00FB0FAF" w:rsidRDefault="0023747D" w:rsidP="00375F9C">
                      <w:pPr>
                        <w:rPr>
                          <w:szCs w:val="18"/>
                        </w:rPr>
                      </w:pPr>
                    </w:p>
                    <w:p w:rsidR="0023747D" w:rsidRPr="005548C3" w:rsidRDefault="0023747D" w:rsidP="00375F9C">
                      <w:pPr>
                        <w:rPr>
                          <w:szCs w:val="18"/>
                        </w:rPr>
                      </w:pPr>
                    </w:p>
                  </w:txbxContent>
                </v:textbox>
                <w10:wrap anchory="line"/>
              </v:shape>
            </w:pict>
          </mc:Fallback>
        </mc:AlternateContent>
      </w:r>
      <w:r w:rsidR="00375F9C" w:rsidRPr="00E22DFC">
        <w:rPr>
          <w:rFonts w:hint="eastAsia"/>
        </w:rPr>
        <w:t xml:space="preserve"> </w:t>
      </w:r>
      <w:r>
        <w:rPr>
          <w:rFonts w:hint="eastAsia"/>
          <w:noProof/>
        </w:rPr>
        <w:drawing>
          <wp:inline distT="0" distB="0" distL="0" distR="0" wp14:anchorId="4B7F9008" wp14:editId="77C5631C">
            <wp:extent cx="2038350" cy="752475"/>
            <wp:effectExtent l="0" t="0" r="0"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38350" cy="752475"/>
                    </a:xfrm>
                    <a:prstGeom prst="rect">
                      <a:avLst/>
                    </a:prstGeom>
                    <a:noFill/>
                    <a:ln>
                      <a:noFill/>
                    </a:ln>
                  </pic:spPr>
                </pic:pic>
              </a:graphicData>
            </a:graphic>
          </wp:inline>
        </w:drawing>
      </w:r>
    </w:p>
    <w:p w:rsidR="00375F9C" w:rsidRDefault="00375F9C" w:rsidP="00E45D25">
      <w:pPr>
        <w:pStyle w:val="3"/>
        <w:numPr>
          <w:ilvl w:val="2"/>
          <w:numId w:val="17"/>
        </w:numPr>
      </w:pPr>
      <w:bookmarkStart w:id="125" w:name="_Toc453071760"/>
      <w:r>
        <w:rPr>
          <w:rFonts w:hint="eastAsia"/>
        </w:rPr>
        <w:t>Selection Mode</w:t>
      </w:r>
      <w:bookmarkEnd w:id="125"/>
      <w:r>
        <w:rPr>
          <w:rFonts w:hint="eastAsia"/>
        </w:rPr>
        <w:t xml:space="preserve"> </w:t>
      </w:r>
    </w:p>
    <w:p w:rsidR="00375F9C" w:rsidRDefault="00375F9C" w:rsidP="00375F9C">
      <w:r>
        <w:rPr>
          <w:rFonts w:hint="eastAsia"/>
        </w:rPr>
        <w:t xml:space="preserve">There are five selection modes for TreeGrid: </w:t>
      </w:r>
    </w:p>
    <w:p w:rsidR="00375F9C" w:rsidRDefault="00375F9C" w:rsidP="00E45D25">
      <w:pPr>
        <w:numPr>
          <w:ilvl w:val="0"/>
          <w:numId w:val="7"/>
        </w:numPr>
      </w:pPr>
      <w:r>
        <w:rPr>
          <w:rFonts w:hint="eastAsia"/>
        </w:rPr>
        <w:t xml:space="preserve">Non-selection: activeMode is </w:t>
      </w:r>
      <w:r>
        <w:t>“none”</w:t>
      </w:r>
      <w:r>
        <w:rPr>
          <w:rFonts w:hint="eastAsia"/>
        </w:rPr>
        <w:t xml:space="preserve">, or selMode is </w:t>
      </w:r>
      <w:r>
        <w:t>‘</w:t>
      </w:r>
      <w:r>
        <w:rPr>
          <w:rFonts w:hint="eastAsia"/>
        </w:rPr>
        <w:t>none</w:t>
      </w:r>
      <w:r>
        <w:t>’</w:t>
      </w:r>
    </w:p>
    <w:p w:rsidR="00375F9C" w:rsidRDefault="00375F9C" w:rsidP="00E45D25">
      <w:pPr>
        <w:numPr>
          <w:ilvl w:val="0"/>
          <w:numId w:val="7"/>
        </w:numPr>
      </w:pPr>
      <w:r>
        <w:rPr>
          <w:rFonts w:hint="eastAsia"/>
        </w:rPr>
        <w:t xml:space="preserve">Single row selection: activeMode is </w:t>
      </w:r>
      <w:r>
        <w:t>“</w:t>
      </w:r>
      <w:r>
        <w:rPr>
          <w:rFonts w:hint="eastAsia"/>
        </w:rPr>
        <w:t>row</w:t>
      </w:r>
      <w:r>
        <w:t>”</w:t>
      </w:r>
      <w:r>
        <w:rPr>
          <w:rFonts w:hint="eastAsia"/>
        </w:rPr>
        <w:t xml:space="preserve">, and selMode is </w:t>
      </w:r>
      <w:r>
        <w:t>‘</w:t>
      </w:r>
      <w:r>
        <w:rPr>
          <w:rFonts w:hint="eastAsia"/>
        </w:rPr>
        <w:t>single</w:t>
      </w:r>
      <w:r>
        <w:t>’</w:t>
      </w:r>
    </w:p>
    <w:p w:rsidR="00375F9C" w:rsidRDefault="00375F9C" w:rsidP="00E45D25">
      <w:pPr>
        <w:numPr>
          <w:ilvl w:val="0"/>
          <w:numId w:val="7"/>
        </w:numPr>
      </w:pPr>
      <w:r>
        <w:rPr>
          <w:rFonts w:hint="eastAsia"/>
        </w:rPr>
        <w:t xml:space="preserve">Multi-rows selection: activeMode is </w:t>
      </w:r>
      <w:r>
        <w:t>“</w:t>
      </w:r>
      <w:r>
        <w:rPr>
          <w:rFonts w:hint="eastAsia"/>
        </w:rPr>
        <w:t>row</w:t>
      </w:r>
      <w:r>
        <w:t>”</w:t>
      </w:r>
      <w:r>
        <w:rPr>
          <w:rFonts w:hint="eastAsia"/>
        </w:rPr>
        <w:t xml:space="preserve">, and selMode is </w:t>
      </w:r>
      <w:r>
        <w:t>‘</w:t>
      </w:r>
      <w:r>
        <w:rPr>
          <w:rFonts w:hint="eastAsia"/>
        </w:rPr>
        <w:t>multi</w:t>
      </w:r>
      <w:r>
        <w:t>’</w:t>
      </w:r>
    </w:p>
    <w:p w:rsidR="00375F9C" w:rsidRDefault="00375F9C" w:rsidP="00E45D25">
      <w:pPr>
        <w:numPr>
          <w:ilvl w:val="0"/>
          <w:numId w:val="7"/>
        </w:numPr>
      </w:pPr>
      <w:r>
        <w:rPr>
          <w:rFonts w:hint="eastAsia"/>
        </w:rPr>
        <w:t xml:space="preserve">Single cell selection: activeMode is </w:t>
      </w:r>
      <w:r>
        <w:t>“</w:t>
      </w:r>
      <w:r>
        <w:rPr>
          <w:rFonts w:hint="eastAsia"/>
        </w:rPr>
        <w:t>cell</w:t>
      </w:r>
      <w:r>
        <w:t>”</w:t>
      </w:r>
      <w:r>
        <w:rPr>
          <w:rFonts w:hint="eastAsia"/>
        </w:rPr>
        <w:t xml:space="preserve">, and selMode is </w:t>
      </w:r>
      <w:r>
        <w:t>‘</w:t>
      </w:r>
      <w:r>
        <w:rPr>
          <w:rFonts w:hint="eastAsia"/>
        </w:rPr>
        <w:t>single</w:t>
      </w:r>
      <w:r>
        <w:t>’</w:t>
      </w:r>
    </w:p>
    <w:p w:rsidR="00375F9C" w:rsidRDefault="00375F9C" w:rsidP="00E45D25">
      <w:pPr>
        <w:numPr>
          <w:ilvl w:val="0"/>
          <w:numId w:val="7"/>
        </w:numPr>
      </w:pPr>
      <w:r>
        <w:rPr>
          <w:rFonts w:hint="eastAsia"/>
        </w:rPr>
        <w:t xml:space="preserve">Multi-cells selection: activeMode is </w:t>
      </w:r>
      <w:r>
        <w:t>“</w:t>
      </w:r>
      <w:r>
        <w:rPr>
          <w:rFonts w:hint="eastAsia"/>
        </w:rPr>
        <w:t>cell</w:t>
      </w:r>
      <w:r>
        <w:t>”</w:t>
      </w:r>
      <w:r>
        <w:rPr>
          <w:rFonts w:hint="eastAsia"/>
        </w:rPr>
        <w:t xml:space="preserve">, and selMode is </w:t>
      </w:r>
      <w:r>
        <w:t>‘</w:t>
      </w:r>
      <w:r>
        <w:rPr>
          <w:rFonts w:hint="eastAsia"/>
        </w:rPr>
        <w:t>multi</w:t>
      </w:r>
      <w:r>
        <w:t>’</w:t>
      </w:r>
    </w:p>
    <w:p w:rsidR="00375F9C" w:rsidRDefault="00375F9C" w:rsidP="00E45D25">
      <w:pPr>
        <w:pStyle w:val="4"/>
        <w:numPr>
          <w:ilvl w:val="3"/>
          <w:numId w:val="17"/>
        </w:numPr>
      </w:pPr>
      <w:bookmarkStart w:id="126" w:name="_Toc453071761"/>
      <w:r>
        <w:rPr>
          <w:rFonts w:hint="eastAsia"/>
        </w:rPr>
        <w:t>Non-selection</w:t>
      </w:r>
      <w:bookmarkEnd w:id="126"/>
    </w:p>
    <w:p w:rsidR="00375F9C" w:rsidRPr="002C176B" w:rsidRDefault="00375F9C" w:rsidP="00375F9C">
      <w:pPr>
        <w:rPr>
          <w:b/>
        </w:rPr>
      </w:pPr>
      <w:r w:rsidRPr="002C176B">
        <w:rPr>
          <w:rFonts w:hint="eastAsia"/>
          <w:b/>
        </w:rPr>
        <w:t>Input:</w:t>
      </w:r>
    </w:p>
    <w:p w:rsidR="00375F9C" w:rsidRDefault="005C781A" w:rsidP="00375F9C">
      <w:r>
        <w:rPr>
          <w:noProof/>
        </w:rPr>
        <mc:AlternateContent>
          <mc:Choice Requires="wpc">
            <w:drawing>
              <wp:inline distT="0" distB="0" distL="0" distR="0" wp14:anchorId="6A783210" wp14:editId="20258A9F">
                <wp:extent cx="5257800" cy="1922145"/>
                <wp:effectExtent l="9525" t="0" r="9525" b="11430"/>
                <wp:docPr id="728" name="画布 7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3" name="Text Box 730"/>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44" name="AutoShape 731"/>
                        <wps:cNvSpPr>
                          <a:spLocks noChangeArrowheads="1"/>
                        </wps:cNvSpPr>
                        <wps:spPr bwMode="auto">
                          <a:xfrm flipH="1">
                            <a:off x="1943100" y="891540"/>
                            <a:ext cx="914400" cy="219710"/>
                          </a:xfrm>
                          <a:prstGeom prst="wedgeRoundRectCallout">
                            <a:avLst>
                              <a:gd name="adj1" fmla="val 140000"/>
                              <a:gd name="adj2" fmla="val -3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Non-selection</w:t>
                              </w:r>
                            </w:p>
                          </w:txbxContent>
                        </wps:txbx>
                        <wps:bodyPr rot="0" vert="horz" wrap="square" lIns="0" tIns="0" rIns="0" bIns="0" anchor="t" anchorCtr="0" upright="1">
                          <a:noAutofit/>
                        </wps:bodyPr>
                      </wps:wsp>
                      <wps:wsp>
                        <wps:cNvPr id="645" name="AutoShape 736"/>
                        <wps:cNvSpPr>
                          <a:spLocks noChangeArrowheads="1"/>
                        </wps:cNvSpPr>
                        <wps:spPr bwMode="auto">
                          <a:xfrm flipH="1">
                            <a:off x="2628900" y="1386840"/>
                            <a:ext cx="1028700" cy="219710"/>
                          </a:xfrm>
                          <a:prstGeom prst="wedgeRoundRectCallout">
                            <a:avLst>
                              <a:gd name="adj1" fmla="val 81847"/>
                              <a:gd name="adj2" fmla="val 8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wps:txbx>
                        <wps:bodyPr rot="0" vert="horz" wrap="square" lIns="0" tIns="0" rIns="0" bIns="0" anchor="t" anchorCtr="0" upright="1">
                          <a:noAutofit/>
                        </wps:bodyPr>
                      </wps:wsp>
                    </wpc:wpc>
                  </a:graphicData>
                </a:graphic>
              </wp:inline>
            </w:drawing>
          </mc:Choice>
          <mc:Fallback>
            <w:pict>
              <v:group id="画布 728" o:spid="_x0000_s1530"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">
                <v:shape id="_x0000_s1531" type="#_x0000_t75" style="position:absolute;width:52578;height:19221;visibility:visible;mso-wrap-style:square">
                  <v:fill o:detectmouseclick="t"/>
                  <v:path o:connecttype="none"/>
                </v:shape>
                <v:shape id="Text Box 730" o:spid="_x0000_s1532"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cNycQA&#10;AADcAAAADwAAAGRycy9kb3ducmV2LnhtbESPQWvCQBSE74X+h+UVvNVNtYQ0dRVRJF4KVdv7I/ua&#10;DWbfht01xn/vFgo9DjPzDbNYjbYTA/nQOlbwMs1AENdOt9wo+DrtngsQISJr7ByTghsFWC0fHxZY&#10;anflAw3H2IgE4VCiAhNjX0oZakMWw9T1xMn7cd5iTNI3Unu8Jrjt5CzLcmmx5bRgsKeNofp8vFgF&#10;9Xk7bqv22/jhYotP/VbdPvJKqcnTuH4HEWmM/+G/9l4ryF/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nDcn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v:textbox>
                </v:shape>
                <v:shape id="AutoShape 731" o:spid="_x0000_s1533" type="#_x0000_t62" style="position:absolute;left:19431;top:8915;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6IcMA&#10;AADcAAAADwAAAGRycy9kb3ducmV2LnhtbESPT4vCMBTE7wt+h/AEb2vqokWrUVxR8KLin4PHZ/Ns&#10;i81LaaLWb2+EhT0OM/MbZjJrTCkeVLvCsoJeNwJBnFpdcKbgdFx9D0E4j6yxtEwKXuRgNm19TTDR&#10;9sl7ehx8JgKEXYIKcu+rREqX5mTQdW1FHLyrrQ36IOtM6hqfAW5K+RNFsTRYcFjIsaJFTuntcDcK&#10;0tFW2w3TeeeWl6GJX+vB5fesVKfdzMcgPDX+P/zXXmsFcb8PnzPh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M6IcMAAADcAAAADwAAAAAAAAAAAAAAAACYAgAAZHJzL2Rv&#10;d25yZXYueG1sUEsFBgAAAAAEAAQA9QAAAIgDAAAAAA==&#10;" adj="41040,9988" fillcolor="#ff9">
                  <v:textbox inset="0,0,0,0">
                    <w:txbxContent>
                      <w:p w:rsidR="0023747D" w:rsidRPr="000E23E9" w:rsidRDefault="0023747D" w:rsidP="00375F9C">
                        <w:pPr>
                          <w:rPr>
                            <w:szCs w:val="18"/>
                          </w:rPr>
                        </w:pPr>
                        <w:r>
                          <w:rPr>
                            <w:rFonts w:hint="eastAsia"/>
                          </w:rPr>
                          <w:t>Non-selection</w:t>
                        </w:r>
                      </w:p>
                    </w:txbxContent>
                  </v:textbox>
                </v:shape>
                <v:shape id="AutoShape 736" o:spid="_x0000_s1534" type="#_x0000_t62" style="position:absolute;left:26289;top:1386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ZqcYA&#10;AADcAAAADwAAAGRycy9kb3ducmV2LnhtbESPQWvCQBSE7wX/w/IEb3Vja4NEV9FCsfYgNCri7Zl9&#10;JsHs27C71fTfdwuFHoeZ+YaZLTrTiBs5X1tWMBomIIgLq2suFex3b48TED4ga2wsk4Jv8rCY9x5m&#10;mGl750+65aEUEcI+QwVVCG0mpS8qMuiHtiWO3sU6gyFKV0rt8B7hppFPSZJKgzXHhQpbeq2ouOZf&#10;RsFZH9LNhzuOtvkKT/pQr3eX5bNSg363nIII1IX/8F/7XStIxy/weyYe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sZqcYAAADcAAAADwAAAAAAAAAAAAAAAACYAgAAZHJz&#10;L2Rvd25yZXYueG1sUEsFBgAAAAAEAAQA9QAAAIsDAAAAAA==&#10;" adj="28479,12735" fillcolor="#ff9">
                  <v:textbox inset="0,0,0,0">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v:textbox>
                </v:shape>
                <w10:anchorlock/>
              </v:group>
            </w:pict>
          </mc:Fallback>
        </mc:AlternateContent>
      </w:r>
    </w:p>
    <w:p w:rsidR="00375F9C" w:rsidRPr="002C176B" w:rsidRDefault="00375F9C" w:rsidP="00375F9C">
      <w:pPr>
        <w:rPr>
          <w:b/>
        </w:rPr>
      </w:pPr>
      <w:r w:rsidRPr="002C176B">
        <w:rPr>
          <w:rFonts w:hint="eastAsia"/>
          <w:b/>
        </w:rPr>
        <w:t>Output:</w:t>
      </w:r>
    </w:p>
    <w:p w:rsidR="00375F9C" w:rsidRDefault="005C781A" w:rsidP="00375F9C">
      <w:r>
        <w:rPr>
          <w:rFonts w:hint="eastAsia"/>
          <w:noProof/>
        </w:rPr>
        <mc:AlternateContent>
          <mc:Choice Requires="wps">
            <w:drawing>
              <wp:anchor distT="0" distB="0" distL="114300" distR="114300" simplePos="0" relativeHeight="251526656" behindDoc="0" locked="0" layoutInCell="1" allowOverlap="1" wp14:anchorId="5B43C46F" wp14:editId="51D3CBE3">
                <wp:simplePos x="0" y="0"/>
                <wp:positionH relativeFrom="column">
                  <wp:posOffset>685800</wp:posOffset>
                </wp:positionH>
                <wp:positionV relativeFrom="line">
                  <wp:posOffset>662940</wp:posOffset>
                </wp:positionV>
                <wp:extent cx="2286000" cy="219710"/>
                <wp:effectExtent l="9525" t="281940" r="9525" b="12700"/>
                <wp:wrapNone/>
                <wp:docPr id="642" name="AutoShap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0" cy="219710"/>
                        </a:xfrm>
                        <a:prstGeom prst="wedgeRoundRectCallout">
                          <a:avLst>
                            <a:gd name="adj1" fmla="val 43111"/>
                            <a:gd name="adj2" fmla="val -16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rFonts w:hint="eastAsia"/>
                              </w:rPr>
                              <w:t>It</w:t>
                            </w:r>
                            <w:r>
                              <w:t>’</w:t>
                            </w:r>
                            <w:r>
                              <w:rPr>
                                <w:rFonts w:hint="eastAsia"/>
                              </w:rPr>
                              <w:t xml:space="preserve">s </w:t>
                            </w:r>
                            <w:r w:rsidRPr="00FB0FAF">
                              <w:t xml:space="preserve">active </w:t>
                            </w:r>
                            <w:r>
                              <w:t>appearance</w:t>
                            </w:r>
                            <w:r>
                              <w:rPr>
                                <w:rFonts w:hint="eastAsia"/>
                              </w:rPr>
                              <w:t>, not the selection</w:t>
                            </w:r>
                          </w:p>
                          <w:p w:rsidR="0023747D" w:rsidRPr="008F04C8"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5" o:spid="_x0000_s1535" type="#_x0000_t62" style="position:absolute;left:0;text-align:left;margin-left:54pt;margin-top:52.2pt;width:180pt;height:17.3pt;flip:x;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" adj="20112,-25409" fillcolor="#ff9">
                <v:textbox inset="0,0,0,0">
                  <w:txbxContent>
                    <w:p w:rsidR="0023747D" w:rsidRPr="00FB0FAF" w:rsidRDefault="0023747D" w:rsidP="00375F9C">
                      <w:pPr>
                        <w:rPr>
                          <w:szCs w:val="18"/>
                        </w:rPr>
                      </w:pPr>
                      <w:r>
                        <w:rPr>
                          <w:rFonts w:hint="eastAsia"/>
                        </w:rPr>
                        <w:t>It</w:t>
                      </w:r>
                      <w:r>
                        <w:t>’</w:t>
                      </w:r>
                      <w:r>
                        <w:rPr>
                          <w:rFonts w:hint="eastAsia"/>
                        </w:rPr>
                        <w:t xml:space="preserve">s </w:t>
                      </w:r>
                      <w:r w:rsidRPr="00FB0FAF">
                        <w:t xml:space="preserve">active </w:t>
                      </w:r>
                      <w:r>
                        <w:t>appearance</w:t>
                      </w:r>
                      <w:r>
                        <w:rPr>
                          <w:rFonts w:hint="eastAsia"/>
                        </w:rPr>
                        <w:t>, not the selection</w:t>
                      </w:r>
                    </w:p>
                    <w:p w:rsidR="0023747D" w:rsidRPr="008F04C8" w:rsidRDefault="0023747D" w:rsidP="00375F9C">
                      <w:pPr>
                        <w:rPr>
                          <w:szCs w:val="18"/>
                        </w:rPr>
                      </w:pPr>
                    </w:p>
                  </w:txbxContent>
                </v:textbox>
                <w10:wrap anchory="line"/>
              </v:shape>
            </w:pict>
          </mc:Fallback>
        </mc:AlternateContent>
      </w:r>
      <w:r w:rsidR="00375F9C" w:rsidRPr="005B5F5F">
        <w:rPr>
          <w:rFonts w:hint="eastAsia"/>
        </w:rPr>
        <w:t xml:space="preserve"> </w:t>
      </w:r>
      <w:r>
        <w:rPr>
          <w:rFonts w:hint="eastAsia"/>
          <w:noProof/>
        </w:rPr>
        <w:drawing>
          <wp:inline distT="0" distB="0" distL="0" distR="0" wp14:anchorId="45419D14" wp14:editId="0133EB66">
            <wp:extent cx="1981200" cy="742950"/>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1200" cy="742950"/>
                    </a:xfrm>
                    <a:prstGeom prst="rect">
                      <a:avLst/>
                    </a:prstGeom>
                    <a:noFill/>
                    <a:ln>
                      <a:noFill/>
                    </a:ln>
                  </pic:spPr>
                </pic:pic>
              </a:graphicData>
            </a:graphic>
          </wp:inline>
        </w:drawing>
      </w:r>
    </w:p>
    <w:p w:rsidR="00375F9C" w:rsidRPr="002C176B" w:rsidRDefault="00375F9C" w:rsidP="00375F9C">
      <w:pPr>
        <w:rPr>
          <w:b/>
        </w:rPr>
      </w:pPr>
      <w:r w:rsidRPr="002C176B">
        <w:rPr>
          <w:rFonts w:hint="eastAsia"/>
          <w:b/>
        </w:rPr>
        <w:t>Input:</w:t>
      </w:r>
    </w:p>
    <w:p w:rsidR="00375F9C" w:rsidRDefault="005C781A" w:rsidP="00375F9C">
      <w:r>
        <w:rPr>
          <w:noProof/>
        </w:rPr>
        <w:lastRenderedPageBreak/>
        <mc:AlternateContent>
          <mc:Choice Requires="wpc">
            <w:drawing>
              <wp:inline distT="0" distB="0" distL="0" distR="0" wp14:anchorId="3FDA6772" wp14:editId="38BF4D84">
                <wp:extent cx="5257800" cy="2074545"/>
                <wp:effectExtent l="9525" t="0" r="9525" b="11430"/>
                <wp:docPr id="631" name="画布 6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6" name="Text Box 633"/>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07" name="AutoShape 634"/>
                        <wps:cNvSpPr>
                          <a:spLocks noChangeArrowheads="1"/>
                        </wps:cNvSpPr>
                        <wps:spPr bwMode="auto">
                          <a:xfrm flipH="1">
                            <a:off x="1943100" y="990600"/>
                            <a:ext cx="914400" cy="219710"/>
                          </a:xfrm>
                          <a:prstGeom prst="wedgeRoundRectCallout">
                            <a:avLst>
                              <a:gd name="adj1" fmla="val 140000"/>
                              <a:gd name="adj2" fmla="val 11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Non-selection</w:t>
                              </w:r>
                            </w:p>
                          </w:txbxContent>
                        </wps:txbx>
                        <wps:bodyPr rot="0" vert="horz" wrap="square" lIns="0" tIns="0" rIns="0" bIns="0" anchor="t" anchorCtr="0" upright="1">
                          <a:noAutofit/>
                        </wps:bodyPr>
                      </wps:wsp>
                      <wps:wsp>
                        <wps:cNvPr id="640" name="AutoShape 635"/>
                        <wps:cNvSpPr>
                          <a:spLocks noChangeArrowheads="1"/>
                        </wps:cNvSpPr>
                        <wps:spPr bwMode="auto">
                          <a:xfrm flipH="1">
                            <a:off x="2628900" y="1386840"/>
                            <a:ext cx="1028700" cy="219710"/>
                          </a:xfrm>
                          <a:prstGeom prst="wedgeRoundRectCallout">
                            <a:avLst>
                              <a:gd name="adj1" fmla="val 80921"/>
                              <a:gd name="adj2" fmla="val 650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wps:txbx>
                        <wps:bodyPr rot="0" vert="horz" wrap="square" lIns="0" tIns="0" rIns="0" bIns="0" anchor="t" anchorCtr="0" upright="1">
                          <a:noAutofit/>
                        </wps:bodyPr>
                      </wps:wsp>
                      <wps:wsp>
                        <wps:cNvPr id="641" name="AutoShape 637"/>
                        <wps:cNvSpPr>
                          <a:spLocks noChangeArrowheads="1"/>
                        </wps:cNvSpPr>
                        <wps:spPr bwMode="auto">
                          <a:xfrm flipH="1">
                            <a:off x="2057400" y="594360"/>
                            <a:ext cx="914400" cy="219710"/>
                          </a:xfrm>
                          <a:prstGeom prst="wedgeRoundRectCallout">
                            <a:avLst>
                              <a:gd name="adj1" fmla="val 136875"/>
                              <a:gd name="adj2" fmla="val 123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Non-active</w:t>
                              </w:r>
                            </w:p>
                          </w:txbxContent>
                        </wps:txbx>
                        <wps:bodyPr rot="0" vert="horz" wrap="square" lIns="0" tIns="0" rIns="0" bIns="0" anchor="t" anchorCtr="0" upright="1">
                          <a:noAutofit/>
                        </wps:bodyPr>
                      </wps:wsp>
                    </wpc:wpc>
                  </a:graphicData>
                </a:graphic>
              </wp:inline>
            </w:drawing>
          </mc:Choice>
          <mc:Fallback>
            <w:pict>
              <v:group id="画布 631" o:spid="_x0000_s1536"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">
                <v:shape id="_x0000_s1537" type="#_x0000_t75" style="position:absolute;width:52578;height:20745;visibility:visible;mso-wrap-style:square">
                  <v:fill o:detectmouseclick="t"/>
                  <v:path o:connecttype="none"/>
                </v:shape>
                <v:shape id="Text Box 633" o:spid="_x0000_s1538"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oXkcIA&#10;AADcAAAADwAAAGRycy9kb3ducmV2LnhtbESPQYvCMBSE7wv+h/CEva2pHopbjSKKdC/CrrveH82z&#10;KTYvJYm1/nuzIHgcZuYbZrkebCt68qFxrGA6yUAQV043XCv4+91/zEGEiKyxdUwK7hRgvRq9LbHQ&#10;7sY/1B9jLRKEQ4EKTIxdIWWoDFkME9cRJ+/svMWYpK+l9nhLcNvKWZbl0mLDacFgR1tD1eV4tQqq&#10;y27Ylc3J+P5q59/6s7wf8lKp9/GwWYCINMRX+Nn+0gryLIf/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eRwgAAANwAAAAPAAAAAAAAAAAAAAAAAJgCAABkcnMvZG93&#10;bnJldi54bWxQSwUGAAAAAAQABAD1AAAAhwM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v:textbox>
                </v:shape>
                <v:shape id="AutoShape 634" o:spid="_x0000_s1539" type="#_x0000_t62" style="position:absolute;left:19431;top:9906;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A3sQA&#10;AADcAAAADwAAAGRycy9kb3ducmV2LnhtbESPQWvCQBSE70L/w/IKvelGhSipq0ilUPCUKHp9ZF+z&#10;0ezbJLtq/PfdQqHHYWa+YVabwTbiTr2vHSuYThIQxKXTNVcKjofP8RKED8gaG8ek4EkeNuuX0Qoz&#10;7R6c070IlYgQ9hkqMCG0mZS+NGTRT1xLHL1v11sMUfaV1D0+Itw2cpYkqbRYc1ww2NKHofJa3KyC&#10;rkxvu7mfh9luT+euyPNTdzFKvb0O23cQgYbwH/5rf2kFabKA3zPx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DAN7EAAAA3AAAAA8AAAAAAAAAAAAAAAAAmAIAAGRycy9k&#10;b3ducmV2LnhtbFBLBQYAAAAABAAEAPUAAACJAwAAAAA=&#10;" adj="41040,13234" fillcolor="#ff9">
                  <v:textbox inset="0,0,0,0">
                    <w:txbxContent>
                      <w:p w:rsidR="0023747D" w:rsidRPr="000E23E9" w:rsidRDefault="0023747D" w:rsidP="00375F9C">
                        <w:pPr>
                          <w:rPr>
                            <w:szCs w:val="18"/>
                          </w:rPr>
                        </w:pPr>
                        <w:r>
                          <w:rPr>
                            <w:rFonts w:hint="eastAsia"/>
                          </w:rPr>
                          <w:t>Non-selection</w:t>
                        </w:r>
                      </w:p>
                    </w:txbxContent>
                  </v:textbox>
                </v:shape>
                <v:shape id="AutoShape 635" o:spid="_x0000_s1540" type="#_x0000_t62" style="position:absolute;left:26289;top:1386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K3sIA&#10;AADcAAAADwAAAGRycy9kb3ducmV2LnhtbERPy4rCMBTdD/gP4QqzGcZUkdrpGMUpCOJqfMBsL821&#10;KTY3pYm1/r1ZCLM8nPdyPdhG9NT52rGC6SQBQVw6XXOl4HzafmYgfEDW2DgmBQ/ysF6N3paYa3fn&#10;A/XHUIkYwj5HBSaENpfSl4Ys+olriSN3cZ3FEGFXSd3hPYbbRs6SJJUWa44NBlsqDJXX480qWGDx&#10;85HOpvvslF2+5qao/m79r1Lv42HzDSLQEP7FL/dOK0jncX48E4+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srewgAAANwAAAAPAAAAAAAAAAAAAAAAAJgCAABkcnMvZG93&#10;bnJldi54bWxQSwUGAAAAAAQABAD1AAAAhwMAAAAA&#10;" adj="28279,24846" fillcolor="#ff9">
                  <v:textbox inset="0,0,0,0">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v:textbox>
                </v:shape>
                <v:shape id="AutoShape 637" o:spid="_x0000_s1541" type="#_x0000_t62" style="position:absolute;left:20574;top:5943;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R6j8MA&#10;AADcAAAADwAAAGRycy9kb3ducmV2LnhtbESP0YrCMBRE3xf8h3AFX5Y1VdwiXaOIIKhPrvoBl+ba&#10;dLe5KU1q698bQfBxmJkzzGLV20rcqPGlYwWTcQKCOHe65ELB5bz9moPwAVlj5ZgU3MnDajn4WGCm&#10;Xce/dDuFQkQI+wwVmBDqTEqfG7Lox64mjt7VNRZDlE0hdYNdhNtKTpMklRZLjgsGa9oYyv9PrVVw&#10;0Nfu7tLemHbbfoZ6v0//jt9KjYb9+gdEoD68w6/2TitIZx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R6j8MAAADcAAAADwAAAAAAAAAAAAAAAACYAgAAZHJzL2Rv&#10;d25yZXYueG1sUEsFBgAAAAAEAAQA9QAAAIgDAAAAAA==&#10;" adj="40365,37456" fillcolor="#ff9">
                  <v:textbox inset="0,0,0,0">
                    <w:txbxContent>
                      <w:p w:rsidR="0023747D" w:rsidRPr="000E23E9" w:rsidRDefault="0023747D" w:rsidP="00375F9C">
                        <w:pPr>
                          <w:rPr>
                            <w:szCs w:val="18"/>
                          </w:rPr>
                        </w:pPr>
                        <w:r>
                          <w:rPr>
                            <w:rFonts w:hint="eastAsia"/>
                          </w:rPr>
                          <w:t>Non-active</w:t>
                        </w:r>
                      </w:p>
                    </w:txbxContent>
                  </v:textbox>
                </v:shape>
                <w10:anchorlock/>
              </v:group>
            </w:pict>
          </mc:Fallback>
        </mc:AlternateContent>
      </w:r>
    </w:p>
    <w:p w:rsidR="00375F9C" w:rsidRPr="002C176B" w:rsidRDefault="00375F9C" w:rsidP="00375F9C">
      <w:pPr>
        <w:rPr>
          <w:b/>
        </w:rPr>
      </w:pPr>
      <w:r w:rsidRPr="002C176B">
        <w:rPr>
          <w:rFonts w:hint="eastAsia"/>
          <w:b/>
        </w:rPr>
        <w:t>Output:</w:t>
      </w:r>
    </w:p>
    <w:p w:rsidR="00375F9C" w:rsidRPr="00B82A21" w:rsidRDefault="005C781A" w:rsidP="00375F9C">
      <w:r>
        <w:rPr>
          <w:rFonts w:hint="eastAsia"/>
          <w:noProof/>
        </w:rPr>
        <mc:AlternateContent>
          <mc:Choice Requires="wps">
            <w:drawing>
              <wp:anchor distT="0" distB="0" distL="114300" distR="114300" simplePos="0" relativeHeight="251631104" behindDoc="0" locked="0" layoutInCell="1" allowOverlap="1" wp14:anchorId="1E0DA2BD" wp14:editId="0C28E1B6">
                <wp:simplePos x="0" y="0"/>
                <wp:positionH relativeFrom="column">
                  <wp:posOffset>685800</wp:posOffset>
                </wp:positionH>
                <wp:positionV relativeFrom="line">
                  <wp:posOffset>662940</wp:posOffset>
                </wp:positionV>
                <wp:extent cx="2286000" cy="219710"/>
                <wp:effectExtent l="9525" t="281940" r="9525" b="12700"/>
                <wp:wrapNone/>
                <wp:docPr id="605" name="AutoShape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0" cy="219710"/>
                        </a:xfrm>
                        <a:prstGeom prst="wedgeRoundRectCallout">
                          <a:avLst>
                            <a:gd name="adj1" fmla="val 43111"/>
                            <a:gd name="adj2" fmla="val -16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t>N</w:t>
                            </w:r>
                            <w:r>
                              <w:rPr>
                                <w:rFonts w:hint="eastAsia"/>
                              </w:rPr>
                              <w:t>on-</w:t>
                            </w:r>
                            <w:r w:rsidRPr="00FB0FAF">
                              <w:t xml:space="preserve">active </w:t>
                            </w:r>
                            <w:r>
                              <w:t>appearance</w:t>
                            </w:r>
                            <w:r>
                              <w:rPr>
                                <w:rFonts w:hint="eastAsia"/>
                              </w:rPr>
                              <w:t>, non-selection</w:t>
                            </w:r>
                          </w:p>
                          <w:p w:rsidR="0023747D" w:rsidRPr="008F04C8"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6" o:spid="_x0000_s1542" type="#_x0000_t62" style="position:absolute;left:0;text-align:left;margin-left:54pt;margin-top:52.2pt;width:180pt;height:17.3pt;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" adj="20112,-25409" fillcolor="#ff9">
                <v:textbox inset="0,0,0,0">
                  <w:txbxContent>
                    <w:p w:rsidR="0023747D" w:rsidRPr="00FB0FAF" w:rsidRDefault="0023747D" w:rsidP="00375F9C">
                      <w:pPr>
                        <w:rPr>
                          <w:szCs w:val="18"/>
                        </w:rPr>
                      </w:pPr>
                      <w:r>
                        <w:t>N</w:t>
                      </w:r>
                      <w:r>
                        <w:rPr>
                          <w:rFonts w:hint="eastAsia"/>
                        </w:rPr>
                        <w:t>on-</w:t>
                      </w:r>
                      <w:r w:rsidRPr="00FB0FAF">
                        <w:t xml:space="preserve">active </w:t>
                      </w:r>
                      <w:r>
                        <w:t>appearance</w:t>
                      </w:r>
                      <w:r>
                        <w:rPr>
                          <w:rFonts w:hint="eastAsia"/>
                        </w:rPr>
                        <w:t>, non-selection</w:t>
                      </w:r>
                    </w:p>
                    <w:p w:rsidR="0023747D" w:rsidRPr="008F04C8" w:rsidRDefault="0023747D" w:rsidP="00375F9C">
                      <w:pPr>
                        <w:rPr>
                          <w:szCs w:val="18"/>
                        </w:rPr>
                      </w:pPr>
                    </w:p>
                  </w:txbxContent>
                </v:textbox>
                <w10:wrap anchory="line"/>
              </v:shape>
            </w:pict>
          </mc:Fallback>
        </mc:AlternateContent>
      </w:r>
      <w:r w:rsidR="00375F9C" w:rsidRPr="005B5F5F">
        <w:rPr>
          <w:rFonts w:hint="eastAsia"/>
        </w:rPr>
        <w:t xml:space="preserve"> </w:t>
      </w:r>
      <w:r>
        <w:rPr>
          <w:rFonts w:hint="eastAsia"/>
          <w:noProof/>
        </w:rPr>
        <w:drawing>
          <wp:inline distT="0" distB="0" distL="0" distR="0" wp14:anchorId="1767CDAC" wp14:editId="044A0F10">
            <wp:extent cx="1981200" cy="91440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81200" cy="914400"/>
                    </a:xfrm>
                    <a:prstGeom prst="rect">
                      <a:avLst/>
                    </a:prstGeom>
                    <a:noFill/>
                    <a:ln>
                      <a:noFill/>
                    </a:ln>
                  </pic:spPr>
                </pic:pic>
              </a:graphicData>
            </a:graphic>
          </wp:inline>
        </w:drawing>
      </w:r>
    </w:p>
    <w:p w:rsidR="00375F9C" w:rsidRPr="00B82A21" w:rsidRDefault="00375F9C" w:rsidP="00375F9C"/>
    <w:p w:rsidR="00375F9C" w:rsidRDefault="00375F9C" w:rsidP="00E45D25">
      <w:pPr>
        <w:pStyle w:val="4"/>
        <w:numPr>
          <w:ilvl w:val="3"/>
          <w:numId w:val="17"/>
        </w:numPr>
      </w:pPr>
      <w:bookmarkStart w:id="127" w:name="_Toc453071762"/>
      <w:r>
        <w:rPr>
          <w:rFonts w:hint="eastAsia"/>
        </w:rPr>
        <w:t>Single row selection</w:t>
      </w:r>
      <w:bookmarkEnd w:id="127"/>
      <w:r>
        <w:rPr>
          <w:rFonts w:hint="eastAsia"/>
        </w:rPr>
        <w:t xml:space="preserve"> </w:t>
      </w:r>
    </w:p>
    <w:p w:rsidR="00375F9C" w:rsidRPr="008F04C8" w:rsidRDefault="00375F9C" w:rsidP="00375F9C">
      <w:pPr>
        <w:rPr>
          <w:b/>
        </w:rPr>
      </w:pPr>
      <w:r w:rsidRPr="008F04C8">
        <w:rPr>
          <w:b/>
        </w:rPr>
        <w:t>I</w:t>
      </w:r>
      <w:r w:rsidRPr="008F04C8">
        <w:rPr>
          <w:rFonts w:hint="eastAsia"/>
          <w:b/>
        </w:rPr>
        <w:t>nput:</w:t>
      </w:r>
    </w:p>
    <w:p w:rsidR="00375F9C" w:rsidRDefault="005C781A" w:rsidP="00375F9C">
      <w:r>
        <w:rPr>
          <w:noProof/>
        </w:rPr>
        <mc:AlternateContent>
          <mc:Choice Requires="wpc">
            <w:drawing>
              <wp:inline distT="0" distB="0" distL="0" distR="0" wp14:anchorId="2830888B" wp14:editId="68F30B05">
                <wp:extent cx="5257800" cy="1922145"/>
                <wp:effectExtent l="9525" t="0" r="9525" b="11430"/>
                <wp:docPr id="724" name="画布 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2" name="Text Box 726"/>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03" name="AutoShape 733"/>
                        <wps:cNvSpPr>
                          <a:spLocks noChangeArrowheads="1"/>
                        </wps:cNvSpPr>
                        <wps:spPr bwMode="auto">
                          <a:xfrm flipH="1">
                            <a:off x="1600200" y="891540"/>
                            <a:ext cx="1371600" cy="219710"/>
                          </a:xfrm>
                          <a:prstGeom prst="wedgeRoundRectCallout">
                            <a:avLst>
                              <a:gd name="adj1" fmla="val 85000"/>
                              <a:gd name="adj2" fmla="val -20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wps:txbx>
                        <wps:bodyPr rot="0" vert="horz" wrap="square" lIns="0" tIns="0" rIns="0" bIns="0" anchor="t" anchorCtr="0" upright="1">
                          <a:noAutofit/>
                        </wps:bodyPr>
                      </wps:wsp>
                      <wps:wsp>
                        <wps:cNvPr id="604" name="AutoShape 737"/>
                        <wps:cNvSpPr>
                          <a:spLocks noChangeArrowheads="1"/>
                        </wps:cNvSpPr>
                        <wps:spPr bwMode="auto">
                          <a:xfrm flipH="1">
                            <a:off x="2628900" y="1584960"/>
                            <a:ext cx="1028700" cy="219710"/>
                          </a:xfrm>
                          <a:prstGeom prst="wedgeRoundRectCallout">
                            <a:avLst>
                              <a:gd name="adj1" fmla="val 96667"/>
                              <a:gd name="adj2" fmla="val -26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ill be fired</w:t>
                              </w:r>
                            </w:p>
                          </w:txbxContent>
                        </wps:txbx>
                        <wps:bodyPr rot="0" vert="horz" wrap="square" lIns="0" tIns="0" rIns="0" bIns="0" anchor="t" anchorCtr="0" upright="1">
                          <a:noAutofit/>
                        </wps:bodyPr>
                      </wps:wsp>
                    </wpc:wpc>
                  </a:graphicData>
                </a:graphic>
              </wp:inline>
            </w:drawing>
          </mc:Choice>
          <mc:Fallback>
            <w:pict>
              <v:group id="画布 724" o:spid="_x0000_s1543"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">
                <v:shape id="_x0000_s1544" type="#_x0000_t75" style="position:absolute;width:52578;height:19221;visibility:visible;mso-wrap-style:square">
                  <v:fill o:detectmouseclick="t"/>
                  <v:path o:connecttype="none"/>
                </v:shape>
                <v:shape id="Text Box 726" o:spid="_x0000_s1545"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RksQA&#10;AADcAAAADwAAAGRycy9kb3ducmV2LnhtbESPzWrDMBCE74W+g9hAb42cHEzqRDEhobiXQpuf+2Jt&#10;LGNrZSTFcd6+KhR6HGbmG2ZTTrYXI/nQOlawmGcgiGunW24UnE/vrysQISJr7B2TggcFKLfPTxss&#10;tLvzN43H2IgE4VCgAhPjUEgZakMWw9wNxMm7Om8xJukbqT3eE9z2cpllubTYclowONDeUN0db1ZB&#10;3R2mQ9VejB9vdvWl36rHZ14p9TKbdmsQkab4H/5rf2gFebaE3zPp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BEZL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v:textbox>
                </v:shape>
                <v:shape id="AutoShape 733" o:spid="_x0000_s1546" type="#_x0000_t62" style="position:absolute;left:16002;top:8915;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mscQA&#10;AADcAAAADwAAAGRycy9kb3ducmV2LnhtbESPS4vCMBSF9wP+h3CF2QyazghFq1FERpjNCL4W7i7N&#10;ta02NyWJtf57MzDg8nAeH2e26EwtWnK+sqzgc5iAIM6trrhQcNivB2MQPiBrrC2Tggd5WMx7bzPM&#10;tL3zltpdKEQcYZ+hgjKEJpPS5yUZ9EPbEEfvbJ3BEKUrpHZ4j+Omll9JkkqDFUdCiQ2tSsqvu5uJ&#10;kA23H6fLZktp534fR3mdUP2t1Hu/W05BBOrCK/zf/tEK0mQE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7prHEAAAA3AAAAA8AAAAAAAAAAAAAAAAAmAIAAGRycy9k&#10;b3ducmV2LnhtbFBLBQYAAAAABAAEAPUAAACJAwAAAAA=&#10;" adj="29160,6367"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v:textbox>
                </v:shape>
                <v:shape id="AutoShape 737" o:spid="_x0000_s1547" type="#_x0000_t62" style="position:absolute;left:26289;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2gsAA&#10;AADcAAAADwAAAGRycy9kb3ducmV2LnhtbESPQYvCMBSE78L+h/AWvGmqSF26RhFF0ONWvb9t3rbF&#10;5qUm0dZ/vxEEj8PMfMMsVr1pxJ2cry0rmIwTEMSF1TWXCk7H3egLhA/IGhvLpOBBHlbLj8ECM207&#10;/qF7HkoRIewzVFCF0GZS+qIig35sW+Lo/VlnMETpSqkddhFuGjlNklQarDkuVNjSpqLikt9MpByu&#10;vXOH83ZDnVtTvpsff1On1PCzX3+DCNSHd/jV3msFaTKD5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k2gsAAAADcAAAADwAAAAAAAAAAAAAAAACYAgAAZHJzL2Rvd25y&#10;ZXYueG1sUEsFBgAAAAAEAAQA9QAAAIUDAAAAAA==&#10;" adj="31680,5056" fillcolor="#ff9">
                  <v:textbox inset="0,0,0,0">
                    <w:txbxContent>
                      <w:p w:rsidR="0023747D" w:rsidRPr="000E23E9" w:rsidRDefault="0023747D" w:rsidP="00375F9C">
                        <w:pPr>
                          <w:rPr>
                            <w:szCs w:val="18"/>
                          </w:rPr>
                        </w:pPr>
                        <w:r>
                          <w:rPr>
                            <w:szCs w:val="18"/>
                          </w:rPr>
                          <w:t>W</w:t>
                        </w:r>
                        <w:r>
                          <w:rPr>
                            <w:rFonts w:hint="eastAsia"/>
                            <w:szCs w:val="18"/>
                          </w:rPr>
                          <w:t>ill be fired</w:t>
                        </w:r>
                      </w:p>
                    </w:txbxContent>
                  </v:textbox>
                </v:shape>
                <w10:anchorlock/>
              </v:group>
            </w:pict>
          </mc:Fallback>
        </mc:AlternateContent>
      </w:r>
    </w:p>
    <w:p w:rsidR="00375F9C" w:rsidRPr="008F04C8" w:rsidRDefault="00375F9C" w:rsidP="00375F9C">
      <w:pPr>
        <w:rPr>
          <w:b/>
        </w:rPr>
      </w:pPr>
      <w:r w:rsidRPr="008F04C8">
        <w:rPr>
          <w:b/>
        </w:rPr>
        <w:t>O</w:t>
      </w:r>
      <w:r w:rsidRPr="008F04C8">
        <w:rPr>
          <w:rFonts w:hint="eastAsia"/>
          <w:b/>
        </w:rPr>
        <w:t>utput:</w:t>
      </w:r>
    </w:p>
    <w:p w:rsidR="00375F9C" w:rsidRDefault="005C781A" w:rsidP="00375F9C">
      <w:r>
        <w:rPr>
          <w:rFonts w:hint="eastAsia"/>
          <w:noProof/>
        </w:rPr>
        <mc:AlternateContent>
          <mc:Choice Requires="wps">
            <w:drawing>
              <wp:anchor distT="0" distB="0" distL="114300" distR="114300" simplePos="0" relativeHeight="251610624" behindDoc="0" locked="0" layoutInCell="1" allowOverlap="1" wp14:anchorId="4EFAA671" wp14:editId="00D01EE9">
                <wp:simplePos x="0" y="0"/>
                <wp:positionH relativeFrom="column">
                  <wp:posOffset>914400</wp:posOffset>
                </wp:positionH>
                <wp:positionV relativeFrom="line">
                  <wp:posOffset>509270</wp:posOffset>
                </wp:positionV>
                <wp:extent cx="1257300" cy="198120"/>
                <wp:effectExtent l="9525" t="213995" r="9525" b="6985"/>
                <wp:wrapNone/>
                <wp:docPr id="601" name="AutoShap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25352"/>
                            <a:gd name="adj2" fmla="val -148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election appearance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0" o:spid="_x0000_s1548" type="#_x0000_t62" style="position:absolute;left:0;text-align:left;margin-left:1in;margin-top:40.1pt;width:99pt;height:15.6pt;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" adj="16276,-21185" fillcolor="#ff9">
                <v:textbox inset="0,0,0,0">
                  <w:txbxContent>
                    <w:p w:rsidR="0023747D" w:rsidRPr="000E23E9" w:rsidRDefault="0023747D" w:rsidP="00375F9C">
                      <w:pPr>
                        <w:rPr>
                          <w:szCs w:val="18"/>
                        </w:rPr>
                      </w:pPr>
                      <w:r>
                        <w:rPr>
                          <w:szCs w:val="18"/>
                        </w:rPr>
                        <w:t>S</w:t>
                      </w:r>
                      <w:r>
                        <w:rPr>
                          <w:rFonts w:hint="eastAsia"/>
                          <w:szCs w:val="18"/>
                        </w:rPr>
                        <w:t>election appearance</w:t>
                      </w:r>
                    </w:p>
                  </w:txbxContent>
                </v:textbox>
                <w10:wrap anchory="line"/>
              </v:shape>
            </w:pict>
          </mc:Fallback>
        </mc:AlternateContent>
      </w:r>
      <w:r>
        <w:rPr>
          <w:rFonts w:hint="eastAsia"/>
          <w:noProof/>
        </w:rPr>
        <w:drawing>
          <wp:inline distT="0" distB="0" distL="0" distR="0" wp14:anchorId="4B3E8CA9" wp14:editId="39A71C31">
            <wp:extent cx="1990725" cy="876300"/>
            <wp:effectExtent l="0" t="0" r="952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3">
                      <a:extLst>
                        <a:ext uri="{28A0092B-C50C-407E-A947-70E740481C1C}">
                          <a14:useLocalDpi xmlns:a14="http://schemas.microsoft.com/office/drawing/2010/main" val="0"/>
                        </a:ext>
                      </a:extLst>
                    </a:blip>
                    <a:srcRect b="22690"/>
                    <a:stretch>
                      <a:fillRect/>
                    </a:stretch>
                  </pic:blipFill>
                  <pic:spPr bwMode="auto">
                    <a:xfrm>
                      <a:off x="0" y="0"/>
                      <a:ext cx="1990725" cy="876300"/>
                    </a:xfrm>
                    <a:prstGeom prst="rect">
                      <a:avLst/>
                    </a:prstGeom>
                    <a:noFill/>
                    <a:ln>
                      <a:noFill/>
                    </a:ln>
                  </pic:spPr>
                </pic:pic>
              </a:graphicData>
            </a:graphic>
          </wp:inline>
        </w:drawing>
      </w:r>
    </w:p>
    <w:p w:rsidR="00375F9C" w:rsidRDefault="00375F9C" w:rsidP="00E45D25">
      <w:pPr>
        <w:pStyle w:val="4"/>
        <w:numPr>
          <w:ilvl w:val="3"/>
          <w:numId w:val="17"/>
        </w:numPr>
      </w:pPr>
      <w:bookmarkStart w:id="128" w:name="_Toc453071763"/>
      <w:r>
        <w:rPr>
          <w:rFonts w:hint="eastAsia"/>
        </w:rPr>
        <w:t>Multi-row selection</w:t>
      </w:r>
      <w:bookmarkEnd w:id="128"/>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w:lastRenderedPageBreak/>
        <mc:AlternateContent>
          <mc:Choice Requires="wpc">
            <w:drawing>
              <wp:inline distT="0" distB="0" distL="0" distR="0" wp14:anchorId="5AF15F36" wp14:editId="78DE8B88">
                <wp:extent cx="5257800" cy="1922145"/>
                <wp:effectExtent l="9525" t="0" r="9525" b="11430"/>
                <wp:docPr id="720" name="画布 7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7" name="Text Box 722"/>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951299" w:rsidRDefault="0023747D" w:rsidP="00375F9C">
                              <w:pPr>
                                <w:spacing w:line="240" w:lineRule="exact"/>
                                <w:rPr>
                                  <w:sz w:val="18"/>
                                  <w:szCs w:val="18"/>
                                </w:rPr>
                              </w:pPr>
                              <w:proofErr w:type="gramStart"/>
                              <w:r w:rsidRPr="00951299">
                                <w:rPr>
                                  <w:sz w:val="18"/>
                                  <w:szCs w:val="18"/>
                                </w:rPr>
                                <w:t>tg.setRowHandlerWidth(</w:t>
                              </w:r>
                              <w:proofErr w:type="gramEnd"/>
                              <w:r w:rsidRPr="00951299">
                                <w:rPr>
                                  <w:color w:val="800000"/>
                                  <w:sz w:val="18"/>
                                  <w:szCs w:val="18"/>
                                </w:rPr>
                                <w:t>24</w:t>
                              </w:r>
                              <w:r w:rsidRPr="00951299">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"multi"</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8" name="AutoShape 723"/>
                        <wps:cNvSpPr>
                          <a:spLocks noChangeArrowheads="1"/>
                        </wps:cNvSpPr>
                        <wps:spPr bwMode="auto">
                          <a:xfrm flipH="1">
                            <a:off x="1371600" y="891540"/>
                            <a:ext cx="1371600" cy="219710"/>
                          </a:xfrm>
                          <a:prstGeom prst="wedgeRoundRectCallout">
                            <a:avLst>
                              <a:gd name="adj1" fmla="val 71111"/>
                              <a:gd name="adj2" fmla="val -294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r>
                                <w:rPr>
                                  <w:rFonts w:hint="eastAsia"/>
                                  <w:szCs w:val="18"/>
                                </w:rPr>
                                <w:t xml:space="preserve"> mode</w:t>
                              </w:r>
                            </w:p>
                          </w:txbxContent>
                        </wps:txbx>
                        <wps:bodyPr rot="0" vert="horz" wrap="square" lIns="0" tIns="0" rIns="0" bIns="0" anchor="t" anchorCtr="0" upright="1">
                          <a:noAutofit/>
                        </wps:bodyPr>
                      </wps:wsp>
                      <wps:wsp>
                        <wps:cNvPr id="599" name="AutoShape 732"/>
                        <wps:cNvSpPr>
                          <a:spLocks noChangeArrowheads="1"/>
                        </wps:cNvSpPr>
                        <wps:spPr bwMode="auto">
                          <a:xfrm flipH="1">
                            <a:off x="1714500" y="297180"/>
                            <a:ext cx="1485900" cy="219710"/>
                          </a:xfrm>
                          <a:prstGeom prst="wedgeRoundRectCallout">
                            <a:avLst>
                              <a:gd name="adj1" fmla="val 70769"/>
                              <a:gd name="adj2" fmla="val 36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 handler</w:t>
                              </w:r>
                              <w:r>
                                <w:rPr>
                                  <w:szCs w:val="18"/>
                                </w:rPr>
                                <w:t>’</w:t>
                              </w:r>
                              <w:r>
                                <w:rPr>
                                  <w:rFonts w:hint="eastAsia"/>
                                  <w:szCs w:val="18"/>
                                </w:rPr>
                                <w:t>s width</w:t>
                              </w:r>
                            </w:p>
                          </w:txbxContent>
                        </wps:txbx>
                        <wps:bodyPr rot="0" vert="horz" wrap="square" lIns="0" tIns="0" rIns="0" bIns="0" anchor="t" anchorCtr="0" upright="1">
                          <a:noAutofit/>
                        </wps:bodyPr>
                      </wps:wsp>
                      <wps:wsp>
                        <wps:cNvPr id="600" name="AutoShape 738"/>
                        <wps:cNvSpPr>
                          <a:spLocks noChangeArrowheads="1"/>
                        </wps:cNvSpPr>
                        <wps:spPr bwMode="auto">
                          <a:xfrm flipH="1">
                            <a:off x="2171700" y="1584960"/>
                            <a:ext cx="1028700" cy="219710"/>
                          </a:xfrm>
                          <a:prstGeom prst="wedgeRoundRectCallout">
                            <a:avLst>
                              <a:gd name="adj1" fmla="val 113329"/>
                              <a:gd name="adj2" fmla="val -1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ill be fired</w:t>
                              </w:r>
                            </w:p>
                            <w:p w:rsidR="0023747D" w:rsidRPr="008F04C8"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720" o:spid="_x0000_s1549"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">
                <v:shape id="_x0000_s1550" type="#_x0000_t75" style="position:absolute;width:52578;height:19221;visibility:visible;mso-wrap-style:square">
                  <v:fill o:detectmouseclick="t"/>
                  <v:path o:connecttype="none"/>
                </v:shape>
                <v:shape id="Text Box 722" o:spid="_x0000_s1551"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G8cQA&#10;AADcAAAADwAAAGRycy9kb3ducmV2LnhtbESPT2sCMRTE74V+h/AKvdWshVpdjSJKWS9C/Xd/bJ6b&#10;xc3LksR1/fZGKPQ4zMxvmNmit43oyIfasYLhIANBXDpdc6XgePj5GIMIEVlj45gU3CnAYv76MsNc&#10;uxvvqNvHSiQIhxwVmBjbXMpQGrIYBq4lTt7ZeYsxSV9J7fGW4LaRn1k2khZrTgsGW1oZKi/7q1VQ&#10;Xtb9uqhPxndXO/7Vk+K+HRVKvb/1yymISH38D/+1N1rB1+Qb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RvH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951299" w:rsidRDefault="0023747D" w:rsidP="00375F9C">
                        <w:pPr>
                          <w:spacing w:line="240" w:lineRule="exact"/>
                          <w:rPr>
                            <w:sz w:val="18"/>
                            <w:szCs w:val="18"/>
                          </w:rPr>
                        </w:pPr>
                        <w:proofErr w:type="gramStart"/>
                        <w:r w:rsidRPr="00951299">
                          <w:rPr>
                            <w:sz w:val="18"/>
                            <w:szCs w:val="18"/>
                          </w:rPr>
                          <w:t>tg.setRowHandlerWidth(</w:t>
                        </w:r>
                        <w:proofErr w:type="gramEnd"/>
                        <w:r w:rsidRPr="00951299">
                          <w:rPr>
                            <w:color w:val="800000"/>
                            <w:sz w:val="18"/>
                            <w:szCs w:val="18"/>
                          </w:rPr>
                          <w:t>24</w:t>
                        </w:r>
                        <w:r w:rsidRPr="00951299">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"multi"</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v:textbox>
                </v:shape>
                <v:shape id="AutoShape 723" o:spid="_x0000_s1552" type="#_x0000_t62" style="position:absolute;left:13716;top:8915;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mMEA&#10;AADcAAAADwAAAGRycy9kb3ducmV2LnhtbERPy4rCMBTdD/gP4QruxlRhRDtNRQRlFi58FGR2l+ZO&#10;27G5KUmsnb+fLASXh/PO1oNpRU/ON5YVzKYJCOLS6oYrBcVl974E4QOyxtYyKfgjD+t89JZhqu2D&#10;T9SfQyViCPsUFdQhdKmUvqzJoJ/ajjhyP9YZDBG6SmqHjxhuWjlPkoU02HBsqLGjbU3l7Xw3CuSR&#10;i07e97/kD1p/X2f7vkjmSk3Gw+YTRKAhvMRP95dW8LGKa+OZeAR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qYZjBAAAA3AAAAA8AAAAAAAAAAAAAAAAAmAIAAGRycy9kb3du&#10;cmV2LnhtbFBLBQYAAAAABAAEAPUAAACGAwAAAAA=&#10;" adj="26160,4432"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r>
                          <w:rPr>
                            <w:rFonts w:hint="eastAsia"/>
                            <w:szCs w:val="18"/>
                          </w:rPr>
                          <w:t xml:space="preserve"> mode</w:t>
                        </w:r>
                      </w:p>
                    </w:txbxContent>
                  </v:textbox>
                </v:shape>
                <v:shape id="AutoShape 732" o:spid="_x0000_s1553" type="#_x0000_t62" style="position:absolute;left:17145;top:2971;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gyT8MA&#10;AADcAAAADwAAAGRycy9kb3ducmV2LnhtbESP3YrCMBSE7xd8h3AE79bU6opWo6goiDfizwMcmmNb&#10;bE5qE2t9e7OwsJfDzHzDzJetKUVDtSssKxj0IxDEqdUFZwqul933BITzyBpLy6TgTQ6Wi87XHBNt&#10;X3yi5uwzESDsElSQe18lUro0J4Oubyvi4N1sbdAHWWdS1/gKcFPKOIrG0mDBYSHHijY5pffz0yho&#10;3PH2OAzGfsvbR6yHaxuvDyOlet12NQPhqfX/4b/2Xiv4mU7h90w4AnL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0gyT8MAAADcAAAADwAAAAAAAAAAAAAAAACYAgAAZHJzL2Rv&#10;d25yZXYueG1sUEsFBgAAAAAEAAQA9QAAAIgDAAAAAA==&#10;" adj="26086,18603" fillcolor="#ff9">
                  <v:textbox inset="0,0,0,0">
                    <w:txbxContent>
                      <w:p w:rsidR="0023747D" w:rsidRPr="000E23E9" w:rsidRDefault="0023747D" w:rsidP="00375F9C">
                        <w:pPr>
                          <w:rPr>
                            <w:szCs w:val="18"/>
                          </w:rPr>
                        </w:pPr>
                        <w:r>
                          <w:rPr>
                            <w:szCs w:val="18"/>
                          </w:rPr>
                          <w:t>R</w:t>
                        </w:r>
                        <w:r>
                          <w:rPr>
                            <w:rFonts w:hint="eastAsia"/>
                            <w:szCs w:val="18"/>
                          </w:rPr>
                          <w:t>ow handler</w:t>
                        </w:r>
                        <w:r>
                          <w:rPr>
                            <w:szCs w:val="18"/>
                          </w:rPr>
                          <w:t>’</w:t>
                        </w:r>
                        <w:r>
                          <w:rPr>
                            <w:rFonts w:hint="eastAsia"/>
                            <w:szCs w:val="18"/>
                          </w:rPr>
                          <w:t>s width</w:t>
                        </w:r>
                      </w:p>
                    </w:txbxContent>
                  </v:textbox>
                </v:shape>
                <v:shape id="AutoShape 738" o:spid="_x0000_s1554" type="#_x0000_t62" style="position:absolute;left:21717;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biBsMA&#10;AADcAAAADwAAAGRycy9kb3ducmV2LnhtbERPy2oCMRTdC/2HcAvuNFOlIqNRxAfYCqUd3bi7Tm4n&#10;005uhiTV6d83C6HLw3nPl51txJV8qB0reBpmIIhLp2uuFJyOu8EURIjIGhvHpOCXAiwXD7055trd&#10;+IOuRaxECuGQowITY5tLGUpDFsPQtcSJ+3TeYkzQV1J7vKVw28hRlk2kxZpTg8GW1obK7+LHKqCX&#10;56/xTr5vVq9vU3MaHfy2O1+U6j92qxmISF38F9/de61gkqX56Uw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biBsMAAADcAAAADwAAAAAAAAAAAAAAAACYAgAAZHJzL2Rv&#10;d25yZXYueG1sUEsFBgAAAAAEAAQA9QAAAIgDAAAAAA==&#10;" adj="35279,7741" fillcolor="#ff9">
                  <v:textbox inset="0,0,0,0">
                    <w:txbxContent>
                      <w:p w:rsidR="0023747D" w:rsidRPr="000E23E9" w:rsidRDefault="0023747D" w:rsidP="00375F9C">
                        <w:pPr>
                          <w:rPr>
                            <w:szCs w:val="18"/>
                          </w:rPr>
                        </w:pPr>
                        <w:r>
                          <w:rPr>
                            <w:szCs w:val="18"/>
                          </w:rPr>
                          <w:t>W</w:t>
                        </w:r>
                        <w:r>
                          <w:rPr>
                            <w:rFonts w:hint="eastAsia"/>
                            <w:szCs w:val="18"/>
                          </w:rPr>
                          <w:t>ill be fired</w:t>
                        </w:r>
                      </w:p>
                      <w:p w:rsidR="0023747D" w:rsidRPr="008F04C8" w:rsidRDefault="0023747D" w:rsidP="00375F9C">
                        <w:pPr>
                          <w:rPr>
                            <w:szCs w:val="18"/>
                          </w:rPr>
                        </w:pPr>
                      </w:p>
                    </w:txbxContent>
                  </v:textbox>
                </v:shape>
                <w10:anchorlock/>
              </v:group>
            </w:pict>
          </mc:Fallback>
        </mc:AlternateContent>
      </w:r>
    </w:p>
    <w:p w:rsidR="00375F9C" w:rsidRPr="00DC735D" w:rsidRDefault="00375F9C" w:rsidP="00375F9C">
      <w:pPr>
        <w:rPr>
          <w:b/>
        </w:rPr>
      </w:pPr>
      <w:r w:rsidRPr="00DC735D">
        <w:rPr>
          <w:b/>
        </w:rPr>
        <w:t>O</w:t>
      </w:r>
      <w:r w:rsidRPr="00DC735D">
        <w:rPr>
          <w:rFonts w:hint="eastAsia"/>
          <w:b/>
        </w:rPr>
        <w:t>utput:</w:t>
      </w:r>
    </w:p>
    <w:p w:rsidR="00375F9C" w:rsidRDefault="005C781A" w:rsidP="00375F9C">
      <w:r>
        <w:rPr>
          <w:rFonts w:hint="eastAsia"/>
          <w:noProof/>
        </w:rPr>
        <w:drawing>
          <wp:inline distT="0" distB="0" distL="0" distR="0" wp14:anchorId="0C9BD659" wp14:editId="517AC410">
            <wp:extent cx="1990725" cy="733425"/>
            <wp:effectExtent l="0" t="0" r="9525"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90725" cy="733425"/>
                    </a:xfrm>
                    <a:prstGeom prst="rect">
                      <a:avLst/>
                    </a:prstGeom>
                    <a:noFill/>
                    <a:ln>
                      <a:noFill/>
                    </a:ln>
                  </pic:spPr>
                </pic:pic>
              </a:graphicData>
            </a:graphic>
          </wp:inline>
        </w:drawing>
      </w:r>
    </w:p>
    <w:p w:rsidR="00375F9C" w:rsidRDefault="00375F9C" w:rsidP="00E45D25">
      <w:pPr>
        <w:pStyle w:val="4"/>
        <w:numPr>
          <w:ilvl w:val="3"/>
          <w:numId w:val="17"/>
        </w:numPr>
      </w:pPr>
      <w:bookmarkStart w:id="129" w:name="_Toc453071764"/>
      <w:r>
        <w:rPr>
          <w:rFonts w:hint="eastAsia"/>
        </w:rPr>
        <w:t>Single cell selection</w:t>
      </w:r>
      <w:bookmarkEnd w:id="129"/>
      <w:r>
        <w:rPr>
          <w:rFonts w:hint="eastAsia"/>
        </w:rPr>
        <w:t xml:space="preserve"> </w:t>
      </w:r>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mc:AlternateContent>
          <mc:Choice Requires="wpc">
            <w:drawing>
              <wp:inline distT="0" distB="0" distL="0" distR="0" wp14:anchorId="6DC06856" wp14:editId="096F92DF">
                <wp:extent cx="5257800" cy="2074545"/>
                <wp:effectExtent l="9525" t="0" r="9525" b="11430"/>
                <wp:docPr id="745" name="画布 7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3" name="Text Box 747"/>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4" name="AutoShape 749"/>
                        <wps:cNvSpPr>
                          <a:spLocks noChangeArrowheads="1"/>
                        </wps:cNvSpPr>
                        <wps:spPr bwMode="auto">
                          <a:xfrm flipH="1">
                            <a:off x="1714500" y="990600"/>
                            <a:ext cx="1371600" cy="219710"/>
                          </a:xfrm>
                          <a:prstGeom prst="wedgeRoundRectCallout">
                            <a:avLst>
                              <a:gd name="adj1" fmla="val 88472"/>
                              <a:gd name="adj2" fmla="val 4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wps:txbx>
                        <wps:bodyPr rot="0" vert="horz" wrap="square" lIns="0" tIns="0" rIns="0" bIns="0" anchor="t" anchorCtr="0" upright="1">
                          <a:noAutofit/>
                        </wps:bodyPr>
                      </wps:wsp>
                      <wps:wsp>
                        <wps:cNvPr id="596" name="AutoShape 638"/>
                        <wps:cNvSpPr>
                          <a:spLocks noChangeArrowheads="1"/>
                        </wps:cNvSpPr>
                        <wps:spPr bwMode="auto">
                          <a:xfrm flipH="1">
                            <a:off x="1714500" y="396240"/>
                            <a:ext cx="1257300" cy="219710"/>
                          </a:xfrm>
                          <a:prstGeom prst="wedgeRoundRectCallout">
                            <a:avLst>
                              <a:gd name="adj1" fmla="val 91968"/>
                              <a:gd name="adj2" fmla="val 6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cell</w:t>
                              </w:r>
                              <w:r>
                                <w:rPr>
                                  <w:szCs w:val="18"/>
                                </w:rPr>
                                <w:t>’</w:t>
                              </w:r>
                              <w:r>
                                <w:rPr>
                                  <w:rFonts w:hint="eastAsia"/>
                                  <w:szCs w:val="18"/>
                                </w:rPr>
                                <w:t xml:space="preserve"> mode</w:t>
                              </w:r>
                            </w:p>
                          </w:txbxContent>
                        </wps:txbx>
                        <wps:bodyPr rot="0" vert="horz" wrap="square" lIns="0" tIns="0" rIns="0" bIns="0" anchor="t" anchorCtr="0" upright="1">
                          <a:noAutofit/>
                        </wps:bodyPr>
                      </wps:wsp>
                    </wpc:wpc>
                  </a:graphicData>
                </a:graphic>
              </wp:inline>
            </w:drawing>
          </mc:Choice>
          <mc:Fallback>
            <w:pict>
              <v:group id="画布 745" o:spid="_x0000_s1555"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">
                <v:shape id="_x0000_s1556" type="#_x0000_t75" style="position:absolute;width:52578;height:20745;visibility:visible;mso-wrap-style:square">
                  <v:fill o:detectmouseclick="t"/>
                  <v:path o:connecttype="none"/>
                </v:shape>
                <v:shape id="Text Box 747" o:spid="_x0000_s1557"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A8sQA&#10;AADcAAAADwAAAGRycy9kb3ducmV2LnhtbESPT2sCMRTE74LfITzBm2ZbqejWKKKU7UWof3p/bF43&#10;i5uXJYnr+u2bgtDjMDO/YVab3jaiIx9qxwpephkI4tLpmisFl/PHZAEiRGSNjWNS8KAAm/VwsMJc&#10;uzsfqTvFSiQIhxwVmBjbXMpQGrIYpq4lTt6P8xZjkr6S2uM9wW0jX7NsLi3WnBYMtrQzVF5PN6ug&#10;vO77fVF/G9/d7OJLL4vHYV4oNR7123cQkfr4H362P7WCt+U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iQPL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v:textbox>
                </v:shape>
                <v:shape id="AutoShape 749" o:spid="_x0000_s1558" type="#_x0000_t62" style="position:absolute;left:17145;top:9906;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EIscA&#10;AADcAAAADwAAAGRycy9kb3ducmV2LnhtbESPzWsCMRTE74X+D+EVvBTN9kNtt0YRW8FDL34gHh+b&#10;183i5mVJsu72vzdCocdhZn7DzBa9rcWFfKgcK3gaZSCIC6crLhUc9uvhG4gQkTXWjknBLwVYzO/v&#10;Zphr1/GWLrtYigThkKMCE2OTSxkKQxbDyDXEyftx3mJM0pdSe+wS3NbyOcsm0mLFacFgQytDxXnX&#10;WgUn4zv7Na225+VL2643j9+fx7ZQavDQLz9AROrjf/ivvdEKxu+vcDuTj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OhCLHAAAA3AAAAA8AAAAAAAAAAAAAAAAAmAIAAGRy&#10;cy9kb3ducmV2LnhtbFBLBQYAAAAABAAEAPUAAACMAwAAAAA=&#10;" adj="29910,11736"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v:textbox>
                </v:shape>
                <v:shape id="AutoShape 638" o:spid="_x0000_s1559" type="#_x0000_t62" style="position:absolute;left:17145;top:396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i/MQA&#10;AADcAAAADwAAAGRycy9kb3ducmV2LnhtbESPQWvCQBSE74X+h+UVequbShtqdJUqVLx4SKr3R/aZ&#10;DWbfht3VxP76rlDocZiZb5jFarSduJIPrWMFr5MMBHHtdMuNgsP318sHiBCRNXaOScGNAqyWjw8L&#10;LLQbuKRrFRuRIBwKVGBi7AspQ23IYpi4njh5J+ctxiR9I7XHIcFtJ6dZlkuLLacFgz1tDNXn6mIV&#10;XPLbTzlk+zd33Hqz26xtWeFWqeen8XMOItIY/8N/7Z1W8D7L4X4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YvzEAAAA3AAAAA8AAAAAAAAAAAAAAAAAmAIAAGRycy9k&#10;b3ducmV2LnhtbFBLBQYAAAAABAAEAPUAAACJAwAAAAA=&#10;" adj="30665,24409"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cell</w:t>
                        </w:r>
                        <w:r>
                          <w:rPr>
                            <w:szCs w:val="18"/>
                          </w:rPr>
                          <w:t>’</w:t>
                        </w:r>
                        <w:r>
                          <w:rPr>
                            <w:rFonts w:hint="eastAsia"/>
                            <w:szCs w:val="18"/>
                          </w:rPr>
                          <w:t xml:space="preserve"> mode</w:t>
                        </w:r>
                      </w:p>
                    </w:txbxContent>
                  </v:textbox>
                </v:shape>
                <w10:anchorlock/>
              </v:group>
            </w:pict>
          </mc:Fallback>
        </mc:AlternateContent>
      </w:r>
    </w:p>
    <w:p w:rsidR="00375F9C" w:rsidRDefault="00375F9C" w:rsidP="00375F9C">
      <w:pPr>
        <w:rPr>
          <w:b/>
        </w:rPr>
      </w:pPr>
      <w:r w:rsidRPr="00DC735D">
        <w:rPr>
          <w:b/>
        </w:rPr>
        <w:t>O</w:t>
      </w:r>
      <w:r w:rsidRPr="00DC735D">
        <w:rPr>
          <w:rFonts w:hint="eastAsia"/>
          <w:b/>
        </w:rPr>
        <w:t>utput:</w:t>
      </w:r>
    </w:p>
    <w:p w:rsidR="00375F9C" w:rsidRPr="00DC735D" w:rsidRDefault="005C781A" w:rsidP="00375F9C">
      <w:pPr>
        <w:rPr>
          <w:b/>
        </w:rPr>
      </w:pPr>
      <w:r>
        <w:rPr>
          <w:rFonts w:hint="eastAsia"/>
          <w:b/>
          <w:noProof/>
        </w:rPr>
        <w:drawing>
          <wp:inline distT="0" distB="0" distL="0" distR="0" wp14:anchorId="18623095" wp14:editId="09EE871E">
            <wp:extent cx="1990725" cy="714375"/>
            <wp:effectExtent l="0" t="0" r="9525"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p>
    <w:p w:rsidR="00375F9C" w:rsidRDefault="00375F9C" w:rsidP="00E45D25">
      <w:pPr>
        <w:pStyle w:val="4"/>
        <w:numPr>
          <w:ilvl w:val="3"/>
          <w:numId w:val="17"/>
        </w:numPr>
      </w:pPr>
      <w:bookmarkStart w:id="130" w:name="_Toc453071765"/>
      <w:r>
        <w:rPr>
          <w:rFonts w:hint="eastAsia"/>
        </w:rPr>
        <w:t>Multi-cells selection</w:t>
      </w:r>
      <w:bookmarkEnd w:id="130"/>
      <w:r>
        <w:rPr>
          <w:rFonts w:hint="eastAsia"/>
        </w:rPr>
        <w:t xml:space="preserve"> </w:t>
      </w:r>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w:lastRenderedPageBreak/>
        <mc:AlternateContent>
          <mc:Choice Requires="wpc">
            <w:drawing>
              <wp:inline distT="0" distB="0" distL="0" distR="0" wp14:anchorId="1EC24C36" wp14:editId="1EF283F1">
                <wp:extent cx="5257800" cy="2074545"/>
                <wp:effectExtent l="9525" t="0" r="9525" b="11430"/>
                <wp:docPr id="739" name="画布 7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1" name="Text Box 741"/>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multi</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EE359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2" name="AutoShape 742"/>
                        <wps:cNvSpPr>
                          <a:spLocks noChangeArrowheads="1"/>
                        </wps:cNvSpPr>
                        <wps:spPr bwMode="auto">
                          <a:xfrm flipH="1">
                            <a:off x="1600200" y="990600"/>
                            <a:ext cx="1371600" cy="219710"/>
                          </a:xfrm>
                          <a:prstGeom prst="wedgeRoundRectCallout">
                            <a:avLst>
                              <a:gd name="adj1" fmla="val 87778"/>
                              <a:gd name="adj2" fmla="val 722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multi</w:t>
                              </w:r>
                              <w:r>
                                <w:rPr>
                                  <w:szCs w:val="18"/>
                                </w:rPr>
                                <w:t>’</w:t>
                              </w:r>
                              <w:r>
                                <w:rPr>
                                  <w:rFonts w:hint="eastAsia"/>
                                  <w:szCs w:val="18"/>
                                </w:rPr>
                                <w:t xml:space="preserve"> mode</w:t>
                              </w:r>
                            </w:p>
                          </w:txbxContent>
                        </wps:txbx>
                        <wps:bodyPr rot="0" vert="horz" wrap="square" lIns="0" tIns="0" rIns="0" bIns="0" anchor="t" anchorCtr="0" upright="1">
                          <a:noAutofit/>
                        </wps:bodyPr>
                      </wps:wsp>
                    </wpc:wpc>
                  </a:graphicData>
                </a:graphic>
              </wp:inline>
            </w:drawing>
          </mc:Choice>
          <mc:Fallback>
            <w:pict>
              <v:group id="画布 739" o:spid="_x0000_s1560"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">
                <v:shape id="_x0000_s1561" type="#_x0000_t75" style="position:absolute;width:52578;height:20745;visibility:visible;mso-wrap-style:square">
                  <v:fill o:detectmouseclick="t"/>
                  <v:path o:connecttype="none"/>
                </v:shape>
                <v:shape id="Text Box 741" o:spid="_x0000_s1562"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x7HsMA&#10;AADcAAAADwAAAGRycy9kb3ducmV2LnhtbESPT2sCMRTE7wW/Q3hCbzWrUNHVKKLIeim0/rk/Ns/N&#10;4uZlSeK6fntTKPQ4zMxvmOW6t43oyIfasYLxKANBXDpdc6XgfNp/zECEiKyxcUwKnhRgvRq8LTHX&#10;7sE/1B1jJRKEQ44KTIxtLmUoDVkMI9cSJ+/qvMWYpK+k9vhIcNvISZZNpcWa04LBlraGytvxbhWU&#10;t12/K+qL8d3dzr71vHh+TQul3of9ZgEiUh//w3/tg1bwOR/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x7HsMAAADcAAAADwAAAAAAAAAAAAAAAACYAgAAZHJzL2Rv&#10;d25yZXYueG1sUEsFBgAAAAAEAAQA9QAAAIgDA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multi</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EE3591" w:rsidRDefault="0023747D" w:rsidP="00375F9C">
                        <w:pPr>
                          <w:spacing w:line="240" w:lineRule="exact"/>
                          <w:rPr>
                            <w:sz w:val="18"/>
                            <w:szCs w:val="18"/>
                          </w:rPr>
                        </w:pPr>
                        <w:r w:rsidRPr="00B82A21">
                          <w:rPr>
                            <w:sz w:val="18"/>
                            <w:szCs w:val="18"/>
                          </w:rPr>
                          <w:t>});</w:t>
                        </w:r>
                      </w:p>
                    </w:txbxContent>
                  </v:textbox>
                </v:shape>
                <v:shape id="AutoShape 742" o:spid="_x0000_s1563" type="#_x0000_t62" style="position:absolute;left:16002;top:9906;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FDcQA&#10;AADcAAAADwAAAGRycy9kb3ducmV2LnhtbESPQWvCQBSE74X+h+UVequbJlhs6ioiCKWKaKz3R/Y1&#10;G5p9G7Jrkv57VxB6HGbmG2a+HG0jeup87VjB6yQBQVw6XXOl4Pu0eZmB8AFZY+OYFPyRh+Xi8WGO&#10;uXYDH6kvQiUihH2OCkwIbS6lLw1Z9BPXEkfvx3UWQ5RdJXWHQ4TbRqZJ8iYt1hwXDLa0NlT+Fher&#10;YDA24+l5l36tt/vz6SKzqj9kSj0/jasPEIHG8B++tz+1gul7C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3hQ3EAAAA3AAAAA8AAAAAAAAAAAAAAAAAmAIAAGRycy9k&#10;b3ducmV2LnhtbFBLBQYAAAAABAAEAPUAAACJAwAAAAA=&#10;" adj="29760,12360"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multi</w:t>
                        </w:r>
                        <w:r>
                          <w:rPr>
                            <w:szCs w:val="18"/>
                          </w:rPr>
                          <w:t>’</w:t>
                        </w:r>
                        <w:r>
                          <w:rPr>
                            <w:rFonts w:hint="eastAsia"/>
                            <w:szCs w:val="18"/>
                          </w:rPr>
                          <w:t xml:space="preserve"> mode</w:t>
                        </w:r>
                      </w:p>
                    </w:txbxContent>
                  </v:textbox>
                </v:shape>
                <w10:anchorlock/>
              </v:group>
            </w:pict>
          </mc:Fallback>
        </mc:AlternateContent>
      </w:r>
    </w:p>
    <w:p w:rsidR="00375F9C" w:rsidRPr="00DC735D" w:rsidRDefault="00375F9C" w:rsidP="00375F9C">
      <w:pPr>
        <w:rPr>
          <w:b/>
        </w:rPr>
      </w:pPr>
      <w:r w:rsidRPr="00DC735D">
        <w:rPr>
          <w:b/>
        </w:rPr>
        <w:t>Output</w:t>
      </w:r>
      <w:r w:rsidRPr="00DC735D">
        <w:rPr>
          <w:rFonts w:hint="eastAsia"/>
          <w:b/>
        </w:rPr>
        <w:t>:</w:t>
      </w:r>
    </w:p>
    <w:p w:rsidR="00375F9C" w:rsidRPr="00951299" w:rsidRDefault="005C781A" w:rsidP="00375F9C">
      <w:r>
        <w:rPr>
          <w:rFonts w:hint="eastAsia"/>
          <w:noProof/>
        </w:rPr>
        <w:drawing>
          <wp:inline distT="0" distB="0" distL="0" distR="0" wp14:anchorId="58BC8399" wp14:editId="5311769F">
            <wp:extent cx="2209800" cy="76200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09800" cy="762000"/>
                    </a:xfrm>
                    <a:prstGeom prst="rect">
                      <a:avLst/>
                    </a:prstGeom>
                    <a:noFill/>
                    <a:ln>
                      <a:noFill/>
                    </a:ln>
                  </pic:spPr>
                </pic:pic>
              </a:graphicData>
            </a:graphic>
          </wp:inline>
        </w:drawing>
      </w:r>
    </w:p>
    <w:p w:rsidR="00375F9C" w:rsidRDefault="00375F9C" w:rsidP="00E45D25">
      <w:pPr>
        <w:pStyle w:val="3"/>
        <w:numPr>
          <w:ilvl w:val="2"/>
          <w:numId w:val="17"/>
        </w:numPr>
      </w:pPr>
      <w:bookmarkStart w:id="131" w:name="_Toc453071766"/>
      <w:r>
        <w:rPr>
          <w:rFonts w:hint="eastAsia"/>
        </w:rPr>
        <w:t>The Tree Grid</w:t>
      </w:r>
      <w:bookmarkEnd w:id="131"/>
    </w:p>
    <w:p w:rsidR="00375F9C" w:rsidRPr="00C574F8" w:rsidRDefault="00375F9C" w:rsidP="00375F9C">
      <w:pPr>
        <w:rPr>
          <w:b/>
        </w:rPr>
      </w:pPr>
      <w:r w:rsidRPr="00C574F8">
        <w:rPr>
          <w:rFonts w:hint="eastAsia"/>
          <w:b/>
        </w:rPr>
        <w:t>Input:</w:t>
      </w:r>
    </w:p>
    <w:p w:rsidR="00375F9C" w:rsidRDefault="005C781A" w:rsidP="00375F9C">
      <w:r>
        <w:rPr>
          <w:noProof/>
        </w:rPr>
        <mc:AlternateContent>
          <mc:Choice Requires="wpc">
            <w:drawing>
              <wp:inline distT="0" distB="0" distL="0" distR="0" wp14:anchorId="60009D22" wp14:editId="1299065C">
                <wp:extent cx="5257800" cy="2181225"/>
                <wp:effectExtent l="9525" t="0" r="9525" b="9525"/>
                <wp:docPr id="773" name="画布 7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8" name="Text Box 775"/>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"col1"</w:t>
                              </w:r>
                              <w:r w:rsidRPr="00A4575A">
                                <w:rPr>
                                  <w:rFonts w:hint="eastAsia"/>
                                  <w:sz w:val="18"/>
                                  <w:szCs w:val="18"/>
                                </w:rPr>
                                <w:t>, 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,cells:[</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,cells:[</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,cells:[</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,cells:[</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89" name="AutoShape 776"/>
                        <wps:cNvSpPr>
                          <a:spLocks noChangeArrowheads="1"/>
                        </wps:cNvSpPr>
                        <wps:spPr bwMode="auto">
                          <a:xfrm flipH="1">
                            <a:off x="2171700" y="1188720"/>
                            <a:ext cx="1371600" cy="198120"/>
                          </a:xfrm>
                          <a:prstGeom prst="wedgeRoundRectCallout">
                            <a:avLst>
                              <a:gd name="adj1" fmla="val 63472"/>
                              <a:gd name="adj2" fmla="val 1416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row has sub rows</w:t>
                              </w:r>
                            </w:p>
                          </w:txbxContent>
                        </wps:txbx>
                        <wps:bodyPr rot="0" vert="horz" wrap="square" lIns="0" tIns="0" rIns="0" bIns="0" anchor="t" anchorCtr="0" upright="1">
                          <a:noAutofit/>
                        </wps:bodyPr>
                      </wps:wsp>
                      <wps:wsp>
                        <wps:cNvPr id="590" name="AutoShape 779"/>
                        <wps:cNvSpPr>
                          <a:spLocks noChangeArrowheads="1"/>
                        </wps:cNvSpPr>
                        <wps:spPr bwMode="auto">
                          <a:xfrm flipH="1">
                            <a:off x="1943100" y="297180"/>
                            <a:ext cx="2057400" cy="198120"/>
                          </a:xfrm>
                          <a:prstGeom prst="wedgeRoundRectCallout">
                            <a:avLst>
                              <a:gd name="adj1" fmla="val 74259"/>
                              <a:gd name="adj2" fmla="val 483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 header is a must for tree grid</w:t>
                              </w:r>
                            </w:p>
                          </w:txbxContent>
                        </wps:txbx>
                        <wps:bodyPr rot="0" vert="horz" wrap="square" lIns="0" tIns="0" rIns="0" bIns="0" anchor="t" anchorCtr="0" upright="1">
                          <a:noAutofit/>
                        </wps:bodyPr>
                      </wps:wsp>
                    </wpc:wpc>
                  </a:graphicData>
                </a:graphic>
              </wp:inline>
            </w:drawing>
          </mc:Choice>
          <mc:Fallback>
            <w:pict>
              <v:group id="画布 773" o:spid="_x0000_s1564"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">
                <v:shape id="_x0000_s1565" type="#_x0000_t75" style="position:absolute;width:52578;height:21812;visibility:visible;mso-wrap-style:square">
                  <v:fill o:detectmouseclick="t"/>
                  <v:path o:connecttype="none"/>
                </v:shape>
                <v:shape id="Text Box 775" o:spid="_x0000_s1566"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9EXsAA&#10;AADcAAAADwAAAGRycy9kb3ducmV2LnhtbERPz2vCMBS+D/wfwhO8zVRh0lWjiDLqRdic3h/Nsyk2&#10;LyWJtf735jDY8eP7vdoMthU9+dA4VjCbZiCIK6cbrhWcf7/ecxAhImtsHZOCJwXYrEdvKyy0e/AP&#10;9adYixTCoUAFJsaukDJUhiyGqeuIE3d13mJM0NdSe3ykcNvKeZYtpMWGU4PBjnaGqtvpbhVUt/2w&#10;L5uL8f3d5t/6s3weF6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9EXs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"col1"</w:t>
                        </w:r>
                        <w:r w:rsidRPr="00A4575A">
                          <w:rPr>
                            <w:rFonts w:hint="eastAsia"/>
                            <w:sz w:val="18"/>
                            <w:szCs w:val="18"/>
                          </w:rPr>
                          <w:t>, 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,cells:[</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,cells:[</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,cells:[</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,cells:[</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776" o:spid="_x0000_s1567" type="#_x0000_t62" style="position:absolute;left:21717;top:11887;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oKsQA&#10;AADcAAAADwAAAGRycy9kb3ducmV2LnhtbESPQWsCMRSE74L/ITyhF9GsUlu7NUopCD3owW1/wHPz&#10;drOYvCybVNd/bwTB4zAz3zCrTe+sOFMXGs8KZtMMBHHpdcO1gr/f7WQJIkRkjdYzKbhSgM16OFhh&#10;rv2FD3QuYi0ShEOOCkyMbS5lKA05DFPfEiev8p3DmGRXS93hJcGdlfMse5MOG04LBlv6NlSein+n&#10;4N0tHM631Wt7LPWuGtu9scVeqZdR//UJIlIfn+FH+0crWCw/4H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0qCrEAAAA3AAAAA8AAAAAAAAAAAAAAAAAmAIAAGRycy9k&#10;b3ducmV2LnhtbFBLBQYAAAAABAAEAPUAAACJAwAAAAA=&#10;" adj="24510,41399" fillcolor="#ff9">
                  <v:textbox inset="0,0,0,0">
                    <w:txbxContent>
                      <w:p w:rsidR="0023747D" w:rsidRPr="000E23E9" w:rsidRDefault="0023747D" w:rsidP="00375F9C">
                        <w:pPr>
                          <w:rPr>
                            <w:szCs w:val="18"/>
                          </w:rPr>
                        </w:pPr>
                        <w:r>
                          <w:rPr>
                            <w:szCs w:val="18"/>
                          </w:rPr>
                          <w:t>A</w:t>
                        </w:r>
                        <w:r>
                          <w:rPr>
                            <w:rFonts w:hint="eastAsia"/>
                            <w:szCs w:val="18"/>
                          </w:rPr>
                          <w:t xml:space="preserve"> row has sub rows</w:t>
                        </w:r>
                      </w:p>
                    </w:txbxContent>
                  </v:textbox>
                </v:shape>
                <v:shape id="AutoShape 779" o:spid="_x0000_s1568" type="#_x0000_t62" style="position:absolute;left:19431;top:2971;width:2057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OD8AA&#10;AADcAAAADwAAAGRycy9kb3ducmV2LnhtbERPzWrCQBC+F3yHZQre6qa1iqauIqJQ6KmaBxizYzY0&#10;OxuyUxPf3j0IHj++/9Vm8I26UhfrwAbeJxko4jLYmisDxenwtgAVBdliE5gM3CjCZj16WWFuQ8+/&#10;dD1KpVIIxxwNOJE21zqWjjzGSWiJE3cJnUdJsKu07bBP4b7RH1k21x5rTg0OW9o5Kv+O/97AdN/L&#10;sjpP0c3ks3Rz/VMsirMx49dh+wVKaJCn+OH+tgZmyzQ/nUlHQ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kOD8AAAADcAAAADwAAAAAAAAAAAAAAAACYAgAAZHJzL2Rvd25y&#10;ZXYueG1sUEsFBgAAAAAEAAQA9QAAAIUDAAAAAA==&#10;" adj="26840,21253" fillcolor="#ff9">
                  <v:textbox inset="0,0,0,0">
                    <w:txbxContent>
                      <w:p w:rsidR="0023747D" w:rsidRPr="000E23E9" w:rsidRDefault="0023747D" w:rsidP="00375F9C">
                        <w:pPr>
                          <w:rPr>
                            <w:szCs w:val="18"/>
                          </w:rPr>
                        </w:pPr>
                        <w:r>
                          <w:rPr>
                            <w:szCs w:val="18"/>
                          </w:rPr>
                          <w:t>R</w:t>
                        </w:r>
                        <w:r>
                          <w:rPr>
                            <w:rFonts w:hint="eastAsia"/>
                            <w:szCs w:val="18"/>
                          </w:rPr>
                          <w:t>ow header is a must for tree grid</w:t>
                        </w:r>
                      </w:p>
                    </w:txbxContent>
                  </v:textbox>
                </v:shape>
                <w10:anchorlock/>
              </v:group>
            </w:pict>
          </mc:Fallback>
        </mc:AlternateContent>
      </w:r>
    </w:p>
    <w:p w:rsidR="00375F9C" w:rsidRPr="00C574F8" w:rsidRDefault="00375F9C" w:rsidP="00375F9C">
      <w:pPr>
        <w:rPr>
          <w:b/>
        </w:rPr>
      </w:pPr>
      <w:r w:rsidRPr="00C574F8">
        <w:rPr>
          <w:b/>
        </w:rPr>
        <w:t>O</w:t>
      </w:r>
      <w:r w:rsidRPr="00C574F8">
        <w:rPr>
          <w:rFonts w:hint="eastAsia"/>
          <w:b/>
        </w:rPr>
        <w:t>utput:</w:t>
      </w:r>
    </w:p>
    <w:p w:rsidR="00375F9C" w:rsidRDefault="005C781A" w:rsidP="00375F9C">
      <w:r>
        <w:rPr>
          <w:rFonts w:hint="eastAsia"/>
          <w:noProof/>
        </w:rPr>
        <mc:AlternateContent>
          <mc:Choice Requires="wps">
            <w:drawing>
              <wp:anchor distT="0" distB="0" distL="114300" distR="114300" simplePos="0" relativeHeight="251632128" behindDoc="0" locked="0" layoutInCell="1" allowOverlap="1" wp14:anchorId="1395A535" wp14:editId="6EEF950E">
                <wp:simplePos x="0" y="0"/>
                <wp:positionH relativeFrom="column">
                  <wp:posOffset>1257300</wp:posOffset>
                </wp:positionH>
                <wp:positionV relativeFrom="line">
                  <wp:posOffset>759460</wp:posOffset>
                </wp:positionV>
                <wp:extent cx="1371600" cy="198120"/>
                <wp:effectExtent l="952500" t="26035" r="9525" b="13970"/>
                <wp:wrapNone/>
                <wp:docPr id="586" name="AutoShap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118611"/>
                            <a:gd name="adj2" fmla="val -519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I</w:t>
                            </w:r>
                            <w:r w:rsidRPr="00B74A15">
                              <w:rPr>
                                <w:szCs w:val="18"/>
                              </w:rPr>
                              <w:t>ndentation</w:t>
                            </w:r>
                            <w:r w:rsidRPr="00B74A15">
                              <w:rPr>
                                <w:rFonts w:hint="eastAsia"/>
                                <w:szCs w:val="18"/>
                              </w:rPr>
                              <w:t xml:space="preserve"> </w:t>
                            </w:r>
                            <w:r>
                              <w:rPr>
                                <w:rFonts w:hint="eastAsia"/>
                                <w:szCs w:val="18"/>
                              </w:rPr>
                              <w:t>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9" o:spid="_x0000_s1569" type="#_x0000_t62" style="position:absolute;left:0;text-align:left;margin-left:99pt;margin-top:59.8pt;width:108pt;height:15.6pt;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" adj="36420,-416" fillcolor="#ff9">
                <v:textbox inset="0,0,0,0">
                  <w:txbxContent>
                    <w:p w:rsidR="0023747D" w:rsidRPr="000E23E9" w:rsidRDefault="0023747D" w:rsidP="00375F9C">
                      <w:pPr>
                        <w:rPr>
                          <w:szCs w:val="18"/>
                        </w:rPr>
                      </w:pPr>
                      <w:r>
                        <w:rPr>
                          <w:szCs w:val="18"/>
                        </w:rPr>
                        <w:t>N</w:t>
                      </w:r>
                      <w:r>
                        <w:rPr>
                          <w:rFonts w:hint="eastAsia"/>
                          <w:szCs w:val="18"/>
                        </w:rPr>
                        <w:t>o I</w:t>
                      </w:r>
                      <w:r w:rsidRPr="00B74A15">
                        <w:rPr>
                          <w:szCs w:val="18"/>
                        </w:rPr>
                        <w:t>ndentation</w:t>
                      </w:r>
                      <w:r w:rsidRPr="00B74A15">
                        <w:rPr>
                          <w:rFonts w:hint="eastAsia"/>
                          <w:szCs w:val="18"/>
                        </w:rPr>
                        <w:t xml:space="preserve"> </w:t>
                      </w:r>
                      <w:r>
                        <w:rPr>
                          <w:rFonts w:hint="eastAsia"/>
                          <w:szCs w:val="18"/>
                        </w:rPr>
                        <w:t>here</w:t>
                      </w:r>
                    </w:p>
                  </w:txbxContent>
                </v:textbox>
                <w10:wrap anchory="line"/>
              </v:shape>
            </w:pict>
          </mc:Fallback>
        </mc:AlternateContent>
      </w:r>
      <w:r>
        <w:rPr>
          <w:rFonts w:hint="eastAsia"/>
          <w:noProof/>
        </w:rPr>
        <w:drawing>
          <wp:inline distT="0" distB="0" distL="0" distR="0" wp14:anchorId="783619C4" wp14:editId="4E8772C2">
            <wp:extent cx="2028825" cy="1943100"/>
            <wp:effectExtent l="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28825" cy="1943100"/>
                    </a:xfrm>
                    <a:prstGeom prst="rect">
                      <a:avLst/>
                    </a:prstGeom>
                    <a:noFill/>
                    <a:ln>
                      <a:noFill/>
                    </a:ln>
                  </pic:spPr>
                </pic:pic>
              </a:graphicData>
            </a:graphic>
          </wp:inline>
        </w:drawing>
      </w:r>
    </w:p>
    <w:p w:rsidR="00375F9C" w:rsidRPr="00122674" w:rsidRDefault="00375F9C" w:rsidP="00375F9C">
      <w:pPr>
        <w:rPr>
          <w:b/>
        </w:rPr>
      </w:pPr>
      <w:r w:rsidRPr="00122674">
        <w:rPr>
          <w:b/>
        </w:rPr>
        <w:t>I</w:t>
      </w:r>
      <w:r w:rsidRPr="00122674">
        <w:rPr>
          <w:rFonts w:hint="eastAsia"/>
          <w:b/>
        </w:rPr>
        <w:t>nput:</w:t>
      </w:r>
    </w:p>
    <w:p w:rsidR="00375F9C" w:rsidRDefault="005C781A" w:rsidP="00375F9C">
      <w:r>
        <w:rPr>
          <w:noProof/>
        </w:rPr>
        <w:lastRenderedPageBreak/>
        <mc:AlternateContent>
          <mc:Choice Requires="wpc">
            <w:drawing>
              <wp:inline distT="0" distB="0" distL="0" distR="0" wp14:anchorId="3D4A4E60" wp14:editId="66AD80CE">
                <wp:extent cx="5257800" cy="2333625"/>
                <wp:effectExtent l="9525" t="0" r="9525" b="9525"/>
                <wp:docPr id="585" name="画布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1" name="Text Box 543"/>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Default="0023747D" w:rsidP="00375F9C">
                              <w:pPr>
                                <w:spacing w:line="240" w:lineRule="exact"/>
                                <w:rPr>
                                  <w:sz w:val="18"/>
                                  <w:szCs w:val="18"/>
                                </w:rPr>
                              </w:pPr>
                              <w:r w:rsidRPr="006C2B5C">
                                <w:rPr>
                                  <w:sz w:val="18"/>
                                  <w:szCs w:val="18"/>
                                </w:rPr>
                                <w:t>.</w:t>
                              </w:r>
                              <w:proofErr w:type="gramStart"/>
                              <w:r w:rsidRPr="006C2B5C">
                                <w:rPr>
                                  <w:sz w:val="18"/>
                                  <w:szCs w:val="18"/>
                                </w:rPr>
                                <w:t>setGridHandlerCaption(</w:t>
                              </w:r>
                              <w:proofErr w:type="gramEnd"/>
                              <w:r w:rsidRPr="006C2B5C">
                                <w:rPr>
                                  <w:sz w:val="18"/>
                                  <w:szCs w:val="18"/>
                                </w:rPr>
                                <w:t>"</w:t>
                              </w:r>
                              <w:r>
                                <w:rPr>
                                  <w:rFonts w:hint="eastAsia"/>
                                  <w:color w:val="FF00FF"/>
                                  <w:sz w:val="18"/>
                                  <w:szCs w:val="18"/>
                                </w:rPr>
                                <w:t>Name</w:t>
                              </w:r>
                              <w:r w:rsidRPr="006C2B5C">
                                <w:rPr>
                                  <w:sz w:val="18"/>
                                  <w:szCs w:val="18"/>
                                </w:rPr>
                                <w:t>")</w:t>
                              </w:r>
                            </w:p>
                            <w:p w:rsidR="0023747D" w:rsidRPr="00B42280" w:rsidRDefault="0023747D" w:rsidP="00375F9C">
                              <w:pPr>
                                <w:spacing w:line="240" w:lineRule="exact"/>
                                <w:rPr>
                                  <w:sz w:val="18"/>
                                  <w:szCs w:val="18"/>
                                </w:rPr>
                              </w:pPr>
                              <w:r>
                                <w:rPr>
                                  <w:rFonts w:hint="eastAsia"/>
                                  <w:sz w:val="18"/>
                                  <w:szCs w:val="18"/>
                                </w:rPr>
                                <w:t>.</w:t>
                              </w:r>
                              <w:proofErr w:type="gramStart"/>
                              <w:r w:rsidRPr="00B42280">
                                <w:rPr>
                                  <w:sz w:val="18"/>
                                  <w:szCs w:val="18"/>
                                </w:rPr>
                                <w:t>setRowHandlerWidth</w:t>
                              </w:r>
                              <w:r>
                                <w:rPr>
                                  <w:rFonts w:hint="eastAsia"/>
                                  <w:sz w:val="18"/>
                                  <w:szCs w:val="18"/>
                                </w:rPr>
                                <w:t>(</w:t>
                              </w:r>
                              <w:proofErr w:type="gramEnd"/>
                              <w:r>
                                <w:rPr>
                                  <w:rFonts w:hint="eastAsia"/>
                                  <w:sz w:val="18"/>
                                  <w:szCs w:val="18"/>
                                </w:rPr>
                                <w:t>80)</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w:t>
                              </w:r>
                              <w:r w:rsidRPr="006C2B5C">
                                <w:rPr>
                                  <w:rFonts w:hint="eastAsia"/>
                                  <w:sz w:val="18"/>
                                  <w:szCs w:val="18"/>
                                </w:rPr>
                                <w:t xml:space="preserve"> </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83" name="AutoShape 544"/>
                        <wps:cNvSpPr>
                          <a:spLocks noChangeArrowheads="1"/>
                        </wps:cNvSpPr>
                        <wps:spPr bwMode="auto">
                          <a:xfrm flipH="1">
                            <a:off x="2057400" y="891540"/>
                            <a:ext cx="1028700" cy="198120"/>
                          </a:xfrm>
                          <a:prstGeom prst="wedgeRoundRectCallout">
                            <a:avLst>
                              <a:gd name="adj1" fmla="val 106852"/>
                              <a:gd name="adj2" fmla="val 175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w:t>
                              </w:r>
                              <w:r>
                                <w:rPr>
                                  <w:szCs w:val="18"/>
                                </w:rPr>
                                <w:t>’</w:t>
                              </w:r>
                              <w:r>
                                <w:rPr>
                                  <w:rFonts w:hint="eastAsia"/>
                                  <w:szCs w:val="18"/>
                                </w:rPr>
                                <w:t>s caption</w:t>
                              </w:r>
                            </w:p>
                          </w:txbxContent>
                        </wps:txbx>
                        <wps:bodyPr rot="0" vert="horz" wrap="square" lIns="0" tIns="0" rIns="0" bIns="0" anchor="t" anchorCtr="0" upright="1">
                          <a:noAutofit/>
                        </wps:bodyPr>
                      </wps:wsp>
                      <wps:wsp>
                        <wps:cNvPr id="584" name="AutoShape 545"/>
                        <wps:cNvSpPr>
                          <a:spLocks noChangeArrowheads="1"/>
                        </wps:cNvSpPr>
                        <wps:spPr bwMode="auto">
                          <a:xfrm flipH="1">
                            <a:off x="2171700" y="297180"/>
                            <a:ext cx="1485900" cy="198120"/>
                          </a:xfrm>
                          <a:prstGeom prst="wedgeRoundRectCallout">
                            <a:avLst>
                              <a:gd name="adj1" fmla="val 84870"/>
                              <a:gd name="adj2" fmla="val 1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Grid handler caption</w:t>
                              </w:r>
                            </w:p>
                          </w:txbxContent>
                        </wps:txbx>
                        <wps:bodyPr rot="0" vert="horz" wrap="square" lIns="0" tIns="0" rIns="0" bIns="0" anchor="t" anchorCtr="0" upright="1">
                          <a:noAutofit/>
                        </wps:bodyPr>
                      </wps:wsp>
                    </wpc:wpc>
                  </a:graphicData>
                </a:graphic>
              </wp:inline>
            </w:drawing>
          </mc:Choice>
          <mc:Fallback>
            <w:pict>
              <v:group id="画布 541" o:spid="_x0000_s1570"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">
                <v:shape id="_x0000_s1571" type="#_x0000_t75" style="position:absolute;width:52578;height:23336;visibility:visible;mso-wrap-style:square">
                  <v:fill o:detectmouseclick="t"/>
                  <v:path o:connecttype="none"/>
                </v:shape>
                <v:shape id="Text Box 543" o:spid="_x0000_s1572"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w8MA&#10;AADcAAAADwAAAGRycy9kb3ducmV2LnhtbESPQWsCMRSE74L/IbyCN80qKNutUYoi20vBWr0/Nq+b&#10;xc3LksR1/fdNQehxmJlvmPV2sK3oyYfGsYL5LANBXDndcK3g/H2Y5iBCRNbYOiYFDwqw3YxHayy0&#10;u/MX9adYiwThUKACE2NXSBkqQxbDzHXEyftx3mJM0tdSe7wnuG3lIstW0mLDacFgRztD1fV0swqq&#10;637Yl83F+P5m86N+LR+fq1Kpycvw/gYi0hD/w8/2h1awzO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tw8MAAADcAAAADwAAAAAAAAAAAAAAAACYAgAAZHJzL2Rv&#10;d25yZXYueG1sUEsFBgAAAAAEAAQA9QAAAIg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Default="0023747D" w:rsidP="00375F9C">
                        <w:pPr>
                          <w:spacing w:line="240" w:lineRule="exact"/>
                          <w:rPr>
                            <w:sz w:val="18"/>
                            <w:szCs w:val="18"/>
                          </w:rPr>
                        </w:pPr>
                        <w:r w:rsidRPr="006C2B5C">
                          <w:rPr>
                            <w:sz w:val="18"/>
                            <w:szCs w:val="18"/>
                          </w:rPr>
                          <w:t>.</w:t>
                        </w:r>
                        <w:proofErr w:type="gramStart"/>
                        <w:r w:rsidRPr="006C2B5C">
                          <w:rPr>
                            <w:sz w:val="18"/>
                            <w:szCs w:val="18"/>
                          </w:rPr>
                          <w:t>setGridHandlerCaption(</w:t>
                        </w:r>
                        <w:proofErr w:type="gramEnd"/>
                        <w:r w:rsidRPr="006C2B5C">
                          <w:rPr>
                            <w:sz w:val="18"/>
                            <w:szCs w:val="18"/>
                          </w:rPr>
                          <w:t>"</w:t>
                        </w:r>
                        <w:r>
                          <w:rPr>
                            <w:rFonts w:hint="eastAsia"/>
                            <w:color w:val="FF00FF"/>
                            <w:sz w:val="18"/>
                            <w:szCs w:val="18"/>
                          </w:rPr>
                          <w:t>Name</w:t>
                        </w:r>
                        <w:r w:rsidRPr="006C2B5C">
                          <w:rPr>
                            <w:sz w:val="18"/>
                            <w:szCs w:val="18"/>
                          </w:rPr>
                          <w:t>")</w:t>
                        </w:r>
                      </w:p>
                      <w:p w:rsidR="0023747D" w:rsidRPr="00B42280" w:rsidRDefault="0023747D" w:rsidP="00375F9C">
                        <w:pPr>
                          <w:spacing w:line="240" w:lineRule="exact"/>
                          <w:rPr>
                            <w:sz w:val="18"/>
                            <w:szCs w:val="18"/>
                          </w:rPr>
                        </w:pPr>
                        <w:r>
                          <w:rPr>
                            <w:rFonts w:hint="eastAsia"/>
                            <w:sz w:val="18"/>
                            <w:szCs w:val="18"/>
                          </w:rPr>
                          <w:t>.</w:t>
                        </w:r>
                        <w:proofErr w:type="gramStart"/>
                        <w:r w:rsidRPr="00B42280">
                          <w:rPr>
                            <w:sz w:val="18"/>
                            <w:szCs w:val="18"/>
                          </w:rPr>
                          <w:t>setRowHandlerWidth</w:t>
                        </w:r>
                        <w:r>
                          <w:rPr>
                            <w:rFonts w:hint="eastAsia"/>
                            <w:sz w:val="18"/>
                            <w:szCs w:val="18"/>
                          </w:rPr>
                          <w:t>(</w:t>
                        </w:r>
                        <w:proofErr w:type="gramEnd"/>
                        <w:r>
                          <w:rPr>
                            <w:rFonts w:hint="eastAsia"/>
                            <w:sz w:val="18"/>
                            <w:szCs w:val="18"/>
                          </w:rPr>
                          <w:t>80)</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w:t>
                        </w:r>
                        <w:r w:rsidRPr="006C2B5C">
                          <w:rPr>
                            <w:rFonts w:hint="eastAsia"/>
                            <w:sz w:val="18"/>
                            <w:szCs w:val="18"/>
                          </w:rPr>
                          <w:t xml:space="preserve"> </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544" o:spid="_x0000_s1573" type="#_x0000_t62" style="position:absolute;left:20574;top:8915;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kug8YA&#10;AADcAAAADwAAAGRycy9kb3ducmV2LnhtbESPQWvCQBSE74X+h+UJ3pqNlhabukopVkrpQaPt+ZF9&#10;JrHZt3F3a1J/fVcQPA4z8w0znfemEUdyvrasYJSkIIgLq2suFWw3b3cTED4ga2wsk4I/8jCf3d5M&#10;MdO24zUd81CKCGGfoYIqhDaT0hcVGfSJbYmjt7POYIjSlVI77CLcNHKcpo/SYM1xocKWXisqfvJf&#10;oyD/+v4cd9ht+w+32G/0Ek9Pq4NSw0H/8gwiUB+u4Uv7XSt4mNzD+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kug8YAAADcAAAADwAAAAAAAAAAAAAAAACYAgAAZHJz&#10;L2Rvd25yZXYueG1sUEsFBgAAAAAEAAQA9QAAAIsDAAAAAA==&#10;" adj="33880,48738" fillcolor="#ff9">
                  <v:textbox inset="0,0,0,0">
                    <w:txbxContent>
                      <w:p w:rsidR="0023747D" w:rsidRPr="000E23E9" w:rsidRDefault="0023747D" w:rsidP="00375F9C">
                        <w:pPr>
                          <w:rPr>
                            <w:szCs w:val="18"/>
                          </w:rPr>
                        </w:pPr>
                        <w:r>
                          <w:rPr>
                            <w:szCs w:val="18"/>
                          </w:rPr>
                          <w:t>R</w:t>
                        </w:r>
                        <w:r>
                          <w:rPr>
                            <w:rFonts w:hint="eastAsia"/>
                            <w:szCs w:val="18"/>
                          </w:rPr>
                          <w:t>ow</w:t>
                        </w:r>
                        <w:r>
                          <w:rPr>
                            <w:szCs w:val="18"/>
                          </w:rPr>
                          <w:t>’</w:t>
                        </w:r>
                        <w:r>
                          <w:rPr>
                            <w:rFonts w:hint="eastAsia"/>
                            <w:szCs w:val="18"/>
                          </w:rPr>
                          <w:t>s caption</w:t>
                        </w:r>
                      </w:p>
                    </w:txbxContent>
                  </v:textbox>
                </v:shape>
                <v:shape id="AutoShape 545" o:spid="_x0000_s1574" type="#_x0000_t62" style="position:absolute;left:21717;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DCMUA&#10;AADcAAAADwAAAGRycy9kb3ducmV2LnhtbESPzW7CMBCE75V4B2uReisOqCCaYhA/qVRuKe0DbONt&#10;EjVeJ7Gbn7fHlZA4jmbmG81mN5hKdNS60rKC+SwCQZxZXXKu4Ovz7WkNwnlkjZVlUjCSg9128rDB&#10;WNueP6i7+FwECLsYFRTe17GULivIoJvZmjh4P7Y16INsc6lb7APcVHIRRStpsOSwUGBNx4Ky38uf&#10;UdB8p+dGjkxdmdSrw+mlTzJMlXqcDvtXEJ4Gfw/f2u9awXL9DP9nw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YMIxQAAANwAAAAPAAAAAAAAAAAAAAAAAJgCAABkcnMv&#10;ZG93bnJldi54bWxQSwUGAAAAAAQABAD1AAAAigMAAAAA&#10;" adj="29132,35584" fillcolor="#ff9">
                  <v:textbox inset="0,0,0,0">
                    <w:txbxContent>
                      <w:p w:rsidR="0023747D" w:rsidRPr="000E23E9" w:rsidRDefault="0023747D" w:rsidP="00375F9C">
                        <w:pPr>
                          <w:rPr>
                            <w:szCs w:val="18"/>
                          </w:rPr>
                        </w:pPr>
                        <w:r>
                          <w:rPr>
                            <w:rFonts w:hint="eastAsia"/>
                            <w:szCs w:val="18"/>
                          </w:rPr>
                          <w:t>Grid handler caption</w:t>
                        </w:r>
                      </w:p>
                    </w:txbxContent>
                  </v:textbox>
                </v:shape>
                <w10:anchorlock/>
              </v:group>
            </w:pict>
          </mc:Fallback>
        </mc:AlternateContent>
      </w:r>
    </w:p>
    <w:p w:rsidR="00375F9C" w:rsidRDefault="00375F9C" w:rsidP="00375F9C">
      <w:r>
        <w:t>O</w:t>
      </w:r>
      <w:r>
        <w:rPr>
          <w:rFonts w:hint="eastAsia"/>
        </w:rPr>
        <w:t>utput:</w:t>
      </w:r>
    </w:p>
    <w:p w:rsidR="00375F9C" w:rsidRDefault="005C781A" w:rsidP="00375F9C">
      <w:r>
        <w:rPr>
          <w:rFonts w:hint="eastAsia"/>
          <w:noProof/>
        </w:rPr>
        <mc:AlternateContent>
          <mc:Choice Requires="wps">
            <w:drawing>
              <wp:anchor distT="0" distB="0" distL="114300" distR="114300" simplePos="0" relativeHeight="251611648" behindDoc="0" locked="0" layoutInCell="1" allowOverlap="1" wp14:anchorId="29334710" wp14:editId="2F39FDB1">
                <wp:simplePos x="0" y="0"/>
                <wp:positionH relativeFrom="column">
                  <wp:posOffset>1371600</wp:posOffset>
                </wp:positionH>
                <wp:positionV relativeFrom="line">
                  <wp:posOffset>297180</wp:posOffset>
                </wp:positionV>
                <wp:extent cx="1714500" cy="198120"/>
                <wp:effectExtent l="962025" t="11430" r="9525" b="314325"/>
                <wp:wrapNone/>
                <wp:docPr id="580" name="AutoShap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105407"/>
                            <a:gd name="adj2" fmla="val 186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w:t>
                            </w:r>
                            <w:r w:rsidRPr="00B74A15">
                              <w:rPr>
                                <w:szCs w:val="18"/>
                              </w:rPr>
                              <w:t>ndentation</w:t>
                            </w:r>
                            <w:r w:rsidRPr="00B74A15">
                              <w:rPr>
                                <w:rFonts w:hint="eastAsia"/>
                                <w:szCs w:val="18"/>
                              </w:rPr>
                              <w:t xml:space="preserve"> </w:t>
                            </w:r>
                            <w:r>
                              <w:rPr>
                                <w:rFonts w:hint="eastAsia"/>
                                <w:szCs w:val="18"/>
                              </w:rPr>
                              <w:t>in row handler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6" o:spid="_x0000_s1575" type="#_x0000_t62" style="position:absolute;left:0;text-align:left;margin-left:108pt;margin-top:23.4pt;width:135pt;height:15.6pt;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" adj="33568,51023" fillcolor="#ff9">
                <v:textbox inset="0,0,0,0">
                  <w:txbxContent>
                    <w:p w:rsidR="0023747D" w:rsidRPr="000E23E9" w:rsidRDefault="0023747D" w:rsidP="00375F9C">
                      <w:pPr>
                        <w:rPr>
                          <w:szCs w:val="18"/>
                        </w:rPr>
                      </w:pPr>
                      <w:r>
                        <w:rPr>
                          <w:rFonts w:hint="eastAsia"/>
                          <w:szCs w:val="18"/>
                        </w:rPr>
                        <w:t>I</w:t>
                      </w:r>
                      <w:r w:rsidRPr="00B74A15">
                        <w:rPr>
                          <w:szCs w:val="18"/>
                        </w:rPr>
                        <w:t>ndentation</w:t>
                      </w:r>
                      <w:r w:rsidRPr="00B74A15">
                        <w:rPr>
                          <w:rFonts w:hint="eastAsia"/>
                          <w:szCs w:val="18"/>
                        </w:rPr>
                        <w:t xml:space="preserve"> </w:t>
                      </w:r>
                      <w:r>
                        <w:rPr>
                          <w:rFonts w:hint="eastAsia"/>
                          <w:szCs w:val="18"/>
                        </w:rPr>
                        <w:t>in row handler</w:t>
                      </w:r>
                    </w:p>
                  </w:txbxContent>
                </v:textbox>
                <w10:wrap anchory="line"/>
              </v:shape>
            </w:pict>
          </mc:Fallback>
        </mc:AlternateContent>
      </w:r>
      <w:r>
        <w:rPr>
          <w:rFonts w:hint="eastAsia"/>
          <w:noProof/>
        </w:rPr>
        <w:drawing>
          <wp:inline distT="0" distB="0" distL="0" distR="0" wp14:anchorId="5EC630B6" wp14:editId="7447A5E8">
            <wp:extent cx="1943100" cy="119062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43100" cy="1190625"/>
                    </a:xfrm>
                    <a:prstGeom prst="rect">
                      <a:avLst/>
                    </a:prstGeom>
                    <a:noFill/>
                    <a:ln>
                      <a:noFill/>
                    </a:ln>
                  </pic:spPr>
                </pic:pic>
              </a:graphicData>
            </a:graphic>
          </wp:inline>
        </w:drawing>
      </w:r>
    </w:p>
    <w:p w:rsidR="00375F9C" w:rsidRDefault="00375F9C" w:rsidP="00E45D25">
      <w:pPr>
        <w:pStyle w:val="3"/>
        <w:numPr>
          <w:ilvl w:val="2"/>
          <w:numId w:val="17"/>
        </w:numPr>
      </w:pPr>
      <w:bookmarkStart w:id="132" w:name="_Toc453071767"/>
      <w:r>
        <w:rPr>
          <w:rFonts w:hint="eastAsia"/>
        </w:rPr>
        <w:t xml:space="preserve">Column </w:t>
      </w:r>
      <w:r w:rsidRPr="00155EBD">
        <w:t>config</w:t>
      </w:r>
      <w:bookmarkEnd w:id="132"/>
      <w:r>
        <w:rPr>
          <w:rFonts w:hint="eastAsia"/>
        </w:rPr>
        <w:t xml:space="preserve"> </w:t>
      </w:r>
    </w:p>
    <w:p w:rsidR="00375F9C" w:rsidRDefault="00375F9C" w:rsidP="00E45D25">
      <w:pPr>
        <w:pStyle w:val="4"/>
        <w:numPr>
          <w:ilvl w:val="3"/>
          <w:numId w:val="17"/>
        </w:numPr>
      </w:pPr>
      <w:bookmarkStart w:id="133" w:name="_Toc453071768"/>
      <w:r>
        <w:rPr>
          <w:rFonts w:hint="eastAsia"/>
        </w:rPr>
        <w:t>The first column</w:t>
      </w:r>
      <w:bookmarkEnd w:id="133"/>
      <w:r>
        <w:rPr>
          <w:rFonts w:hint="eastAsia"/>
        </w:rPr>
        <w:t xml:space="preserve"> </w:t>
      </w:r>
    </w:p>
    <w:p w:rsidR="00375F9C" w:rsidRDefault="00375F9C" w:rsidP="00375F9C">
      <w:r>
        <w:rPr>
          <w:rFonts w:hint="eastAsia"/>
        </w:rPr>
        <w:t>In order to show the first column, y</w:t>
      </w:r>
      <w:r>
        <w:t>o</w:t>
      </w:r>
      <w:r>
        <w:rPr>
          <w:rFonts w:hint="eastAsia"/>
        </w:rPr>
        <w:t xml:space="preserve">u have to set rowHandler to [true]. </w:t>
      </w:r>
    </w:p>
    <w:p w:rsidR="00375F9C" w:rsidRPr="007310BA" w:rsidRDefault="00375F9C" w:rsidP="00375F9C">
      <w:pPr>
        <w:rPr>
          <w:b/>
        </w:rPr>
      </w:pPr>
      <w:r w:rsidRPr="007310BA">
        <w:rPr>
          <w:b/>
        </w:rPr>
        <w:t>I</w:t>
      </w:r>
      <w:r w:rsidRPr="007310BA">
        <w:rPr>
          <w:rFonts w:hint="eastAsia"/>
          <w:b/>
        </w:rPr>
        <w:t>nput:</w:t>
      </w:r>
    </w:p>
    <w:p w:rsidR="00375F9C" w:rsidRDefault="005C781A" w:rsidP="00375F9C">
      <w:r>
        <w:rPr>
          <w:noProof/>
        </w:rPr>
        <mc:AlternateContent>
          <mc:Choice Requires="wpc">
            <w:drawing>
              <wp:inline distT="0" distB="0" distL="0" distR="0" wp14:anchorId="7BB4B5C8" wp14:editId="5EAEA746">
                <wp:extent cx="5257800" cy="2181225"/>
                <wp:effectExtent l="9525" t="0" r="9525" b="9525"/>
                <wp:docPr id="780" name="画布 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8" name="Text Box 782"/>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79" name="AutoShape 784"/>
                        <wps:cNvSpPr>
                          <a:spLocks noChangeArrowheads="1"/>
                        </wps:cNvSpPr>
                        <wps:spPr bwMode="auto">
                          <a:xfrm flipH="1">
                            <a:off x="2057400" y="297180"/>
                            <a:ext cx="1600200" cy="198120"/>
                          </a:xfrm>
                          <a:prstGeom prst="wedgeRoundRectCallout">
                            <a:avLst>
                              <a:gd name="adj1" fmla="val 88333"/>
                              <a:gd name="adj2" fmla="val 490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row handler</w:t>
                              </w:r>
                              <w:r>
                                <w:rPr>
                                  <w:szCs w:val="18"/>
                                </w:rPr>
                                <w:t>’</w:t>
                              </w:r>
                              <w:r>
                                <w:rPr>
                                  <w:rFonts w:hint="eastAsia"/>
                                  <w:szCs w:val="18"/>
                                </w:rPr>
                                <w:t>s width</w:t>
                              </w:r>
                            </w:p>
                          </w:txbxContent>
                        </wps:txbx>
                        <wps:bodyPr rot="0" vert="horz" wrap="square" lIns="0" tIns="0" rIns="0" bIns="0" anchor="t" anchorCtr="0" upright="1">
                          <a:noAutofit/>
                        </wps:bodyPr>
                      </wps:wsp>
                    </wpc:wpc>
                  </a:graphicData>
                </a:graphic>
              </wp:inline>
            </w:drawing>
          </mc:Choice>
          <mc:Fallback>
            <w:pict>
              <v:group id="画布 780" o:spid="_x0000_s1576"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">
                <v:shape id="_x0000_s1577" type="#_x0000_t75" style="position:absolute;width:52578;height:21812;visibility:visible;mso-wrap-style:square">
                  <v:fill o:detectmouseclick="t"/>
                  <v:path o:connecttype="none"/>
                </v:shape>
                <v:shape id="Text Box 782" o:spid="_x0000_s1578"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0ecAA&#10;AADcAAAADwAAAGRycy9kb3ducmV2LnhtbERPy4rCMBTdD/gP4QruxtQBHa1GkRHpbAbG1/7SXJti&#10;c1OSWOvfm8XALA/nvdr0thEd+VA7VjAZZyCIS6drrhScT/v3OYgQkTU2jknBkwJs1oO3FebaPfhA&#10;3TFWIoVwyFGBibHNpQylIYth7FrixF2dtxgT9JXUHh8p3DbyI8tm0mLNqcFgS1+GytvxbhWUt12/&#10;K+qL8d3dzn/1onj+zAqlRsN+uwQRqY//4j/3t1Yw/Uxr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o0ec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784" o:spid="_x0000_s1579" type="#_x0000_t62" style="position:absolute;left:20574;top:2971;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5bAcUA&#10;AADcAAAADwAAAGRycy9kb3ducmV2LnhtbESPT2vCQBTE7wW/w/KE3urGQrSmrqIprV5Npb0+sq9J&#10;MPs2ZLf546fvFgSPw8z8hllvB1OLjlpXWVYwn0UgiHOrKy4UnD/fn15AOI+ssbZMCkZysN1MHtaY&#10;aNvzibrMFyJA2CWooPS+SaR0eUkG3cw2xMH7sa1BH2RbSN1iH+Cmls9RtJAGKw4LJTaUlpRfsl+j&#10;oNun8WGfXf3p7WPx3R2/qsN1Nyr1OB12ryA8Df4evrWPWkG8XMH/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3lsBxQAAANwAAAAPAAAAAAAAAAAAAAAAAJgCAABkcnMv&#10;ZG93bnJldi54bWxQSwUGAAAAAAQABAD1AAAAigMAAAAA&#10;" adj="29880,21392" fillcolor="#ff9">
                  <v:textbox inset="0,0,0,0">
                    <w:txbxContent>
                      <w:p w:rsidR="0023747D" w:rsidRPr="000E23E9" w:rsidRDefault="0023747D" w:rsidP="00375F9C">
                        <w:pPr>
                          <w:rPr>
                            <w:szCs w:val="18"/>
                          </w:rPr>
                        </w:pPr>
                        <w:r>
                          <w:rPr>
                            <w:szCs w:val="18"/>
                          </w:rPr>
                          <w:t>S</w:t>
                        </w:r>
                        <w:r>
                          <w:rPr>
                            <w:rFonts w:hint="eastAsia"/>
                            <w:szCs w:val="18"/>
                          </w:rPr>
                          <w:t>ets row handler</w:t>
                        </w:r>
                        <w:r>
                          <w:rPr>
                            <w:szCs w:val="18"/>
                          </w:rPr>
                          <w:t>’</w:t>
                        </w:r>
                        <w:r>
                          <w:rPr>
                            <w:rFonts w:hint="eastAsia"/>
                            <w:szCs w:val="18"/>
                          </w:rPr>
                          <w:t>s width</w:t>
                        </w:r>
                      </w:p>
                    </w:txbxContent>
                  </v:textbox>
                </v:shape>
                <w10:anchorlock/>
              </v:group>
            </w:pict>
          </mc:Fallback>
        </mc:AlternateContent>
      </w:r>
    </w:p>
    <w:p w:rsidR="00375F9C" w:rsidRPr="007310BA" w:rsidRDefault="00375F9C" w:rsidP="00375F9C">
      <w:pPr>
        <w:rPr>
          <w:b/>
        </w:rPr>
      </w:pPr>
      <w:r w:rsidRPr="007310BA">
        <w:rPr>
          <w:rFonts w:hint="eastAsia"/>
          <w:b/>
        </w:rPr>
        <w:t>Output:</w:t>
      </w:r>
    </w:p>
    <w:p w:rsidR="00375F9C" w:rsidRDefault="005C781A" w:rsidP="00375F9C">
      <w:r>
        <w:rPr>
          <w:rFonts w:hint="eastAsia"/>
          <w:noProof/>
        </w:rPr>
        <w:lastRenderedPageBreak/>
        <mc:AlternateContent>
          <mc:Choice Requires="wps">
            <w:drawing>
              <wp:anchor distT="0" distB="0" distL="114300" distR="114300" simplePos="0" relativeHeight="251634176" behindDoc="0" locked="0" layoutInCell="1" allowOverlap="1" wp14:anchorId="6D541EBD" wp14:editId="4F2C3198">
                <wp:simplePos x="0" y="0"/>
                <wp:positionH relativeFrom="column">
                  <wp:posOffset>2857500</wp:posOffset>
                </wp:positionH>
                <wp:positionV relativeFrom="line">
                  <wp:posOffset>1584960</wp:posOffset>
                </wp:positionV>
                <wp:extent cx="1143000" cy="198120"/>
                <wp:effectExtent l="9525" t="499110" r="9525" b="7620"/>
                <wp:wrapNone/>
                <wp:docPr id="577" name="Auto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43500"/>
                            <a:gd name="adj2" fmla="val -286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1" o:spid="_x0000_s1580" type="#_x0000_t62" style="position:absolute;left:0;text-align:left;margin-left:225pt;margin-top:124.8pt;width:90pt;height:15.6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" adj="20196,-51093" fillcolor="#ff9">
                <v:textbox inset="0,0,0,0">
                  <w:txbxContent>
                    <w:p w:rsidR="0023747D" w:rsidRPr="000E23E9" w:rsidRDefault="0023747D" w:rsidP="00375F9C">
                      <w:pPr>
                        <w:rPr>
                          <w:szCs w:val="18"/>
                        </w:rPr>
                      </w:pPr>
                      <w:r>
                        <w:rPr>
                          <w:szCs w:val="18"/>
                        </w:rPr>
                        <w:t>T</w:t>
                      </w:r>
                      <w:r>
                        <w:rPr>
                          <w:rFonts w:hint="eastAsia"/>
                          <w:szCs w:val="18"/>
                        </w:rPr>
                        <w:t>he first column</w:t>
                      </w:r>
                    </w:p>
                  </w:txbxContent>
                </v:textbox>
                <w10:wrap anchory="line"/>
              </v:shape>
            </w:pict>
          </mc:Fallback>
        </mc:AlternateContent>
      </w:r>
      <w:r>
        <w:rPr>
          <w:rFonts w:hint="eastAsia"/>
          <w:noProof/>
        </w:rPr>
        <mc:AlternateContent>
          <mc:Choice Requires="wps">
            <w:drawing>
              <wp:anchor distT="0" distB="0" distL="114300" distR="114300" simplePos="0" relativeHeight="251633152" behindDoc="0" locked="0" layoutInCell="1" allowOverlap="1" wp14:anchorId="6D777480" wp14:editId="1ABD3C00">
                <wp:simplePos x="0" y="0"/>
                <wp:positionH relativeFrom="column">
                  <wp:posOffset>342900</wp:posOffset>
                </wp:positionH>
                <wp:positionV relativeFrom="line">
                  <wp:posOffset>1584960</wp:posOffset>
                </wp:positionV>
                <wp:extent cx="1143000" cy="198120"/>
                <wp:effectExtent l="257175" t="594360" r="9525" b="7620"/>
                <wp:wrapNone/>
                <wp:docPr id="576" name="Auto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69056"/>
                            <a:gd name="adj2" fmla="val -3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0" o:spid="_x0000_s1581" type="#_x0000_t62" style="position:absolute;left:0;text-align:left;margin-left:27pt;margin-top:124.8pt;width:90pt;height:15.6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" adj="25716,-60647" fillcolor="#ff9">
                <v:textbox inset="0,0,0,0">
                  <w:txbxContent>
                    <w:p w:rsidR="0023747D" w:rsidRPr="000E23E9" w:rsidRDefault="0023747D" w:rsidP="00375F9C">
                      <w:pPr>
                        <w:rPr>
                          <w:szCs w:val="18"/>
                        </w:rPr>
                      </w:pPr>
                      <w:r>
                        <w:rPr>
                          <w:szCs w:val="18"/>
                        </w:rPr>
                        <w:t>T</w:t>
                      </w:r>
                      <w:r>
                        <w:rPr>
                          <w:rFonts w:hint="eastAsia"/>
                          <w:szCs w:val="18"/>
                        </w:rPr>
                        <w:t>he first column</w:t>
                      </w:r>
                    </w:p>
                  </w:txbxContent>
                </v:textbox>
                <w10:wrap anchory="line"/>
              </v:shape>
            </w:pict>
          </mc:Fallback>
        </mc:AlternateContent>
      </w:r>
      <w:r>
        <w:rPr>
          <w:rFonts w:hint="eastAsia"/>
          <w:b/>
          <w:noProof/>
        </w:rPr>
        <mc:AlternateContent>
          <mc:Choice Requires="wps">
            <w:drawing>
              <wp:anchor distT="0" distB="0" distL="114300" distR="114300" simplePos="0" relativeHeight="251530752" behindDoc="0" locked="0" layoutInCell="1" allowOverlap="1" wp14:anchorId="68B39C3F" wp14:editId="4D7E0B55">
                <wp:simplePos x="0" y="0"/>
                <wp:positionH relativeFrom="column">
                  <wp:posOffset>1943100</wp:posOffset>
                </wp:positionH>
                <wp:positionV relativeFrom="line">
                  <wp:posOffset>693420</wp:posOffset>
                </wp:positionV>
                <wp:extent cx="571500" cy="198120"/>
                <wp:effectExtent l="9525" t="26670" r="19050" b="13335"/>
                <wp:wrapNone/>
                <wp:docPr id="574" name="AutoShape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98120"/>
                        </a:xfrm>
                        <a:prstGeom prst="rightArrow">
                          <a:avLst>
                            <a:gd name="adj1" fmla="val 50000"/>
                            <a:gd name="adj2" fmla="val 72115"/>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7" o:spid="_x0000_s1026" type="#_x0000_t13" style="position:absolute;left:0;text-align:left;margin-left:153pt;margin-top:54.6pt;width:45pt;height:15.6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" strokeweight="1pt">
                <v:textbox inset="1.5mm,1.3mm,1.5mm"/>
                <w10:wrap anchory="line"/>
              </v:shape>
            </w:pict>
          </mc:Fallback>
        </mc:AlternateContent>
      </w:r>
      <w:r>
        <w:rPr>
          <w:rFonts w:hint="eastAsia"/>
          <w:noProof/>
        </w:rPr>
        <w:drawing>
          <wp:inline distT="0" distB="0" distL="0" distR="0" wp14:anchorId="77858BAD" wp14:editId="594C56D8">
            <wp:extent cx="4543425" cy="2047875"/>
            <wp:effectExtent l="0" t="0" r="9525" b="952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43425" cy="2047875"/>
                    </a:xfrm>
                    <a:prstGeom prst="rect">
                      <a:avLst/>
                    </a:prstGeom>
                    <a:noFill/>
                    <a:ln>
                      <a:noFill/>
                    </a:ln>
                  </pic:spPr>
                </pic:pic>
              </a:graphicData>
            </a:graphic>
          </wp:inline>
        </w:drawing>
      </w:r>
    </w:p>
    <w:p w:rsidR="00375F9C" w:rsidRPr="00A4575A" w:rsidRDefault="00375F9C" w:rsidP="00375F9C">
      <w:pPr>
        <w:jc w:val="center"/>
      </w:pPr>
      <w:r>
        <w:rPr>
          <w:rFonts w:hint="eastAsia"/>
        </w:rPr>
        <w:t>上一节中缩进的例子</w:t>
      </w:r>
    </w:p>
    <w:p w:rsidR="00375F9C" w:rsidRDefault="00375F9C" w:rsidP="00E45D25">
      <w:pPr>
        <w:pStyle w:val="4"/>
        <w:numPr>
          <w:ilvl w:val="3"/>
          <w:numId w:val="17"/>
        </w:numPr>
      </w:pPr>
      <w:bookmarkStart w:id="134" w:name="_Toc453071769"/>
      <w:r>
        <w:rPr>
          <w:rFonts w:hint="eastAsia"/>
        </w:rPr>
        <w:t>Column width</w:t>
      </w:r>
      <w:bookmarkEnd w:id="134"/>
      <w:r>
        <w:rPr>
          <w:rFonts w:hint="eastAsia"/>
        </w:rPr>
        <w:t xml:space="preserve"> </w:t>
      </w:r>
    </w:p>
    <w:p w:rsidR="00375F9C" w:rsidRPr="00B74A15" w:rsidRDefault="00375F9C" w:rsidP="00375F9C">
      <w:pPr>
        <w:rPr>
          <w:b/>
        </w:rPr>
      </w:pPr>
      <w:r w:rsidRPr="00B74A15">
        <w:rPr>
          <w:b/>
        </w:rPr>
        <w:t>I</w:t>
      </w:r>
      <w:r w:rsidRPr="00B74A15">
        <w:rPr>
          <w:rFonts w:hint="eastAsia"/>
          <w:b/>
        </w:rPr>
        <w:t>nput:</w:t>
      </w:r>
    </w:p>
    <w:p w:rsidR="00375F9C" w:rsidRDefault="005C781A" w:rsidP="00375F9C">
      <w:r>
        <w:rPr>
          <w:noProof/>
        </w:rPr>
        <mc:AlternateContent>
          <mc:Choice Requires="wpc">
            <w:drawing>
              <wp:inline distT="0" distB="0" distL="0" distR="0" wp14:anchorId="60AC84FE" wp14:editId="5576ED06">
                <wp:extent cx="5257800" cy="2470785"/>
                <wp:effectExtent l="9525" t="0" r="9525" b="15240"/>
                <wp:docPr id="793" name="画布 7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Text Box 795"/>
                        <wps:cNvSpPr txBox="1">
                          <a:spLocks noChangeArrowheads="1"/>
                        </wps:cNvSpPr>
                        <wps:spPr bwMode="auto">
                          <a:xfrm>
                            <a:off x="0" y="48895"/>
                            <a:ext cx="5257800" cy="2421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w:t>
                              </w:r>
                              <w:r>
                                <w:rPr>
                                  <w:rFonts w:hint="eastAsia"/>
                                  <w:color w:val="800000"/>
                                  <w:sz w:val="18"/>
                                  <w:szCs w:val="18"/>
                                </w:rPr>
                                <w:t>4</w:t>
                              </w:r>
                              <w:r w:rsidRPr="00A4575A">
                                <w:rPr>
                                  <w:color w:val="800000"/>
                                  <w:sz w:val="18"/>
                                  <w:szCs w:val="18"/>
                                </w:rPr>
                                <w:t>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p w:rsidR="0023747D" w:rsidRDefault="00973A41" w:rsidP="00375F9C">
                              <w:pPr>
                                <w:rPr>
                                  <w:sz w:val="18"/>
                                  <w:szCs w:val="18"/>
                                </w:rPr>
                              </w:pPr>
                              <w:proofErr w:type="gramStart"/>
                              <w:r>
                                <w:rPr>
                                  <w:rFonts w:hint="eastAsia"/>
                                  <w:sz w:val="18"/>
                                  <w:szCs w:val="18"/>
                                </w:rPr>
                                <w:t>xui.</w:t>
                              </w:r>
                              <w:r w:rsidR="0023747D">
                                <w:rPr>
                                  <w:rFonts w:hint="eastAsia"/>
                                  <w:sz w:val="18"/>
                                  <w:szCs w:val="18"/>
                                </w:rPr>
                                <w:t>asyRun(</w:t>
                              </w:r>
                              <w:proofErr w:type="gramEnd"/>
                              <w:r w:rsidR="0023747D">
                                <w:rPr>
                                  <w:rFonts w:hint="eastAsia"/>
                                  <w:sz w:val="18"/>
                                  <w:szCs w:val="18"/>
                                </w:rPr>
                                <w:t>function(){</w:t>
                              </w:r>
                            </w:p>
                            <w:p w:rsidR="0023747D" w:rsidRDefault="0023747D" w:rsidP="00375F9C">
                              <w:pPr>
                                <w:rPr>
                                  <w:sz w:val="18"/>
                                  <w:szCs w:val="18"/>
                                </w:rPr>
                              </w:pPr>
                              <w:r>
                                <w:rPr>
                                  <w:rFonts w:hint="eastAsia"/>
                                  <w:sz w:val="18"/>
                                  <w:szCs w:val="18"/>
                                </w:rPr>
                                <w:t xml:space="preserve">    </w:t>
                              </w:r>
                              <w:proofErr w:type="gramStart"/>
                              <w:r>
                                <w:rPr>
                                  <w:rFonts w:hint="eastAsia"/>
                                  <w:sz w:val="18"/>
                                  <w:szCs w:val="18"/>
                                </w:rPr>
                                <w:t>tg.updateHeader(</w:t>
                              </w:r>
                              <w:proofErr w:type="gramEnd"/>
                              <w:r w:rsidRPr="00A4575A">
                                <w:rPr>
                                  <w:rFonts w:hint="eastAsia"/>
                                  <w:color w:val="FF00FF"/>
                                  <w:sz w:val="18"/>
                                  <w:szCs w:val="18"/>
                                </w:rPr>
                                <w:t>"col2"</w:t>
                              </w:r>
                              <w:r>
                                <w:rPr>
                                  <w:rFonts w:hint="eastAsia"/>
                                  <w:sz w:val="18"/>
                                  <w:szCs w:val="18"/>
                                </w:rPr>
                                <w:t>, {width:70});</w:t>
                              </w:r>
                            </w:p>
                            <w:p w:rsidR="0023747D" w:rsidRPr="00A4575A" w:rsidRDefault="0023747D" w:rsidP="00375F9C">
                              <w:r>
                                <w:rPr>
                                  <w:rFonts w:hint="eastAsia"/>
                                  <w:sz w:val="18"/>
                                  <w:szCs w:val="18"/>
                                </w:rPr>
                                <w:t>}</w:t>
                              </w:r>
                              <w:proofErr w:type="gramStart"/>
                              <w:r>
                                <w:rPr>
                                  <w:rFonts w:hint="eastAsia"/>
                                  <w:sz w:val="18"/>
                                  <w:szCs w:val="18"/>
                                </w:rPr>
                                <w:t>,1000</w:t>
                              </w:r>
                              <w:proofErr w:type="gramEnd"/>
                              <w:r>
                                <w:rPr>
                                  <w:rFonts w:hint="eastAsia"/>
                                  <w:sz w:val="18"/>
                                  <w:szCs w:val="18"/>
                                </w:rPr>
                                <w:t>);</w:t>
                              </w:r>
                            </w:p>
                          </w:txbxContent>
                        </wps:txbx>
                        <wps:bodyPr rot="0" vert="horz" wrap="square" lIns="54000" tIns="46800" rIns="54000" bIns="45720" anchor="t" anchorCtr="0" upright="1">
                          <a:spAutoFit/>
                        </wps:bodyPr>
                      </wps:wsp>
                      <wps:wsp>
                        <wps:cNvPr id="571" name="AutoShape 796"/>
                        <wps:cNvSpPr>
                          <a:spLocks noChangeArrowheads="1"/>
                        </wps:cNvSpPr>
                        <wps:spPr bwMode="auto">
                          <a:xfrm flipH="1">
                            <a:off x="2400300" y="693420"/>
                            <a:ext cx="1028700" cy="198120"/>
                          </a:xfrm>
                          <a:prstGeom prst="wedgeRoundRectCallout">
                            <a:avLst>
                              <a:gd name="adj1" fmla="val 93884"/>
                              <a:gd name="adj2" fmla="val 45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wps:txbx>
                        <wps:bodyPr rot="0" vert="horz" wrap="square" lIns="0" tIns="0" rIns="0" bIns="0" anchor="t" anchorCtr="0" upright="1">
                          <a:noAutofit/>
                        </wps:bodyPr>
                      </wps:wsp>
                      <wps:wsp>
                        <wps:cNvPr id="572" name="AutoShape 797"/>
                        <wps:cNvSpPr>
                          <a:spLocks noChangeArrowheads="1"/>
                        </wps:cNvSpPr>
                        <wps:spPr bwMode="auto">
                          <a:xfrm flipH="1">
                            <a:off x="2057400" y="297180"/>
                            <a:ext cx="1485900" cy="198120"/>
                          </a:xfrm>
                          <a:prstGeom prst="wedgeRoundRectCallout">
                            <a:avLst>
                              <a:gd name="adj1" fmla="val 91278"/>
                              <a:gd name="adj2" fmla="val 49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r>
                                <w:rPr>
                                  <w:szCs w:val="18"/>
                                </w:rPr>
                                <w:t>’</w:t>
                              </w:r>
                              <w:r>
                                <w:rPr>
                                  <w:rFonts w:hint="eastAsia"/>
                                  <w:szCs w:val="18"/>
                                </w:rPr>
                                <w:t>s width</w:t>
                              </w:r>
                            </w:p>
                          </w:txbxContent>
                        </wps:txbx>
                        <wps:bodyPr rot="0" vert="horz" wrap="square" lIns="0" tIns="0" rIns="0" bIns="0" anchor="t" anchorCtr="0" upright="1">
                          <a:noAutofit/>
                        </wps:bodyPr>
                      </wps:wsp>
                      <wps:wsp>
                        <wps:cNvPr id="573" name="AutoShape 798"/>
                        <wps:cNvSpPr>
                          <a:spLocks noChangeArrowheads="1"/>
                        </wps:cNvSpPr>
                        <wps:spPr bwMode="auto">
                          <a:xfrm flipH="1">
                            <a:off x="2514600" y="1882140"/>
                            <a:ext cx="2171700" cy="198120"/>
                          </a:xfrm>
                          <a:prstGeom prst="wedgeRoundRectCallout">
                            <a:avLst>
                              <a:gd name="adj1" fmla="val 69912"/>
                              <a:gd name="adj2" fmla="val 589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Modify column width dynamically</w:t>
                              </w:r>
                            </w:p>
                          </w:txbxContent>
                        </wps:txbx>
                        <wps:bodyPr rot="0" vert="horz" wrap="square" lIns="0" tIns="0" rIns="0" bIns="0" anchor="t" anchorCtr="0" upright="1">
                          <a:noAutofit/>
                        </wps:bodyPr>
                      </wps:wsp>
                    </wpc:wpc>
                  </a:graphicData>
                </a:graphic>
              </wp:inline>
            </w:drawing>
          </mc:Choice>
          <mc:Fallback>
            <w:pict>
              <v:group id="画布 793" o:spid="_x0000_s1582" editas="canvas" style="width:414pt;height:194.55pt;mso-position-horizontal-relative:char;mso-position-vertical-relative:line" coordsize="52578,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">
                <v:shape id="_x0000_s1583" type="#_x0000_t75" style="position:absolute;width:52578;height:24707;visibility:visible;mso-wrap-style:square">
                  <v:fill o:detectmouseclick="t"/>
                  <v:path o:connecttype="none"/>
                </v:shape>
                <v:shape id="Text Box 795" o:spid="_x0000_s1584" type="#_x0000_t202" style="position:absolute;top:488;width:52578;height:24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4f8AA&#10;AADcAAAADwAAAGRycy9kb3ducmV2LnhtbERPy4rCMBTdD/gP4QruxtQBHa1GkRHpbAbG1/7SXJti&#10;c1OSWOvfm8XALA/nvdr0thEd+VA7VjAZZyCIS6drrhScT/v3OYgQkTU2jknBkwJs1oO3FebaPfhA&#10;3TFWIoVwyFGBibHNpQylIYth7FrixF2dtxgT9JXUHh8p3DbyI8tm0mLNqcFgS1+GytvxbhWUt12/&#10;K+qL8d3dzn/1onj+zAqlRsN+uwQRqY//4j/3t1Yw/Uz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w4f8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w:t>
                        </w:r>
                        <w:r>
                          <w:rPr>
                            <w:rFonts w:hint="eastAsia"/>
                            <w:color w:val="800000"/>
                            <w:sz w:val="18"/>
                            <w:szCs w:val="18"/>
                          </w:rPr>
                          <w:t>4</w:t>
                        </w:r>
                        <w:r w:rsidRPr="00A4575A">
                          <w:rPr>
                            <w:color w:val="800000"/>
                            <w:sz w:val="18"/>
                            <w:szCs w:val="18"/>
                          </w:rPr>
                          <w:t>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p w:rsidR="0023747D" w:rsidRDefault="00973A41" w:rsidP="00375F9C">
                        <w:pPr>
                          <w:rPr>
                            <w:sz w:val="18"/>
                            <w:szCs w:val="18"/>
                          </w:rPr>
                        </w:pPr>
                        <w:proofErr w:type="gramStart"/>
                        <w:r>
                          <w:rPr>
                            <w:rFonts w:hint="eastAsia"/>
                            <w:sz w:val="18"/>
                            <w:szCs w:val="18"/>
                          </w:rPr>
                          <w:t>xui.</w:t>
                        </w:r>
                        <w:r w:rsidR="0023747D">
                          <w:rPr>
                            <w:rFonts w:hint="eastAsia"/>
                            <w:sz w:val="18"/>
                            <w:szCs w:val="18"/>
                          </w:rPr>
                          <w:t>asyRun(</w:t>
                        </w:r>
                        <w:proofErr w:type="gramEnd"/>
                        <w:r w:rsidR="0023747D">
                          <w:rPr>
                            <w:rFonts w:hint="eastAsia"/>
                            <w:sz w:val="18"/>
                            <w:szCs w:val="18"/>
                          </w:rPr>
                          <w:t>function(){</w:t>
                        </w:r>
                      </w:p>
                      <w:p w:rsidR="0023747D" w:rsidRDefault="0023747D" w:rsidP="00375F9C">
                        <w:pPr>
                          <w:rPr>
                            <w:sz w:val="18"/>
                            <w:szCs w:val="18"/>
                          </w:rPr>
                        </w:pPr>
                        <w:r>
                          <w:rPr>
                            <w:rFonts w:hint="eastAsia"/>
                            <w:sz w:val="18"/>
                            <w:szCs w:val="18"/>
                          </w:rPr>
                          <w:t xml:space="preserve">    </w:t>
                        </w:r>
                        <w:proofErr w:type="gramStart"/>
                        <w:r>
                          <w:rPr>
                            <w:rFonts w:hint="eastAsia"/>
                            <w:sz w:val="18"/>
                            <w:szCs w:val="18"/>
                          </w:rPr>
                          <w:t>tg.updateHeader(</w:t>
                        </w:r>
                        <w:proofErr w:type="gramEnd"/>
                        <w:r w:rsidRPr="00A4575A">
                          <w:rPr>
                            <w:rFonts w:hint="eastAsia"/>
                            <w:color w:val="FF00FF"/>
                            <w:sz w:val="18"/>
                            <w:szCs w:val="18"/>
                          </w:rPr>
                          <w:t>"col2"</w:t>
                        </w:r>
                        <w:r>
                          <w:rPr>
                            <w:rFonts w:hint="eastAsia"/>
                            <w:sz w:val="18"/>
                            <w:szCs w:val="18"/>
                          </w:rPr>
                          <w:t>, {width:70});</w:t>
                        </w:r>
                      </w:p>
                      <w:p w:rsidR="0023747D" w:rsidRPr="00A4575A" w:rsidRDefault="0023747D" w:rsidP="00375F9C">
                        <w:r>
                          <w:rPr>
                            <w:rFonts w:hint="eastAsia"/>
                            <w:sz w:val="18"/>
                            <w:szCs w:val="18"/>
                          </w:rPr>
                          <w:t>}</w:t>
                        </w:r>
                        <w:proofErr w:type="gramStart"/>
                        <w:r>
                          <w:rPr>
                            <w:rFonts w:hint="eastAsia"/>
                            <w:sz w:val="18"/>
                            <w:szCs w:val="18"/>
                          </w:rPr>
                          <w:t>,1000</w:t>
                        </w:r>
                        <w:proofErr w:type="gramEnd"/>
                        <w:r>
                          <w:rPr>
                            <w:rFonts w:hint="eastAsia"/>
                            <w:sz w:val="18"/>
                            <w:szCs w:val="18"/>
                          </w:rPr>
                          <w:t>);</w:t>
                        </w:r>
                      </w:p>
                    </w:txbxContent>
                  </v:textbox>
                </v:shape>
                <v:shape id="AutoShape 796" o:spid="_x0000_s1585" type="#_x0000_t62" style="position:absolute;left:24003;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sr8cA&#10;AADcAAAADwAAAGRycy9kb3ducmV2LnhtbESPQWsCMRSE74L/ITyhl1KzSquyGkWlFSkU69ZDj4/N&#10;c3dx87Imqa7/vikUPA4z8w0zW7SmFhdyvrKsYNBPQBDnVldcKDh8vT1NQPiArLG2TApu5GEx73Zm&#10;mGp75T1dslCICGGfooIyhCaV0uclGfR92xBH72idwRClK6R2eI1wU8thkoykwYrjQokNrUvKT9mP&#10;UfD5/Xh4N/p59So/JvtdM87c5nxT6qHXLqcgArXhHv5vb7WCl/EA/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7LK/HAAAA3AAAAA8AAAAAAAAAAAAAAAAAmAIAAGRy&#10;cy9kb3ducmV2LnhtbFBLBQYAAAAABAAEAPUAAACMAwAAAAA=&#10;" adj="31079,20561" fillcolor="#ff9">
                  <v:textbox inset="0,0,0,0">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v:textbox>
                </v:shape>
                <v:shape id="AutoShape 797" o:spid="_x0000_s1586" type="#_x0000_t62" style="position:absolute;left:20574;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xtMQA&#10;AADcAAAADwAAAGRycy9kb3ducmV2LnhtbESPzWrDMBCE74G8g9hAb4kUm6bFjRJKTaHpIZDUD7BY&#10;6x9irYyl2O7bV4VCj8PMfMPsj7PtxEiDbx1r2G4UCOLSmZZrDcXX+/oZhA/IBjvHpOGbPBwPy8Ue&#10;M+MmvtB4DbWIEPYZamhC6DMpfdmQRb9xPXH0KjdYDFEOtTQDThFuO5kotZMWW44LDfb01lB5u96t&#10;BrVN0/x+sp+n9FZMiekor/is9cNqfn0BEWgO/+G/9ofR8PiUwO+Ze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6cbTEAAAA3AAAAA8AAAAAAAAAAAAAAAAAmAIAAGRycy9k&#10;b3ducmV2LnhtbFBLBQYAAAAABAAEAPUAAACJAwAAAAA=&#10;" adj="30516,21461" fillcolor="#ff9">
                  <v:textbox inset="0,0,0,0">
                    <w:txbxContent>
                      <w:p w:rsidR="0023747D" w:rsidRPr="000E23E9" w:rsidRDefault="0023747D" w:rsidP="00375F9C">
                        <w:pPr>
                          <w:rPr>
                            <w:szCs w:val="18"/>
                          </w:rPr>
                        </w:pPr>
                        <w:r>
                          <w:rPr>
                            <w:szCs w:val="18"/>
                          </w:rPr>
                          <w:t>T</w:t>
                        </w:r>
                        <w:r>
                          <w:rPr>
                            <w:rFonts w:hint="eastAsia"/>
                            <w:szCs w:val="18"/>
                          </w:rPr>
                          <w:t>he first column</w:t>
                        </w:r>
                        <w:r>
                          <w:rPr>
                            <w:szCs w:val="18"/>
                          </w:rPr>
                          <w:t>’</w:t>
                        </w:r>
                        <w:r>
                          <w:rPr>
                            <w:rFonts w:hint="eastAsia"/>
                            <w:szCs w:val="18"/>
                          </w:rPr>
                          <w:t>s width</w:t>
                        </w:r>
                      </w:p>
                    </w:txbxContent>
                  </v:textbox>
                </v:shape>
                <v:shape id="AutoShape 798" o:spid="_x0000_s1587" type="#_x0000_t62" style="position:absolute;left:25146;top:1882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8C+MQA&#10;AADcAAAADwAAAGRycy9kb3ducmV2LnhtbESPzWrDMBCE74G+g9hCL6GRk5DauFFCKZjm6qSX3hZr&#10;a7m1VsZS/fP2VSCQ4zAz3zD742RbMVDvG8cK1qsEBHHldMO1gs9L8ZyB8AFZY+uYFMzk4Xh4WOwx&#10;127kkoZzqEWEsM9RgQmhy6X0lSGLfuU64uh9u95iiLKvpe5xjHDbyk2SvEiLDccFgx29G6p+z39W&#10;wVDMH2Ox+anq8ou5TZeZsWuv1NPj9PYKItAU7uFb+6QV7NItXM/EIyA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AvjEAAAA3AAAAA8AAAAAAAAAAAAAAAAAmAIAAGRycy9k&#10;b3ducmV2LnhtbFBLBQYAAAAABAAEAPUAAACJAwAAAAA=&#10;" adj="25901,23538" fillcolor="#ff9">
                  <v:textbox inset="0,0,0,0">
                    <w:txbxContent>
                      <w:p w:rsidR="0023747D" w:rsidRPr="000E23E9" w:rsidRDefault="0023747D" w:rsidP="00375F9C">
                        <w:pPr>
                          <w:rPr>
                            <w:szCs w:val="18"/>
                          </w:rPr>
                        </w:pPr>
                        <w:r>
                          <w:rPr>
                            <w:rFonts w:hint="eastAsia"/>
                            <w:szCs w:val="18"/>
                          </w:rPr>
                          <w:t>Modify column width dynamically</w:t>
                        </w:r>
                      </w:p>
                    </w:txbxContent>
                  </v:textbox>
                </v:shape>
                <w10:anchorlock/>
              </v:group>
            </w:pict>
          </mc:Fallback>
        </mc:AlternateContent>
      </w:r>
    </w:p>
    <w:p w:rsidR="00375F9C" w:rsidRPr="00B74A15" w:rsidRDefault="00375F9C" w:rsidP="00375F9C">
      <w:pPr>
        <w:rPr>
          <w:b/>
        </w:rPr>
      </w:pPr>
      <w:r w:rsidRPr="00B74A15">
        <w:rPr>
          <w:b/>
        </w:rPr>
        <w:t>O</w:t>
      </w:r>
      <w:r w:rsidRPr="00B74A15">
        <w:rPr>
          <w:rFonts w:hint="eastAsia"/>
          <w:b/>
        </w:rPr>
        <w:t>utput:</w:t>
      </w:r>
    </w:p>
    <w:p w:rsidR="00375F9C" w:rsidRPr="00AD548D" w:rsidRDefault="005C781A" w:rsidP="00375F9C">
      <w:r>
        <w:rPr>
          <w:rFonts w:hint="eastAsia"/>
          <w:noProof/>
        </w:rPr>
        <w:drawing>
          <wp:inline distT="0" distB="0" distL="0" distR="0" wp14:anchorId="4E6FD678" wp14:editId="3383AAE3">
            <wp:extent cx="2333625" cy="676275"/>
            <wp:effectExtent l="0" t="0" r="9525" b="952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33625" cy="676275"/>
                    </a:xfrm>
                    <a:prstGeom prst="rect">
                      <a:avLst/>
                    </a:prstGeom>
                    <a:noFill/>
                    <a:ln>
                      <a:noFill/>
                    </a:ln>
                  </pic:spPr>
                </pic:pic>
              </a:graphicData>
            </a:graphic>
          </wp:inline>
        </w:drawing>
      </w:r>
    </w:p>
    <w:p w:rsidR="00375F9C" w:rsidRDefault="00375F9C" w:rsidP="00E45D25">
      <w:pPr>
        <w:pStyle w:val="4"/>
        <w:numPr>
          <w:ilvl w:val="3"/>
          <w:numId w:val="17"/>
        </w:numPr>
      </w:pPr>
      <w:bookmarkStart w:id="135" w:name="_Toc453071770"/>
      <w:r>
        <w:rPr>
          <w:rFonts w:hint="eastAsia"/>
        </w:rPr>
        <w:t>Drag&amp;Drop to modify column width</w:t>
      </w:r>
      <w:bookmarkEnd w:id="135"/>
    </w:p>
    <w:p w:rsidR="00375F9C" w:rsidRDefault="00375F9C" w:rsidP="00375F9C">
      <w:r>
        <w:rPr>
          <w:rFonts w:hint="eastAsia"/>
        </w:rPr>
        <w:t>“</w:t>
      </w:r>
      <w:r>
        <w:t>colResizer” property in TreeGrid determines whether the column width can be modified with Drag&amp;Drop. Each column can include a “colResizer” property too. The “colResizer” property in column has higher priority than in TreeGrid.</w:t>
      </w:r>
    </w:p>
    <w:p w:rsidR="00375F9C" w:rsidRPr="009C7882" w:rsidRDefault="00375F9C" w:rsidP="00375F9C">
      <w:pPr>
        <w:rPr>
          <w:b/>
        </w:rPr>
      </w:pPr>
      <w:r w:rsidRPr="009C7882">
        <w:rPr>
          <w:b/>
        </w:rPr>
        <w:t xml:space="preserve">In </w:t>
      </w:r>
      <w:r w:rsidR="007E23B3">
        <w:rPr>
          <w:b/>
        </w:rPr>
        <w:t>CrossUI</w:t>
      </w:r>
      <w:r w:rsidRPr="009C7882">
        <w:rPr>
          <w:b/>
        </w:rPr>
        <w:t>, "fine-grained Setting has higher priority than coarse-grained" is a base rule.</w:t>
      </w:r>
      <w:r w:rsidRPr="009C7882">
        <w:rPr>
          <w:rFonts w:hint="eastAsia"/>
          <w:b/>
        </w:rPr>
        <w:t xml:space="preserve"> </w:t>
      </w:r>
    </w:p>
    <w:p w:rsidR="00375F9C" w:rsidRDefault="00375F9C" w:rsidP="00375F9C"/>
    <w:p w:rsidR="00375F9C" w:rsidRPr="009C7882" w:rsidRDefault="00375F9C" w:rsidP="00375F9C">
      <w:pPr>
        <w:rPr>
          <w:b/>
        </w:rPr>
      </w:pPr>
      <w:r w:rsidRPr="009C7882">
        <w:rPr>
          <w:rFonts w:hint="eastAsia"/>
          <w:b/>
        </w:rPr>
        <w:t>Input:</w:t>
      </w:r>
    </w:p>
    <w:p w:rsidR="00375F9C" w:rsidRPr="00AD548D" w:rsidRDefault="005C781A" w:rsidP="00375F9C">
      <w:r>
        <w:rPr>
          <w:noProof/>
        </w:rPr>
        <w:lastRenderedPageBreak/>
        <mc:AlternateContent>
          <mc:Choice Requires="wpc">
            <w:drawing>
              <wp:inline distT="0" distB="0" distL="0" distR="0" wp14:anchorId="5D3F9284" wp14:editId="6AE4B9CD">
                <wp:extent cx="5257800" cy="2486025"/>
                <wp:effectExtent l="9525" t="0" r="9525" b="0"/>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7" name="Text Box 801"/>
                        <wps:cNvSpPr txBox="1">
                          <a:spLocks noChangeArrowheads="1"/>
                        </wps:cNvSpPr>
                        <wps:spPr bwMode="auto">
                          <a:xfrm>
                            <a:off x="0" y="48895"/>
                            <a:ext cx="5257800" cy="1979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Pr>
                                  <w:rFonts w:hint="eastAsia"/>
                                  <w:color w:val="800000"/>
                                  <w:sz w:val="18"/>
                                  <w:szCs w:val="18"/>
                                </w:rPr>
                                <w:t>,colResizer:true</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Pr="005035BE"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68" name="AutoShape 802"/>
                        <wps:cNvSpPr>
                          <a:spLocks noChangeArrowheads="1"/>
                        </wps:cNvSpPr>
                        <wps:spPr bwMode="auto">
                          <a:xfrm flipH="1">
                            <a:off x="3200400" y="693420"/>
                            <a:ext cx="1257300" cy="198120"/>
                          </a:xfrm>
                          <a:prstGeom prst="wedgeRoundRectCallout">
                            <a:avLst>
                              <a:gd name="adj1" fmla="val 99542"/>
                              <a:gd name="adj2" fmla="val 202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txbxContent>
                        </wps:txbx>
                        <wps:bodyPr rot="0" vert="horz" wrap="square" lIns="0" tIns="0" rIns="0" bIns="0" anchor="t" anchorCtr="0" upright="1">
                          <a:noAutofit/>
                        </wps:bodyPr>
                      </wps:wsp>
                      <wps:wsp>
                        <wps:cNvPr id="569" name="AutoShape 803"/>
                        <wps:cNvSpPr>
                          <a:spLocks noChangeArrowheads="1"/>
                        </wps:cNvSpPr>
                        <wps:spPr bwMode="auto">
                          <a:xfrm flipH="1">
                            <a:off x="1943100" y="297180"/>
                            <a:ext cx="1485900" cy="198120"/>
                          </a:xfrm>
                          <a:prstGeom prst="wedgeRoundRectCallout">
                            <a:avLst>
                              <a:gd name="adj1" fmla="val 107944"/>
                              <a:gd name="adj2" fmla="val 12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txbxContent>
                        </wps:txbx>
                        <wps:bodyPr rot="0" vert="horz" wrap="square" lIns="0" tIns="0" rIns="0" bIns="0" anchor="t" anchorCtr="0" upright="1">
                          <a:noAutofit/>
                        </wps:bodyPr>
                      </wps:wsp>
                    </wpc:wpc>
                  </a:graphicData>
                </a:graphic>
              </wp:inline>
            </w:drawing>
          </mc:Choice>
          <mc:Fallback>
            <w:pict>
              <v:group id="画布 799" o:spid="_x0000_s1588"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">
                <v:shape id="_x0000_s1589" type="#_x0000_t75" style="position:absolute;width:52578;height:24860;visibility:visible;mso-wrap-style:square">
                  <v:fill o:detectmouseclick="t"/>
                  <v:path o:connecttype="none"/>
                </v:shape>
                <v:shape id="Text Box 801" o:spid="_x0000_s1590" type="#_x0000_t202" style="position:absolute;top:488;width:52578;height:19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21sQA&#10;AADcAAAADwAAAGRycy9kb3ducmV2LnhtbESPQWsCMRSE70L/Q3gFb5qt4Gq3RhFF1kvB2vb+2Lxu&#10;FjcvSxLX9d+bQqHHYWa+YVabwbaiJx8axwpephkI4srphmsFX5+HyRJEiMgaW8ek4E4BNuun0QoL&#10;7W78Qf051iJBOBSowMTYFVKGypDFMHUdcfJ+nLcYk/S11B5vCW5bOcuyXFpsOC0Y7GhnqLqcr1ZB&#10;ddkP+7L5Nr6/2uVJv5b397xUavw8bN9ARBrif/ivfdQK5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MNtb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Pr>
                            <w:rFonts w:hint="eastAsia"/>
                            <w:color w:val="800000"/>
                            <w:sz w:val="18"/>
                            <w:szCs w:val="18"/>
                          </w:rPr>
                          <w:t>,colResizer:true</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Pr="005035BE"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802" o:spid="_x0000_s1591" type="#_x0000_t62" style="position:absolute;left:32004;top:6934;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9N8MA&#10;AADcAAAADwAAAGRycy9kb3ducmV2LnhtbERPz2vCMBS+D/Y/hCfsNlMH60Y1igwGIgq17uLt2Tyb&#10;avNSmtjW/345DHb8+H4vVqNtRE+drx0rmE0TEMSl0zVXCn6O36+fIHxA1tg4JgUP8rBaPj8tMNNu&#10;4AP1RahEDGGfoQITQptJ6UtDFv3UtcSRu7jOYoiwq6TucIjhtpFvSZJKizXHBoMtfRkqb8XdKtgU&#10;eSOL6rQ7nLbmet/vzjluP5R6mYzrOYhAY/gX/7k3WsF7GtfGM/E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V9N8MAAADcAAAADwAAAAAAAAAAAAAAAACYAgAAZHJzL2Rv&#10;d25yZXYueG1sUEsFBgAAAAAEAAQA9QAAAIgDAAAAAA==&#10;" adj="32301,54484" fillcolor="#ff9">
                  <v:textbox inset="0,0,0,0">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txbxContent>
                  </v:textbox>
                </v:shape>
                <v:shape id="AutoShape 803" o:spid="_x0000_s1592" type="#_x0000_t62" style="position:absolute;left:19431;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eXMUA&#10;AADcAAAADwAAAGRycy9kb3ducmV2LnhtbESPQWvCQBSE74X+h+UJ3nSTQkRTV7FVIR5UtPX+yL4m&#10;wezbkF01+uu7BaHHYWa+YabzztTiSq2rLCuIhxEI4tzqigsF31/rwRiE88gaa8uk4E4O5rPXlymm&#10;2t74QNejL0SAsEtRQel9k0rp8pIMuqFtiIP3Y1uDPsi2kLrFW4CbWr5F0UgarDgslNjQZ0n5+Xgx&#10;CrZJ9rGJ94kbrxanZFedHtssXirV73WLdxCeOv8ffrYzrSAZTeDvTDg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d5cxQAAANwAAAAPAAAAAAAAAAAAAAAAAJgCAABkcnMv&#10;ZG93bnJldi54bWxQSwUGAAAAAAQABAD1AAAAigMAAAAA&#10;" adj="34116,37661" fillcolor="#ff9">
                  <v:textbox inset="0,0,0,0">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txbxContent>
                  </v:textbox>
                </v:shape>
                <w10:anchorlock/>
              </v:group>
            </w:pict>
          </mc:Fallback>
        </mc:AlternateContent>
      </w:r>
    </w:p>
    <w:p w:rsidR="00375F9C" w:rsidRPr="009C7882" w:rsidRDefault="00375F9C" w:rsidP="00375F9C">
      <w:pPr>
        <w:rPr>
          <w:b/>
        </w:rPr>
      </w:pPr>
      <w:r w:rsidRPr="009C7882">
        <w:rPr>
          <w:b/>
        </w:rPr>
        <w:t>O</w:t>
      </w:r>
      <w:r w:rsidRPr="009C7882">
        <w:rPr>
          <w:rFonts w:hint="eastAsia"/>
          <w:b/>
        </w:rPr>
        <w:t>utput:</w:t>
      </w:r>
    </w:p>
    <w:p w:rsidR="00375F9C" w:rsidRDefault="005C781A" w:rsidP="00375F9C">
      <w:r>
        <w:rPr>
          <w:rFonts w:hint="eastAsia"/>
          <w:noProof/>
        </w:rPr>
        <mc:AlternateContent>
          <mc:Choice Requires="wps">
            <w:drawing>
              <wp:anchor distT="0" distB="0" distL="114300" distR="114300" simplePos="0" relativeHeight="251591168" behindDoc="0" locked="0" layoutInCell="1" allowOverlap="1" wp14:anchorId="63B8E43B" wp14:editId="4718A7E4">
                <wp:simplePos x="0" y="0"/>
                <wp:positionH relativeFrom="column">
                  <wp:posOffset>1485900</wp:posOffset>
                </wp:positionH>
                <wp:positionV relativeFrom="line">
                  <wp:posOffset>594360</wp:posOffset>
                </wp:positionV>
                <wp:extent cx="1143000" cy="198120"/>
                <wp:effectExtent l="9525" t="346710" r="9525" b="7620"/>
                <wp:wrapNone/>
                <wp:docPr id="565"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833"/>
                            <a:gd name="adj2" fmla="val -21474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Only this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7" o:spid="_x0000_s1593" type="#_x0000_t62" style="position:absolute;left:0;text-align:left;margin-left:117pt;margin-top:46.8pt;width:90pt;height:15.6pt;flip:x;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" adj="10620,-35585" fillcolor="#ff9">
                <v:textbox inset="0,0,0,0">
                  <w:txbxContent>
                    <w:p w:rsidR="0023747D" w:rsidRPr="000E23E9" w:rsidRDefault="0023747D" w:rsidP="00375F9C">
                      <w:pPr>
                        <w:rPr>
                          <w:szCs w:val="18"/>
                        </w:rPr>
                      </w:pPr>
                      <w:r>
                        <w:rPr>
                          <w:rFonts w:hint="eastAsia"/>
                          <w:szCs w:val="18"/>
                        </w:rPr>
                        <w:t>Only this column</w:t>
                      </w:r>
                    </w:p>
                  </w:txbxContent>
                </v:textbox>
                <w10:wrap anchory="line"/>
              </v:shape>
            </w:pict>
          </mc:Fallback>
        </mc:AlternateContent>
      </w:r>
      <w:r>
        <w:rPr>
          <w:rFonts w:hint="eastAsia"/>
          <w:noProof/>
        </w:rPr>
        <w:drawing>
          <wp:inline distT="0" distB="0" distL="0" distR="0" wp14:anchorId="17EDA45B" wp14:editId="12C6F853">
            <wp:extent cx="2990850" cy="790575"/>
            <wp:effectExtent l="0" t="0" r="0"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90850" cy="790575"/>
                    </a:xfrm>
                    <a:prstGeom prst="rect">
                      <a:avLst/>
                    </a:prstGeom>
                    <a:noFill/>
                    <a:ln>
                      <a:noFill/>
                    </a:ln>
                  </pic:spPr>
                </pic:pic>
              </a:graphicData>
            </a:graphic>
          </wp:inline>
        </w:drawing>
      </w:r>
    </w:p>
    <w:p w:rsidR="00375F9C" w:rsidRDefault="00375F9C" w:rsidP="00E45D25">
      <w:pPr>
        <w:pStyle w:val="4"/>
        <w:numPr>
          <w:ilvl w:val="3"/>
          <w:numId w:val="17"/>
        </w:numPr>
      </w:pPr>
      <w:bookmarkStart w:id="136" w:name="_Toc453071771"/>
      <w:r>
        <w:rPr>
          <w:rFonts w:hint="eastAsia"/>
        </w:rPr>
        <w:t>Drag&amp;Drop to modify column position</w:t>
      </w:r>
      <w:bookmarkEnd w:id="136"/>
    </w:p>
    <w:p w:rsidR="00375F9C" w:rsidRPr="009C7882" w:rsidRDefault="00375F9C" w:rsidP="00375F9C">
      <w:pPr>
        <w:rPr>
          <w:b/>
        </w:rPr>
      </w:pPr>
      <w:r w:rsidRPr="009C7882">
        <w:rPr>
          <w:rFonts w:hint="eastAsia"/>
          <w:b/>
        </w:rPr>
        <w:t>Input:</w:t>
      </w:r>
    </w:p>
    <w:p w:rsidR="00375F9C" w:rsidRDefault="005C781A" w:rsidP="00375F9C">
      <w:r>
        <w:rPr>
          <w:noProof/>
        </w:rPr>
        <mc:AlternateContent>
          <mc:Choice Requires="wpc">
            <w:drawing>
              <wp:inline distT="0" distB="0" distL="0" distR="0" wp14:anchorId="763143A4" wp14:editId="5AFCF352">
                <wp:extent cx="5257800" cy="1983105"/>
                <wp:effectExtent l="9525" t="0" r="9525" b="7620"/>
                <wp:docPr id="805" name="画布 8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1" name="Text Box 807"/>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Movable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colMovable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63" name="AutoShape 808"/>
                        <wps:cNvSpPr>
                          <a:spLocks noChangeArrowheads="1"/>
                        </wps:cNvSpPr>
                        <wps:spPr bwMode="auto">
                          <a:xfrm flipH="1">
                            <a:off x="3200400" y="693420"/>
                            <a:ext cx="1371600" cy="198120"/>
                          </a:xfrm>
                          <a:prstGeom prst="wedgeRoundRectCallout">
                            <a:avLst>
                              <a:gd name="adj1" fmla="val 95417"/>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txbxContent>
                        </wps:txbx>
                        <wps:bodyPr rot="0" vert="horz" wrap="square" lIns="0" tIns="0" rIns="0" bIns="0" anchor="t" anchorCtr="0" upright="1">
                          <a:noAutofit/>
                        </wps:bodyPr>
                      </wps:wsp>
                      <wps:wsp>
                        <wps:cNvPr id="564" name="AutoShape 809"/>
                        <wps:cNvSpPr>
                          <a:spLocks noChangeArrowheads="1"/>
                        </wps:cNvSpPr>
                        <wps:spPr bwMode="auto">
                          <a:xfrm flipH="1">
                            <a:off x="1485900" y="396240"/>
                            <a:ext cx="2057400" cy="198120"/>
                          </a:xfrm>
                          <a:prstGeom prst="wedgeRoundRectCallout">
                            <a:avLst>
                              <a:gd name="adj1" fmla="val 69630"/>
                              <a:gd name="adj2" fmla="val 7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805" o:spid="_x0000_s1594"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">
                <v:shape id="_x0000_s1595" type="#_x0000_t75" style="position:absolute;width:52578;height:19831;visibility:visible;mso-wrap-style:square">
                  <v:fill o:detectmouseclick="t"/>
                  <v:path o:connecttype="none"/>
                </v:shape>
                <v:shape id="Text Box 807" o:spid="_x0000_s1596"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LOcMA&#10;AADcAAAADwAAAGRycy9kb3ducmV2LnhtbESPQWsCMRSE7wX/Q3gFbzWr4GK3RimKrJeCtXp/bF43&#10;i5uXJYnr+u9NQehxmJlvmOV6sK3oyYfGsYLpJANBXDndcK3g9LN7W4AIEVlj65gU3CnAejV6WWKh&#10;3Y2/qT/GWiQIhwIVmBi7QspQGbIYJq4jTt6v8xZjkr6W2uMtwW0rZ1mWS4sNpwWDHW0MVZfj1Sqo&#10;LtthWzZn4/urXRz0e3n/ykulxq/D5weISEP8Dz/be61gnk/h70w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LOc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Movable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colMovable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08" o:spid="_x0000_s1597" type="#_x0000_t62" style="position:absolute;left:32004;top:6934;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YjEMcA&#10;AADcAAAADwAAAGRycy9kb3ducmV2LnhtbESPT0sDMRTE7wW/Q3iCl9Jmq1hk27RooeihIvbf+bF5&#10;u1ncvKxJ2l376RtB8DjMzG+Y+bK3jTiTD7VjBZNxBoK4cLrmSsF+tx49gQgRWWPjmBT8UIDl4mYw&#10;x1y7jj/pvI2VSBAOOSowMba5lKEwZDGMXUucvNJ5izFJX0ntsUtw28j7LJtKizWnBYMtrQwVX9uT&#10;VeCzj+7yPtkdLuWhM5tjeXp5/R4qdXfbP89AROrjf/iv/aYVPE4f4PdMO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WIxDHAAAA3AAAAA8AAAAAAAAAAAAAAAAAmAIAAGRy&#10;cy9kb3ducmV2LnhtbFBLBQYAAAAABAAEAPUAAACMAwAAAAA=&#10;" adj="31410,54553" fillcolor="#ff9">
                  <v:textbox inset="0,0,0,0">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txbxContent>
                  </v:textbox>
                </v:shape>
                <v:shape id="AutoShape 809" o:spid="_x0000_s1598" type="#_x0000_t62" style="position:absolute;left:14859;top:3962;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8dcUA&#10;AADcAAAADwAAAGRycy9kb3ducmV2LnhtbESP0WrCQBRE3wX/YbmFvkjdWFRKdBURIi2CovUDLtlr&#10;kiZ7N93davx7VxD6OMzMGWa+7EwjLuR8ZVnBaJiAIM6trrhQcPrO3j5A+ICssbFMCm7kYbno9+aY&#10;anvlA12OoRARwj5FBWUIbSqlz0sy6Ie2JY7e2TqDIUpXSO3wGuGmke9JMpUGK44LJba0Limvj39G&#10;wVZSVu9356+sdpMD/+43P4Nuo9TrS7eagQjUhf/ws/2pFUymY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sHx1xQAAANwAAAAPAAAAAAAAAAAAAAAAAJgCAABkcnMv&#10;ZG93bnJldi54bWxQSwUGAAAAAAQABAD1AAAAigMAAAAA&#10;" adj="25840,26999" fillcolor="#ff9">
                  <v:textbox inset="0,0,0,0">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txbxContent>
                  </v:textbox>
                </v:shape>
                <w10:anchorlock/>
              </v:group>
            </w:pict>
          </mc:Fallback>
        </mc:AlternateContent>
      </w:r>
    </w:p>
    <w:p w:rsidR="00375F9C" w:rsidRPr="009C7882" w:rsidRDefault="00375F9C" w:rsidP="00375F9C">
      <w:pPr>
        <w:rPr>
          <w:b/>
        </w:rPr>
      </w:pPr>
      <w:r w:rsidRPr="009C7882">
        <w:rPr>
          <w:b/>
        </w:rPr>
        <w:t>O</w:t>
      </w:r>
      <w:r w:rsidRPr="009C7882">
        <w:rPr>
          <w:rFonts w:hint="eastAsia"/>
          <w:b/>
        </w:rPr>
        <w:t>utput:</w:t>
      </w:r>
    </w:p>
    <w:p w:rsidR="00375F9C" w:rsidRPr="00AD548D" w:rsidRDefault="005C781A" w:rsidP="00375F9C">
      <w:r>
        <w:rPr>
          <w:rFonts w:hint="eastAsia"/>
          <w:noProof/>
        </w:rPr>
        <w:drawing>
          <wp:inline distT="0" distB="0" distL="0" distR="0" wp14:anchorId="350F7DA9" wp14:editId="2E549350">
            <wp:extent cx="2314575" cy="68580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14575" cy="685800"/>
                    </a:xfrm>
                    <a:prstGeom prst="rect">
                      <a:avLst/>
                    </a:prstGeom>
                    <a:noFill/>
                    <a:ln>
                      <a:noFill/>
                    </a:ln>
                  </pic:spPr>
                </pic:pic>
              </a:graphicData>
            </a:graphic>
          </wp:inline>
        </w:drawing>
      </w:r>
    </w:p>
    <w:p w:rsidR="00375F9C" w:rsidRDefault="00375F9C" w:rsidP="00E45D25">
      <w:pPr>
        <w:pStyle w:val="4"/>
        <w:numPr>
          <w:ilvl w:val="3"/>
          <w:numId w:val="17"/>
        </w:numPr>
      </w:pPr>
      <w:bookmarkStart w:id="137" w:name="_Toc453071772"/>
      <w:r>
        <w:rPr>
          <w:rFonts w:hint="eastAsia"/>
        </w:rPr>
        <w:t>Default Sorting</w:t>
      </w:r>
      <w:bookmarkEnd w:id="137"/>
    </w:p>
    <w:p w:rsidR="00375F9C" w:rsidRPr="009C7882" w:rsidRDefault="00375F9C" w:rsidP="00375F9C">
      <w:pPr>
        <w:rPr>
          <w:b/>
        </w:rPr>
      </w:pPr>
      <w:r w:rsidRPr="009C7882">
        <w:rPr>
          <w:rFonts w:hint="eastAsia"/>
          <w:b/>
        </w:rPr>
        <w:t>Input:</w:t>
      </w:r>
    </w:p>
    <w:p w:rsidR="00375F9C" w:rsidRDefault="005C781A" w:rsidP="00375F9C">
      <w:r>
        <w:rPr>
          <w:noProof/>
        </w:rPr>
        <w:lastRenderedPageBreak/>
        <mc:AlternateContent>
          <mc:Choice Requires="wpc">
            <w:drawing>
              <wp:inline distT="0" distB="0" distL="0" distR="0" wp14:anchorId="7DA43282" wp14:editId="1F32AC40">
                <wp:extent cx="5257800" cy="1983105"/>
                <wp:effectExtent l="9525" t="0" r="9525" b="7620"/>
                <wp:docPr id="810" name="画布 8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7" name="Text Box 812"/>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colSortable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59" name="AutoShape 813"/>
                        <wps:cNvSpPr>
                          <a:spLocks noChangeArrowheads="1"/>
                        </wps:cNvSpPr>
                        <wps:spPr bwMode="auto">
                          <a:xfrm flipH="1">
                            <a:off x="3200400" y="693420"/>
                            <a:ext cx="1485900" cy="198120"/>
                          </a:xfrm>
                          <a:prstGeom prst="wedgeRoundRectCallout">
                            <a:avLst>
                              <a:gd name="adj1" fmla="val 91921"/>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wps:txbx>
                        <wps:bodyPr rot="0" vert="horz" wrap="square" lIns="0" tIns="0" rIns="0" bIns="0" anchor="t" anchorCtr="0" upright="1">
                          <a:noAutofit/>
                        </wps:bodyPr>
                      </wps:wsp>
                      <wps:wsp>
                        <wps:cNvPr id="560" name="AutoShape 814"/>
                        <wps:cNvSpPr>
                          <a:spLocks noChangeArrowheads="1"/>
                        </wps:cNvSpPr>
                        <wps:spPr bwMode="auto">
                          <a:xfrm flipH="1">
                            <a:off x="2057400" y="396240"/>
                            <a:ext cx="1485900" cy="198120"/>
                          </a:xfrm>
                          <a:prstGeom prst="wedgeRoundRectCallout">
                            <a:avLst>
                              <a:gd name="adj1" fmla="val 115639"/>
                              <a:gd name="adj2" fmla="val 7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810" o:spid="_x0000_s1599"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">
                <v:shape id="_x0000_s1600" type="#_x0000_t75" style="position:absolute;width:52578;height:19831;visibility:visible;mso-wrap-style:square">
                  <v:fill o:detectmouseclick="t"/>
                  <v:path o:connecttype="none"/>
                </v:shape>
                <v:shape id="Text Box 812" o:spid="_x0000_s1601"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8a8QA&#10;AADcAAAADwAAAGRycy9kb3ducmV2LnhtbESPT2sCMRTE7wW/Q3hCbzWroLVbo4hS1otQ//T+2Lxu&#10;FjcvSxLX9dsbodDjMDO/YRar3jaiIx9qxwrGowwEcel0zZWC8+nrbQ4iRGSNjWNScKcAq+XgZYG5&#10;djc+UHeMlUgQDjkqMDG2uZShNGQxjFxLnLxf5y3GJH0ltcdbgttGTrJsJi3WnBYMtrQxVF6OV6ug&#10;vGz7bVH/GN9d7fxbfxT3/axQ6nXYrz9BROrjf/ivvdMKptN3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g/Gv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colSortable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13" o:spid="_x0000_s1602" type="#_x0000_t62" style="position:absolute;left:32004;top:6934;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ZT+sUA&#10;AADcAAAADwAAAGRycy9kb3ducmV2LnhtbESPQWvCQBSE7wX/w/IEb82mFYuNWcUqBe2hooaen9nX&#10;JJh9G7LbGP31bqHQ4zAz3zDpoje16Kh1lWUFT1EMgji3uuJCQXZ8f5yCcB5ZY22ZFFzJwWI+eEgx&#10;0fbCe+oOvhABwi5BBaX3TSKly0sy6CLbEAfv27YGfZBtIXWLlwA3tXyO4xdpsOKwUGJDq5Ly8+HH&#10;KPjstwbfTt3uK+uQx5uPo9vd1kqNhv1yBsJT7//Df+2NVjCZvMLv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lP6xQAAANwAAAAPAAAAAAAAAAAAAAAAAJgCAABkcnMv&#10;ZG93bnJldi54bWxQSwUGAAAAAAQABAD1AAAAigMAAAAA&#10;" adj="30655,54553" fillcolor="#ff9">
                  <v:textbox inset="0,0,0,0">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v:textbox>
                </v:shape>
                <v:shape id="AutoShape 814" o:spid="_x0000_s1603" type="#_x0000_t62" style="position:absolute;left:20574;top:3962;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JScIA&#10;AADcAAAADwAAAGRycy9kb3ducmV2LnhtbERPS2vCQBC+C/0PyxR6042CVqKrSEVoKVJfF29jdkxi&#10;s7Npdqvpv+8cBI8f33s6b12lrtSE0rOBfi8BRZx5W3Ju4LBfdcegQkS2WHkmA38UYD576kwxtf7G&#10;W7ruYq4khEOKBooY61TrkBXkMPR8TSzc2TcOo8Am17bBm4S7Sg+SZKQdliwNBdb0VlD2vft1BoaX&#10;sNqc/HH9Ohh+LH/W/vz1udTGvDy3iwmoSG18iO/udyu+kcyXM3IE9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wlJwgAAANwAAAAPAAAAAAAAAAAAAAAAAJgCAABkcnMvZG93&#10;bnJldi54bWxQSwUGAAAAAAQABAD1AAAAhwMAAAAA&#10;" adj="35778,26861" fillcolor="#ff9">
                  <v:textbox inset="0,0,0,0">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v:textbox>
                </v:shape>
                <w10:anchorlock/>
              </v:group>
            </w:pict>
          </mc:Fallback>
        </mc:AlternateContent>
      </w:r>
    </w:p>
    <w:p w:rsidR="00375F9C" w:rsidRPr="00580F31" w:rsidRDefault="00375F9C" w:rsidP="00375F9C">
      <w:pPr>
        <w:rPr>
          <w:b/>
        </w:rPr>
      </w:pPr>
      <w:r w:rsidRPr="009C7882">
        <w:rPr>
          <w:b/>
        </w:rPr>
        <w:t>O</w:t>
      </w:r>
      <w:r w:rsidRPr="009C7882">
        <w:rPr>
          <w:rFonts w:hint="eastAsia"/>
          <w:b/>
        </w:rPr>
        <w:t>utput:</w:t>
      </w:r>
    </w:p>
    <w:p w:rsidR="00375F9C" w:rsidRPr="00DD6760" w:rsidRDefault="005C781A" w:rsidP="00375F9C">
      <w:r>
        <w:rPr>
          <w:rFonts w:hint="eastAsia"/>
          <w:noProof/>
        </w:rPr>
        <mc:AlternateContent>
          <mc:Choice Requires="wps">
            <w:drawing>
              <wp:anchor distT="0" distB="0" distL="114300" distR="114300" simplePos="0" relativeHeight="251592192" behindDoc="0" locked="0" layoutInCell="1" allowOverlap="1" wp14:anchorId="7606D2DC" wp14:editId="7ED44A4A">
                <wp:simplePos x="0" y="0"/>
                <wp:positionH relativeFrom="column">
                  <wp:posOffset>1371600</wp:posOffset>
                </wp:positionH>
                <wp:positionV relativeFrom="line">
                  <wp:posOffset>396240</wp:posOffset>
                </wp:positionV>
                <wp:extent cx="914400" cy="198120"/>
                <wp:effectExtent l="9525" t="158115" r="9525" b="5715"/>
                <wp:wrapNone/>
                <wp:docPr id="556" name="AutoShap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17292"/>
                            <a:gd name="adj2" fmla="val -123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Sorting icon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8" o:spid="_x0000_s1604" type="#_x0000_t62" style="position:absolute;left:0;text-align:left;margin-left:108pt;margin-top:31.2pt;width:1in;height:15.6pt;flip:x;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" adj="7065,-15785" fillcolor="#ff9">
                <v:textbox inset="0,0,0,0">
                  <w:txbxContent>
                    <w:p w:rsidR="0023747D" w:rsidRPr="000E23E9" w:rsidRDefault="0023747D" w:rsidP="00375F9C">
                      <w:pPr>
                        <w:rPr>
                          <w:szCs w:val="18"/>
                        </w:rPr>
                      </w:pPr>
                      <w:r>
                        <w:rPr>
                          <w:rFonts w:hint="eastAsia"/>
                          <w:szCs w:val="18"/>
                        </w:rPr>
                        <w:t>Sorting icon</w:t>
                      </w:r>
                    </w:p>
                  </w:txbxContent>
                </v:textbox>
                <w10:wrap anchory="line"/>
              </v:shape>
            </w:pict>
          </mc:Fallback>
        </mc:AlternateContent>
      </w:r>
      <w:r>
        <w:rPr>
          <w:rFonts w:hint="eastAsia"/>
          <w:noProof/>
        </w:rPr>
        <w:drawing>
          <wp:inline distT="0" distB="0" distL="0" distR="0" wp14:anchorId="3132E934" wp14:editId="09292E29">
            <wp:extent cx="2505075" cy="752475"/>
            <wp:effectExtent l="0" t="0" r="9525"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05075" cy="752475"/>
                    </a:xfrm>
                    <a:prstGeom prst="rect">
                      <a:avLst/>
                    </a:prstGeom>
                    <a:noFill/>
                    <a:ln>
                      <a:noFill/>
                    </a:ln>
                  </pic:spPr>
                </pic:pic>
              </a:graphicData>
            </a:graphic>
          </wp:inline>
        </w:drawing>
      </w:r>
    </w:p>
    <w:p w:rsidR="00375F9C" w:rsidRDefault="00375F9C" w:rsidP="00E45D25">
      <w:pPr>
        <w:pStyle w:val="4"/>
        <w:numPr>
          <w:ilvl w:val="3"/>
          <w:numId w:val="17"/>
        </w:numPr>
      </w:pPr>
      <w:bookmarkStart w:id="138" w:name="_Toc453071773"/>
      <w:r>
        <w:rPr>
          <w:rFonts w:hint="eastAsia"/>
        </w:rPr>
        <w:t>Custom Sorting</w:t>
      </w:r>
      <w:bookmarkEnd w:id="138"/>
    </w:p>
    <w:p w:rsidR="00375F9C" w:rsidRDefault="005C781A" w:rsidP="00375F9C">
      <w:r>
        <w:rPr>
          <w:noProof/>
        </w:rPr>
        <mc:AlternateContent>
          <mc:Choice Requires="wpc">
            <w:drawing>
              <wp:inline distT="0" distB="0" distL="0" distR="0" wp14:anchorId="0BDC8C33" wp14:editId="26FB47F0">
                <wp:extent cx="5257800" cy="1983105"/>
                <wp:effectExtent l="9525" t="0" r="9525" b="0"/>
                <wp:docPr id="829" name="画布 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4" name="Text Box 831"/>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sortby</w:t>
                              </w:r>
                              <w:r w:rsidRPr="005035BE">
                                <w:rPr>
                                  <w:rFonts w:hint="eastAsia"/>
                                  <w:sz w:val="18"/>
                                  <w:szCs w:val="18"/>
                                </w:rPr>
                                <w:t>:</w:t>
                              </w:r>
                              <w:r>
                                <w:rPr>
                                  <w:rFonts w:hint="eastAsia"/>
                                  <w:color w:val="0000FF"/>
                                  <w:sz w:val="18"/>
                                  <w:szCs w:val="18"/>
                                </w:rPr>
                                <w:t>function(x,y){return -1}</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55" name="AutoShape 834"/>
                        <wps:cNvSpPr>
                          <a:spLocks noChangeArrowheads="1"/>
                        </wps:cNvSpPr>
                        <wps:spPr bwMode="auto">
                          <a:xfrm flipH="1">
                            <a:off x="3086100" y="594360"/>
                            <a:ext cx="1600200" cy="198120"/>
                          </a:xfrm>
                          <a:prstGeom prst="wedgeRoundRectCallout">
                            <a:avLst>
                              <a:gd name="adj1" fmla="val 56782"/>
                              <a:gd name="adj2" fmla="val 188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Custom </w:t>
                              </w:r>
                              <w:r>
                                <w:rPr>
                                  <w:szCs w:val="18"/>
                                </w:rPr>
                                <w:t>sorting</w:t>
                              </w:r>
                              <w:r>
                                <w:rPr>
                                  <w:rFonts w:hint="eastAsia"/>
                                  <w:szCs w:val="18"/>
                                </w:rPr>
                                <w:t xml:space="preserve"> function</w:t>
                              </w:r>
                            </w:p>
                          </w:txbxContent>
                        </wps:txbx>
                        <wps:bodyPr rot="0" vert="horz" wrap="square" lIns="0" tIns="0" rIns="0" bIns="0" anchor="t" anchorCtr="0" upright="1">
                          <a:noAutofit/>
                        </wps:bodyPr>
                      </wps:wsp>
                    </wpc:wpc>
                  </a:graphicData>
                </a:graphic>
              </wp:inline>
            </w:drawing>
          </mc:Choice>
          <mc:Fallback>
            <w:pict>
              <v:group id="画布 829" o:spid="_x0000_s1605"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">
                <v:shape id="_x0000_s1606" type="#_x0000_t75" style="position:absolute;width:52578;height:19831;visibility:visible;mso-wrap-style:square">
                  <v:fill o:detectmouseclick="t"/>
                  <v:path o:connecttype="none"/>
                </v:shape>
                <v:shape id="Text Box 831" o:spid="_x0000_s1607"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iHMQA&#10;AADcAAAADwAAAGRycy9kb3ducmV2LnhtbESPT2sCMRTE74V+h/AK3mq2omK3RimKrBeh/un9sXnd&#10;LG5eliSu67c3gtDjMDO/YebL3jaiIx9qxwo+hhkI4tLpmisFp+PmfQYiRGSNjWNScKMAy8Xryxxz&#10;7a68p+4QK5EgHHJUYGJscylDachiGLqWOHl/zluMSfpKao/XBLeNHGXZVFqsOS0YbGllqDwfLlZB&#10;eV7366L+Nb672NmP/ixuu2mh1OCt//4CEamP/+Fne6sVTCZj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yYhz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sortby</w:t>
                        </w:r>
                        <w:r w:rsidRPr="005035BE">
                          <w:rPr>
                            <w:rFonts w:hint="eastAsia"/>
                            <w:sz w:val="18"/>
                            <w:szCs w:val="18"/>
                          </w:rPr>
                          <w:t>:</w:t>
                        </w:r>
                        <w:r>
                          <w:rPr>
                            <w:rFonts w:hint="eastAsia"/>
                            <w:color w:val="0000FF"/>
                            <w:sz w:val="18"/>
                            <w:szCs w:val="18"/>
                          </w:rPr>
                          <w:t>function(x,y){return -1}</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34" o:spid="_x0000_s1608" type="#_x0000_t62" style="position:absolute;left:30861;top:594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uXMYA&#10;AADcAAAADwAAAGRycy9kb3ducmV2LnhtbESPQWvCQBSE7wX/w/IEb3WjNTakriJSQTxVW0p7e2Rf&#10;s8Hs25BdTdpf3xUEj8PMfMMsVr2txYVaXzlWMBknIIgLpysuFXy8bx8zED4ga6wdk4Jf8rBaDh4W&#10;mGvX8YEux1CKCGGfowITQpNL6QtDFv3YNcTR+3GtxRBlW0rdYhfhtpbTJJlLixXHBYMNbQwVp+PZ&#10;KnidJp+ZP2z/Zl/Z29P3s5l1+2an1GjYr19ABOrDPXxr77SCNE3heiYe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ZuXMYAAADcAAAADwAAAAAAAAAAAAAAAACYAgAAZHJz&#10;L2Rvd25yZXYueG1sUEsFBgAAAAAEAAQA9QAAAIsDAAAAAA==&#10;" adj="23065,51438" fillcolor="#ff9">
                  <v:textbox inset="0,0,0,0">
                    <w:txbxContent>
                      <w:p w:rsidR="0023747D" w:rsidRPr="000E23E9" w:rsidRDefault="0023747D" w:rsidP="00375F9C">
                        <w:pPr>
                          <w:rPr>
                            <w:szCs w:val="18"/>
                          </w:rPr>
                        </w:pPr>
                        <w:r>
                          <w:rPr>
                            <w:rFonts w:hint="eastAsia"/>
                            <w:szCs w:val="18"/>
                          </w:rPr>
                          <w:t xml:space="preserve">Custom </w:t>
                        </w:r>
                        <w:r>
                          <w:rPr>
                            <w:szCs w:val="18"/>
                          </w:rPr>
                          <w:t>sorting</w:t>
                        </w:r>
                        <w:r>
                          <w:rPr>
                            <w:rFonts w:hint="eastAsia"/>
                            <w:szCs w:val="18"/>
                          </w:rPr>
                          <w:t xml:space="preserve"> function</w:t>
                        </w:r>
                      </w:p>
                    </w:txbxContent>
                  </v:textbox>
                </v:shape>
                <w10:anchorlock/>
              </v:group>
            </w:pict>
          </mc:Fallback>
        </mc:AlternateContent>
      </w:r>
    </w:p>
    <w:p w:rsidR="00375F9C" w:rsidRDefault="00375F9C" w:rsidP="00E45D25">
      <w:pPr>
        <w:pStyle w:val="4"/>
        <w:numPr>
          <w:ilvl w:val="3"/>
          <w:numId w:val="17"/>
        </w:numPr>
      </w:pPr>
      <w:bookmarkStart w:id="139" w:name="_Toc453071774"/>
      <w:r>
        <w:rPr>
          <w:rFonts w:hint="eastAsia"/>
        </w:rPr>
        <w:t>Hide columns</w:t>
      </w:r>
      <w:bookmarkEnd w:id="139"/>
      <w:r>
        <w:rPr>
          <w:rFonts w:hint="eastAsia"/>
        </w:rPr>
        <w:t xml:space="preserve"> </w:t>
      </w:r>
    </w:p>
    <w:p w:rsidR="00375F9C" w:rsidRPr="00A54710" w:rsidRDefault="00375F9C" w:rsidP="00375F9C">
      <w:pPr>
        <w:ind w:firstLine="420"/>
        <w:rPr>
          <w:b/>
        </w:rPr>
      </w:pPr>
      <w:r w:rsidRPr="00A54710">
        <w:rPr>
          <w:rFonts w:hint="eastAsia"/>
          <w:b/>
        </w:rPr>
        <w:t>Input</w:t>
      </w:r>
      <w:r>
        <w:rPr>
          <w:rFonts w:hint="eastAsia"/>
          <w:b/>
        </w:rPr>
        <w:t>:</w:t>
      </w:r>
    </w:p>
    <w:p w:rsidR="00375F9C" w:rsidRDefault="005C781A" w:rsidP="00375F9C">
      <w:r>
        <w:rPr>
          <w:noProof/>
        </w:rPr>
        <w:lastRenderedPageBreak/>
        <mc:AlternateContent>
          <mc:Choice Requires="wpc">
            <w:drawing>
              <wp:inline distT="0" distB="0" distL="0" distR="0" wp14:anchorId="110379A3" wp14:editId="4D5E2593">
                <wp:extent cx="5257800" cy="1983105"/>
                <wp:effectExtent l="9525" t="0" r="9525" b="7620"/>
                <wp:docPr id="839" name="画布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1" name="Text Box 841"/>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C</w:t>
                              </w:r>
                              <w:r w:rsidRPr="00A7006D">
                                <w:rPr>
                                  <w:sz w:val="18"/>
                                  <w:szCs w:val="18"/>
                                </w:rPr>
                                <w:t xml:space="preserve">olHidable </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 xml:space="preserve"> },</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52" name="AutoShape 842"/>
                        <wps:cNvSpPr>
                          <a:spLocks noChangeArrowheads="1"/>
                        </wps:cNvSpPr>
                        <wps:spPr bwMode="auto">
                          <a:xfrm flipH="1">
                            <a:off x="3429000" y="792480"/>
                            <a:ext cx="1143000" cy="396240"/>
                          </a:xfrm>
                          <a:prstGeom prst="wedgeRoundRectCallout">
                            <a:avLst>
                              <a:gd name="adj1" fmla="val 89500"/>
                              <a:gd name="adj2" fmla="val 47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54710" w:rsidRDefault="0023747D" w:rsidP="00375F9C">
                              <w:pPr>
                                <w:rPr>
                                  <w:szCs w:val="18"/>
                                </w:rPr>
                              </w:pPr>
                              <w:r>
                                <w:rPr>
                                  <w:rFonts w:hint="eastAsia"/>
                                  <w:szCs w:val="18"/>
                                </w:rPr>
                                <w:t xml:space="preserve">These 2 </w:t>
                              </w:r>
                              <w:r w:rsidRPr="00A54710">
                                <w:rPr>
                                  <w:szCs w:val="18"/>
                                </w:rPr>
                                <w:t>columns can be hidden</w:t>
                              </w:r>
                            </w:p>
                          </w:txbxContent>
                        </wps:txbx>
                        <wps:bodyPr rot="0" vert="horz" wrap="square" lIns="0" tIns="0" rIns="0" bIns="0" anchor="t" anchorCtr="0" upright="1">
                          <a:noAutofit/>
                        </wps:bodyPr>
                      </wps:wsp>
                      <wps:wsp>
                        <wps:cNvPr id="553" name="AutoShape 843"/>
                        <wps:cNvSpPr>
                          <a:spLocks noChangeArrowheads="1"/>
                        </wps:cNvSpPr>
                        <wps:spPr bwMode="auto">
                          <a:xfrm flipH="1">
                            <a:off x="2057400" y="396240"/>
                            <a:ext cx="1143000" cy="198120"/>
                          </a:xfrm>
                          <a:prstGeom prst="wedgeRoundRectCallout">
                            <a:avLst>
                              <a:gd name="adj1" fmla="val 135333"/>
                              <a:gd name="adj2" fmla="val 7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G</w:t>
                              </w:r>
                              <w:r>
                                <w:rPr>
                                  <w:rFonts w:hint="eastAsia"/>
                                  <w:szCs w:val="18"/>
                                </w:rPr>
                                <w:t>lobal setting</w:t>
                              </w:r>
                            </w:p>
                          </w:txbxContent>
                        </wps:txbx>
                        <wps:bodyPr rot="0" vert="horz" wrap="square" lIns="0" tIns="0" rIns="0" bIns="0" anchor="t" anchorCtr="0" upright="1">
                          <a:noAutofit/>
                        </wps:bodyPr>
                      </wps:wsp>
                    </wpc:wpc>
                  </a:graphicData>
                </a:graphic>
              </wp:inline>
            </w:drawing>
          </mc:Choice>
          <mc:Fallback>
            <w:pict>
              <v:group id="画布 839" o:spid="_x0000_s1609"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">
                <v:shape id="_x0000_s1610" type="#_x0000_t75" style="position:absolute;width:52578;height:19831;visibility:visible;mso-wrap-style:square">
                  <v:fill o:detectmouseclick="t"/>
                  <v:path o:connecttype="none"/>
                </v:shape>
                <v:shape id="Text Box 841" o:spid="_x0000_s1611"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BhMMA&#10;AADcAAAADwAAAGRycy9kb3ducmV2LnhtbESPT2sCMRTE70K/Q3gFb5pVUHRrFFFkeynUP70/Ns/N&#10;4uZlSeK6fvumUPA4zMxvmNWmt43oyIfasYLJOANBXDpdc6Xgcj6MFiBCRNbYOCYFTwqwWb8NVphr&#10;9+AjdadYiQThkKMCE2ObSxlKQxbD2LXEybs6bzEm6SupPT4S3DZymmVzabHmtGCwpZ2h8na6WwXl&#10;bd/vi/rH+O5uF996WTy/5oVSw/d++wEiUh9f4f/2p1Ywm03g7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BhM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C</w:t>
                        </w:r>
                        <w:r w:rsidRPr="00A7006D">
                          <w:rPr>
                            <w:sz w:val="18"/>
                            <w:szCs w:val="18"/>
                          </w:rPr>
                          <w:t xml:space="preserve">olHidable </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 xml:space="preserve"> },</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42" o:spid="_x0000_s1612" type="#_x0000_t62" style="position:absolute;left:34290;top:7924;width:11430;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9tsYA&#10;AADcAAAADwAAAGRycy9kb3ducmV2LnhtbESPT2vCQBTE7wW/w/IEL0U3lSoaXaVKhEJ68O/9mX0m&#10;abNvQ3bV9Nu7BaHHYWZ+w8yXranEjRpXWlbwNohAEGdWl5wrOB42/QkI55E1VpZJwS85WC46L3OM&#10;tb3zjm57n4sAYRejgsL7OpbSZQUZdANbEwfvYhuDPsgml7rBe4CbSg6jaCwNlhwWCqxpXVD2s78a&#10;Be+rXWSTbVqdvpPpOD3X1/QreVWq120/ZiA8tf4//Gx/agWj0RD+zoQj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9tsYAAADcAAAADwAAAAAAAAAAAAAAAACYAgAAZHJz&#10;L2Rvd25yZXYueG1sUEsFBgAAAAAEAAQA9QAAAIsDAAAAAA==&#10;" adj="30132,21011" fillcolor="#ff9">
                  <v:textbox inset="0,0,0,0">
                    <w:txbxContent>
                      <w:p w:rsidR="0023747D" w:rsidRPr="00A54710" w:rsidRDefault="0023747D" w:rsidP="00375F9C">
                        <w:pPr>
                          <w:rPr>
                            <w:szCs w:val="18"/>
                          </w:rPr>
                        </w:pPr>
                        <w:r>
                          <w:rPr>
                            <w:rFonts w:hint="eastAsia"/>
                            <w:szCs w:val="18"/>
                          </w:rPr>
                          <w:t xml:space="preserve">These 2 </w:t>
                        </w:r>
                        <w:r w:rsidRPr="00A54710">
                          <w:rPr>
                            <w:szCs w:val="18"/>
                          </w:rPr>
                          <w:t>columns can be hidden</w:t>
                        </w:r>
                      </w:p>
                    </w:txbxContent>
                  </v:textbox>
                </v:shape>
                <v:shape id="AutoShape 843" o:spid="_x0000_s1613" type="#_x0000_t62" style="position:absolute;left:20574;top:3962;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G8MA&#10;AADcAAAADwAAAGRycy9kb3ducmV2LnhtbESPQWvCQBSE74X+h+UVvNVNLRaNriJi0EsRo+D1kX0m&#10;odm3Ifsa03/fFQo9DjPfDLNcD65RPXWh9mzgbZyAIi68rbk0cDlnrzNQQZAtNp7JwA8FWK+en5aY&#10;Wn/nE/W5lCqWcEjRQCXSplqHoiKHYexb4ujdfOdQouxKbTu8x3LX6EmSfGiHNceFClvaVlR85d/O&#10;wNRl9XZ/lf54sfk8m+hP2R3FmNHLsFmAEhrkP/xHH2zkpu/wOBOP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XG8MAAADcAAAADwAAAAAAAAAAAAAAAACYAgAAZHJzL2Rv&#10;d25yZXYueG1sUEsFBgAAAAAEAAQA9QAAAIgDAAAAAA==&#10;" adj="40032,26861" fillcolor="#ff9">
                  <v:textbox inset="0,0,0,0">
                    <w:txbxContent>
                      <w:p w:rsidR="0023747D" w:rsidRPr="005035BE" w:rsidRDefault="0023747D" w:rsidP="00375F9C">
                        <w:pPr>
                          <w:rPr>
                            <w:szCs w:val="18"/>
                          </w:rPr>
                        </w:pPr>
                        <w:r>
                          <w:rPr>
                            <w:szCs w:val="18"/>
                          </w:rPr>
                          <w:t>G</w:t>
                        </w:r>
                        <w:r>
                          <w:rPr>
                            <w:rFonts w:hint="eastAsia"/>
                            <w:szCs w:val="18"/>
                          </w:rPr>
                          <w:t>lobal setting</w:t>
                        </w:r>
                      </w:p>
                    </w:txbxContent>
                  </v:textbox>
                </v:shape>
                <w10:anchorlock/>
              </v:group>
            </w:pict>
          </mc:Fallback>
        </mc:AlternateContent>
      </w:r>
    </w:p>
    <w:p w:rsidR="00375F9C" w:rsidRPr="00A54710" w:rsidRDefault="00375F9C" w:rsidP="00375F9C">
      <w:pPr>
        <w:rPr>
          <w:b/>
        </w:rPr>
      </w:pPr>
      <w:r w:rsidRPr="00A54710">
        <w:rPr>
          <w:b/>
        </w:rPr>
        <w:t>O</w:t>
      </w:r>
      <w:r w:rsidRPr="00A54710">
        <w:rPr>
          <w:rFonts w:hint="eastAsia"/>
          <w:b/>
        </w:rPr>
        <w:t>utput:</w:t>
      </w:r>
    </w:p>
    <w:p w:rsidR="00375F9C" w:rsidRPr="001B77DC" w:rsidRDefault="005C781A" w:rsidP="00375F9C">
      <w:r>
        <w:rPr>
          <w:rFonts w:hint="eastAsia"/>
          <w:noProof/>
        </w:rPr>
        <w:drawing>
          <wp:inline distT="0" distB="0" distL="0" distR="0" wp14:anchorId="2FD45D8F" wp14:editId="0115F2AC">
            <wp:extent cx="2466975" cy="847725"/>
            <wp:effectExtent l="0" t="0" r="9525" b="952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66975" cy="847725"/>
                    </a:xfrm>
                    <a:prstGeom prst="rect">
                      <a:avLst/>
                    </a:prstGeom>
                    <a:noFill/>
                    <a:ln>
                      <a:noFill/>
                    </a:ln>
                  </pic:spPr>
                </pic:pic>
              </a:graphicData>
            </a:graphic>
          </wp:inline>
        </w:drawing>
      </w:r>
    </w:p>
    <w:p w:rsidR="00375F9C" w:rsidRDefault="00375F9C" w:rsidP="00E45D25">
      <w:pPr>
        <w:pStyle w:val="4"/>
        <w:numPr>
          <w:ilvl w:val="3"/>
          <w:numId w:val="17"/>
        </w:numPr>
      </w:pPr>
      <w:bookmarkStart w:id="140" w:name="_Toc453071775"/>
      <w:r>
        <w:rPr>
          <w:rFonts w:hint="eastAsia"/>
        </w:rPr>
        <w:t>Setting Cell Types in column header</w:t>
      </w:r>
      <w:bookmarkEnd w:id="140"/>
    </w:p>
    <w:p w:rsidR="00375F9C" w:rsidRPr="006A42BA" w:rsidRDefault="00375F9C" w:rsidP="00375F9C">
      <w:pPr>
        <w:rPr>
          <w:b/>
        </w:rPr>
      </w:pPr>
      <w:r w:rsidRPr="006A42BA">
        <w:rPr>
          <w:b/>
        </w:rPr>
        <w:t>I</w:t>
      </w:r>
      <w:r w:rsidRPr="006A42BA">
        <w:rPr>
          <w:rFonts w:hint="eastAsia"/>
          <w:b/>
        </w:rPr>
        <w:t>nput:</w:t>
      </w:r>
    </w:p>
    <w:p w:rsidR="00375F9C" w:rsidRDefault="005C781A" w:rsidP="00375F9C">
      <w:r>
        <w:rPr>
          <w:noProof/>
        </w:rPr>
        <mc:AlternateContent>
          <mc:Choice Requires="wpc">
            <w:drawing>
              <wp:inline distT="0" distB="0" distL="0" distR="0" wp14:anchorId="420B5B0B" wp14:editId="48B0956E">
                <wp:extent cx="5257800" cy="1983105"/>
                <wp:effectExtent l="9525" t="0" r="9525" b="7620"/>
                <wp:docPr id="815" name="画布 8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7" name="Text Box 817"/>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48" name="AutoShape 818"/>
                        <wps:cNvSpPr>
                          <a:spLocks noChangeArrowheads="1"/>
                        </wps:cNvSpPr>
                        <wps:spPr bwMode="auto">
                          <a:xfrm flipH="1">
                            <a:off x="3200400" y="693420"/>
                            <a:ext cx="914400" cy="198120"/>
                          </a:xfrm>
                          <a:prstGeom prst="wedgeRoundRectCallout">
                            <a:avLst>
                              <a:gd name="adj1" fmla="val 62917"/>
                              <a:gd name="adj2" fmla="val 22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heckbox type</w:t>
                              </w:r>
                            </w:p>
                          </w:txbxContent>
                        </wps:txbx>
                        <wps:bodyPr rot="0" vert="horz" wrap="square" lIns="0" tIns="0" rIns="0" bIns="0" anchor="t" anchorCtr="0" upright="1">
                          <a:noAutofit/>
                        </wps:bodyPr>
                      </wps:wsp>
                      <wps:wsp>
                        <wps:cNvPr id="549" name="AutoShape 819"/>
                        <wps:cNvSpPr>
                          <a:spLocks noChangeArrowheads="1"/>
                        </wps:cNvSpPr>
                        <wps:spPr bwMode="auto">
                          <a:xfrm flipH="1">
                            <a:off x="2400300" y="594360"/>
                            <a:ext cx="685800" cy="198120"/>
                          </a:xfrm>
                          <a:prstGeom prst="wedgeRoundRectCallout">
                            <a:avLst>
                              <a:gd name="adj1" fmla="val 43611"/>
                              <a:gd name="adj2" fmla="val 1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N</w:t>
                              </w:r>
                              <w:r>
                                <w:rPr>
                                  <w:rFonts w:hint="eastAsia"/>
                                  <w:szCs w:val="18"/>
                                </w:rPr>
                                <w:t>umber type</w:t>
                              </w:r>
                            </w:p>
                          </w:txbxContent>
                        </wps:txbx>
                        <wps:bodyPr rot="0" vert="horz" wrap="square" lIns="0" tIns="0" rIns="0" bIns="0" anchor="t" anchorCtr="0" upright="1">
                          <a:noAutofit/>
                        </wps:bodyPr>
                      </wps:wsp>
                    </wpc:wpc>
                  </a:graphicData>
                </a:graphic>
              </wp:inline>
            </w:drawing>
          </mc:Choice>
          <mc:Fallback>
            <w:pict>
              <v:group id="画布 815" o:spid="_x0000_s1614"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">
                <v:shape id="_x0000_s1615" type="#_x0000_t75" style="position:absolute;width:52578;height:19831;visibility:visible;mso-wrap-style:square">
                  <v:fill o:detectmouseclick="t"/>
                  <v:path o:connecttype="none"/>
                </v:shape>
                <v:shape id="Text Box 817" o:spid="_x0000_s1616"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qtsQA&#10;AADcAAAADwAAAGRycy9kb3ducmV2LnhtbESPQWsCMRSE7wX/Q3iCt5q1WLWrUaRStpeC2vb+2Dw3&#10;i5uXJYnr+u8bQehxmJlvmNWmt43oyIfasYLJOANBXDpdc6Xg5/vjeQEiRGSNjWNScKMAm/XgaYW5&#10;dlc+UHeMlUgQDjkqMDG2uZShNGQxjF1LnLyT8xZjkr6S2uM1wW0jX7JsJi3WnBYMtvRuqDwfL1ZB&#10;ed71u6L+Nb672MVevxW3r1mh1GjYb5cgIvXxP/xof2oFr9M5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5arb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18" o:spid="_x0000_s1617" type="#_x0000_t62" style="position:absolute;left:32004;top:6934;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MC8MA&#10;AADcAAAADwAAAGRycy9kb3ducmV2LnhtbERPTWvCQBC9F/oflin0ppuGRmqajYgglJyqFY23aXaa&#10;BLOzIbs16b93D0KPj/edrSbTiSsNrrWs4GUegSCurG65VnD42s7eQDiPrLGzTAr+yMEqf3zIMNV2&#10;5B1d974WIYRdigoa7/tUSlc1ZNDNbU8cuB87GPQBDrXUA44h3HQyjqKFNNhyaGiwp01D1WX/axT4&#10;ZXG4FLsyPn/HCX/W2+MpKmOlnp+m9TsIT5P/F9/dH1pB8hrWhjPh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fMC8MAAADcAAAADwAAAAAAAAAAAAAAAACYAgAAZHJzL2Rv&#10;d25yZXYueG1sUEsFBgAAAAAEAAQA9QAAAIgDAAAAAA==&#10;" adj="24390,58569" fillcolor="#ff9">
                  <v:textbox inset="0,0,0,0">
                    <w:txbxContent>
                      <w:p w:rsidR="0023747D" w:rsidRPr="000E23E9" w:rsidRDefault="0023747D" w:rsidP="00375F9C">
                        <w:pPr>
                          <w:rPr>
                            <w:szCs w:val="18"/>
                          </w:rPr>
                        </w:pPr>
                        <w:r>
                          <w:rPr>
                            <w:szCs w:val="18"/>
                          </w:rPr>
                          <w:t>C</w:t>
                        </w:r>
                        <w:r>
                          <w:rPr>
                            <w:rFonts w:hint="eastAsia"/>
                            <w:szCs w:val="18"/>
                          </w:rPr>
                          <w:t>heckbox type</w:t>
                        </w:r>
                      </w:p>
                    </w:txbxContent>
                  </v:textbox>
                </v:shape>
                <v:shape id="AutoShape 819" o:spid="_x0000_s1618" type="#_x0000_t62" style="position:absolute;left:24003;top:594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oKMUA&#10;AADcAAAADwAAAGRycy9kb3ducmV2LnhtbESPzWrDMBCE74W8g9hCb4nc0Py5lk1IUuihl7h9gI21&#10;/qHWyliK7ebpo0Khx2FmvmGSbDKtGKh3jWUFz4sIBHFhdcOVgq/Pt/kWhPPIGlvLpOCHHGTp7CHB&#10;WNuRzzTkvhIBwi5GBbX3XSylK2oy6Ba2Iw5eaXuDPsi+krrHMcBNK5dRtJYGGw4LNXZ0qKn4zq9G&#10;wW17O068xNNHJY+nQ3sp881eKvX0OO1fQXia/H/4r/2uFaxedvB7JhwBm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GgoxQAAANwAAAAPAAAAAAAAAAAAAAAAAJgCAABkcnMv&#10;ZG93bnJldi54bWxQSwUGAAAAAAQABAD1AAAAigMAAAAA&#10;" adj="20220,48669" fillcolor="#ff9">
                  <v:textbox inset="0,0,0,0">
                    <w:txbxContent>
                      <w:p w:rsidR="0023747D" w:rsidRPr="005035BE" w:rsidRDefault="0023747D" w:rsidP="00375F9C">
                        <w:pPr>
                          <w:rPr>
                            <w:szCs w:val="18"/>
                          </w:rPr>
                        </w:pPr>
                        <w:r>
                          <w:rPr>
                            <w:szCs w:val="18"/>
                          </w:rPr>
                          <w:t>N</w:t>
                        </w:r>
                        <w:r>
                          <w:rPr>
                            <w:rFonts w:hint="eastAsia"/>
                            <w:szCs w:val="18"/>
                          </w:rPr>
                          <w:t>umber type</w:t>
                        </w:r>
                      </w:p>
                    </w:txbxContent>
                  </v:textbox>
                </v:shape>
                <w10:anchorlock/>
              </v:group>
            </w:pict>
          </mc:Fallback>
        </mc:AlternateContent>
      </w:r>
    </w:p>
    <w:p w:rsidR="00375F9C" w:rsidRPr="00CE4D3D" w:rsidRDefault="005C781A" w:rsidP="00375F9C">
      <w:pPr>
        <w:rPr>
          <w:b/>
        </w:rPr>
      </w:pPr>
      <w:r>
        <w:rPr>
          <w:rFonts w:hint="eastAsia"/>
          <w:b/>
          <w:noProof/>
        </w:rPr>
        <mc:AlternateContent>
          <mc:Choice Requires="wps">
            <w:drawing>
              <wp:anchor distT="0" distB="0" distL="114300" distR="114300" simplePos="0" relativeHeight="251532800" behindDoc="0" locked="0" layoutInCell="1" allowOverlap="1" wp14:anchorId="39617980" wp14:editId="6B7EE37D">
                <wp:simplePos x="0" y="0"/>
                <wp:positionH relativeFrom="column">
                  <wp:posOffset>4229100</wp:posOffset>
                </wp:positionH>
                <wp:positionV relativeFrom="line">
                  <wp:posOffset>241935</wp:posOffset>
                </wp:positionV>
                <wp:extent cx="342900" cy="495300"/>
                <wp:effectExtent l="9525" t="13335" r="9525" b="15240"/>
                <wp:wrapNone/>
                <wp:docPr id="546" name="Oval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9530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3" o:spid="_x0000_s1026" style="position:absolute;left:0;text-align:left;margin-left:333pt;margin-top:19.05pt;width:27pt;height:39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" filled="f" strokecolor="red" strokeweight="1.5pt">
                <v:textbox inset="1.5mm,1.3mm,1.5mm"/>
                <w10:wrap anchory="line"/>
              </v:oval>
            </w:pict>
          </mc:Fallback>
        </mc:AlternateContent>
      </w:r>
      <w:r>
        <w:rPr>
          <w:rFonts w:hint="eastAsia"/>
          <w:b/>
          <w:noProof/>
        </w:rPr>
        <mc:AlternateContent>
          <mc:Choice Requires="wps">
            <w:drawing>
              <wp:anchor distT="0" distB="0" distL="114300" distR="114300" simplePos="0" relativeHeight="251531776" behindDoc="0" locked="0" layoutInCell="1" allowOverlap="1" wp14:anchorId="7DEA10E4" wp14:editId="1796FCFB">
                <wp:simplePos x="0" y="0"/>
                <wp:positionH relativeFrom="column">
                  <wp:posOffset>3714750</wp:posOffset>
                </wp:positionH>
                <wp:positionV relativeFrom="line">
                  <wp:posOffset>236220</wp:posOffset>
                </wp:positionV>
                <wp:extent cx="342900" cy="495300"/>
                <wp:effectExtent l="9525" t="17145" r="9525" b="11430"/>
                <wp:wrapNone/>
                <wp:docPr id="545" name="Oval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9530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2" o:spid="_x0000_s1026" style="position:absolute;left:0;text-align:left;margin-left:292.5pt;margin-top:18.6pt;width:27pt;height:39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" filled="f" strokecolor="red" strokeweight="1.5pt">
                <v:textbox inset="1.5mm,1.3mm,1.5mm"/>
                <w10:wrap anchory="line"/>
              </v:oval>
            </w:pict>
          </mc:Fallback>
        </mc:AlternateContent>
      </w:r>
      <w:r w:rsidR="00375F9C" w:rsidRPr="00CE4D3D">
        <w:rPr>
          <w:rFonts w:hint="eastAsia"/>
          <w:b/>
        </w:rPr>
        <w:t>Output:</w:t>
      </w:r>
    </w:p>
    <w:p w:rsidR="00375F9C" w:rsidRPr="00AD548D" w:rsidRDefault="005C781A" w:rsidP="00375F9C">
      <w:r>
        <w:rPr>
          <w:rFonts w:hint="eastAsia"/>
          <w:noProof/>
        </w:rPr>
        <w:drawing>
          <wp:inline distT="0" distB="0" distL="0" distR="0" wp14:anchorId="1673F04B" wp14:editId="78D62F2E">
            <wp:extent cx="5124450" cy="771525"/>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24450" cy="771525"/>
                    </a:xfrm>
                    <a:prstGeom prst="rect">
                      <a:avLst/>
                    </a:prstGeom>
                    <a:noFill/>
                    <a:ln>
                      <a:noFill/>
                    </a:ln>
                  </pic:spPr>
                </pic:pic>
              </a:graphicData>
            </a:graphic>
          </wp:inline>
        </w:drawing>
      </w:r>
    </w:p>
    <w:p w:rsidR="00375F9C" w:rsidRDefault="00375F9C" w:rsidP="00E45D25">
      <w:pPr>
        <w:pStyle w:val="4"/>
        <w:numPr>
          <w:ilvl w:val="3"/>
          <w:numId w:val="17"/>
        </w:numPr>
      </w:pPr>
      <w:bookmarkStart w:id="141" w:name="_Toc453071776"/>
      <w:r w:rsidRPr="00B02A70">
        <w:t>column header style</w:t>
      </w:r>
      <w:bookmarkEnd w:id="141"/>
    </w:p>
    <w:p w:rsidR="00375F9C" w:rsidRPr="00547F5E" w:rsidRDefault="00375F9C" w:rsidP="00375F9C">
      <w:pPr>
        <w:rPr>
          <w:b/>
        </w:rPr>
      </w:pPr>
      <w:r w:rsidRPr="00547F5E">
        <w:rPr>
          <w:rFonts w:hint="eastAsia"/>
          <w:b/>
        </w:rPr>
        <w:t>Input:</w:t>
      </w:r>
    </w:p>
    <w:p w:rsidR="00375F9C" w:rsidRDefault="005C781A" w:rsidP="00375F9C">
      <w:r>
        <w:rPr>
          <w:noProof/>
        </w:rPr>
        <w:lastRenderedPageBreak/>
        <mc:AlternateContent>
          <mc:Choice Requires="wpc">
            <w:drawing>
              <wp:inline distT="0" distB="0" distL="0" distR="0" wp14:anchorId="4BDCF1EB" wp14:editId="7639A819">
                <wp:extent cx="5257800" cy="1525905"/>
                <wp:effectExtent l="9525" t="0" r="9525" b="7620"/>
                <wp:docPr id="824" name="画布 8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3" name="Text Box 826"/>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headerStyle: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font-weight:bold;</w:t>
                              </w:r>
                              <w:r w:rsidRPr="005035BE">
                                <w:rPr>
                                  <w:rFonts w:hint="eastAsia"/>
                                  <w:color w:val="FF00FF"/>
                                  <w:sz w:val="18"/>
                                  <w:szCs w:val="18"/>
                                </w:rPr>
                                <w:t>"</w:t>
                              </w:r>
                              <w:r>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44" name="AutoShape 827"/>
                        <wps:cNvSpPr>
                          <a:spLocks noChangeArrowheads="1"/>
                        </wps:cNvSpPr>
                        <wps:spPr bwMode="auto">
                          <a:xfrm flipH="1">
                            <a:off x="3200400" y="594360"/>
                            <a:ext cx="685800" cy="198120"/>
                          </a:xfrm>
                          <a:prstGeom prst="wedgeRoundRectCallout">
                            <a:avLst>
                              <a:gd name="adj1" fmla="val -39722"/>
                              <a:gd name="adj2" fmla="val 22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bold</w:t>
                              </w:r>
                            </w:p>
                          </w:txbxContent>
                        </wps:txbx>
                        <wps:bodyPr rot="0" vert="horz" wrap="square" lIns="0" tIns="0" rIns="0" bIns="0" anchor="t" anchorCtr="0" upright="1">
                          <a:noAutofit/>
                        </wps:bodyPr>
                      </wps:wsp>
                    </wpc:wpc>
                  </a:graphicData>
                </a:graphic>
              </wp:inline>
            </w:drawing>
          </mc:Choice>
          <mc:Fallback>
            <w:pict>
              <v:group id="画布 824" o:spid="_x0000_s1619"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">
                <v:shape id="_x0000_s1620" type="#_x0000_t75" style="position:absolute;width:52578;height:15259;visibility:visible;mso-wrap-style:square">
                  <v:fill o:detectmouseclick="t"/>
                  <v:path o:connecttype="none"/>
                </v:shape>
                <v:shape id="Text Box 826" o:spid="_x0000_s1621"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stcQA&#10;AADcAAAADwAAAGRycy9kb3ducmV2LnhtbESPzWrDMBCE74W+g9hCb43ctDWJEyWEhuJeAvm9L9bW&#10;MrFWRlIc5+2rQqDHYWa+YebLwbaiJx8axwpeRxkI4srphmsFx8PXywREiMgaW8ek4EYBlovHhzkW&#10;2l15R/0+1iJBOBSowMTYFVKGypDFMHIdcfJ+nLcYk/S11B6vCW5bOc6yXFpsOC0Y7OjTUHXeX6yC&#10;6rwe1mVzMr6/2MlWT8vbJi+Ven4aVjMQkYb4H763v7WCj/c3+Du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CbLX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headerStyle: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font-weight:bold;</w:t>
                        </w:r>
                        <w:r w:rsidRPr="005035BE">
                          <w:rPr>
                            <w:rFonts w:hint="eastAsia"/>
                            <w:color w:val="FF00FF"/>
                            <w:sz w:val="18"/>
                            <w:szCs w:val="18"/>
                          </w:rPr>
                          <w:t>"</w:t>
                        </w:r>
                        <w:r>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27" o:spid="_x0000_s1622" type="#_x0000_t62" style="position:absolute;left:32004;top:594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MBcQA&#10;AADcAAAADwAAAGRycy9kb3ducmV2LnhtbESPQWvCQBSE74X+h+UVeim6SYhSo6uUQkuONUrPj+wz&#10;WZp9m2ZXk/57Vyh4HGbmG2azm2wnLjR441hBOk9AENdOG24UHA8fs1cQPiBr7ByTgj/ysNs+Pmyw&#10;0G7kPV2q0IgIYV+ggjaEvpDS1y1Z9HPXE0fv5AaLIcqhkXrAMcJtJ7MkWUqLhuNCiz29t1T/VGer&#10;YIUmlF/VS9b1vyZNz4fP/bL6Vur5aXpbgwg0hXv4v11qBYs8h9uZeATk9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jAXEAAAA3AAAAA8AAAAAAAAAAAAAAAAAmAIAAGRycy9k&#10;b3ducmV2LnhtbFBLBQYAAAAABAAEAPUAAACJAwAAAAA=&#10;" adj="2220,58915" fillcolor="#ff9">
                  <v:textbox inset="0,0,0,0">
                    <w:txbxContent>
                      <w:p w:rsidR="0023747D" w:rsidRPr="000E23E9" w:rsidRDefault="0023747D" w:rsidP="00375F9C">
                        <w:pPr>
                          <w:rPr>
                            <w:szCs w:val="18"/>
                          </w:rPr>
                        </w:pPr>
                        <w:r>
                          <w:rPr>
                            <w:szCs w:val="18"/>
                          </w:rPr>
                          <w:t>S</w:t>
                        </w:r>
                        <w:r>
                          <w:rPr>
                            <w:rFonts w:hint="eastAsia"/>
                            <w:szCs w:val="18"/>
                          </w:rPr>
                          <w:t>ets bold</w:t>
                        </w:r>
                      </w:p>
                    </w:txbxContent>
                  </v:textbox>
                </v:shape>
                <w10:anchorlock/>
              </v:group>
            </w:pict>
          </mc:Fallback>
        </mc:AlternateContent>
      </w:r>
    </w:p>
    <w:p w:rsidR="00375F9C" w:rsidRPr="00547F5E" w:rsidRDefault="00375F9C" w:rsidP="00375F9C">
      <w:pPr>
        <w:rPr>
          <w:b/>
        </w:rPr>
      </w:pPr>
      <w:r w:rsidRPr="00547F5E">
        <w:rPr>
          <w:rFonts w:hint="eastAsia"/>
          <w:b/>
        </w:rPr>
        <w:t>Output:</w:t>
      </w:r>
    </w:p>
    <w:p w:rsidR="00375F9C" w:rsidRPr="00AD548D" w:rsidRDefault="005C781A" w:rsidP="00375F9C">
      <w:r>
        <w:rPr>
          <w:rFonts w:hint="eastAsia"/>
          <w:noProof/>
        </w:rPr>
        <w:drawing>
          <wp:inline distT="0" distB="0" distL="0" distR="0" wp14:anchorId="1CF2BE38" wp14:editId="27783CD7">
            <wp:extent cx="2381250" cy="2667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81250" cy="266700"/>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42" w:name="_Toc453071777"/>
      <w:r>
        <w:rPr>
          <w:rFonts w:hint="eastAsia"/>
        </w:rPr>
        <w:t>column header icon</w:t>
      </w:r>
      <w:bookmarkEnd w:id="142"/>
      <w:r>
        <w:rPr>
          <w:rFonts w:hint="eastAsia"/>
        </w:rPr>
        <w:t xml:space="preserve"> </w:t>
      </w:r>
    </w:p>
    <w:p w:rsidR="00375F9C" w:rsidRPr="00B33F49" w:rsidRDefault="00375F9C" w:rsidP="00375F9C">
      <w:pPr>
        <w:rPr>
          <w:b/>
        </w:rPr>
      </w:pPr>
      <w:r w:rsidRPr="00B33F49">
        <w:rPr>
          <w:rFonts w:hint="eastAsia"/>
          <w:b/>
        </w:rPr>
        <w:t>Input:</w:t>
      </w:r>
    </w:p>
    <w:p w:rsidR="00375F9C" w:rsidRDefault="005C781A" w:rsidP="00375F9C">
      <w:r>
        <w:rPr>
          <w:noProof/>
        </w:rPr>
        <mc:AlternateContent>
          <mc:Choice Requires="wpc">
            <w:drawing>
              <wp:inline distT="0" distB="0" distL="0" distR="0" wp14:anchorId="4AC2DD6B" wp14:editId="30B53F7E">
                <wp:extent cx="5257800" cy="1830705"/>
                <wp:effectExtent l="9525" t="0" r="9525" b="7620"/>
                <wp:docPr id="844" name="画布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Text Box 846"/>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block=</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.UI.Block({width:</w:t>
                              </w:r>
                              <w:r w:rsidRPr="00277625">
                                <w:rPr>
                                  <w:color w:val="800000"/>
                                  <w:sz w:val="18"/>
                                  <w:szCs w:val="18"/>
                                </w:rPr>
                                <w:t>240</w:t>
                              </w:r>
                              <w:r w:rsidRPr="00277625">
                                <w:rPr>
                                  <w:sz w:val="18"/>
                                  <w:szCs w:val="18"/>
                                </w:rPr>
                                <w:t>,height:</w:t>
                              </w:r>
                              <w:r w:rsidRPr="00277625">
                                <w:rPr>
                                  <w:color w:val="800000"/>
                                  <w:sz w:val="18"/>
                                  <w:szCs w:val="18"/>
                                </w:rPr>
                                <w:t>200</w:t>
                              </w:r>
                              <w:r w:rsidRPr="00277625">
                                <w:rPr>
                                  <w:sz w:val="18"/>
                                  <w:szCs w:val="18"/>
                                </w:rPr>
                                <w:t>}).show();</w:t>
                              </w:r>
                            </w:p>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tg=</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.UI.TreeGrid;</w:t>
                              </w:r>
                            </w:p>
                            <w:p w:rsidR="0023747D" w:rsidRPr="00277625" w:rsidRDefault="0023747D" w:rsidP="00375F9C">
                              <w:pPr>
                                <w:spacing w:line="240" w:lineRule="exact"/>
                                <w:rPr>
                                  <w:sz w:val="18"/>
                                  <w:szCs w:val="18"/>
                                </w:rPr>
                              </w:pPr>
                              <w:proofErr w:type="gramStart"/>
                              <w:r w:rsidRPr="00277625">
                                <w:rPr>
                                  <w:sz w:val="18"/>
                                  <w:szCs w:val="18"/>
                                </w:rPr>
                                <w:t>tg.setRowHandlerWidth(</w:t>
                              </w:r>
                              <w:proofErr w:type="gramEnd"/>
                              <w:r w:rsidRPr="00277625">
                                <w:rPr>
                                  <w:color w:val="800000"/>
                                  <w:sz w:val="18"/>
                                  <w:szCs w:val="18"/>
                                </w:rPr>
                                <w:t>80</w:t>
                              </w:r>
                              <w:r w:rsidRPr="00277625">
                                <w:rPr>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setColSortable(</w:t>
                              </w:r>
                              <w:proofErr w:type="gramEnd"/>
                              <w:r w:rsidRPr="00277625">
                                <w:rPr>
                                  <w:color w:val="0000FF"/>
                                  <w:sz w:val="18"/>
                                  <w:szCs w:val="18"/>
                                </w:rPr>
                                <w:t>false</w:t>
                              </w:r>
                              <w:r w:rsidRPr="00277625">
                                <w:rPr>
                                  <w:sz w:val="18"/>
                                  <w:szCs w:val="18"/>
                                </w:rPr>
                                <w:t>)</w:t>
                              </w:r>
                            </w:p>
                            <w:p w:rsidR="0023747D" w:rsidRPr="00277625" w:rsidRDefault="0023747D" w:rsidP="00375F9C">
                              <w:pPr>
                                <w:spacing w:line="240" w:lineRule="exact"/>
                                <w:rPr>
                                  <w:sz w:val="18"/>
                                  <w:szCs w:val="18"/>
                                </w:rPr>
                              </w:pPr>
                              <w:r w:rsidRPr="00277625">
                                <w:rPr>
                                  <w:rFonts w:hint="eastAsia"/>
                                  <w:sz w:val="18"/>
                                  <w:szCs w:val="18"/>
                                </w:rPr>
                                <w:t>.</w:t>
                              </w:r>
                              <w:proofErr w:type="gramStart"/>
                              <w:r w:rsidRPr="00277625">
                                <w:rPr>
                                  <w:rFonts w:hint="eastAsia"/>
                                  <w:sz w:val="18"/>
                                  <w:szCs w:val="18"/>
                                </w:rPr>
                                <w:t>setGridHandlerCaption(</w:t>
                              </w:r>
                              <w:proofErr w:type="gramEnd"/>
                              <w:r w:rsidRPr="00277625">
                                <w:rPr>
                                  <w:rFonts w:hint="eastAsia"/>
                                  <w:color w:val="FF00FF"/>
                                  <w:sz w:val="18"/>
                                  <w:szCs w:val="18"/>
                                </w:rPr>
                                <w:t>"</w:t>
                              </w:r>
                              <w:r>
                                <w:rPr>
                                  <w:rFonts w:hint="eastAsia"/>
                                  <w:color w:val="FF00FF"/>
                                  <w:sz w:val="18"/>
                                  <w:szCs w:val="18"/>
                                </w:rPr>
                                <w:t>Name</w:t>
                              </w:r>
                              <w:r w:rsidRPr="00277625">
                                <w:rPr>
                                  <w:rFonts w:hint="eastAsia"/>
                                  <w:color w:val="FF00FF"/>
                                  <w:sz w:val="18"/>
                                  <w:szCs w:val="18"/>
                                </w:rPr>
                                <w:t>"</w:t>
                              </w: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setHeader([</w:t>
                              </w:r>
                              <w:proofErr w:type="gramEnd"/>
                            </w:p>
                            <w:p w:rsidR="0023747D" w:rsidRPr="00277625" w:rsidRDefault="0023747D" w:rsidP="00375F9C">
                              <w:pPr>
                                <w:spacing w:line="240" w:lineRule="exact"/>
                                <w:rPr>
                                  <w:sz w:val="18"/>
                                  <w:szCs w:val="18"/>
                                </w:rPr>
                              </w:pPr>
                              <w:r w:rsidRPr="00277625">
                                <w:rPr>
                                  <w:rFonts w:hint="eastAsia"/>
                                  <w:sz w:val="18"/>
                                  <w:szCs w:val="18"/>
                                </w:rPr>
                                <w:t xml:space="preserve">    {</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"col1"</w:t>
                              </w:r>
                              <w:r w:rsidRPr="00277625">
                                <w:rPr>
                                  <w:rFonts w:hint="eastAsia"/>
                                  <w:sz w:val="18"/>
                                  <w:szCs w:val="18"/>
                                </w:rPr>
                                <w:t>, caption:</w:t>
                              </w:r>
                              <w:r w:rsidRPr="00277625">
                                <w:rPr>
                                  <w:rFonts w:hint="eastAsia"/>
                                  <w:color w:val="FF00FF"/>
                                  <w:sz w:val="18"/>
                                  <w:szCs w:val="18"/>
                                </w:rPr>
                                <w:t>"</w:t>
                              </w:r>
                              <w:r>
                                <w:rPr>
                                  <w:rFonts w:hint="eastAsia"/>
                                  <w:color w:val="FF00FF"/>
                                  <w:sz w:val="18"/>
                                  <w:szCs w:val="18"/>
                                </w:rPr>
                                <w:t>Age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40</w:t>
                              </w:r>
                              <w:r w:rsidRPr="00277625">
                                <w:rPr>
                                  <w:rFonts w:hint="eastAsia"/>
                                  <w:sz w:val="18"/>
                                  <w:szCs w:val="18"/>
                                </w:rPr>
                                <w:t xml:space="preserve">, type: </w:t>
                              </w:r>
                              <w:r w:rsidRPr="00277625">
                                <w:rPr>
                                  <w:rFonts w:hint="eastAsia"/>
                                  <w:color w:val="FF00FF"/>
                                  <w:sz w:val="18"/>
                                  <w:szCs w:val="18"/>
                                </w:rPr>
                                <w:t>"number"</w:t>
                              </w:r>
                              <w:r w:rsidRPr="00277625">
                                <w:rPr>
                                  <w:rFonts w:hint="eastAsia"/>
                                  <w:sz w:val="18"/>
                                  <w:szCs w:val="18"/>
                                </w:rPr>
                                <w:t>},</w:t>
                              </w:r>
                            </w:p>
                            <w:p w:rsidR="0023747D" w:rsidRDefault="0023747D" w:rsidP="00375F9C">
                              <w:pPr>
                                <w:spacing w:line="240" w:lineRule="exact"/>
                                <w:ind w:firstLine="360"/>
                                <w:rPr>
                                  <w:sz w:val="18"/>
                                  <w:szCs w:val="18"/>
                                </w:rPr>
                              </w:pPr>
                              <w:r w:rsidRPr="00277625">
                                <w:rPr>
                                  <w:rFonts w:hint="eastAsia"/>
                                  <w:sz w:val="18"/>
                                  <w:szCs w:val="18"/>
                                </w:rPr>
                                <w:t>{</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"col2"</w:t>
                              </w:r>
                              <w:r w:rsidRPr="00277625">
                                <w:rPr>
                                  <w:rFonts w:hint="eastAsia"/>
                                  <w:sz w:val="18"/>
                                  <w:szCs w:val="18"/>
                                </w:rPr>
                                <w:t>, caption:</w:t>
                              </w:r>
                              <w:r w:rsidRPr="00277625">
                                <w:rPr>
                                  <w:rFonts w:hint="eastAsia"/>
                                  <w:color w:val="FF00FF"/>
                                  <w:sz w:val="18"/>
                                  <w:szCs w:val="18"/>
                                </w:rPr>
                                <w:t>"</w:t>
                              </w:r>
                              <w:r>
                                <w:rPr>
                                  <w:rFonts w:hint="eastAsia"/>
                                  <w:color w:val="FF00FF"/>
                                  <w:sz w:val="18"/>
                                  <w:szCs w:val="18"/>
                                </w:rPr>
                                <w:t>Part-time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90</w:t>
                              </w:r>
                              <w:r w:rsidRPr="00277625">
                                <w:rPr>
                                  <w:rFonts w:hint="eastAsia"/>
                                  <w:sz w:val="18"/>
                                  <w:szCs w:val="18"/>
                                </w:rPr>
                                <w:t xml:space="preserve">, type: </w:t>
                              </w:r>
                              <w:r w:rsidRPr="00277625">
                                <w:rPr>
                                  <w:rFonts w:hint="eastAsia"/>
                                  <w:color w:val="FF00FF"/>
                                  <w:sz w:val="18"/>
                                  <w:szCs w:val="18"/>
                                </w:rPr>
                                <w:t>"checkbox"</w:t>
                              </w:r>
                              <w:r w:rsidRPr="00277625">
                                <w:rPr>
                                  <w:rFonts w:hint="eastAsia"/>
                                  <w:sz w:val="18"/>
                                  <w:szCs w:val="18"/>
                                </w:rPr>
                                <w:t xml:space="preserve">, renderer: </w:t>
                              </w:r>
                              <w:r w:rsidRPr="00277625">
                                <w:rPr>
                                  <w:rFonts w:hint="eastAsia"/>
                                  <w:color w:val="0000FF"/>
                                  <w:sz w:val="18"/>
                                  <w:szCs w:val="18"/>
                                </w:rPr>
                                <w:t>function</w:t>
                              </w:r>
                              <w:r w:rsidRPr="00277625">
                                <w:rPr>
                                  <w:rFonts w:hint="eastAsia"/>
                                  <w:sz w:val="18"/>
                                  <w:szCs w:val="18"/>
                                </w:rPr>
                                <w:t>(h){</w:t>
                              </w:r>
                            </w:p>
                            <w:p w:rsidR="0023747D" w:rsidRDefault="0023747D" w:rsidP="00375F9C">
                              <w:pPr>
                                <w:spacing w:line="240" w:lineRule="exact"/>
                                <w:ind w:firstLineChars="400" w:firstLine="720"/>
                                <w:rPr>
                                  <w:sz w:val="18"/>
                                  <w:szCs w:val="18"/>
                                </w:rPr>
                              </w:pPr>
                              <w:proofErr w:type="gramStart"/>
                              <w:r w:rsidRPr="00277625">
                                <w:rPr>
                                  <w:rFonts w:hint="eastAsia"/>
                                  <w:color w:val="0000FF"/>
                                  <w:sz w:val="18"/>
                                  <w:szCs w:val="18"/>
                                </w:rPr>
                                <w:t>return</w:t>
                              </w:r>
                              <w:proofErr w:type="gramEnd"/>
                              <w:r w:rsidRPr="00277625">
                                <w:rPr>
                                  <w:rFonts w:hint="eastAsia"/>
                                  <w:sz w:val="18"/>
                                  <w:szCs w:val="18"/>
                                </w:rPr>
                                <w:t xml:space="preserve"> </w:t>
                              </w:r>
                              <w:r w:rsidRPr="00277625">
                                <w:rPr>
                                  <w:rFonts w:hint="eastAsia"/>
                                  <w:color w:val="FF00FF"/>
                                  <w:sz w:val="18"/>
                                  <w:szCs w:val="18"/>
                                </w:rPr>
                                <w:t>"&lt;img style='vertical-align:middle' src='img/a.gif'&gt; "</w:t>
                              </w:r>
                              <w:r w:rsidRPr="00277625">
                                <w:rPr>
                                  <w:rFonts w:hint="eastAsia"/>
                                  <w:sz w:val="18"/>
                                  <w:szCs w:val="18"/>
                                </w:rPr>
                                <w:t>+ h.caption;</w:t>
                              </w:r>
                            </w:p>
                            <w:p w:rsidR="0023747D" w:rsidRPr="00277625" w:rsidRDefault="0023747D" w:rsidP="00375F9C">
                              <w:pPr>
                                <w:spacing w:line="240" w:lineRule="exact"/>
                                <w:ind w:firstLineChars="200" w:firstLine="360"/>
                                <w:rPr>
                                  <w:sz w:val="18"/>
                                  <w:szCs w:val="18"/>
                                </w:rPr>
                              </w:pP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show(</w:t>
                              </w:r>
                              <w:proofErr w:type="gramEnd"/>
                              <w:r w:rsidRPr="00277625">
                                <w:rPr>
                                  <w:sz w:val="18"/>
                                  <w:szCs w:val="18"/>
                                </w:rPr>
                                <w:t>block)</w:t>
                              </w:r>
                            </w:p>
                          </w:txbxContent>
                        </wps:txbx>
                        <wps:bodyPr rot="0" vert="horz" wrap="square" lIns="54000" tIns="46800" rIns="54000" bIns="45720" anchor="t" anchorCtr="0" upright="1">
                          <a:spAutoFit/>
                        </wps:bodyPr>
                      </wps:wsp>
                      <wps:wsp>
                        <wps:cNvPr id="542" name="AutoShape 848"/>
                        <wps:cNvSpPr>
                          <a:spLocks noChangeArrowheads="1"/>
                        </wps:cNvSpPr>
                        <wps:spPr bwMode="auto">
                          <a:xfrm flipH="1">
                            <a:off x="2857500" y="693420"/>
                            <a:ext cx="1257300" cy="198120"/>
                          </a:xfrm>
                          <a:prstGeom prst="wedgeRoundRectCallout">
                            <a:avLst>
                              <a:gd name="adj1" fmla="val -20153"/>
                              <a:gd name="adj2" fmla="val 198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enderer function</w:t>
                              </w:r>
                            </w:p>
                          </w:txbxContent>
                        </wps:txbx>
                        <wps:bodyPr rot="0" vert="horz" wrap="square" lIns="0" tIns="0" rIns="0" bIns="0" anchor="t" anchorCtr="0" upright="1">
                          <a:noAutofit/>
                        </wps:bodyPr>
                      </wps:wsp>
                    </wpc:wpc>
                  </a:graphicData>
                </a:graphic>
              </wp:inline>
            </w:drawing>
          </mc:Choice>
          <mc:Fallback>
            <w:pict>
              <v:group id="画布 844" o:spid="_x0000_s1623"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">
                <v:shape id="_x0000_s1624" type="#_x0000_t75" style="position:absolute;width:52578;height:18307;visibility:visible;mso-wrap-style:square">
                  <v:fill o:detectmouseclick="t"/>
                  <v:path o:connecttype="none"/>
                </v:shape>
                <v:shape id="Text Box 846" o:spid="_x0000_s1625"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XWcQA&#10;AADcAAAADwAAAGRycy9kb3ducmV2LnhtbESPT2sCMRTE74LfITzBm2YtVuzWKKKU7UWof3p/bF43&#10;i5uXJYnr+u2bgtDjMDO/YVab3jaiIx9qxwpm0wwEcel0zZWCy/ljsgQRIrLGxjEpeFCAzXo4WGGu&#10;3Z2P1J1iJRKEQ44KTIxtLmUoDVkMU9cSJ+/HeYsxSV9J7fGe4LaRL1m2kBZrTgsGW9oZKq+nm1VQ&#10;Xvf9vqi/je9udvml34rHYVEoNR7123cQkfr4H362P7WC1/k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V1nEAAAA3AAAAA8AAAAAAAAAAAAAAAAAmAIAAGRycy9k&#10;b3ducmV2LnhtbFBLBQYAAAAABAAEAPUAAACJAwAAAAA=&#10;" strokeweight="1pt">
                  <v:textbox style="mso-fit-shape-to-text:t" inset="1.5mm,1.3mm,1.5mm">
                    <w:txbxContent>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block=</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.UI.Block({width:</w:t>
                        </w:r>
                        <w:r w:rsidRPr="00277625">
                          <w:rPr>
                            <w:color w:val="800000"/>
                            <w:sz w:val="18"/>
                            <w:szCs w:val="18"/>
                          </w:rPr>
                          <w:t>240</w:t>
                        </w:r>
                        <w:r w:rsidRPr="00277625">
                          <w:rPr>
                            <w:sz w:val="18"/>
                            <w:szCs w:val="18"/>
                          </w:rPr>
                          <w:t>,height:</w:t>
                        </w:r>
                        <w:r w:rsidRPr="00277625">
                          <w:rPr>
                            <w:color w:val="800000"/>
                            <w:sz w:val="18"/>
                            <w:szCs w:val="18"/>
                          </w:rPr>
                          <w:t>200</w:t>
                        </w:r>
                        <w:r w:rsidRPr="00277625">
                          <w:rPr>
                            <w:sz w:val="18"/>
                            <w:szCs w:val="18"/>
                          </w:rPr>
                          <w:t>}).show();</w:t>
                        </w:r>
                      </w:p>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tg=</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.UI.TreeGrid;</w:t>
                        </w:r>
                      </w:p>
                      <w:p w:rsidR="0023747D" w:rsidRPr="00277625" w:rsidRDefault="0023747D" w:rsidP="00375F9C">
                        <w:pPr>
                          <w:spacing w:line="240" w:lineRule="exact"/>
                          <w:rPr>
                            <w:sz w:val="18"/>
                            <w:szCs w:val="18"/>
                          </w:rPr>
                        </w:pPr>
                        <w:proofErr w:type="gramStart"/>
                        <w:r w:rsidRPr="00277625">
                          <w:rPr>
                            <w:sz w:val="18"/>
                            <w:szCs w:val="18"/>
                          </w:rPr>
                          <w:t>tg.setRowHandlerWidth(</w:t>
                        </w:r>
                        <w:proofErr w:type="gramEnd"/>
                        <w:r w:rsidRPr="00277625">
                          <w:rPr>
                            <w:color w:val="800000"/>
                            <w:sz w:val="18"/>
                            <w:szCs w:val="18"/>
                          </w:rPr>
                          <w:t>80</w:t>
                        </w:r>
                        <w:r w:rsidRPr="00277625">
                          <w:rPr>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setColSortable(</w:t>
                        </w:r>
                        <w:proofErr w:type="gramEnd"/>
                        <w:r w:rsidRPr="00277625">
                          <w:rPr>
                            <w:color w:val="0000FF"/>
                            <w:sz w:val="18"/>
                            <w:szCs w:val="18"/>
                          </w:rPr>
                          <w:t>false</w:t>
                        </w:r>
                        <w:r w:rsidRPr="00277625">
                          <w:rPr>
                            <w:sz w:val="18"/>
                            <w:szCs w:val="18"/>
                          </w:rPr>
                          <w:t>)</w:t>
                        </w:r>
                      </w:p>
                      <w:p w:rsidR="0023747D" w:rsidRPr="00277625" w:rsidRDefault="0023747D" w:rsidP="00375F9C">
                        <w:pPr>
                          <w:spacing w:line="240" w:lineRule="exact"/>
                          <w:rPr>
                            <w:sz w:val="18"/>
                            <w:szCs w:val="18"/>
                          </w:rPr>
                        </w:pPr>
                        <w:r w:rsidRPr="00277625">
                          <w:rPr>
                            <w:rFonts w:hint="eastAsia"/>
                            <w:sz w:val="18"/>
                            <w:szCs w:val="18"/>
                          </w:rPr>
                          <w:t>.</w:t>
                        </w:r>
                        <w:proofErr w:type="gramStart"/>
                        <w:r w:rsidRPr="00277625">
                          <w:rPr>
                            <w:rFonts w:hint="eastAsia"/>
                            <w:sz w:val="18"/>
                            <w:szCs w:val="18"/>
                          </w:rPr>
                          <w:t>setGridHandlerCaption(</w:t>
                        </w:r>
                        <w:proofErr w:type="gramEnd"/>
                        <w:r w:rsidRPr="00277625">
                          <w:rPr>
                            <w:rFonts w:hint="eastAsia"/>
                            <w:color w:val="FF00FF"/>
                            <w:sz w:val="18"/>
                            <w:szCs w:val="18"/>
                          </w:rPr>
                          <w:t>"</w:t>
                        </w:r>
                        <w:r>
                          <w:rPr>
                            <w:rFonts w:hint="eastAsia"/>
                            <w:color w:val="FF00FF"/>
                            <w:sz w:val="18"/>
                            <w:szCs w:val="18"/>
                          </w:rPr>
                          <w:t>Name</w:t>
                        </w:r>
                        <w:r w:rsidRPr="00277625">
                          <w:rPr>
                            <w:rFonts w:hint="eastAsia"/>
                            <w:color w:val="FF00FF"/>
                            <w:sz w:val="18"/>
                            <w:szCs w:val="18"/>
                          </w:rPr>
                          <w:t>"</w:t>
                        </w: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setHeader([</w:t>
                        </w:r>
                        <w:proofErr w:type="gramEnd"/>
                      </w:p>
                      <w:p w:rsidR="0023747D" w:rsidRPr="00277625" w:rsidRDefault="0023747D" w:rsidP="00375F9C">
                        <w:pPr>
                          <w:spacing w:line="240" w:lineRule="exact"/>
                          <w:rPr>
                            <w:sz w:val="18"/>
                            <w:szCs w:val="18"/>
                          </w:rPr>
                        </w:pPr>
                        <w:r w:rsidRPr="00277625">
                          <w:rPr>
                            <w:rFonts w:hint="eastAsia"/>
                            <w:sz w:val="18"/>
                            <w:szCs w:val="18"/>
                          </w:rPr>
                          <w:t xml:space="preserve">    {</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"col1"</w:t>
                        </w:r>
                        <w:r w:rsidRPr="00277625">
                          <w:rPr>
                            <w:rFonts w:hint="eastAsia"/>
                            <w:sz w:val="18"/>
                            <w:szCs w:val="18"/>
                          </w:rPr>
                          <w:t>, caption:</w:t>
                        </w:r>
                        <w:r w:rsidRPr="00277625">
                          <w:rPr>
                            <w:rFonts w:hint="eastAsia"/>
                            <w:color w:val="FF00FF"/>
                            <w:sz w:val="18"/>
                            <w:szCs w:val="18"/>
                          </w:rPr>
                          <w:t>"</w:t>
                        </w:r>
                        <w:r>
                          <w:rPr>
                            <w:rFonts w:hint="eastAsia"/>
                            <w:color w:val="FF00FF"/>
                            <w:sz w:val="18"/>
                            <w:szCs w:val="18"/>
                          </w:rPr>
                          <w:t>Age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40</w:t>
                        </w:r>
                        <w:r w:rsidRPr="00277625">
                          <w:rPr>
                            <w:rFonts w:hint="eastAsia"/>
                            <w:sz w:val="18"/>
                            <w:szCs w:val="18"/>
                          </w:rPr>
                          <w:t xml:space="preserve">, type: </w:t>
                        </w:r>
                        <w:r w:rsidRPr="00277625">
                          <w:rPr>
                            <w:rFonts w:hint="eastAsia"/>
                            <w:color w:val="FF00FF"/>
                            <w:sz w:val="18"/>
                            <w:szCs w:val="18"/>
                          </w:rPr>
                          <w:t>"number"</w:t>
                        </w:r>
                        <w:r w:rsidRPr="00277625">
                          <w:rPr>
                            <w:rFonts w:hint="eastAsia"/>
                            <w:sz w:val="18"/>
                            <w:szCs w:val="18"/>
                          </w:rPr>
                          <w:t>},</w:t>
                        </w:r>
                      </w:p>
                      <w:p w:rsidR="0023747D" w:rsidRDefault="0023747D" w:rsidP="00375F9C">
                        <w:pPr>
                          <w:spacing w:line="240" w:lineRule="exact"/>
                          <w:ind w:firstLine="360"/>
                          <w:rPr>
                            <w:sz w:val="18"/>
                            <w:szCs w:val="18"/>
                          </w:rPr>
                        </w:pPr>
                        <w:r w:rsidRPr="00277625">
                          <w:rPr>
                            <w:rFonts w:hint="eastAsia"/>
                            <w:sz w:val="18"/>
                            <w:szCs w:val="18"/>
                          </w:rPr>
                          <w:t>{</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"col2"</w:t>
                        </w:r>
                        <w:r w:rsidRPr="00277625">
                          <w:rPr>
                            <w:rFonts w:hint="eastAsia"/>
                            <w:sz w:val="18"/>
                            <w:szCs w:val="18"/>
                          </w:rPr>
                          <w:t>, caption:</w:t>
                        </w:r>
                        <w:r w:rsidRPr="00277625">
                          <w:rPr>
                            <w:rFonts w:hint="eastAsia"/>
                            <w:color w:val="FF00FF"/>
                            <w:sz w:val="18"/>
                            <w:szCs w:val="18"/>
                          </w:rPr>
                          <w:t>"</w:t>
                        </w:r>
                        <w:r>
                          <w:rPr>
                            <w:rFonts w:hint="eastAsia"/>
                            <w:color w:val="FF00FF"/>
                            <w:sz w:val="18"/>
                            <w:szCs w:val="18"/>
                          </w:rPr>
                          <w:t>Part-time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90</w:t>
                        </w:r>
                        <w:r w:rsidRPr="00277625">
                          <w:rPr>
                            <w:rFonts w:hint="eastAsia"/>
                            <w:sz w:val="18"/>
                            <w:szCs w:val="18"/>
                          </w:rPr>
                          <w:t xml:space="preserve">, type: </w:t>
                        </w:r>
                        <w:r w:rsidRPr="00277625">
                          <w:rPr>
                            <w:rFonts w:hint="eastAsia"/>
                            <w:color w:val="FF00FF"/>
                            <w:sz w:val="18"/>
                            <w:szCs w:val="18"/>
                          </w:rPr>
                          <w:t>"checkbox"</w:t>
                        </w:r>
                        <w:r w:rsidRPr="00277625">
                          <w:rPr>
                            <w:rFonts w:hint="eastAsia"/>
                            <w:sz w:val="18"/>
                            <w:szCs w:val="18"/>
                          </w:rPr>
                          <w:t xml:space="preserve">, renderer: </w:t>
                        </w:r>
                        <w:r w:rsidRPr="00277625">
                          <w:rPr>
                            <w:rFonts w:hint="eastAsia"/>
                            <w:color w:val="0000FF"/>
                            <w:sz w:val="18"/>
                            <w:szCs w:val="18"/>
                          </w:rPr>
                          <w:t>function</w:t>
                        </w:r>
                        <w:r w:rsidRPr="00277625">
                          <w:rPr>
                            <w:rFonts w:hint="eastAsia"/>
                            <w:sz w:val="18"/>
                            <w:szCs w:val="18"/>
                          </w:rPr>
                          <w:t>(h){</w:t>
                        </w:r>
                      </w:p>
                      <w:p w:rsidR="0023747D" w:rsidRDefault="0023747D" w:rsidP="00375F9C">
                        <w:pPr>
                          <w:spacing w:line="240" w:lineRule="exact"/>
                          <w:ind w:firstLineChars="400" w:firstLine="720"/>
                          <w:rPr>
                            <w:sz w:val="18"/>
                            <w:szCs w:val="18"/>
                          </w:rPr>
                        </w:pPr>
                        <w:proofErr w:type="gramStart"/>
                        <w:r w:rsidRPr="00277625">
                          <w:rPr>
                            <w:rFonts w:hint="eastAsia"/>
                            <w:color w:val="0000FF"/>
                            <w:sz w:val="18"/>
                            <w:szCs w:val="18"/>
                          </w:rPr>
                          <w:t>return</w:t>
                        </w:r>
                        <w:proofErr w:type="gramEnd"/>
                        <w:r w:rsidRPr="00277625">
                          <w:rPr>
                            <w:rFonts w:hint="eastAsia"/>
                            <w:sz w:val="18"/>
                            <w:szCs w:val="18"/>
                          </w:rPr>
                          <w:t xml:space="preserve"> </w:t>
                        </w:r>
                        <w:r w:rsidRPr="00277625">
                          <w:rPr>
                            <w:rFonts w:hint="eastAsia"/>
                            <w:color w:val="FF00FF"/>
                            <w:sz w:val="18"/>
                            <w:szCs w:val="18"/>
                          </w:rPr>
                          <w:t>"&lt;img style='vertical-align:middle' src='img/a.gif'&gt; "</w:t>
                        </w:r>
                        <w:r w:rsidRPr="00277625">
                          <w:rPr>
                            <w:rFonts w:hint="eastAsia"/>
                            <w:sz w:val="18"/>
                            <w:szCs w:val="18"/>
                          </w:rPr>
                          <w:t>+ h.caption;</w:t>
                        </w:r>
                      </w:p>
                      <w:p w:rsidR="0023747D" w:rsidRPr="00277625" w:rsidRDefault="0023747D" w:rsidP="00375F9C">
                        <w:pPr>
                          <w:spacing w:line="240" w:lineRule="exact"/>
                          <w:ind w:firstLineChars="200" w:firstLine="360"/>
                          <w:rPr>
                            <w:sz w:val="18"/>
                            <w:szCs w:val="18"/>
                          </w:rPr>
                        </w:pP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show(</w:t>
                        </w:r>
                        <w:proofErr w:type="gramEnd"/>
                        <w:r w:rsidRPr="00277625">
                          <w:rPr>
                            <w:sz w:val="18"/>
                            <w:szCs w:val="18"/>
                          </w:rPr>
                          <w:t>block)</w:t>
                        </w:r>
                      </w:p>
                    </w:txbxContent>
                  </v:textbox>
                </v:shape>
                <v:shape id="AutoShape 848" o:spid="_x0000_s1626" type="#_x0000_t62" style="position:absolute;left:28575;top:6934;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tzsYA&#10;AADcAAAADwAAAGRycy9kb3ducmV2LnhtbESP0WrCQBRE34X+w3ILfSm6qVQJ0VVEaOhDqhjzAdfs&#10;bZKavRuy25j+fbdQ8HGYmTPMejuaVgzUu8aygpdZBIK4tLrhSkFxfpvGIJxH1thaJgU/5GC7eZis&#10;MdH2xicacl+JAGGXoILa+y6R0pU1GXQz2xEH79P2Bn2QfSV1j7cAN62cR9FSGmw4LNTY0b6m8pp/&#10;GwVpFmdfH9iNl2vlssNzYeyxSJV6ehx3KxCeRn8P/7fftYLF6xz+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ttzsYAAADcAAAADwAAAAAAAAAAAAAAAACYAgAAZHJz&#10;L2Rvd25yZXYueG1sUEsFBgAAAAAEAAQA9QAAAIsDAAAAAA==&#10;" adj="6447,53584" fillcolor="#ff9">
                  <v:textbox inset="0,0,0,0">
                    <w:txbxContent>
                      <w:p w:rsidR="0023747D" w:rsidRPr="000E23E9" w:rsidRDefault="0023747D" w:rsidP="00375F9C">
                        <w:pPr>
                          <w:rPr>
                            <w:szCs w:val="18"/>
                          </w:rPr>
                        </w:pPr>
                        <w:r>
                          <w:rPr>
                            <w:szCs w:val="18"/>
                          </w:rPr>
                          <w:t>R</w:t>
                        </w:r>
                        <w:r>
                          <w:rPr>
                            <w:rFonts w:hint="eastAsia"/>
                            <w:szCs w:val="18"/>
                          </w:rPr>
                          <w:t>enderer function</w:t>
                        </w:r>
                      </w:p>
                    </w:txbxContent>
                  </v:textbox>
                </v:shape>
                <w10:anchorlock/>
              </v:group>
            </w:pict>
          </mc:Fallback>
        </mc:AlternateContent>
      </w:r>
    </w:p>
    <w:p w:rsidR="00375F9C" w:rsidRPr="00B33F49" w:rsidRDefault="00375F9C" w:rsidP="00375F9C">
      <w:pPr>
        <w:rPr>
          <w:b/>
        </w:rPr>
      </w:pPr>
      <w:r w:rsidRPr="00B33F49">
        <w:rPr>
          <w:b/>
        </w:rPr>
        <w:t>O</w:t>
      </w:r>
      <w:r w:rsidRPr="00B33F49">
        <w:rPr>
          <w:rFonts w:hint="eastAsia"/>
          <w:b/>
        </w:rPr>
        <w:t>utput:</w:t>
      </w:r>
    </w:p>
    <w:p w:rsidR="00375F9C" w:rsidRPr="00AD548D" w:rsidRDefault="005C781A" w:rsidP="00375F9C">
      <w:r>
        <w:rPr>
          <w:rFonts w:hint="eastAsia"/>
          <w:noProof/>
        </w:rPr>
        <w:drawing>
          <wp:inline distT="0" distB="0" distL="0" distR="0" wp14:anchorId="345194A6" wp14:editId="38C06FE8">
            <wp:extent cx="2343150" cy="257175"/>
            <wp:effectExtent l="0" t="0" r="0"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43150" cy="25717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lastRenderedPageBreak/>
        <w:t xml:space="preserve"> </w:t>
      </w:r>
      <w:bookmarkStart w:id="143" w:name="_Toc453071778"/>
      <w:r>
        <w:rPr>
          <w:rFonts w:hint="eastAsia"/>
        </w:rPr>
        <w:t>Update column header dynamically</w:t>
      </w:r>
      <w:bookmarkEnd w:id="143"/>
    </w:p>
    <w:p w:rsidR="00375F9C" w:rsidRDefault="005C781A" w:rsidP="00375F9C">
      <w:r>
        <w:rPr>
          <w:noProof/>
        </w:rPr>
        <mc:AlternateContent>
          <mc:Choice Requires="wpc">
            <w:drawing>
              <wp:inline distT="0" distB="0" distL="0" distR="0" wp14:anchorId="4991FBAF" wp14:editId="007151B4">
                <wp:extent cx="5257800" cy="3049905"/>
                <wp:effectExtent l="9525" t="0" r="9525" b="7620"/>
                <wp:docPr id="849" name="画布 8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8" name="Text Box 851"/>
                        <wps:cNvSpPr txBox="1">
                          <a:spLocks noChangeArrowheads="1"/>
                        </wps:cNvSpPr>
                        <wps:spPr bwMode="auto">
                          <a:xfrm>
                            <a:off x="0" y="48895"/>
                            <a:ext cx="5257800" cy="3001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Part-time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show(</w:t>
                              </w:r>
                              <w:proofErr w:type="gramEnd"/>
                              <w:r w:rsidRPr="00193355">
                                <w:rPr>
                                  <w:sz w:val="18"/>
                                  <w:szCs w:val="18"/>
                                </w:rPr>
                                <w:t>block)</w:t>
                              </w:r>
                            </w:p>
                            <w:p w:rsidR="0023747D" w:rsidRPr="00193355" w:rsidRDefault="0023747D" w:rsidP="00375F9C">
                              <w:pPr>
                                <w:spacing w:line="240" w:lineRule="exact"/>
                                <w:rPr>
                                  <w:sz w:val="18"/>
                                  <w:szCs w:val="18"/>
                                </w:rPr>
                              </w:pPr>
                            </w:p>
                            <w:p w:rsidR="0023747D" w:rsidRPr="00193355" w:rsidRDefault="00973A41" w:rsidP="00375F9C">
                              <w:pPr>
                                <w:spacing w:line="240" w:lineRule="exact"/>
                                <w:rPr>
                                  <w:sz w:val="18"/>
                                  <w:szCs w:val="18"/>
                                </w:rPr>
                              </w:pPr>
                              <w:proofErr w:type="gramStart"/>
                              <w:r>
                                <w:rPr>
                                  <w:sz w:val="18"/>
                                  <w:szCs w:val="18"/>
                                </w:rPr>
                                <w:t>xui.</w:t>
                              </w:r>
                              <w:r w:rsidR="0023747D" w:rsidRPr="00193355">
                                <w:rPr>
                                  <w:sz w:val="18"/>
                                  <w:szCs w:val="18"/>
                                </w:rPr>
                                <w:t>asyRun(</w:t>
                              </w:r>
                              <w:proofErr w:type="gramEnd"/>
                              <w:r w:rsidR="0023747D" w:rsidRPr="00193355">
                                <w:rPr>
                                  <w:color w:val="0000FF"/>
                                  <w:sz w:val="18"/>
                                  <w:szCs w:val="18"/>
                                </w:rPr>
                                <w:t>function</w:t>
                              </w:r>
                              <w:r w:rsidR="0023747D"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1000</w:t>
                              </w:r>
                              <w:proofErr w:type="gramEnd"/>
                              <w:r w:rsidRPr="00193355">
                                <w:rPr>
                                  <w:sz w:val="18"/>
                                  <w:szCs w:val="18"/>
                                </w:rPr>
                                <w:t>)</w:t>
                              </w:r>
                            </w:p>
                            <w:p w:rsidR="0023747D" w:rsidRPr="00193355" w:rsidRDefault="0023747D" w:rsidP="00375F9C">
                              <w:pPr>
                                <w:spacing w:line="240" w:lineRule="exact"/>
                                <w:rPr>
                                  <w:sz w:val="18"/>
                                  <w:szCs w:val="18"/>
                                </w:rPr>
                              </w:pPr>
                            </w:p>
                            <w:p w:rsidR="0023747D" w:rsidRPr="00193355" w:rsidRDefault="00973A41" w:rsidP="00375F9C">
                              <w:pPr>
                                <w:spacing w:line="240" w:lineRule="exact"/>
                                <w:rPr>
                                  <w:sz w:val="18"/>
                                  <w:szCs w:val="18"/>
                                </w:rPr>
                              </w:pPr>
                              <w:proofErr w:type="gramStart"/>
                              <w:r>
                                <w:rPr>
                                  <w:sz w:val="18"/>
                                  <w:szCs w:val="18"/>
                                </w:rPr>
                                <w:t>xui.</w:t>
                              </w:r>
                              <w:r w:rsidR="0023747D" w:rsidRPr="00193355">
                                <w:rPr>
                                  <w:sz w:val="18"/>
                                  <w:szCs w:val="18"/>
                                </w:rPr>
                                <w:t>asyRun(</w:t>
                              </w:r>
                              <w:proofErr w:type="gramEnd"/>
                              <w:r w:rsidR="0023747D" w:rsidRPr="00193355">
                                <w:rPr>
                                  <w:color w:val="0000FF"/>
                                  <w:sz w:val="18"/>
                                  <w:szCs w:val="18"/>
                                </w:rPr>
                                <w:t>function</w:t>
                              </w:r>
                              <w:r w:rsidR="0023747D"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,{caption:</w:t>
                              </w:r>
                              <w:r w:rsidRPr="00193355">
                                <w:rPr>
                                  <w:rFonts w:hint="eastAsia"/>
                                  <w:color w:val="FF00FF"/>
                                  <w:sz w:val="18"/>
                                  <w:szCs w:val="18"/>
                                </w:rPr>
                                <w:t>'</w:t>
                              </w:r>
                              <w:r>
                                <w:rPr>
                                  <w:color w:val="FF00FF"/>
                                  <w:sz w:val="18"/>
                                  <w:szCs w:val="18"/>
                                </w:rPr>
                                <w:t>Part-time</w:t>
                              </w:r>
                              <w:r w:rsidRPr="00193355">
                                <w:rPr>
                                  <w:rFonts w:hint="eastAsia"/>
                                  <w:color w:val="FF00FF"/>
                                  <w:sz w:val="18"/>
                                  <w:szCs w:val="18"/>
                                </w:rPr>
                                <w:t>'</w:t>
                              </w:r>
                              <w:r w:rsidRPr="00193355">
                                <w:rPr>
                                  <w:rFonts w:hint="eastAsia"/>
                                  <w:sz w:val="18"/>
                                  <w:szCs w:val="18"/>
                                </w:rPr>
                                <w:t>,</w:t>
                              </w:r>
                              <w:r>
                                <w:rPr>
                                  <w:rFonts w:hint="eastAsia"/>
                                  <w:sz w:val="18"/>
                                  <w:szCs w:val="18"/>
                                </w:rPr>
                                <w:t xml:space="preserve"> </w:t>
                              </w:r>
                              <w:r w:rsidRPr="00193355">
                                <w:rPr>
                                  <w:rFonts w:hint="eastAsia"/>
                                  <w:sz w:val="18"/>
                                  <w:szCs w:val="18"/>
                                </w:rPr>
                                <w:t>width:</w:t>
                              </w:r>
                              <w:r w:rsidRPr="00193355">
                                <w:rPr>
                                  <w:rFonts w:hint="eastAsia"/>
                                  <w:color w:val="800000"/>
                                  <w:sz w:val="18"/>
                                  <w:szCs w:val="18"/>
                                </w:rPr>
                                <w:t>40</w:t>
                              </w:r>
                              <w:r w:rsidRPr="00193355">
                                <w:rPr>
                                  <w:rFonts w:hint="eastAsia"/>
                                  <w:sz w:val="18"/>
                                  <w:szCs w:val="18"/>
                                </w:rPr>
                                <w:t>,</w:t>
                              </w:r>
                              <w:r>
                                <w:rPr>
                                  <w:rFonts w:hint="eastAsia"/>
                                  <w:sz w:val="18"/>
                                  <w:szCs w:val="18"/>
                                </w:rPr>
                                <w:t xml:space="preserve"> </w:t>
                              </w:r>
                              <w:r w:rsidRPr="00193355">
                                <w:rPr>
                                  <w:rFonts w:hint="eastAsia"/>
                                  <w:sz w:val="18"/>
                                  <w:szCs w:val="18"/>
                                </w:rPr>
                                <w:t>headerStyle:</w:t>
                              </w:r>
                              <w:r w:rsidRPr="00193355">
                                <w:rPr>
                                  <w:rFonts w:hint="eastAsia"/>
                                  <w:color w:val="FF00FF"/>
                                  <w:sz w:val="18"/>
                                  <w:szCs w:val="18"/>
                                </w:rPr>
                                <w:t>'font-weight:bold'</w:t>
                              </w:r>
                              <w:r w:rsidRPr="00193355">
                                <w:rPr>
                                  <w:rFonts w:hint="eastAsia"/>
                                  <w:sz w:val="18"/>
                                  <w:szCs w:val="18"/>
                                </w:rPr>
                                <w:t>,</w:t>
                              </w:r>
                              <w:r>
                                <w:rPr>
                                  <w:rFonts w:hint="eastAsia"/>
                                  <w:sz w:val="18"/>
                                  <w:szCs w:val="18"/>
                                </w:rPr>
                                <w:t xml:space="preserve"> </w:t>
                              </w:r>
                              <w:r w:rsidRPr="00193355">
                                <w:rPr>
                                  <w:rFonts w:hint="eastAsia"/>
                                  <w:sz w:val="18"/>
                                  <w:szCs w:val="18"/>
                                </w:rPr>
                                <w:t>colResizer:</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colSortable:</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colMovable:</w:t>
                              </w:r>
                              <w:r w:rsidRPr="00193355">
                                <w:rPr>
                                  <w:rFonts w:hint="eastAsia"/>
                                  <w:color w:val="0000FF"/>
                                  <w:sz w:val="18"/>
                                  <w:szCs w:val="18"/>
                                </w:rPr>
                                <w:t>true</w:t>
                              </w:r>
                              <w:r w:rsidRPr="00193355">
                                <w:rPr>
                                  <w:rFonts w:hint="eastAsia"/>
                                  <w:sz w:val="18"/>
                                  <w:szCs w:val="18"/>
                                </w:rPr>
                                <w:t>,</w:t>
                              </w:r>
                              <w:r>
                                <w:rPr>
                                  <w:rFonts w:hint="eastAsia"/>
                                  <w:sz w:val="18"/>
                                  <w:szCs w:val="18"/>
                                </w:rPr>
                                <w:t xml:space="preserve"> </w:t>
                              </w:r>
                              <w:r w:rsidRPr="00193355">
                                <w:rPr>
                                  <w:rFonts w:hint="eastAsia"/>
                                  <w:sz w:val="18"/>
                                  <w:szCs w:val="18"/>
                                </w:rPr>
                                <w:t>colHidable:</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2000</w:t>
                              </w:r>
                              <w:proofErr w:type="gramEnd"/>
                              <w:r w:rsidRPr="00193355">
                                <w:rPr>
                                  <w:sz w:val="18"/>
                                  <w:szCs w:val="18"/>
                                </w:rPr>
                                <w:t>)</w:t>
                              </w:r>
                            </w:p>
                          </w:txbxContent>
                        </wps:txbx>
                        <wps:bodyPr rot="0" vert="horz" wrap="square" lIns="54000" tIns="46800" rIns="54000" bIns="45720" anchor="t" anchorCtr="0" upright="1">
                          <a:spAutoFit/>
                        </wps:bodyPr>
                      </wps:wsp>
                      <wps:wsp>
                        <wps:cNvPr id="539" name="AutoShape 852"/>
                        <wps:cNvSpPr>
                          <a:spLocks noChangeArrowheads="1"/>
                        </wps:cNvSpPr>
                        <wps:spPr bwMode="auto">
                          <a:xfrm flipH="1">
                            <a:off x="1943100" y="1485900"/>
                            <a:ext cx="1257300" cy="198120"/>
                          </a:xfrm>
                          <a:prstGeom prst="wedgeRoundRectCallout">
                            <a:avLst>
                              <a:gd name="adj1" fmla="val 60148"/>
                              <a:gd name="adj2" fmla="val 176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caption only</w:t>
                              </w:r>
                            </w:p>
                          </w:txbxContent>
                        </wps:txbx>
                        <wps:bodyPr rot="0" vert="horz" wrap="square" lIns="0" tIns="0" rIns="0" bIns="0" anchor="t" anchorCtr="0" upright="1">
                          <a:noAutofit/>
                        </wps:bodyPr>
                      </wps:wsp>
                      <wps:wsp>
                        <wps:cNvPr id="540" name="AutoShape 853"/>
                        <wps:cNvSpPr>
                          <a:spLocks noChangeArrowheads="1"/>
                        </wps:cNvSpPr>
                        <wps:spPr bwMode="auto">
                          <a:xfrm flipH="1">
                            <a:off x="2743200" y="1882140"/>
                            <a:ext cx="2057400" cy="198120"/>
                          </a:xfrm>
                          <a:prstGeom prst="wedgeRoundRectCallout">
                            <a:avLst>
                              <a:gd name="adj1" fmla="val 43704"/>
                              <a:gd name="adj2" fmla="val 2400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Those properties are updatable</w:t>
                              </w:r>
                            </w:p>
                          </w:txbxContent>
                        </wps:txbx>
                        <wps:bodyPr rot="0" vert="horz" wrap="square" lIns="0" tIns="0" rIns="0" bIns="0" anchor="t" anchorCtr="0" upright="1">
                          <a:noAutofit/>
                        </wps:bodyPr>
                      </wps:wsp>
                    </wpc:wpc>
                  </a:graphicData>
                </a:graphic>
              </wp:inline>
            </w:drawing>
          </mc:Choice>
          <mc:Fallback>
            <w:pict>
              <v:group id="画布 849" o:spid="_x0000_s1627" editas="canvas" style="width:414pt;height:240.15pt;mso-position-horizontal-relative:char;mso-position-vertical-relative:line" coordsize="52578,30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">
                <v:shape id="_x0000_s1628" type="#_x0000_t75" style="position:absolute;width:52578;height:30499;visibility:visible;mso-wrap-style:square">
                  <v:fill o:detectmouseclick="t"/>
                  <v:path o:connecttype="none"/>
                </v:shape>
                <v:shape id="Text Box 851" o:spid="_x0000_s1629" type="#_x0000_t202" style="position:absolute;top:488;width:52578;height:30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NucAA&#10;AADcAAAADwAAAGRycy9kb3ducmV2LnhtbERPy4rCMBTdD/gP4QruxtSREa1GkRHpbAbG1/7SXJti&#10;c1OSWOvfm8XALA/nvdr0thEd+VA7VjAZZyCIS6drrhScT/v3OYgQkTU2jknBkwJs1oO3FebaPfhA&#10;3TFWIoVwyFGBibHNpQylIYth7FrixF2dtxgT9JXUHh8p3DbyI8tm0mLNqcFgS1+GytvxbhWUt12/&#10;K+qL8d3dzn/1onj+zAqlRsN+uwQRqY//4j/3t1bwOU1r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CNucAAAADcAAAADwAAAAAAAAAAAAAAAACYAgAAZHJzL2Rvd25y&#10;ZXYueG1sUEsFBgAAAAAEAAQA9QAAAIUDAAAAAA==&#10;" strokeweight="1pt">
                  <v:textbox style="mso-fit-shape-to-text:t" inset="1.5mm,1.3mm,1.5mm">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Part-time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show(</w:t>
                        </w:r>
                        <w:proofErr w:type="gramEnd"/>
                        <w:r w:rsidRPr="00193355">
                          <w:rPr>
                            <w:sz w:val="18"/>
                            <w:szCs w:val="18"/>
                          </w:rPr>
                          <w:t>block)</w:t>
                        </w:r>
                      </w:p>
                      <w:p w:rsidR="0023747D" w:rsidRPr="00193355" w:rsidRDefault="0023747D" w:rsidP="00375F9C">
                        <w:pPr>
                          <w:spacing w:line="240" w:lineRule="exact"/>
                          <w:rPr>
                            <w:sz w:val="18"/>
                            <w:szCs w:val="18"/>
                          </w:rPr>
                        </w:pPr>
                      </w:p>
                      <w:p w:rsidR="0023747D" w:rsidRPr="00193355" w:rsidRDefault="00973A41" w:rsidP="00375F9C">
                        <w:pPr>
                          <w:spacing w:line="240" w:lineRule="exact"/>
                          <w:rPr>
                            <w:sz w:val="18"/>
                            <w:szCs w:val="18"/>
                          </w:rPr>
                        </w:pPr>
                        <w:proofErr w:type="gramStart"/>
                        <w:r>
                          <w:rPr>
                            <w:sz w:val="18"/>
                            <w:szCs w:val="18"/>
                          </w:rPr>
                          <w:t>xui.</w:t>
                        </w:r>
                        <w:r w:rsidR="0023747D" w:rsidRPr="00193355">
                          <w:rPr>
                            <w:sz w:val="18"/>
                            <w:szCs w:val="18"/>
                          </w:rPr>
                          <w:t>asyRun(</w:t>
                        </w:r>
                        <w:proofErr w:type="gramEnd"/>
                        <w:r w:rsidR="0023747D" w:rsidRPr="00193355">
                          <w:rPr>
                            <w:color w:val="0000FF"/>
                            <w:sz w:val="18"/>
                            <w:szCs w:val="18"/>
                          </w:rPr>
                          <w:t>function</w:t>
                        </w:r>
                        <w:r w:rsidR="0023747D"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1000</w:t>
                        </w:r>
                        <w:proofErr w:type="gramEnd"/>
                        <w:r w:rsidRPr="00193355">
                          <w:rPr>
                            <w:sz w:val="18"/>
                            <w:szCs w:val="18"/>
                          </w:rPr>
                          <w:t>)</w:t>
                        </w:r>
                      </w:p>
                      <w:p w:rsidR="0023747D" w:rsidRPr="00193355" w:rsidRDefault="0023747D" w:rsidP="00375F9C">
                        <w:pPr>
                          <w:spacing w:line="240" w:lineRule="exact"/>
                          <w:rPr>
                            <w:sz w:val="18"/>
                            <w:szCs w:val="18"/>
                          </w:rPr>
                        </w:pPr>
                      </w:p>
                      <w:p w:rsidR="0023747D" w:rsidRPr="00193355" w:rsidRDefault="00973A41" w:rsidP="00375F9C">
                        <w:pPr>
                          <w:spacing w:line="240" w:lineRule="exact"/>
                          <w:rPr>
                            <w:sz w:val="18"/>
                            <w:szCs w:val="18"/>
                          </w:rPr>
                        </w:pPr>
                        <w:proofErr w:type="gramStart"/>
                        <w:r>
                          <w:rPr>
                            <w:sz w:val="18"/>
                            <w:szCs w:val="18"/>
                          </w:rPr>
                          <w:t>xui.</w:t>
                        </w:r>
                        <w:r w:rsidR="0023747D" w:rsidRPr="00193355">
                          <w:rPr>
                            <w:sz w:val="18"/>
                            <w:szCs w:val="18"/>
                          </w:rPr>
                          <w:t>asyRun(</w:t>
                        </w:r>
                        <w:proofErr w:type="gramEnd"/>
                        <w:r w:rsidR="0023747D" w:rsidRPr="00193355">
                          <w:rPr>
                            <w:color w:val="0000FF"/>
                            <w:sz w:val="18"/>
                            <w:szCs w:val="18"/>
                          </w:rPr>
                          <w:t>function</w:t>
                        </w:r>
                        <w:r w:rsidR="0023747D"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,{caption:</w:t>
                        </w:r>
                        <w:r w:rsidRPr="00193355">
                          <w:rPr>
                            <w:rFonts w:hint="eastAsia"/>
                            <w:color w:val="FF00FF"/>
                            <w:sz w:val="18"/>
                            <w:szCs w:val="18"/>
                          </w:rPr>
                          <w:t>'</w:t>
                        </w:r>
                        <w:r>
                          <w:rPr>
                            <w:color w:val="FF00FF"/>
                            <w:sz w:val="18"/>
                            <w:szCs w:val="18"/>
                          </w:rPr>
                          <w:t>Part-time</w:t>
                        </w:r>
                        <w:r w:rsidRPr="00193355">
                          <w:rPr>
                            <w:rFonts w:hint="eastAsia"/>
                            <w:color w:val="FF00FF"/>
                            <w:sz w:val="18"/>
                            <w:szCs w:val="18"/>
                          </w:rPr>
                          <w:t>'</w:t>
                        </w:r>
                        <w:r w:rsidRPr="00193355">
                          <w:rPr>
                            <w:rFonts w:hint="eastAsia"/>
                            <w:sz w:val="18"/>
                            <w:szCs w:val="18"/>
                          </w:rPr>
                          <w:t>,</w:t>
                        </w:r>
                        <w:r>
                          <w:rPr>
                            <w:rFonts w:hint="eastAsia"/>
                            <w:sz w:val="18"/>
                            <w:szCs w:val="18"/>
                          </w:rPr>
                          <w:t xml:space="preserve"> </w:t>
                        </w:r>
                        <w:r w:rsidRPr="00193355">
                          <w:rPr>
                            <w:rFonts w:hint="eastAsia"/>
                            <w:sz w:val="18"/>
                            <w:szCs w:val="18"/>
                          </w:rPr>
                          <w:t>width:</w:t>
                        </w:r>
                        <w:r w:rsidRPr="00193355">
                          <w:rPr>
                            <w:rFonts w:hint="eastAsia"/>
                            <w:color w:val="800000"/>
                            <w:sz w:val="18"/>
                            <w:szCs w:val="18"/>
                          </w:rPr>
                          <w:t>40</w:t>
                        </w:r>
                        <w:r w:rsidRPr="00193355">
                          <w:rPr>
                            <w:rFonts w:hint="eastAsia"/>
                            <w:sz w:val="18"/>
                            <w:szCs w:val="18"/>
                          </w:rPr>
                          <w:t>,</w:t>
                        </w:r>
                        <w:r>
                          <w:rPr>
                            <w:rFonts w:hint="eastAsia"/>
                            <w:sz w:val="18"/>
                            <w:szCs w:val="18"/>
                          </w:rPr>
                          <w:t xml:space="preserve"> </w:t>
                        </w:r>
                        <w:r w:rsidRPr="00193355">
                          <w:rPr>
                            <w:rFonts w:hint="eastAsia"/>
                            <w:sz w:val="18"/>
                            <w:szCs w:val="18"/>
                          </w:rPr>
                          <w:t>headerStyle:</w:t>
                        </w:r>
                        <w:r w:rsidRPr="00193355">
                          <w:rPr>
                            <w:rFonts w:hint="eastAsia"/>
                            <w:color w:val="FF00FF"/>
                            <w:sz w:val="18"/>
                            <w:szCs w:val="18"/>
                          </w:rPr>
                          <w:t>'font-weight:bold'</w:t>
                        </w:r>
                        <w:r w:rsidRPr="00193355">
                          <w:rPr>
                            <w:rFonts w:hint="eastAsia"/>
                            <w:sz w:val="18"/>
                            <w:szCs w:val="18"/>
                          </w:rPr>
                          <w:t>,</w:t>
                        </w:r>
                        <w:r>
                          <w:rPr>
                            <w:rFonts w:hint="eastAsia"/>
                            <w:sz w:val="18"/>
                            <w:szCs w:val="18"/>
                          </w:rPr>
                          <w:t xml:space="preserve"> </w:t>
                        </w:r>
                        <w:r w:rsidRPr="00193355">
                          <w:rPr>
                            <w:rFonts w:hint="eastAsia"/>
                            <w:sz w:val="18"/>
                            <w:szCs w:val="18"/>
                          </w:rPr>
                          <w:t>colResizer:</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colSortable:</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colMovable:</w:t>
                        </w:r>
                        <w:r w:rsidRPr="00193355">
                          <w:rPr>
                            <w:rFonts w:hint="eastAsia"/>
                            <w:color w:val="0000FF"/>
                            <w:sz w:val="18"/>
                            <w:szCs w:val="18"/>
                          </w:rPr>
                          <w:t>true</w:t>
                        </w:r>
                        <w:r w:rsidRPr="00193355">
                          <w:rPr>
                            <w:rFonts w:hint="eastAsia"/>
                            <w:sz w:val="18"/>
                            <w:szCs w:val="18"/>
                          </w:rPr>
                          <w:t>,</w:t>
                        </w:r>
                        <w:r>
                          <w:rPr>
                            <w:rFonts w:hint="eastAsia"/>
                            <w:sz w:val="18"/>
                            <w:szCs w:val="18"/>
                          </w:rPr>
                          <w:t xml:space="preserve"> </w:t>
                        </w:r>
                        <w:r w:rsidRPr="00193355">
                          <w:rPr>
                            <w:rFonts w:hint="eastAsia"/>
                            <w:sz w:val="18"/>
                            <w:szCs w:val="18"/>
                          </w:rPr>
                          <w:t>colHidable:</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2000</w:t>
                        </w:r>
                        <w:proofErr w:type="gramEnd"/>
                        <w:r w:rsidRPr="00193355">
                          <w:rPr>
                            <w:sz w:val="18"/>
                            <w:szCs w:val="18"/>
                          </w:rPr>
                          <w:t>)</w:t>
                        </w:r>
                      </w:p>
                    </w:txbxContent>
                  </v:textbox>
                </v:shape>
                <v:shape id="AutoShape 852" o:spid="_x0000_s1630" type="#_x0000_t62" style="position:absolute;left:19431;top:14859;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jaMMA&#10;AADcAAAADwAAAGRycy9kb3ducmV2LnhtbESP0YrCMBRE3wX/IVzBtzVVV6nVKCIIivuwq37Apbm2&#10;xeamJlHr328WFnwcZuYMs1i1phYPcr6yrGA4SEAQ51ZXXCg4n7YfKQgfkDXWlknBizyslt3OAjNt&#10;n/xDj2MoRISwz1BBGUKTSenzkgz6gW2Io3exzmCI0hVSO3xGuKnlKEmm0mDFcaHEhjYl5dfj3Sgw&#10;h2E+GyXpp/se72+HF6UOJ19K9Xvteg4iUBve4f/2TiuYjGfwdyYe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jaMMAAADcAAAADwAAAAAAAAAAAAAAAACYAgAAZHJzL2Rv&#10;d25yZXYueG1sUEsFBgAAAAAEAAQA9QAAAIgDAAAAAA==&#10;" adj="23792,48946" fillcolor="#ff9">
                  <v:textbox inset="0,0,0,0">
                    <w:txbxContent>
                      <w:p w:rsidR="0023747D" w:rsidRPr="000E23E9" w:rsidRDefault="0023747D" w:rsidP="00375F9C">
                        <w:pPr>
                          <w:rPr>
                            <w:szCs w:val="18"/>
                          </w:rPr>
                        </w:pPr>
                        <w:r>
                          <w:rPr>
                            <w:rFonts w:hint="eastAsia"/>
                            <w:szCs w:val="18"/>
                          </w:rPr>
                          <w:t>Updates caption only</w:t>
                        </w:r>
                      </w:p>
                    </w:txbxContent>
                  </v:textbox>
                </v:shape>
                <v:shape id="AutoShape 853" o:spid="_x0000_s1631" type="#_x0000_t62" style="position:absolute;left:27432;top:18821;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O18IA&#10;AADcAAAADwAAAGRycy9kb3ducmV2LnhtbERPy4rCMBTdC/MP4Q64kTH1NUjHKMOA6EJBWz/g0txp&#10;q81NadJa/94sBJeH815telOJjhpXWlYwGUcgiDOrS84VXNLt1xKE88gaK8uk4EEONuuPwQpjbe98&#10;pi7xuQgh7GJUUHhfx1K6rCCDbmxr4sD928agD7DJpW7wHsJNJadR9C0NlhwaCqzpr6DslrRGwa6d&#10;ZKNTezzMH2l/sN3+Oit3qVLDz/73B4Sn3r/FL/deK1jMw/x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87XwgAAANwAAAAPAAAAAAAAAAAAAAAAAJgCAABkcnMvZG93&#10;bnJldi54bWxQSwUGAAAAAAQABAD1AAAAhwMAAAAA&#10;" adj="20240,62653" fillcolor="#ff9">
                  <v:textbox inset="0,0,0,0">
                    <w:txbxContent>
                      <w:p w:rsidR="0023747D" w:rsidRPr="000E23E9" w:rsidRDefault="0023747D" w:rsidP="00375F9C">
                        <w:pPr>
                          <w:rPr>
                            <w:szCs w:val="18"/>
                          </w:rPr>
                        </w:pPr>
                        <w:r>
                          <w:rPr>
                            <w:rFonts w:hint="eastAsia"/>
                            <w:szCs w:val="18"/>
                          </w:rPr>
                          <w:t>Those properties are updatable</w:t>
                        </w:r>
                      </w:p>
                    </w:txbxContent>
                  </v:textbox>
                </v:shape>
                <w10:anchorlock/>
              </v:group>
            </w:pict>
          </mc:Fallback>
        </mc:AlternateContent>
      </w:r>
    </w:p>
    <w:p w:rsidR="00375F9C" w:rsidRDefault="00375F9C" w:rsidP="00E45D25">
      <w:pPr>
        <w:pStyle w:val="3"/>
        <w:numPr>
          <w:ilvl w:val="2"/>
          <w:numId w:val="17"/>
        </w:numPr>
      </w:pPr>
      <w:bookmarkStart w:id="144" w:name="_Toc453071779"/>
      <w:r>
        <w:rPr>
          <w:rFonts w:hint="eastAsia"/>
        </w:rPr>
        <w:t xml:space="preserve">Row </w:t>
      </w:r>
      <w:r w:rsidRPr="00155EBD">
        <w:t>config</w:t>
      </w:r>
      <w:bookmarkEnd w:id="144"/>
    </w:p>
    <w:p w:rsidR="00375F9C" w:rsidRDefault="00375F9C" w:rsidP="00E45D25">
      <w:pPr>
        <w:pStyle w:val="4"/>
        <w:numPr>
          <w:ilvl w:val="3"/>
          <w:numId w:val="17"/>
        </w:numPr>
      </w:pPr>
      <w:bookmarkStart w:id="145" w:name="_Toc453071780"/>
      <w:r>
        <w:rPr>
          <w:rFonts w:hint="eastAsia"/>
        </w:rPr>
        <w:t>Row height</w:t>
      </w:r>
      <w:bookmarkEnd w:id="145"/>
      <w:r>
        <w:rPr>
          <w:rFonts w:hint="eastAsia"/>
        </w:rPr>
        <w:t xml:space="preserve"> </w:t>
      </w:r>
    </w:p>
    <w:p w:rsidR="00375F9C" w:rsidRPr="00524AF9" w:rsidRDefault="00375F9C" w:rsidP="00375F9C">
      <w:pPr>
        <w:rPr>
          <w:b/>
        </w:rPr>
      </w:pPr>
      <w:r w:rsidRPr="00524AF9">
        <w:rPr>
          <w:rFonts w:hint="eastAsia"/>
          <w:b/>
        </w:rPr>
        <w:t>Input:</w:t>
      </w:r>
    </w:p>
    <w:p w:rsidR="00375F9C" w:rsidRDefault="005C781A" w:rsidP="00375F9C">
      <w:r>
        <w:rPr>
          <w:noProof/>
        </w:rPr>
        <mc:AlternateContent>
          <mc:Choice Requires="wpc">
            <w:drawing>
              <wp:inline distT="0" distB="0" distL="0" distR="0" wp14:anchorId="165813CD" wp14:editId="4BFC55CC">
                <wp:extent cx="5257800" cy="1678305"/>
                <wp:effectExtent l="9525" t="0" r="9525" b="7620"/>
                <wp:docPr id="854" name="画布 8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6" name="Text Box 856"/>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r>
                                <w:rPr>
                                  <w:rFonts w:hint="eastAsia"/>
                                  <w:sz w:val="18"/>
                                  <w:szCs w:val="18"/>
                                </w:rPr>
                                <w:t>,</w:t>
                              </w:r>
                              <w:r w:rsidRPr="00193355">
                                <w:rPr>
                                  <w:rFonts w:hint="eastAsia"/>
                                  <w:sz w:val="18"/>
                                  <w:szCs w:val="18"/>
                                </w:rPr>
                                <w:t xml:space="preserve"> </w:t>
                              </w:r>
                              <w:r>
                                <w:rPr>
                                  <w:rFonts w:hint="eastAsia"/>
                                  <w:sz w:val="18"/>
                                  <w:szCs w:val="18"/>
                                </w:rPr>
                                <w:t>height</w:t>
                              </w:r>
                              <w:r w:rsidRPr="00193355">
                                <w:rPr>
                                  <w:rFonts w:hint="eastAsia"/>
                                  <w:sz w:val="18"/>
                                  <w:szCs w:val="18"/>
                                </w:rPr>
                                <w:t>:</w:t>
                              </w:r>
                              <w:r>
                                <w:rPr>
                                  <w:rFonts w:hint="eastAsia"/>
                                  <w:color w:val="800000"/>
                                  <w:sz w:val="18"/>
                                  <w:szCs w:val="18"/>
                                </w:rPr>
                                <w:t>12</w:t>
                              </w:r>
                              <w:r w:rsidRPr="00193355">
                                <w:rPr>
                                  <w:rFonts w:hint="eastAsia"/>
                                  <w:color w:val="800000"/>
                                  <w:sz w:val="18"/>
                                  <w:szCs w:val="18"/>
                                </w:rPr>
                                <w:t>0</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block)</w:t>
                              </w:r>
                            </w:p>
                          </w:txbxContent>
                        </wps:txbx>
                        <wps:bodyPr rot="0" vert="horz" wrap="square" lIns="54000" tIns="46800" rIns="54000" bIns="45720" anchor="t" anchorCtr="0" upright="1">
                          <a:spAutoFit/>
                        </wps:bodyPr>
                      </wps:wsp>
                      <wps:wsp>
                        <wps:cNvPr id="537" name="AutoShape 857"/>
                        <wps:cNvSpPr>
                          <a:spLocks noChangeArrowheads="1"/>
                        </wps:cNvSpPr>
                        <wps:spPr bwMode="auto">
                          <a:xfrm flipH="1">
                            <a:off x="3200400" y="990600"/>
                            <a:ext cx="914400" cy="198120"/>
                          </a:xfrm>
                          <a:prstGeom prst="wedgeRoundRectCallout">
                            <a:avLst>
                              <a:gd name="adj1" fmla="val 116042"/>
                              <a:gd name="adj2" fmla="val 59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row height</w:t>
                              </w:r>
                            </w:p>
                          </w:txbxContent>
                        </wps:txbx>
                        <wps:bodyPr rot="0" vert="horz" wrap="square" lIns="0" tIns="0" rIns="0" bIns="0" anchor="t" anchorCtr="0" upright="1">
                          <a:noAutofit/>
                        </wps:bodyPr>
                      </wps:wsp>
                    </wpc:wpc>
                  </a:graphicData>
                </a:graphic>
              </wp:inline>
            </w:drawing>
          </mc:Choice>
          <mc:Fallback>
            <w:pict>
              <v:group id="画布 854" o:spid="_x0000_s1632" editas="canvas" style="width:414pt;height:132.15pt;mso-position-horizontal-relative:char;mso-position-vertical-relative:line" coordsize="5257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">
                <v:shape id="_x0000_s1633" type="#_x0000_t75" style="position:absolute;width:52578;height:16783;visibility:visible;mso-wrap-style:square">
                  <v:fill o:detectmouseclick="t"/>
                  <v:path o:connecttype="none"/>
                </v:shape>
                <v:shape id="Text Box 856" o:spid="_x0000_s1634"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8UMQA&#10;AADcAAAADwAAAGRycy9kb3ducmV2LnhtbESPQWvCQBSE74X+h+UVvNVNlYY0dRVRJF4KVdv7I/ua&#10;DWbfht01xn/vFgo9DjPzDbNYjbYTA/nQOlbwMs1AENdOt9wo+DrtngsQISJr7ByTghsFWC0fHxZY&#10;anflAw3H2IgE4VCiAhNjX0oZakMWw9T1xMn7cd5iTNI3Unu8Jrjt5CzLcmmx5bRgsKeNofp8vFgF&#10;9Xk7bqv22/jhYotP/VbdPvJKqcnTuH4HEWmM/+G/9l4reJ3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vFDEAAAA3AAAAA8AAAAAAAAAAAAAAAAAmAIAAGRycy9k&#10;b3ducmV2LnhtbFBLBQYAAAAABAAEAPUAAACJAwAAAAA=&#10;" strokeweight="1pt">
                  <v:textbox style="mso-fit-shape-to-text:t" inset="1.5mm,1.3mm,1.5mm">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r>
                          <w:rPr>
                            <w:rFonts w:hint="eastAsia"/>
                            <w:sz w:val="18"/>
                            <w:szCs w:val="18"/>
                          </w:rPr>
                          <w:t>,</w:t>
                        </w:r>
                        <w:r w:rsidRPr="00193355">
                          <w:rPr>
                            <w:rFonts w:hint="eastAsia"/>
                            <w:sz w:val="18"/>
                            <w:szCs w:val="18"/>
                          </w:rPr>
                          <w:t xml:space="preserve"> </w:t>
                        </w:r>
                        <w:r>
                          <w:rPr>
                            <w:rFonts w:hint="eastAsia"/>
                            <w:sz w:val="18"/>
                            <w:szCs w:val="18"/>
                          </w:rPr>
                          <w:t>height</w:t>
                        </w:r>
                        <w:r w:rsidRPr="00193355">
                          <w:rPr>
                            <w:rFonts w:hint="eastAsia"/>
                            <w:sz w:val="18"/>
                            <w:szCs w:val="18"/>
                          </w:rPr>
                          <w:t>:</w:t>
                        </w:r>
                        <w:r>
                          <w:rPr>
                            <w:rFonts w:hint="eastAsia"/>
                            <w:color w:val="800000"/>
                            <w:sz w:val="18"/>
                            <w:szCs w:val="18"/>
                          </w:rPr>
                          <w:t>12</w:t>
                        </w:r>
                        <w:r w:rsidRPr="00193355">
                          <w:rPr>
                            <w:rFonts w:hint="eastAsia"/>
                            <w:color w:val="800000"/>
                            <w:sz w:val="18"/>
                            <w:szCs w:val="18"/>
                          </w:rPr>
                          <w:t>0</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block)</w:t>
                        </w:r>
                      </w:p>
                    </w:txbxContent>
                  </v:textbox>
                </v:shape>
                <v:shape id="AutoShape 857" o:spid="_x0000_s1635" type="#_x0000_t62" style="position:absolute;left:32004;top:990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598MA&#10;AADcAAAADwAAAGRycy9kb3ducmV2LnhtbESPW2sCMRSE3wv+h3AE32pWpVVXo0iL0Nd6wdfD5uwF&#10;NydxE+O2v74pFPo4zMw3zHrbm1ZE6nxjWcFknIEgLqxuuFJwOu6fFyB8QNbYWiYFX+Rhuxk8rTHX&#10;9sGfFA+hEgnCPkcFdQgul9IXNRn0Y+uIk1fazmBIsquk7vCR4KaV0yx7lQYbTgs1Onqrqbge7kZB&#10;dHpWFtP3i7vevs/3pS0j+ajUaNjvViAC9eE//Nf+0ApeZnP4PZOO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Q598MAAADcAAAADwAAAAAAAAAAAAAAAACYAgAAZHJzL2Rv&#10;d25yZXYueG1sUEsFBgAAAAAEAAQA9QAAAIgDAAAAAA==&#10;" adj="35865,23607" fillcolor="#ff9">
                  <v:textbox inset="0,0,0,0">
                    <w:txbxContent>
                      <w:p w:rsidR="0023747D" w:rsidRPr="000E23E9" w:rsidRDefault="0023747D" w:rsidP="00375F9C">
                        <w:pPr>
                          <w:rPr>
                            <w:szCs w:val="18"/>
                          </w:rPr>
                        </w:pPr>
                        <w:r>
                          <w:rPr>
                            <w:rFonts w:hint="eastAsia"/>
                            <w:szCs w:val="18"/>
                          </w:rPr>
                          <w:t>Sets row height</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w:lastRenderedPageBreak/>
        <w:drawing>
          <wp:inline distT="0" distB="0" distL="0" distR="0" wp14:anchorId="2A744C8A" wp14:editId="4AA908B3">
            <wp:extent cx="2409825" cy="1666875"/>
            <wp:effectExtent l="0" t="0" r="9525"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09825" cy="1666875"/>
                    </a:xfrm>
                    <a:prstGeom prst="rect">
                      <a:avLst/>
                    </a:prstGeom>
                    <a:noFill/>
                    <a:ln>
                      <a:noFill/>
                    </a:ln>
                  </pic:spPr>
                </pic:pic>
              </a:graphicData>
            </a:graphic>
          </wp:inline>
        </w:drawing>
      </w:r>
    </w:p>
    <w:p w:rsidR="00375F9C" w:rsidRDefault="00375F9C" w:rsidP="00E45D25">
      <w:pPr>
        <w:pStyle w:val="4"/>
        <w:numPr>
          <w:ilvl w:val="3"/>
          <w:numId w:val="17"/>
        </w:numPr>
      </w:pPr>
      <w:bookmarkStart w:id="146" w:name="_Toc453071781"/>
      <w:r>
        <w:rPr>
          <w:rFonts w:hint="eastAsia"/>
        </w:rPr>
        <w:t>Drag&amp;Drop to modify row height</w:t>
      </w:r>
      <w:bookmarkEnd w:id="146"/>
      <w:r>
        <w:rPr>
          <w:rFonts w:hint="eastAsia"/>
        </w:rPr>
        <w:t xml:space="preserve"> </w:t>
      </w:r>
    </w:p>
    <w:p w:rsidR="00375F9C" w:rsidRPr="00524AF9" w:rsidRDefault="00375F9C" w:rsidP="00375F9C">
      <w:pPr>
        <w:rPr>
          <w:b/>
        </w:rPr>
      </w:pPr>
      <w:r w:rsidRPr="00524AF9">
        <w:rPr>
          <w:b/>
        </w:rPr>
        <w:t>I</w:t>
      </w:r>
      <w:r w:rsidRPr="00524AF9">
        <w:rPr>
          <w:rFonts w:hint="eastAsia"/>
          <w:b/>
        </w:rPr>
        <w:t>nput:</w:t>
      </w:r>
    </w:p>
    <w:p w:rsidR="00375F9C" w:rsidRDefault="005C781A" w:rsidP="00375F9C">
      <w:r>
        <w:rPr>
          <w:noProof/>
        </w:rPr>
        <mc:AlternateContent>
          <mc:Choice Requires="wpc">
            <w:drawing>
              <wp:inline distT="0" distB="0" distL="0" distR="0" wp14:anchorId="51BF8834" wp14:editId="3BD9102D">
                <wp:extent cx="5257800" cy="2440305"/>
                <wp:effectExtent l="9525" t="0" r="9525" b="0"/>
                <wp:docPr id="863" name="画布 8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 name="Text Box 865"/>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w:t>
                              </w:r>
                              <w:r>
                                <w:rPr>
                                  <w:rFonts w:hint="eastAsia"/>
                                  <w:sz w:val="18"/>
                                  <w:szCs w:val="18"/>
                                </w:rPr>
                                <w:t>Row</w:t>
                              </w:r>
                              <w:r w:rsidRPr="005035BE">
                                <w:rPr>
                                  <w:sz w:val="18"/>
                                  <w:szCs w:val="18"/>
                                </w:rPr>
                                <w:t>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,rowResizer:true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34" name="AutoShape 866"/>
                        <wps:cNvSpPr>
                          <a:spLocks noChangeArrowheads="1"/>
                        </wps:cNvSpPr>
                        <wps:spPr bwMode="auto">
                          <a:xfrm flipH="1">
                            <a:off x="2857500" y="1188720"/>
                            <a:ext cx="1485900" cy="198120"/>
                          </a:xfrm>
                          <a:prstGeom prst="wedgeRoundRectCallout">
                            <a:avLst>
                              <a:gd name="adj1" fmla="val 61153"/>
                              <a:gd name="adj2" fmla="val 167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his row has rowResizer</w:t>
                              </w:r>
                            </w:p>
                          </w:txbxContent>
                        </wps:txbx>
                        <wps:bodyPr rot="0" vert="horz" wrap="square" lIns="0" tIns="0" rIns="0" bIns="0" anchor="t" anchorCtr="0" upright="1">
                          <a:noAutofit/>
                        </wps:bodyPr>
                      </wps:wsp>
                      <wps:wsp>
                        <wps:cNvPr id="535" name="AutoShape 867"/>
                        <wps:cNvSpPr>
                          <a:spLocks noChangeArrowheads="1"/>
                        </wps:cNvSpPr>
                        <wps:spPr bwMode="auto">
                          <a:xfrm flipH="1">
                            <a:off x="2057400" y="396240"/>
                            <a:ext cx="1828800" cy="198120"/>
                          </a:xfrm>
                          <a:prstGeom prst="wedgeRoundRectCallout">
                            <a:avLst>
                              <a:gd name="adj1" fmla="val 103333"/>
                              <a:gd name="adj2" fmla="val 74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G</w:t>
                              </w:r>
                              <w:r>
                                <w:rPr>
                                  <w:rFonts w:hint="eastAsia"/>
                                  <w:szCs w:val="18"/>
                                </w:rPr>
                                <w:t xml:space="preserve">lobal </w:t>
                              </w:r>
                              <w:r>
                                <w:rPr>
                                  <w:szCs w:val="18"/>
                                </w:rPr>
                                <w:t>disabled</w:t>
                              </w:r>
                              <w:r>
                                <w:rPr>
                                  <w:rFonts w:hint="eastAsia"/>
                                  <w:szCs w:val="18"/>
                                </w:rPr>
                                <w:t xml:space="preserve"> rowResizer</w:t>
                              </w:r>
                            </w:p>
                          </w:txbxContent>
                        </wps:txbx>
                        <wps:bodyPr rot="0" vert="horz" wrap="square" lIns="0" tIns="0" rIns="0" bIns="0" anchor="t" anchorCtr="0" upright="1">
                          <a:noAutofit/>
                        </wps:bodyPr>
                      </wps:wsp>
                    </wpc:wpc>
                  </a:graphicData>
                </a:graphic>
              </wp:inline>
            </w:drawing>
          </mc:Choice>
          <mc:Fallback>
            <w:pict>
              <v:group id="画布 863" o:spid="_x0000_s1636"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">
                <v:shape id="_x0000_s1637" type="#_x0000_t75" style="position:absolute;width:52578;height:24403;visibility:visible;mso-wrap-style:square">
                  <v:fill o:detectmouseclick="t"/>
                  <v:path o:connecttype="none"/>
                </v:shape>
                <v:shape id="Text Box 865" o:spid="_x0000_s1638"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fyMQA&#10;AADcAAAADwAAAGRycy9kb3ducmV2LnhtbESPT2sCMRTE74LfITyhN81aqditUaRS1otQ//T+2Lxu&#10;FjcvSxLX9dubgtDjMDO/YZbr3jaiIx9qxwqmkwwEcel0zZWC8+lrvAARIrLGxjEpuFOA9Wo4WGKu&#10;3Y0P1B1jJRKEQ44KTIxtLmUoDVkME9cSJ+/XeYsxSV9J7fGW4LaRr1k2lxZrTgsGW/o0VF6OV6ug&#10;vGz7bVH/GN9d7eJbvxf3/bxQ6mXUbz5AROrjf/jZ3mkFb7MZ/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H8j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w:t>
                        </w:r>
                        <w:r>
                          <w:rPr>
                            <w:rFonts w:hint="eastAsia"/>
                            <w:sz w:val="18"/>
                            <w:szCs w:val="18"/>
                          </w:rPr>
                          <w:t>Row</w:t>
                        </w:r>
                        <w:r w:rsidRPr="005035BE">
                          <w:rPr>
                            <w:sz w:val="18"/>
                            <w:szCs w:val="18"/>
                          </w:rPr>
                          <w:t>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,rowResizer:true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66" o:spid="_x0000_s1639" type="#_x0000_t62" style="position:absolute;left:28575;top:11887;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fucYA&#10;AADcAAAADwAAAGRycy9kb3ducmV2LnhtbESPS2vDMBCE74X+B7GF3hq5eVGcKKEOefSUUCeX3BZr&#10;a7u2VsZSbeffV4FCj8PMfMMs14OpRUetKy0reB1FIIgzq0vOFVzOu5c3EM4ja6wtk4IbOVivHh+W&#10;GGvb8yd1qc9FgLCLUUHhfRNL6bKCDLqRbYiD92Vbgz7INpe6xT7ATS3HUTSXBksOCwU2tCkoq9If&#10;o+BaJZcy+04Prt7ecr3n4Xg9JUo9Pw3vCxCeBv8f/mt/aAWzyRTu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YfucYAAADcAAAADwAAAAAAAAAAAAAAAACYAgAAZHJz&#10;L2Rvd25yZXYueG1sUEsFBgAAAAAEAAQA9QAAAIsDAAAAAA==&#10;" adj="24009,47076" fillcolor="#ff9">
                  <v:textbox inset="0,0,0,0">
                    <w:txbxContent>
                      <w:p w:rsidR="0023747D" w:rsidRPr="000E23E9" w:rsidRDefault="0023747D" w:rsidP="00375F9C">
                        <w:pPr>
                          <w:rPr>
                            <w:szCs w:val="18"/>
                          </w:rPr>
                        </w:pPr>
                        <w:r>
                          <w:rPr>
                            <w:szCs w:val="18"/>
                          </w:rPr>
                          <w:t>T</w:t>
                        </w:r>
                        <w:r>
                          <w:rPr>
                            <w:rFonts w:hint="eastAsia"/>
                            <w:szCs w:val="18"/>
                          </w:rPr>
                          <w:t>his row has rowResizer</w:t>
                        </w:r>
                      </w:p>
                    </w:txbxContent>
                  </v:textbox>
                </v:shape>
                <v:shape id="AutoShape 867" o:spid="_x0000_s1640" type="#_x0000_t62" style="position:absolute;left:20574;top:3962;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absMA&#10;AADcAAAADwAAAGRycy9kb3ducmV2LnhtbESPQYvCMBSE78L+h/AW9mZTd6tINcqyIOvFg9Uf8Gye&#10;bbF5KU1qq7/eCILHYWa+YZbrwdTiSq2rLCuYRDEI4tzqigsFx8NmPAfhPLLG2jIpuJGD9epjtMRU&#10;2573dM18IQKEXYoKSu+bVEqXl2TQRbYhDt7ZtgZ9kG0hdYt9gJtafsfxTBqsOCyU2NBfSfkl64yC&#10;3Zb/s80w7zupk6PNu+R0PyVKfX0OvwsQngb/Dr/aW61g+jOF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GabsMAAADcAAAADwAAAAAAAAAAAAAAAACYAgAAZHJzL2Rv&#10;d25yZXYueG1sUEsFBgAAAAAEAAQA9QAAAIgDAAAAAA==&#10;" adj="33120,26930" fillcolor="#ff9">
                  <v:textbox inset="0,0,0,0">
                    <w:txbxContent>
                      <w:p w:rsidR="0023747D" w:rsidRPr="005035BE" w:rsidRDefault="0023747D" w:rsidP="00375F9C">
                        <w:pPr>
                          <w:rPr>
                            <w:szCs w:val="18"/>
                          </w:rPr>
                        </w:pPr>
                        <w:r>
                          <w:rPr>
                            <w:szCs w:val="18"/>
                          </w:rPr>
                          <w:t>G</w:t>
                        </w:r>
                        <w:r>
                          <w:rPr>
                            <w:rFonts w:hint="eastAsia"/>
                            <w:szCs w:val="18"/>
                          </w:rPr>
                          <w:t xml:space="preserve">lobal </w:t>
                        </w:r>
                        <w:r>
                          <w:rPr>
                            <w:szCs w:val="18"/>
                          </w:rPr>
                          <w:t>disabled</w:t>
                        </w:r>
                        <w:r>
                          <w:rPr>
                            <w:rFonts w:hint="eastAsia"/>
                            <w:szCs w:val="18"/>
                          </w:rPr>
                          <w:t xml:space="preserve"> rowResizer</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w:drawing>
          <wp:inline distT="0" distB="0" distL="0" distR="0" wp14:anchorId="114E6DA9" wp14:editId="08D1A1AC">
            <wp:extent cx="2486025" cy="103822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86025" cy="1038225"/>
                    </a:xfrm>
                    <a:prstGeom prst="rect">
                      <a:avLst/>
                    </a:prstGeom>
                    <a:noFill/>
                    <a:ln>
                      <a:noFill/>
                    </a:ln>
                  </pic:spPr>
                </pic:pic>
              </a:graphicData>
            </a:graphic>
          </wp:inline>
        </w:drawing>
      </w:r>
    </w:p>
    <w:p w:rsidR="00375F9C" w:rsidRDefault="00375F9C" w:rsidP="00E45D25">
      <w:pPr>
        <w:pStyle w:val="4"/>
        <w:numPr>
          <w:ilvl w:val="3"/>
          <w:numId w:val="17"/>
        </w:numPr>
      </w:pPr>
      <w:bookmarkStart w:id="147" w:name="_Toc453071782"/>
      <w:r>
        <w:rPr>
          <w:rFonts w:hint="eastAsia"/>
        </w:rPr>
        <w:t>Setting cell type in row</w:t>
      </w:r>
      <w:bookmarkEnd w:id="147"/>
      <w:r>
        <w:rPr>
          <w:rFonts w:hint="eastAsia"/>
        </w:rPr>
        <w:t xml:space="preserve"> </w:t>
      </w:r>
    </w:p>
    <w:p w:rsidR="00375F9C" w:rsidRPr="00524AF9" w:rsidRDefault="00375F9C" w:rsidP="00375F9C">
      <w:pPr>
        <w:rPr>
          <w:b/>
        </w:rPr>
      </w:pPr>
      <w:r w:rsidRPr="00524AF9">
        <w:rPr>
          <w:b/>
        </w:rPr>
        <w:t>I</w:t>
      </w:r>
      <w:r w:rsidRPr="00524AF9">
        <w:rPr>
          <w:rFonts w:hint="eastAsia"/>
          <w:b/>
        </w:rPr>
        <w:t>nput:</w:t>
      </w:r>
    </w:p>
    <w:p w:rsidR="00375F9C" w:rsidRDefault="005C781A" w:rsidP="00375F9C">
      <w:r>
        <w:rPr>
          <w:noProof/>
        </w:rPr>
        <w:lastRenderedPageBreak/>
        <mc:AlternateContent>
          <mc:Choice Requires="wpc">
            <w:drawing>
              <wp:inline distT="0" distB="0" distL="0" distR="0" wp14:anchorId="6D33FC94" wp14:editId="7E6DA356">
                <wp:extent cx="5257800" cy="1983105"/>
                <wp:effectExtent l="9525" t="0" r="9525" b="7620"/>
                <wp:docPr id="873" name="画布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1" name="Text Box 875"/>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32" name="AutoShape 876"/>
                        <wps:cNvSpPr>
                          <a:spLocks noChangeArrowheads="1"/>
                        </wps:cNvSpPr>
                        <wps:spPr bwMode="auto">
                          <a:xfrm flipH="1">
                            <a:off x="2971800" y="1188720"/>
                            <a:ext cx="1485900" cy="495300"/>
                          </a:xfrm>
                          <a:prstGeom prst="wedgeRoundRectCallout">
                            <a:avLst>
                              <a:gd name="adj1" fmla="val 70769"/>
                              <a:gd name="adj2" fmla="val 37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r>
                                <w:t>S</w:t>
                              </w:r>
                              <w:r>
                                <w:rPr>
                                  <w:rFonts w:hint="eastAsia"/>
                                </w:rPr>
                                <w:t xml:space="preserve">ets all cells in this row type to </w:t>
                              </w:r>
                              <w:r>
                                <w:t>‘'label'</w:t>
                              </w:r>
                            </w:p>
                          </w:txbxContent>
                        </wps:txbx>
                        <wps:bodyPr rot="0" vert="horz" wrap="square" lIns="0" tIns="0" rIns="0" bIns="0" anchor="t" anchorCtr="0" upright="1">
                          <a:noAutofit/>
                        </wps:bodyPr>
                      </wps:wsp>
                    </wpc:wpc>
                  </a:graphicData>
                </a:graphic>
              </wp:inline>
            </w:drawing>
          </mc:Choice>
          <mc:Fallback>
            <w:pict>
              <v:group id="画布 873" o:spid="_x0000_s1641"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">
                <v:shape id="_x0000_s1642" type="#_x0000_t75" style="position:absolute;width:52578;height:19831;visibility:visible;mso-wrap-style:square">
                  <v:fill o:detectmouseclick="t"/>
                  <v:path o:connecttype="none"/>
                </v:shape>
                <v:shape id="Text Box 875" o:spid="_x0000_s1643"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okJMQA&#10;AADcAAAADwAAAGRycy9kb3ducmV2LnhtbESPT2sCMRTE74LfITzBm2atVOzWKKKU7UWof3p/bF43&#10;i5uXJYnr+u2bgtDjMDO/YVab3jaiIx9qxwpm0wwEcel0zZWCy/ljsgQRIrLGxjEpeFCAzXo4WGGu&#10;3Z2P1J1iJRKEQ44KTIxtLmUoDVkMU9cSJ+/HeYsxSV9J7fGe4LaRL1m2kBZrTgsGW9oZKq+nm1VQ&#10;Xvf9vqi/je9udvml34rHYVEoNR7123cQkfr4H362P7WC1/k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aJCT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76" o:spid="_x0000_s1644" type="#_x0000_t62" style="position:absolute;left:29718;top:11887;width:14859;height:49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JMMYA&#10;AADcAAAADwAAAGRycy9kb3ducmV2LnhtbESPS2vDMBCE74X8B7GBXEojJ30Q3CjBDQRySA95EMht&#10;sbaWiLUylmo7/74qFHocZuYbZrkeXC06aoP1rGA2zUAQl15brhScT9unBYgQkTXWnknBnQKsV6OH&#10;Jeba93yg7hgrkSAcclRgYmxyKUNpyGGY+oY4eV++dRiTbCupW+wT3NVynmVv0qHltGCwoY2h8nb8&#10;dgo++s9LUb4U1311MHvLF9ra7lGpyXgo3kFEGuJ/+K+90wpen+fweyYd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pJMMYAAADcAAAADwAAAAAAAAAAAAAAAACYAgAAZHJz&#10;L2Rvd25yZXYueG1sUEsFBgAAAAAEAAQA9QAAAIsDAAAAAA==&#10;" adj="26086,18996" fillcolor="#ff9">
                  <v:textbox inset="0,0,0,0">
                    <w:txbxContent>
                      <w:p w:rsidR="0023747D" w:rsidRPr="000E23E9" w:rsidRDefault="0023747D" w:rsidP="00375F9C">
                        <w:r>
                          <w:t>S</w:t>
                        </w:r>
                        <w:r>
                          <w:rPr>
                            <w:rFonts w:hint="eastAsia"/>
                          </w:rPr>
                          <w:t xml:space="preserve">ets all cells in this row type to </w:t>
                        </w:r>
                        <w:r>
                          <w:t>‘'label'</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mc:AlternateContent>
          <mc:Choice Requires="wps">
            <w:drawing>
              <wp:anchor distT="0" distB="0" distL="114300" distR="114300" simplePos="0" relativeHeight="251533824" behindDoc="0" locked="0" layoutInCell="1" allowOverlap="1" wp14:anchorId="4F2017E5" wp14:editId="1D419D8F">
                <wp:simplePos x="0" y="0"/>
                <wp:positionH relativeFrom="column">
                  <wp:posOffset>2857500</wp:posOffset>
                </wp:positionH>
                <wp:positionV relativeFrom="line">
                  <wp:posOffset>438785</wp:posOffset>
                </wp:positionV>
                <wp:extent cx="1828800" cy="268605"/>
                <wp:effectExtent l="9525" t="10160" r="9525" b="16510"/>
                <wp:wrapNone/>
                <wp:docPr id="530" name="Oval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68605"/>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8" o:spid="_x0000_s1026" style="position:absolute;left:0;text-align:left;margin-left:225pt;margin-top:34.55pt;width:2in;height:21.1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" filled="f" strokecolor="red" strokeweight="1.5pt">
                <v:textbox inset="1.5mm,1.3mm,1.5mm"/>
                <w10:wrap anchory="line"/>
              </v:oval>
            </w:pict>
          </mc:Fallback>
        </mc:AlternateContent>
      </w:r>
      <w:r w:rsidR="00375F9C" w:rsidRPr="00940608">
        <w:rPr>
          <w:rFonts w:hint="eastAsia"/>
        </w:rPr>
        <w:t xml:space="preserve"> </w:t>
      </w:r>
      <w:r>
        <w:rPr>
          <w:rFonts w:hint="eastAsia"/>
          <w:noProof/>
        </w:rPr>
        <w:drawing>
          <wp:inline distT="0" distB="0" distL="0" distR="0" wp14:anchorId="794649F7" wp14:editId="189092D3">
            <wp:extent cx="5000625" cy="752475"/>
            <wp:effectExtent l="0" t="0" r="9525"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00625" cy="752475"/>
                    </a:xfrm>
                    <a:prstGeom prst="rect">
                      <a:avLst/>
                    </a:prstGeom>
                    <a:noFill/>
                    <a:ln>
                      <a:noFill/>
                    </a:ln>
                  </pic:spPr>
                </pic:pic>
              </a:graphicData>
            </a:graphic>
          </wp:inline>
        </w:drawing>
      </w:r>
    </w:p>
    <w:p w:rsidR="00375F9C" w:rsidRDefault="00375F9C" w:rsidP="00E45D25">
      <w:pPr>
        <w:pStyle w:val="4"/>
        <w:numPr>
          <w:ilvl w:val="3"/>
          <w:numId w:val="17"/>
        </w:numPr>
      </w:pPr>
      <w:bookmarkStart w:id="148" w:name="_Toc453071783"/>
      <w:r>
        <w:rPr>
          <w:rFonts w:hint="eastAsia"/>
        </w:rPr>
        <w:t>Row style</w:t>
      </w:r>
      <w:bookmarkEnd w:id="148"/>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7D5D797F" wp14:editId="060AFCF8">
                <wp:extent cx="5257800" cy="1983105"/>
                <wp:effectExtent l="9525" t="0" r="9525" b="0"/>
                <wp:docPr id="880" name="画布 8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 name="Text Box 882"/>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9" name="AutoShape 883"/>
                        <wps:cNvSpPr>
                          <a:spLocks noChangeArrowheads="1"/>
                        </wps:cNvSpPr>
                        <wps:spPr bwMode="auto">
                          <a:xfrm flipH="1">
                            <a:off x="3429000" y="990600"/>
                            <a:ext cx="1143000" cy="198120"/>
                          </a:xfrm>
                          <a:prstGeom prst="wedgeRoundRectCallout">
                            <a:avLst>
                              <a:gd name="adj1" fmla="val 76167"/>
                              <a:gd name="adj2" fmla="val 194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styles</w:t>
                              </w:r>
                            </w:p>
                          </w:txbxContent>
                        </wps:txbx>
                        <wps:bodyPr rot="0" vert="horz" wrap="square" lIns="0" tIns="0" rIns="0" bIns="0" anchor="t" anchorCtr="0" upright="1">
                          <a:noAutofit/>
                        </wps:bodyPr>
                      </wps:wsp>
                    </wpc:wpc>
                  </a:graphicData>
                </a:graphic>
              </wp:inline>
            </w:drawing>
          </mc:Choice>
          <mc:Fallback>
            <w:pict>
              <v:group id="画布 880" o:spid="_x0000_s1645"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">
                <v:shape id="_x0000_s1646" type="#_x0000_t75" style="position:absolute;width:52578;height:19831;visibility:visible;mso-wrap-style:square">
                  <v:fill o:detectmouseclick="t"/>
                  <v:path o:connecttype="none"/>
                </v:shape>
                <v:shape id="Text Box 882" o:spid="_x0000_s1647"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bZMAA&#10;AADcAAAADwAAAGRycy9kb3ducmV2LnhtbERPy4rCMBTdD/gP4QruxlRhRKtRRBnqRpjxsb8016bY&#10;3JQk1vr3ZjEwy8N5rza9bURHPtSOFUzGGQji0umaKwWX8/fnHESIyBobx6TgRQE268HHCnPtnvxL&#10;3SlWIoVwyFGBibHNpQylIYth7FrixN2ctxgT9JXUHp8p3DZymmUzabHm1GCwpZ2h8n56WAXlfd/v&#10;i/pqfPew8x+9KF7HWaHUaNhvlyAi9fFf/Oc+aAVf0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LkbZMAAAADcAAAADwAAAAAAAAAAAAAAAACYAgAAZHJzL2Rvd25y&#10;ZXYueG1sUEsFBgAAAAAEAAQA9QAAAIU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83" o:spid="_x0000_s1648" type="#_x0000_t62" style="position:absolute;left:34290;top:9906;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h2L8MA&#10;AADcAAAADwAAAGRycy9kb3ducmV2LnhtbESPwWrDMBBE74H8g9hAb4lcQ0vsRjFNoNAc66TtdbE2&#10;lrG1MpZqu39fFQI5DjPzhtkVs+3ESINvHCt43CQgiCunG64VXM5v6y0IH5A1do5JwS95KPbLxQ5z&#10;7Sb+oLEMtYgQ9jkqMCH0uZS+MmTRb1xPHL2rGyyGKIda6gGnCLedTJPkWVpsOC4Y7OloqGrLH6ug&#10;OnV1i9l4deWXOfX+k78PCSv1sJpfX0AEmsM9fGu/awVPaQb/Z+IR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h2L8MAAADcAAAADwAAAAAAAAAAAAAAAACYAgAAZHJzL2Rv&#10;d25yZXYueG1sUEsFBgAAAAAEAAQA9QAAAIgDAAAAAA==&#10;" adj="27252,52823" fillcolor="#ff9">
                  <v:textbox inset="0,0,0,0">
                    <w:txbxContent>
                      <w:p w:rsidR="0023747D" w:rsidRPr="000E23E9" w:rsidRDefault="0023747D" w:rsidP="00375F9C">
                        <w:pPr>
                          <w:rPr>
                            <w:szCs w:val="18"/>
                          </w:rPr>
                        </w:pPr>
                        <w:r>
                          <w:rPr>
                            <w:rFonts w:hint="eastAsia"/>
                            <w:szCs w:val="18"/>
                          </w:rPr>
                          <w:t>Sets styles</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Pr="00AD548D" w:rsidRDefault="005C781A" w:rsidP="00375F9C">
      <w:r>
        <w:rPr>
          <w:rFonts w:hint="eastAsia"/>
          <w:noProof/>
        </w:rPr>
        <w:drawing>
          <wp:inline distT="0" distB="0" distL="0" distR="0" wp14:anchorId="6E9764EC" wp14:editId="41079FBB">
            <wp:extent cx="2390775" cy="666750"/>
            <wp:effectExtent l="0" t="0" r="952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90775" cy="666750"/>
                    </a:xfrm>
                    <a:prstGeom prst="rect">
                      <a:avLst/>
                    </a:prstGeom>
                    <a:noFill/>
                    <a:ln>
                      <a:noFill/>
                    </a:ln>
                  </pic:spPr>
                </pic:pic>
              </a:graphicData>
            </a:graphic>
          </wp:inline>
        </w:drawing>
      </w:r>
    </w:p>
    <w:p w:rsidR="00375F9C" w:rsidRDefault="00375F9C" w:rsidP="00E45D25">
      <w:pPr>
        <w:pStyle w:val="4"/>
        <w:numPr>
          <w:ilvl w:val="3"/>
          <w:numId w:val="17"/>
        </w:numPr>
      </w:pPr>
      <w:bookmarkStart w:id="149" w:name="_Toc453071784"/>
      <w:r>
        <w:rPr>
          <w:rFonts w:hint="eastAsia"/>
        </w:rPr>
        <w:t>Row numbers</w:t>
      </w:r>
      <w:bookmarkEnd w:id="149"/>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w:lastRenderedPageBreak/>
        <mc:AlternateContent>
          <mc:Choice Requires="wpc">
            <w:drawing>
              <wp:inline distT="0" distB="0" distL="0" distR="0" wp14:anchorId="5C879549" wp14:editId="5876EEE1">
                <wp:extent cx="5257800" cy="2745105"/>
                <wp:effectExtent l="9525" t="0" r="9525" b="0"/>
                <wp:docPr id="884" name="画布 8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Text Box 886"/>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Pr>
                                  <w:rFonts w:hint="eastAsia"/>
                                  <w:sz w:val="18"/>
                                  <w:szCs w:val="18"/>
                                </w:rPr>
                                <w:t>setRowNumbered</w:t>
                              </w:r>
                              <w:r w:rsidRPr="005035BE">
                                <w:rPr>
                                  <w:sz w:val="18"/>
                                  <w:szCs w:val="18"/>
                                </w:rPr>
                                <w:t>(</w:t>
                              </w:r>
                              <w:proofErr w:type="gramEnd"/>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7" name="AutoShape 887"/>
                        <wps:cNvSpPr>
                          <a:spLocks noChangeArrowheads="1"/>
                        </wps:cNvSpPr>
                        <wps:spPr bwMode="auto">
                          <a:xfrm flipH="1">
                            <a:off x="1828800" y="495300"/>
                            <a:ext cx="1371600" cy="198120"/>
                          </a:xfrm>
                          <a:prstGeom prst="wedgeRoundRectCallout">
                            <a:avLst>
                              <a:gd name="adj1" fmla="val 89167"/>
                              <a:gd name="adj2" fmla="val 15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show row numbers</w:t>
                              </w:r>
                            </w:p>
                          </w:txbxContent>
                        </wps:txbx>
                        <wps:bodyPr rot="0" vert="horz" wrap="square" lIns="0" tIns="0" rIns="0" bIns="0" anchor="t" anchorCtr="0" upright="1">
                          <a:noAutofit/>
                        </wps:bodyPr>
                      </wps:wsp>
                    </wpc:wpc>
                  </a:graphicData>
                </a:graphic>
              </wp:inline>
            </w:drawing>
          </mc:Choice>
          <mc:Fallback>
            <w:pict>
              <v:group id="画布 884" o:spid="_x0000_s1649" editas="canvas" style="width:414pt;height:216.15pt;mso-position-horizontal-relative:char;mso-position-vertical-relative:line" coordsize="52578,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">
                <v:shape id="_x0000_s1650" type="#_x0000_t75" style="position:absolute;width:52578;height:27451;visibility:visible;mso-wrap-style:square">
                  <v:fill o:detectmouseclick="t"/>
                  <v:path o:connecttype="none"/>
                </v:shape>
                <v:shape id="Text Box 886" o:spid="_x0000_s1651"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jcQA&#10;AADcAAAADwAAAGRycy9kb3ducmV2LnhtbESPwWrDMBBE74X+g9hCbo2cQEzqRDEhIbiXQpu298Xa&#10;WMbWykiK4/x9VSj0OMzMG2ZbTrYXI/nQOlawmGcgiGunW24UfH2entcgQkTW2DsmBXcKUO4eH7ZY&#10;aHfjDxrPsREJwqFABSbGoZAy1IYshrkbiJN3cd5iTNI3Unu8Jbjt5TLLcmmx5bRgcKCDobo7X62C&#10;ujtOx6r9Nn682vW7fqnub3ml1Oxp2m9ARJrif/iv/aoVrJY5/J5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qKo3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Pr>
                            <w:rFonts w:hint="eastAsia"/>
                            <w:sz w:val="18"/>
                            <w:szCs w:val="18"/>
                          </w:rPr>
                          <w:t>setRowNumbered</w:t>
                        </w:r>
                        <w:r w:rsidRPr="005035BE">
                          <w:rPr>
                            <w:sz w:val="18"/>
                            <w:szCs w:val="18"/>
                          </w:rPr>
                          <w:t>(</w:t>
                        </w:r>
                        <w:proofErr w:type="gramEnd"/>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87" o:spid="_x0000_s1652" type="#_x0000_t62" style="position:absolute;left:18288;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MKzMQA&#10;AADcAAAADwAAAGRycy9kb3ducmV2LnhtbESPT4vCMBTE74LfITxhL6LpiqtSjbK7sOJpwT8HvT2b&#10;Z1ttXkoTa/32RhA8DjPzG2a2aEwhaqpcblnBZz8CQZxYnXOqYLf9601AOI+ssbBMCu7kYDFvt2YY&#10;a3vjNdUbn4oAYRejgsz7MpbSJRkZdH1bEgfvZCuDPsgqlbrCW4CbQg6iaCQN5hwWMizpN6Pksrka&#10;BUeN7nDuslz/X/0ex4efYb1slProNN9TEJ4a/w6/2iut4Gsw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zCszEAAAA3AAAAA8AAAAAAAAAAAAAAAAAmAIAAGRycy9k&#10;b3ducmV2LnhtbFBLBQYAAAAABAAEAPUAAACJAwAAAAA=&#10;" adj="30060,14123" fillcolor="#ff9">
                  <v:textbox inset="0,0,0,0">
                    <w:txbxContent>
                      <w:p w:rsidR="0023747D" w:rsidRPr="000E23E9" w:rsidRDefault="0023747D" w:rsidP="00375F9C">
                        <w:pPr>
                          <w:rPr>
                            <w:szCs w:val="18"/>
                          </w:rPr>
                        </w:pPr>
                        <w:r>
                          <w:rPr>
                            <w:szCs w:val="18"/>
                          </w:rPr>
                          <w:t>T</w:t>
                        </w:r>
                        <w:r>
                          <w:rPr>
                            <w:rFonts w:hint="eastAsia"/>
                            <w:szCs w:val="18"/>
                          </w:rPr>
                          <w:t>o show row numbers</w:t>
                        </w:r>
                      </w:p>
                    </w:txbxContent>
                  </v:textbox>
                </v:shape>
                <w10:anchorlock/>
              </v:group>
            </w:pict>
          </mc:Fallback>
        </mc:AlternateContent>
      </w:r>
    </w:p>
    <w:p w:rsidR="00375F9C" w:rsidRPr="00405CB2" w:rsidRDefault="00375F9C" w:rsidP="00375F9C">
      <w:pPr>
        <w:rPr>
          <w:b/>
        </w:rPr>
      </w:pPr>
      <w:r w:rsidRPr="00405CB2">
        <w:rPr>
          <w:b/>
        </w:rPr>
        <w:t>Output</w:t>
      </w:r>
      <w:r w:rsidRPr="00405CB2">
        <w:rPr>
          <w:rFonts w:hint="eastAsia"/>
          <w:b/>
        </w:rPr>
        <w:t>:</w:t>
      </w:r>
    </w:p>
    <w:p w:rsidR="00375F9C" w:rsidRDefault="005C781A" w:rsidP="00375F9C">
      <w:r>
        <w:rPr>
          <w:rFonts w:hint="eastAsia"/>
          <w:noProof/>
        </w:rPr>
        <mc:AlternateContent>
          <mc:Choice Requires="wps">
            <w:drawing>
              <wp:anchor distT="0" distB="0" distL="114300" distR="114300" simplePos="0" relativeHeight="251612672" behindDoc="0" locked="0" layoutInCell="1" allowOverlap="1" wp14:anchorId="65B71403" wp14:editId="3B87B4F8">
                <wp:simplePos x="0" y="0"/>
                <wp:positionH relativeFrom="column">
                  <wp:posOffset>914400</wp:posOffset>
                </wp:positionH>
                <wp:positionV relativeFrom="line">
                  <wp:posOffset>212090</wp:posOffset>
                </wp:positionV>
                <wp:extent cx="1714500" cy="198120"/>
                <wp:effectExtent l="323850" t="12065" r="9525" b="332740"/>
                <wp:wrapNone/>
                <wp:docPr id="525" name="AutoShape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65778"/>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efault format line numbers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7" o:spid="_x0000_s1653" type="#_x0000_t62" style="position:absolute;left:0;text-align:left;margin-left:1in;margin-top:16.7pt;width:135pt;height:15.6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" adj="25008,54553" fillcolor="#ff9">
                <v:textbox inset="0,0,0,0">
                  <w:txbxContent>
                    <w:p w:rsidR="0023747D" w:rsidRPr="000E23E9" w:rsidRDefault="0023747D" w:rsidP="00375F9C">
                      <w:pPr>
                        <w:rPr>
                          <w:szCs w:val="18"/>
                        </w:rPr>
                      </w:pPr>
                      <w:r>
                        <w:rPr>
                          <w:szCs w:val="18"/>
                        </w:rPr>
                        <w:t>D</w:t>
                      </w:r>
                      <w:r>
                        <w:rPr>
                          <w:rFonts w:hint="eastAsia"/>
                          <w:szCs w:val="18"/>
                        </w:rPr>
                        <w:t>efault format line numbers</w:t>
                      </w:r>
                    </w:p>
                  </w:txbxContent>
                </v:textbox>
                <w10:wrap anchory="line"/>
              </v:shape>
            </w:pict>
          </mc:Fallback>
        </mc:AlternateContent>
      </w:r>
      <w:r>
        <w:rPr>
          <w:rFonts w:hint="eastAsia"/>
          <w:noProof/>
        </w:rPr>
        <w:drawing>
          <wp:inline distT="0" distB="0" distL="0" distR="0" wp14:anchorId="60366DED" wp14:editId="23240327">
            <wp:extent cx="2562225" cy="1143000"/>
            <wp:effectExtent l="0" t="0" r="952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62225" cy="1143000"/>
                    </a:xfrm>
                    <a:prstGeom prst="rect">
                      <a:avLst/>
                    </a:prstGeom>
                    <a:noFill/>
                    <a:ln>
                      <a:noFill/>
                    </a:ln>
                  </pic:spPr>
                </pic:pic>
              </a:graphicData>
            </a:graphic>
          </wp:inline>
        </w:drawing>
      </w:r>
    </w:p>
    <w:p w:rsidR="00375F9C" w:rsidRDefault="00375F9C" w:rsidP="00E45D25">
      <w:pPr>
        <w:pStyle w:val="4"/>
        <w:numPr>
          <w:ilvl w:val="3"/>
          <w:numId w:val="17"/>
        </w:numPr>
      </w:pPr>
      <w:bookmarkStart w:id="150" w:name="_Toc453071785"/>
      <w:r>
        <w:rPr>
          <w:rFonts w:hint="eastAsia"/>
        </w:rPr>
        <w:t>Custom row numbers</w:t>
      </w:r>
      <w:bookmarkEnd w:id="150"/>
      <w:r>
        <w:rPr>
          <w:rFonts w:hint="eastAsia"/>
        </w:rPr>
        <w:t xml:space="preserve"> </w:t>
      </w:r>
    </w:p>
    <w:p w:rsidR="00375F9C" w:rsidRPr="00405CB2" w:rsidRDefault="00375F9C" w:rsidP="00375F9C">
      <w:pPr>
        <w:rPr>
          <w:b/>
        </w:rPr>
      </w:pPr>
      <w:r w:rsidRPr="00405CB2">
        <w:rPr>
          <w:b/>
        </w:rPr>
        <w:t>I</w:t>
      </w:r>
      <w:r w:rsidRPr="00405CB2">
        <w:rPr>
          <w:rFonts w:hint="eastAsia"/>
          <w:b/>
        </w:rPr>
        <w:t>nput:</w:t>
      </w:r>
    </w:p>
    <w:p w:rsidR="00375F9C" w:rsidRDefault="005C781A" w:rsidP="00375F9C">
      <w:r>
        <w:rPr>
          <w:noProof/>
        </w:rPr>
        <mc:AlternateContent>
          <mc:Choice Requires="wpc">
            <w:drawing>
              <wp:inline distT="0" distB="0" distL="0" distR="0" wp14:anchorId="3799B1C8" wp14:editId="1E460B7E">
                <wp:extent cx="5257800" cy="3705225"/>
                <wp:effectExtent l="9525" t="0" r="9525" b="0"/>
                <wp:docPr id="891" name="画布 8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3" name="Text Box 893"/>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block=</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.UI.Block({width:</w:t>
                              </w:r>
                              <w:r w:rsidRPr="00543A6A">
                                <w:rPr>
                                  <w:color w:val="800000"/>
                                  <w:sz w:val="18"/>
                                  <w:szCs w:val="18"/>
                                </w:rPr>
                                <w:t>240</w:t>
                              </w:r>
                              <w:r w:rsidRPr="00543A6A">
                                <w:rPr>
                                  <w:sz w:val="18"/>
                                  <w:szCs w:val="18"/>
                                </w:rPr>
                                <w:t>,height:</w:t>
                              </w:r>
                              <w:r w:rsidRPr="00543A6A">
                                <w:rPr>
                                  <w:color w:val="800000"/>
                                  <w:sz w:val="18"/>
                                  <w:szCs w:val="18"/>
                                </w:rPr>
                                <w:t>200</w:t>
                              </w:r>
                              <w:r w:rsidRPr="00543A6A">
                                <w:rPr>
                                  <w:sz w:val="18"/>
                                  <w:szCs w:val="18"/>
                                </w:rPr>
                                <w:t>}).show();</w:t>
                              </w:r>
                            </w:p>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tg=</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.UI.TreeGrid;</w:t>
                              </w:r>
                            </w:p>
                            <w:p w:rsidR="0023747D" w:rsidRPr="00543A6A" w:rsidRDefault="0023747D" w:rsidP="00375F9C">
                              <w:pPr>
                                <w:spacing w:line="240" w:lineRule="exact"/>
                                <w:rPr>
                                  <w:sz w:val="18"/>
                                  <w:szCs w:val="18"/>
                                </w:rPr>
                              </w:pPr>
                              <w:proofErr w:type="gramStart"/>
                              <w:r w:rsidRPr="00543A6A">
                                <w:rPr>
                                  <w:sz w:val="18"/>
                                  <w:szCs w:val="18"/>
                                </w:rPr>
                                <w:t>tg.setRowHandlerWidth(</w:t>
                              </w:r>
                              <w:proofErr w:type="gramEnd"/>
                              <w:r w:rsidRPr="00543A6A">
                                <w:rPr>
                                  <w:color w:val="800000"/>
                                  <w:sz w:val="18"/>
                                  <w:szCs w:val="18"/>
                                </w:rPr>
                                <w:t>80</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setRowNumbered(</w:t>
                              </w:r>
                              <w:proofErr w:type="gramEnd"/>
                              <w:r w:rsidRPr="00543A6A">
                                <w:rPr>
                                  <w:color w:val="0000FF"/>
                                  <w:sz w:val="18"/>
                                  <w:szCs w:val="18"/>
                                </w:rPr>
                                <w:t>true</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.setGridHandlerCaption(</w:t>
                              </w:r>
                              <w:r w:rsidRPr="00543A6A">
                                <w:rPr>
                                  <w:rFonts w:hint="eastAsia"/>
                                  <w:color w:val="FF00FF"/>
                                  <w:sz w:val="18"/>
                                  <w:szCs w:val="18"/>
                                </w:rPr>
                                <w:t>"</w:t>
                              </w:r>
                              <w:r w:rsidRPr="00543A6A">
                                <w:rPr>
                                  <w:rFonts w:hint="eastAsia"/>
                                  <w:color w:val="FF00FF"/>
                                  <w:sz w:val="18"/>
                                  <w:szCs w:val="18"/>
                                </w:rPr>
                                <w:t>姓名</w:t>
                              </w:r>
                              <w:r w:rsidRPr="00543A6A">
                                <w:rPr>
                                  <w:rFonts w:hint="eastAsia"/>
                                  <w:color w:val="FF00FF"/>
                                  <w:sz w:val="18"/>
                                  <w:szCs w:val="18"/>
                                </w:rPr>
                                <w:t>"</w:t>
                              </w:r>
                              <w:r w:rsidRPr="00543A6A">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setCustomFunction(</w:t>
                              </w:r>
                              <w:proofErr w:type="gramEnd"/>
                              <w:r w:rsidRPr="00543A6A">
                                <w:rPr>
                                  <w:color w:val="FF00FF"/>
                                  <w:sz w:val="18"/>
                                  <w:szCs w:val="18"/>
                                </w:rPr>
                                <w:t>'getNumberedStr'</w:t>
                              </w:r>
                              <w:r w:rsidRPr="00543A6A">
                                <w:rPr>
                                  <w:sz w:val="18"/>
                                  <w:szCs w:val="18"/>
                                </w:rPr>
                                <w:t>,</w:t>
                              </w:r>
                              <w:r w:rsidRPr="00543A6A">
                                <w:rPr>
                                  <w:color w:val="0000FF"/>
                                  <w:sz w:val="18"/>
                                  <w:szCs w:val="18"/>
                                </w:rPr>
                                <w:t>function</w:t>
                              </w:r>
                              <w:r w:rsidRPr="00543A6A">
                                <w:rPr>
                                  <w:sz w:val="18"/>
                                  <w:szCs w:val="18"/>
                                </w:rPr>
                                <w:t>(no){</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var</w:t>
                              </w:r>
                              <w:proofErr w:type="gramEnd"/>
                              <w:r w:rsidRPr="00543A6A">
                                <w:rPr>
                                  <w:sz w:val="18"/>
                                  <w:szCs w:val="18"/>
                                </w:rPr>
                                <w:t xml:space="preserve"> a=no.split(</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 xml:space="preserve">    </w:t>
                              </w:r>
                              <w:proofErr w:type="gramStart"/>
                              <w:r w:rsidRPr="00543A6A">
                                <w:rPr>
                                  <w:rFonts w:hint="eastAsia"/>
                                  <w:sz w:val="18"/>
                                  <w:szCs w:val="18"/>
                                </w:rPr>
                                <w:t>a[</w:t>
                              </w:r>
                              <w:proofErr w:type="gramEnd"/>
                              <w:r w:rsidRPr="00543A6A">
                                <w:rPr>
                                  <w:rFonts w:hint="eastAsia"/>
                                  <w:color w:val="800000"/>
                                  <w:sz w:val="18"/>
                                  <w:szCs w:val="18"/>
                                </w:rPr>
                                <w:t>0</w:t>
                              </w:r>
                              <w:r w:rsidRPr="00543A6A">
                                <w:rPr>
                                  <w:rFonts w:hint="eastAsia"/>
                                  <w:sz w:val="18"/>
                                  <w:szCs w:val="18"/>
                                </w:rPr>
                                <w:t>]={</w:t>
                              </w:r>
                              <w:r w:rsidRPr="00543A6A">
                                <w:rPr>
                                  <w:rFonts w:hint="eastAsia"/>
                                  <w:color w:val="800000"/>
                                  <w:sz w:val="18"/>
                                  <w:szCs w:val="18"/>
                                </w:rPr>
                                <w:t>1</w:t>
                              </w:r>
                              <w:r w:rsidRPr="00543A6A">
                                <w:rPr>
                                  <w:rFonts w:hint="eastAsia"/>
                                  <w:sz w:val="18"/>
                                  <w:szCs w:val="18"/>
                                </w:rPr>
                                <w:t>:</w:t>
                              </w:r>
                              <w:r w:rsidRPr="00543A6A">
                                <w:rPr>
                                  <w:rFonts w:hint="eastAsia"/>
                                  <w:color w:val="FF00FF"/>
                                  <w:sz w:val="18"/>
                                  <w:szCs w:val="18"/>
                                </w:rPr>
                                <w:t>'</w:t>
                              </w:r>
                              <w:r>
                                <w:rPr>
                                  <w:rFonts w:hint="eastAsia"/>
                                  <w:color w:val="FF00FF"/>
                                  <w:sz w:val="18"/>
                                  <w:szCs w:val="18"/>
                                </w:rPr>
                                <w:t>I</w:t>
                              </w:r>
                              <w:r w:rsidRPr="00543A6A">
                                <w:rPr>
                                  <w:rFonts w:hint="eastAsia"/>
                                  <w:color w:val="FF00FF"/>
                                  <w:sz w:val="18"/>
                                  <w:szCs w:val="18"/>
                                </w:rPr>
                                <w:t>'</w:t>
                              </w:r>
                              <w:r w:rsidRPr="00543A6A">
                                <w:rPr>
                                  <w:rFonts w:hint="eastAsia"/>
                                  <w:sz w:val="18"/>
                                  <w:szCs w:val="18"/>
                                </w:rPr>
                                <w:t>,</w:t>
                              </w:r>
                              <w:r w:rsidRPr="00543A6A">
                                <w:rPr>
                                  <w:rFonts w:hint="eastAsia"/>
                                  <w:color w:val="800000"/>
                                  <w:sz w:val="18"/>
                                  <w:szCs w:val="18"/>
                                </w:rPr>
                                <w:t>2</w:t>
                              </w:r>
                              <w:r w:rsidRPr="00543A6A">
                                <w:rPr>
                                  <w:rFonts w:hint="eastAsia"/>
                                  <w:sz w:val="18"/>
                                  <w:szCs w:val="18"/>
                                </w:rPr>
                                <w:t>:</w:t>
                              </w:r>
                              <w:r w:rsidRPr="00543A6A">
                                <w:rPr>
                                  <w:rFonts w:hint="eastAsia"/>
                                  <w:color w:val="FF00FF"/>
                                  <w:sz w:val="18"/>
                                  <w:szCs w:val="18"/>
                                </w:rPr>
                                <w:t>'</w:t>
                              </w:r>
                              <w:r>
                                <w:rPr>
                                  <w:rFonts w:hint="eastAsia"/>
                                  <w:color w:val="FF00FF"/>
                                  <w:sz w:val="18"/>
                                  <w:szCs w:val="18"/>
                                </w:rPr>
                                <w:t>II</w:t>
                              </w:r>
                              <w:r w:rsidRPr="00543A6A">
                                <w:rPr>
                                  <w:rFonts w:hint="eastAsia"/>
                                  <w:color w:val="FF00FF"/>
                                  <w:sz w:val="18"/>
                                  <w:szCs w:val="18"/>
                                </w:rPr>
                                <w:t>'</w:t>
                              </w:r>
                              <w:r w:rsidRPr="00543A6A">
                                <w:rPr>
                                  <w:rFonts w:hint="eastAsia"/>
                                  <w:sz w:val="18"/>
                                  <w:szCs w:val="18"/>
                                </w:rPr>
                                <w:t>}[a[</w:t>
                              </w:r>
                              <w:r w:rsidRPr="00543A6A">
                                <w:rPr>
                                  <w:rFonts w:hint="eastAsia"/>
                                  <w:color w:val="800000"/>
                                  <w:sz w:val="18"/>
                                  <w:szCs w:val="18"/>
                                </w:rPr>
                                <w:t>0</w:t>
                              </w:r>
                              <w:r w:rsidRPr="00543A6A">
                                <w:rPr>
                                  <w:rFonts w:hint="eastAsia"/>
                                  <w:sz w:val="18"/>
                                  <w:szCs w:val="18"/>
                                </w:rPr>
                                <w:t>]];</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return</w:t>
                              </w:r>
                              <w:proofErr w:type="gramEnd"/>
                              <w:r w:rsidRPr="00543A6A">
                                <w:rPr>
                                  <w:sz w:val="18"/>
                                  <w:szCs w:val="18"/>
                                </w:rPr>
                                <w:t xml:space="preserve"> a.join(</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rPr>
                                  <w:szCs w:val="18"/>
                                </w:rPr>
                              </w:pPr>
                              <w:r w:rsidRPr="00543A6A">
                                <w:rPr>
                                  <w:sz w:val="18"/>
                                  <w:szCs w:val="18"/>
                                </w:rPr>
                                <w:t>.</w:t>
                              </w:r>
                              <w:proofErr w:type="gramStart"/>
                              <w:r w:rsidRPr="00543A6A">
                                <w:rPr>
                                  <w:sz w:val="18"/>
                                  <w:szCs w:val="18"/>
                                </w:rPr>
                                <w:t>show(</w:t>
                              </w:r>
                              <w:proofErr w:type="gramEnd"/>
                              <w:r w:rsidRPr="00543A6A">
                                <w:rPr>
                                  <w:sz w:val="18"/>
                                  <w:szCs w:val="18"/>
                                </w:rPr>
                                <w:t>block)</w:t>
                              </w:r>
                            </w:p>
                          </w:txbxContent>
                        </wps:txbx>
                        <wps:bodyPr rot="0" vert="horz" wrap="square" lIns="54000" tIns="46800" rIns="54000" bIns="45720" anchor="t" anchorCtr="0" upright="1">
                          <a:spAutoFit/>
                        </wps:bodyPr>
                      </wps:wsp>
                      <wps:wsp>
                        <wps:cNvPr id="524" name="AutoShape 894"/>
                        <wps:cNvSpPr>
                          <a:spLocks noChangeArrowheads="1"/>
                        </wps:cNvSpPr>
                        <wps:spPr bwMode="auto">
                          <a:xfrm flipH="1">
                            <a:off x="2743200" y="2080260"/>
                            <a:ext cx="1143000" cy="198120"/>
                          </a:xfrm>
                          <a:prstGeom prst="wedgeRoundRectCallout">
                            <a:avLst>
                              <a:gd name="adj1" fmla="val 73667"/>
                              <a:gd name="adj2" fmla="val 151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ustom function</w:t>
                              </w:r>
                            </w:p>
                          </w:txbxContent>
                        </wps:txbx>
                        <wps:bodyPr rot="0" vert="horz" wrap="square" lIns="0" tIns="0" rIns="0" bIns="0" anchor="t" anchorCtr="0" upright="1">
                          <a:noAutofit/>
                        </wps:bodyPr>
                      </wps:wsp>
                    </wpc:wpc>
                  </a:graphicData>
                </a:graphic>
              </wp:inline>
            </w:drawing>
          </mc:Choice>
          <mc:Fallback>
            <w:pict>
              <v:group id="画布 891" o:spid="_x0000_s1654" editas="canvas" style="width:414pt;height:291.75pt;mso-position-horizontal-relative:char;mso-position-vertical-relative:line" coordsize="52578,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">
                <v:shape id="_x0000_s1655" type="#_x0000_t75" style="position:absolute;width:52578;height:37052;visibility:visible;mso-wrap-style:square">
                  <v:fill o:detectmouseclick="t"/>
                  <v:path o:connecttype="none"/>
                </v:shape>
                <v:shape id="Text Box 893" o:spid="_x0000_s1656"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JFcQA&#10;AADcAAAADwAAAGRycy9kb3ducmV2LnhtbESPT2sCMRTE74V+h/AK3mq2imK3RimKrJeC/3p/bF43&#10;i5uXJYnr+u2NUPA4zMxvmPmyt43oyIfasYKPYQaCuHS65krB6bh5n4EIEVlj45gU3CjAcvH6Msdc&#10;uyvvqTvESiQIhxwVmBjbXMpQGrIYhq4lTt6f8xZjkr6S2uM1wW0jR1k2lRZrTgsGW1oZKs+Hi1VQ&#10;ntf9uqh/je8udrbTn8XtZ1ooNXjrv79AROrjM/zf3moFk9EY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diRXEAAAA3AAAAA8AAAAAAAAAAAAAAAAAmAIAAGRycy9k&#10;b3ducmV2LnhtbFBLBQYAAAAABAAEAPUAAACJAwAAAAA=&#10;" strokeweight="1pt">
                  <v:textbox style="mso-fit-shape-to-text:t" inset="1.5mm,1.3mm,1.5mm">
                    <w:txbxContent>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block=</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.UI.Block({width:</w:t>
                        </w:r>
                        <w:r w:rsidRPr="00543A6A">
                          <w:rPr>
                            <w:color w:val="800000"/>
                            <w:sz w:val="18"/>
                            <w:szCs w:val="18"/>
                          </w:rPr>
                          <w:t>240</w:t>
                        </w:r>
                        <w:r w:rsidRPr="00543A6A">
                          <w:rPr>
                            <w:sz w:val="18"/>
                            <w:szCs w:val="18"/>
                          </w:rPr>
                          <w:t>,height:</w:t>
                        </w:r>
                        <w:r w:rsidRPr="00543A6A">
                          <w:rPr>
                            <w:color w:val="800000"/>
                            <w:sz w:val="18"/>
                            <w:szCs w:val="18"/>
                          </w:rPr>
                          <w:t>200</w:t>
                        </w:r>
                        <w:r w:rsidRPr="00543A6A">
                          <w:rPr>
                            <w:sz w:val="18"/>
                            <w:szCs w:val="18"/>
                          </w:rPr>
                          <w:t>}).show();</w:t>
                        </w:r>
                      </w:p>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tg=</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.UI.TreeGrid;</w:t>
                        </w:r>
                      </w:p>
                      <w:p w:rsidR="0023747D" w:rsidRPr="00543A6A" w:rsidRDefault="0023747D" w:rsidP="00375F9C">
                        <w:pPr>
                          <w:spacing w:line="240" w:lineRule="exact"/>
                          <w:rPr>
                            <w:sz w:val="18"/>
                            <w:szCs w:val="18"/>
                          </w:rPr>
                        </w:pPr>
                        <w:proofErr w:type="gramStart"/>
                        <w:r w:rsidRPr="00543A6A">
                          <w:rPr>
                            <w:sz w:val="18"/>
                            <w:szCs w:val="18"/>
                          </w:rPr>
                          <w:t>tg.setRowHandlerWidth(</w:t>
                        </w:r>
                        <w:proofErr w:type="gramEnd"/>
                        <w:r w:rsidRPr="00543A6A">
                          <w:rPr>
                            <w:color w:val="800000"/>
                            <w:sz w:val="18"/>
                            <w:szCs w:val="18"/>
                          </w:rPr>
                          <w:t>80</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setRowNumbered(</w:t>
                        </w:r>
                        <w:proofErr w:type="gramEnd"/>
                        <w:r w:rsidRPr="00543A6A">
                          <w:rPr>
                            <w:color w:val="0000FF"/>
                            <w:sz w:val="18"/>
                            <w:szCs w:val="18"/>
                          </w:rPr>
                          <w:t>true</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.setGridHandlerCaption(</w:t>
                        </w:r>
                        <w:r w:rsidRPr="00543A6A">
                          <w:rPr>
                            <w:rFonts w:hint="eastAsia"/>
                            <w:color w:val="FF00FF"/>
                            <w:sz w:val="18"/>
                            <w:szCs w:val="18"/>
                          </w:rPr>
                          <w:t>"</w:t>
                        </w:r>
                        <w:r w:rsidRPr="00543A6A">
                          <w:rPr>
                            <w:rFonts w:hint="eastAsia"/>
                            <w:color w:val="FF00FF"/>
                            <w:sz w:val="18"/>
                            <w:szCs w:val="18"/>
                          </w:rPr>
                          <w:t>姓名</w:t>
                        </w:r>
                        <w:r w:rsidRPr="00543A6A">
                          <w:rPr>
                            <w:rFonts w:hint="eastAsia"/>
                            <w:color w:val="FF00FF"/>
                            <w:sz w:val="18"/>
                            <w:szCs w:val="18"/>
                          </w:rPr>
                          <w:t>"</w:t>
                        </w:r>
                        <w:r w:rsidRPr="00543A6A">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setCustomFunction(</w:t>
                        </w:r>
                        <w:proofErr w:type="gramEnd"/>
                        <w:r w:rsidRPr="00543A6A">
                          <w:rPr>
                            <w:color w:val="FF00FF"/>
                            <w:sz w:val="18"/>
                            <w:szCs w:val="18"/>
                          </w:rPr>
                          <w:t>'getNumberedStr'</w:t>
                        </w:r>
                        <w:r w:rsidRPr="00543A6A">
                          <w:rPr>
                            <w:sz w:val="18"/>
                            <w:szCs w:val="18"/>
                          </w:rPr>
                          <w:t>,</w:t>
                        </w:r>
                        <w:r w:rsidRPr="00543A6A">
                          <w:rPr>
                            <w:color w:val="0000FF"/>
                            <w:sz w:val="18"/>
                            <w:szCs w:val="18"/>
                          </w:rPr>
                          <w:t>function</w:t>
                        </w:r>
                        <w:r w:rsidRPr="00543A6A">
                          <w:rPr>
                            <w:sz w:val="18"/>
                            <w:szCs w:val="18"/>
                          </w:rPr>
                          <w:t>(no){</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var</w:t>
                        </w:r>
                        <w:proofErr w:type="gramEnd"/>
                        <w:r w:rsidRPr="00543A6A">
                          <w:rPr>
                            <w:sz w:val="18"/>
                            <w:szCs w:val="18"/>
                          </w:rPr>
                          <w:t xml:space="preserve"> a=no.split(</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 xml:space="preserve">    </w:t>
                        </w:r>
                        <w:proofErr w:type="gramStart"/>
                        <w:r w:rsidRPr="00543A6A">
                          <w:rPr>
                            <w:rFonts w:hint="eastAsia"/>
                            <w:sz w:val="18"/>
                            <w:szCs w:val="18"/>
                          </w:rPr>
                          <w:t>a[</w:t>
                        </w:r>
                        <w:proofErr w:type="gramEnd"/>
                        <w:r w:rsidRPr="00543A6A">
                          <w:rPr>
                            <w:rFonts w:hint="eastAsia"/>
                            <w:color w:val="800000"/>
                            <w:sz w:val="18"/>
                            <w:szCs w:val="18"/>
                          </w:rPr>
                          <w:t>0</w:t>
                        </w:r>
                        <w:r w:rsidRPr="00543A6A">
                          <w:rPr>
                            <w:rFonts w:hint="eastAsia"/>
                            <w:sz w:val="18"/>
                            <w:szCs w:val="18"/>
                          </w:rPr>
                          <w:t>]={</w:t>
                        </w:r>
                        <w:r w:rsidRPr="00543A6A">
                          <w:rPr>
                            <w:rFonts w:hint="eastAsia"/>
                            <w:color w:val="800000"/>
                            <w:sz w:val="18"/>
                            <w:szCs w:val="18"/>
                          </w:rPr>
                          <w:t>1</w:t>
                        </w:r>
                        <w:r w:rsidRPr="00543A6A">
                          <w:rPr>
                            <w:rFonts w:hint="eastAsia"/>
                            <w:sz w:val="18"/>
                            <w:szCs w:val="18"/>
                          </w:rPr>
                          <w:t>:</w:t>
                        </w:r>
                        <w:r w:rsidRPr="00543A6A">
                          <w:rPr>
                            <w:rFonts w:hint="eastAsia"/>
                            <w:color w:val="FF00FF"/>
                            <w:sz w:val="18"/>
                            <w:szCs w:val="18"/>
                          </w:rPr>
                          <w:t>'</w:t>
                        </w:r>
                        <w:r>
                          <w:rPr>
                            <w:rFonts w:hint="eastAsia"/>
                            <w:color w:val="FF00FF"/>
                            <w:sz w:val="18"/>
                            <w:szCs w:val="18"/>
                          </w:rPr>
                          <w:t>I</w:t>
                        </w:r>
                        <w:r w:rsidRPr="00543A6A">
                          <w:rPr>
                            <w:rFonts w:hint="eastAsia"/>
                            <w:color w:val="FF00FF"/>
                            <w:sz w:val="18"/>
                            <w:szCs w:val="18"/>
                          </w:rPr>
                          <w:t>'</w:t>
                        </w:r>
                        <w:r w:rsidRPr="00543A6A">
                          <w:rPr>
                            <w:rFonts w:hint="eastAsia"/>
                            <w:sz w:val="18"/>
                            <w:szCs w:val="18"/>
                          </w:rPr>
                          <w:t>,</w:t>
                        </w:r>
                        <w:r w:rsidRPr="00543A6A">
                          <w:rPr>
                            <w:rFonts w:hint="eastAsia"/>
                            <w:color w:val="800000"/>
                            <w:sz w:val="18"/>
                            <w:szCs w:val="18"/>
                          </w:rPr>
                          <w:t>2</w:t>
                        </w:r>
                        <w:r w:rsidRPr="00543A6A">
                          <w:rPr>
                            <w:rFonts w:hint="eastAsia"/>
                            <w:sz w:val="18"/>
                            <w:szCs w:val="18"/>
                          </w:rPr>
                          <w:t>:</w:t>
                        </w:r>
                        <w:r w:rsidRPr="00543A6A">
                          <w:rPr>
                            <w:rFonts w:hint="eastAsia"/>
                            <w:color w:val="FF00FF"/>
                            <w:sz w:val="18"/>
                            <w:szCs w:val="18"/>
                          </w:rPr>
                          <w:t>'</w:t>
                        </w:r>
                        <w:r>
                          <w:rPr>
                            <w:rFonts w:hint="eastAsia"/>
                            <w:color w:val="FF00FF"/>
                            <w:sz w:val="18"/>
                            <w:szCs w:val="18"/>
                          </w:rPr>
                          <w:t>II</w:t>
                        </w:r>
                        <w:r w:rsidRPr="00543A6A">
                          <w:rPr>
                            <w:rFonts w:hint="eastAsia"/>
                            <w:color w:val="FF00FF"/>
                            <w:sz w:val="18"/>
                            <w:szCs w:val="18"/>
                          </w:rPr>
                          <w:t>'</w:t>
                        </w:r>
                        <w:r w:rsidRPr="00543A6A">
                          <w:rPr>
                            <w:rFonts w:hint="eastAsia"/>
                            <w:sz w:val="18"/>
                            <w:szCs w:val="18"/>
                          </w:rPr>
                          <w:t>}[a[</w:t>
                        </w:r>
                        <w:r w:rsidRPr="00543A6A">
                          <w:rPr>
                            <w:rFonts w:hint="eastAsia"/>
                            <w:color w:val="800000"/>
                            <w:sz w:val="18"/>
                            <w:szCs w:val="18"/>
                          </w:rPr>
                          <w:t>0</w:t>
                        </w:r>
                        <w:r w:rsidRPr="00543A6A">
                          <w:rPr>
                            <w:rFonts w:hint="eastAsia"/>
                            <w:sz w:val="18"/>
                            <w:szCs w:val="18"/>
                          </w:rPr>
                          <w:t>]];</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return</w:t>
                        </w:r>
                        <w:proofErr w:type="gramEnd"/>
                        <w:r w:rsidRPr="00543A6A">
                          <w:rPr>
                            <w:sz w:val="18"/>
                            <w:szCs w:val="18"/>
                          </w:rPr>
                          <w:t xml:space="preserve"> a.join(</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rPr>
                            <w:szCs w:val="18"/>
                          </w:rPr>
                        </w:pPr>
                        <w:r w:rsidRPr="00543A6A">
                          <w:rPr>
                            <w:sz w:val="18"/>
                            <w:szCs w:val="18"/>
                          </w:rPr>
                          <w:t>.</w:t>
                        </w:r>
                        <w:proofErr w:type="gramStart"/>
                        <w:r w:rsidRPr="00543A6A">
                          <w:rPr>
                            <w:sz w:val="18"/>
                            <w:szCs w:val="18"/>
                          </w:rPr>
                          <w:t>show(</w:t>
                        </w:r>
                        <w:proofErr w:type="gramEnd"/>
                        <w:r w:rsidRPr="00543A6A">
                          <w:rPr>
                            <w:sz w:val="18"/>
                            <w:szCs w:val="18"/>
                          </w:rPr>
                          <w:t>block)</w:t>
                        </w:r>
                      </w:p>
                    </w:txbxContent>
                  </v:textbox>
                </v:shape>
                <v:shape id="AutoShape 894" o:spid="_x0000_s1657" type="#_x0000_t62" style="position:absolute;left:27432;top:20802;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49T8cA&#10;AADcAAAADwAAAGRycy9kb3ducmV2LnhtbESPT2vCQBTE74V+h+UVvNVNoxaJriIWoSDW1j8Hb4/s&#10;axLNvk2z2yR+e1co9DjMzG+Y6bwzpWiodoVlBS/9CARxanXBmYLDfvU8BuE8ssbSMim4koP57PFh&#10;iom2LX9Rs/OZCBB2CSrIva8SKV2ak0HXtxVx8L5tbdAHWWdS19gGuCllHEWv0mDBYSHHipY5pZfd&#10;r1Hw+bEtGzyPfkw2eDutr8dNsVlrpXpP3WICwlPn/8N/7XetYBQP4X4mH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uPU/HAAAA3AAAAA8AAAAAAAAAAAAAAAAAmAIAAGRy&#10;cy9kb3ducmV2LnhtbFBLBQYAAAAABAAEAPUAAACMAwAAAAA=&#10;" adj="26712,43615" fillcolor="#ff9">
                  <v:textbox inset="0,0,0,0">
                    <w:txbxContent>
                      <w:p w:rsidR="0023747D" w:rsidRPr="000E23E9" w:rsidRDefault="0023747D" w:rsidP="00375F9C">
                        <w:pPr>
                          <w:rPr>
                            <w:szCs w:val="18"/>
                          </w:rPr>
                        </w:pPr>
                        <w:r>
                          <w:rPr>
                            <w:szCs w:val="18"/>
                          </w:rPr>
                          <w:t>C</w:t>
                        </w:r>
                        <w:r>
                          <w:rPr>
                            <w:rFonts w:hint="eastAsia"/>
                            <w:szCs w:val="18"/>
                          </w:rPr>
                          <w:t>ustom function</w:t>
                        </w:r>
                      </w:p>
                    </w:txbxContent>
                  </v:textbox>
                </v:shape>
                <w10:anchorlock/>
              </v:group>
            </w:pict>
          </mc:Fallback>
        </mc:AlternateContent>
      </w:r>
    </w:p>
    <w:p w:rsidR="00375F9C" w:rsidRDefault="00375F9C" w:rsidP="00375F9C">
      <w:r>
        <w:lastRenderedPageBreak/>
        <w:t>O</w:t>
      </w:r>
      <w:r>
        <w:rPr>
          <w:rFonts w:hint="eastAsia"/>
        </w:rPr>
        <w:t>utput:</w:t>
      </w:r>
    </w:p>
    <w:p w:rsidR="00375F9C" w:rsidRPr="00543A6A" w:rsidRDefault="005C781A" w:rsidP="00375F9C">
      <w:r>
        <w:rPr>
          <w:rFonts w:hint="eastAsia"/>
          <w:noProof/>
        </w:rPr>
        <w:drawing>
          <wp:inline distT="0" distB="0" distL="0" distR="0" wp14:anchorId="00339F58" wp14:editId="577499C8">
            <wp:extent cx="2447925" cy="1095375"/>
            <wp:effectExtent l="0" t="0" r="9525"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47925" cy="1095375"/>
                    </a:xfrm>
                    <a:prstGeom prst="rect">
                      <a:avLst/>
                    </a:prstGeom>
                    <a:noFill/>
                    <a:ln>
                      <a:noFill/>
                    </a:ln>
                  </pic:spPr>
                </pic:pic>
              </a:graphicData>
            </a:graphic>
          </wp:inline>
        </w:drawing>
      </w:r>
    </w:p>
    <w:p w:rsidR="00375F9C" w:rsidRDefault="00375F9C" w:rsidP="00E45D25">
      <w:pPr>
        <w:pStyle w:val="4"/>
        <w:numPr>
          <w:ilvl w:val="3"/>
          <w:numId w:val="17"/>
        </w:numPr>
      </w:pPr>
      <w:bookmarkStart w:id="151" w:name="_Toc453071786"/>
      <w:r w:rsidRPr="00405CB2">
        <w:t>Alternate Row Colors</w:t>
      </w:r>
      <w:bookmarkEnd w:id="151"/>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2F3C6AF2" wp14:editId="3BDF8D3F">
                <wp:extent cx="5257800" cy="2440305"/>
                <wp:effectExtent l="9525" t="0" r="9525" b="7620"/>
                <wp:docPr id="895" name="画布 8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1" name="Text Box 897"/>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rPr>
                                <w:t>setA</w:t>
                              </w:r>
                              <w:r w:rsidRPr="00D26225">
                                <w:rPr>
                                  <w:sz w:val="18"/>
                                  <w:szCs w:val="18"/>
                                </w:rPr>
                                <w:t xml:space="preserve">ltRowsBg </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2" name="AutoShape 898"/>
                        <wps:cNvSpPr>
                          <a:spLocks noChangeArrowheads="1"/>
                        </wps:cNvSpPr>
                        <wps:spPr bwMode="auto">
                          <a:xfrm flipH="1">
                            <a:off x="1828800" y="495300"/>
                            <a:ext cx="1371600" cy="198120"/>
                          </a:xfrm>
                          <a:prstGeom prst="wedgeRoundRectCallout">
                            <a:avLst>
                              <a:gd name="adj1" fmla="val 89167"/>
                              <a:gd name="adj2" fmla="val 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alternate </w:t>
                              </w:r>
                              <w:proofErr w:type="gramStart"/>
                              <w:r>
                                <w:rPr>
                                  <w:rFonts w:hint="eastAsia"/>
                                  <w:szCs w:val="18"/>
                                </w:rPr>
                                <w:t>bg</w:t>
                              </w:r>
                              <w:proofErr w:type="gramEnd"/>
                              <w:r>
                                <w:rPr>
                                  <w:rFonts w:hint="eastAsia"/>
                                  <w:szCs w:val="18"/>
                                </w:rPr>
                                <w:t xml:space="preserve"> color</w:t>
                              </w:r>
                            </w:p>
                          </w:txbxContent>
                        </wps:txbx>
                        <wps:bodyPr rot="0" vert="horz" wrap="square" lIns="0" tIns="0" rIns="0" bIns="0" anchor="t" anchorCtr="0" upright="1">
                          <a:noAutofit/>
                        </wps:bodyPr>
                      </wps:wsp>
                    </wpc:wpc>
                  </a:graphicData>
                </a:graphic>
              </wp:inline>
            </w:drawing>
          </mc:Choice>
          <mc:Fallback>
            <w:pict>
              <v:group id="画布 895" o:spid="_x0000_s1658"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">
                <v:shape id="_x0000_s1659" type="#_x0000_t75" style="position:absolute;width:52578;height:24403;visibility:visible;mso-wrap-style:square">
                  <v:fill o:detectmouseclick="t"/>
                  <v:path o:connecttype="none"/>
                </v:shape>
                <v:shape id="Text Box 897" o:spid="_x0000_s1660"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Oy+cQA&#10;AADcAAAADwAAAGRycy9kb3ducmV2LnhtbESPwWrDMBBE74X8g9hAb42cQEPiRg6lobiXQOuk98Xa&#10;WsbWykiK4/x9FSj0OMzMG2a3n2wvRvKhdaxguchAENdOt9woOJ/enzYgQkTW2DsmBTcKsC9mDzvM&#10;tbvyF41VbESCcMhRgYlxyKUMtSGLYeEG4uT9OG8xJukbqT1eE9z2cpVla2mx5bRgcKA3Q3VXXayC&#10;ujtMh7L9Nn682M2n3pa347pU6nE+vb6AiDTF//Bf+0MreF4t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svn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rPr>
                          <w:t>setA</w:t>
                        </w:r>
                        <w:r w:rsidRPr="00D26225">
                          <w:rPr>
                            <w:sz w:val="18"/>
                            <w:szCs w:val="18"/>
                          </w:rPr>
                          <w:t xml:space="preserve">ltRowsBg </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98" o:spid="_x0000_s1661" type="#_x0000_t62" style="position:absolute;left:18288;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nUsMA&#10;AADcAAAADwAAAGRycy9kb3ducmV2LnhtbESPQYvCMBSE74L/ITxhb5paVpFqLEUQ9CKsK3h9NG/b&#10;ss1LTWKt/94sCHscZuYbZpMPphU9Od9YVjCfJSCIS6sbrhRcvvfTFQgfkDW2lknBkzzk2/Fog5m2&#10;D/6i/hwqESHsM1RQh9BlUvqyJoN+Zjvi6P1YZzBE6SqpHT4i3LQyTZKlNNhwXKixo11N5e/5bhTc&#10;XH9Kr8dCNs/5J90vtFpej6VSH5OhWIMINIT/8Lt90AoWaQp/Z+IR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nnUsMAAADcAAAADwAAAAAAAAAAAAAAAACYAgAAZHJzL2Rv&#10;d25yZXYueG1sUEsFBgAAAAAEAAQA9QAAAIgDAAAAAA==&#10;" adj="30060,13984" fillcolor="#ff9">
                  <v:textbox inset="0,0,0,0">
                    <w:txbxContent>
                      <w:p w:rsidR="0023747D" w:rsidRPr="000E23E9" w:rsidRDefault="0023747D" w:rsidP="00375F9C">
                        <w:pPr>
                          <w:rPr>
                            <w:szCs w:val="18"/>
                          </w:rPr>
                        </w:pPr>
                        <w:r>
                          <w:rPr>
                            <w:rFonts w:hint="eastAsia"/>
                            <w:szCs w:val="18"/>
                          </w:rPr>
                          <w:t xml:space="preserve">Sets alternate </w:t>
                        </w:r>
                        <w:proofErr w:type="gramStart"/>
                        <w:r>
                          <w:rPr>
                            <w:rFonts w:hint="eastAsia"/>
                            <w:szCs w:val="18"/>
                          </w:rPr>
                          <w:t>bg</w:t>
                        </w:r>
                        <w:proofErr w:type="gramEnd"/>
                        <w:r>
                          <w:rPr>
                            <w:rFonts w:hint="eastAsia"/>
                            <w:szCs w:val="18"/>
                          </w:rPr>
                          <w:t xml:space="preserve"> color</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Default="005C781A" w:rsidP="00375F9C">
      <w:r>
        <w:rPr>
          <w:rFonts w:hint="eastAsia"/>
          <w:noProof/>
        </w:rPr>
        <w:drawing>
          <wp:inline distT="0" distB="0" distL="0" distR="0" wp14:anchorId="0A3A80BB" wp14:editId="01694D6B">
            <wp:extent cx="2476500" cy="11334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76500" cy="1133475"/>
                    </a:xfrm>
                    <a:prstGeom prst="rect">
                      <a:avLst/>
                    </a:prstGeom>
                    <a:noFill/>
                    <a:ln>
                      <a:noFill/>
                    </a:ln>
                  </pic:spPr>
                </pic:pic>
              </a:graphicData>
            </a:graphic>
          </wp:inline>
        </w:drawing>
      </w:r>
    </w:p>
    <w:p w:rsidR="00375F9C" w:rsidRPr="00AD548D" w:rsidRDefault="00375F9C" w:rsidP="00375F9C"/>
    <w:p w:rsidR="00375F9C" w:rsidRDefault="00375F9C" w:rsidP="00E45D25">
      <w:pPr>
        <w:pStyle w:val="4"/>
        <w:numPr>
          <w:ilvl w:val="3"/>
          <w:numId w:val="17"/>
        </w:numPr>
      </w:pPr>
      <w:bookmarkStart w:id="152" w:name="_Toc453071787"/>
      <w:r>
        <w:rPr>
          <w:rFonts w:hint="eastAsia"/>
        </w:rPr>
        <w:t>Group</w:t>
      </w:r>
      <w:bookmarkEnd w:id="152"/>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w:lastRenderedPageBreak/>
        <mc:AlternateContent>
          <mc:Choice Requires="wpc">
            <w:drawing>
              <wp:inline distT="0" distB="0" distL="0" distR="0" wp14:anchorId="3FCBC049" wp14:editId="069C9621">
                <wp:extent cx="5257800" cy="2440305"/>
                <wp:effectExtent l="9525" t="0" r="9525" b="0"/>
                <wp:docPr id="899" name="画布 8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9" name="Text Box 901"/>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r>
                                <w:rPr>
                                  <w:rFonts w:hint="eastAsia"/>
                                  <w:sz w:val="18"/>
                                  <w:szCs w:val="18"/>
                                </w:rPr>
                                <w:t>group:true,</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0" name="AutoShape 902"/>
                        <wps:cNvSpPr>
                          <a:spLocks noChangeArrowheads="1"/>
                        </wps:cNvSpPr>
                        <wps:spPr bwMode="auto">
                          <a:xfrm flipH="1">
                            <a:off x="2743200" y="1188720"/>
                            <a:ext cx="1143000" cy="198120"/>
                          </a:xfrm>
                          <a:prstGeom prst="wedgeRoundRectCallout">
                            <a:avLst>
                              <a:gd name="adj1" fmla="val 72000"/>
                              <a:gd name="adj2" fmla="val 119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a group row</w:t>
                              </w:r>
                            </w:p>
                          </w:txbxContent>
                        </wps:txbx>
                        <wps:bodyPr rot="0" vert="horz" wrap="square" lIns="0" tIns="0" rIns="0" bIns="0" anchor="t" anchorCtr="0" upright="1">
                          <a:noAutofit/>
                        </wps:bodyPr>
                      </wps:wsp>
                    </wpc:wpc>
                  </a:graphicData>
                </a:graphic>
              </wp:inline>
            </w:drawing>
          </mc:Choice>
          <mc:Fallback>
            <w:pict>
              <v:group id="画布 899" o:spid="_x0000_s1662"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">
                <v:shape id="_x0000_s1663" type="#_x0000_t75" style="position:absolute;width:52578;height:24403;visibility:visible;mso-wrap-style:square">
                  <v:fill o:detectmouseclick="t"/>
                  <v:path o:connecttype="none"/>
                </v:shape>
                <v:shape id="Text Box 901" o:spid="_x0000_s1664"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0QsMA&#10;AADcAAAADwAAAGRycy9kb3ducmV2LnhtbESPT2sCMRTE7wW/Q3hCbzWrUNHVKKLIeim0/rk/Ns/N&#10;4uZlSeK6fntTKPQ4zMxvmOW6t43oyIfasYLxKANBXDpdc6XgfNp/zECEiKyxcUwKnhRgvRq8LTHX&#10;7sE/1B1jJRKEQ44KTIxtLmUoDVkMI9cSJ+/qvMWYpK+k9vhIcNvISZZNpcWa04LBlraGytvxbhWU&#10;t12/K+qL8d3dzr71vHh+TQul3of9ZgEiUh//w3/tg1bwOZ7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l0Qs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r>
                          <w:rPr>
                            <w:rFonts w:hint="eastAsia"/>
                            <w:sz w:val="18"/>
                            <w:szCs w:val="18"/>
                          </w:rPr>
                          <w:t>group:true,</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902" o:spid="_x0000_s1665" type="#_x0000_t62" style="position:absolute;left:27432;top:11887;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EuMIA&#10;AADcAAAADwAAAGRycy9kb3ducmV2LnhtbERPy2oCMRTdC/2HcAtupGa0KDIapRSULorgg+ryMrlO&#10;Bic3wyTG8e+bheDycN6LVWdrEan1lWMFo2EGgrhwuuJSwfGw/piB8AFZY+2YFDzIw2r51ltgrt2d&#10;dxT3oRQphH2OCkwITS6lLwxZ9EPXECfu4lqLIcG2lLrFewq3tRxn2VRarDg1GGzo21Bx3d+sArSP&#10;37+TjuYz7maDeL5uD7cNKdV/777mIAJ14SV+un+0gsk4zU9n0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FES4wgAAANwAAAAPAAAAAAAAAAAAAAAAAJgCAABkcnMvZG93&#10;bnJldi54bWxQSwUGAAAAAAQABAD1AAAAhwMAAAAA&#10;" adj="26352,36623"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a group row</w:t>
                        </w:r>
                      </w:p>
                    </w:txbxContent>
                  </v:textbox>
                </v:shape>
                <w10:anchorlock/>
              </v:group>
            </w:pict>
          </mc:Fallback>
        </mc:AlternateContent>
      </w:r>
    </w:p>
    <w:p w:rsidR="00375F9C" w:rsidRPr="00AD548D" w:rsidRDefault="005C781A" w:rsidP="00375F9C">
      <w:r>
        <w:rPr>
          <w:rFonts w:hint="eastAsia"/>
          <w:noProof/>
        </w:rPr>
        <mc:AlternateContent>
          <mc:Choice Requires="wps">
            <w:drawing>
              <wp:anchor distT="0" distB="0" distL="114300" distR="114300" simplePos="0" relativeHeight="251613696" behindDoc="0" locked="0" layoutInCell="1" allowOverlap="1" wp14:anchorId="40381441" wp14:editId="426DD828">
                <wp:simplePos x="0" y="0"/>
                <wp:positionH relativeFrom="column">
                  <wp:posOffset>1257300</wp:posOffset>
                </wp:positionH>
                <wp:positionV relativeFrom="line">
                  <wp:posOffset>232410</wp:posOffset>
                </wp:positionV>
                <wp:extent cx="800100" cy="198120"/>
                <wp:effectExtent l="533400" t="13335" r="9525" b="150495"/>
                <wp:wrapNone/>
                <wp:docPr id="518" name="AutoShap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15949"/>
                            <a:gd name="adj2" fmla="val 10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roup 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8" o:spid="_x0000_s1666" type="#_x0000_t62" style="position:absolute;left:0;text-align:left;margin-left:99pt;margin-top:18.3pt;width:63pt;height:15.6pt;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" adj="35845,33576" fillcolor="#ff9">
                <v:textbox inset="0,0,0,0">
                  <w:txbxContent>
                    <w:p w:rsidR="0023747D" w:rsidRPr="000E23E9" w:rsidRDefault="0023747D" w:rsidP="00375F9C">
                      <w:pPr>
                        <w:rPr>
                          <w:szCs w:val="18"/>
                        </w:rPr>
                      </w:pPr>
                      <w:r>
                        <w:rPr>
                          <w:szCs w:val="18"/>
                        </w:rPr>
                        <w:t>G</w:t>
                      </w:r>
                      <w:r>
                        <w:rPr>
                          <w:rFonts w:hint="eastAsia"/>
                          <w:szCs w:val="18"/>
                        </w:rPr>
                        <w:t>roup row</w:t>
                      </w:r>
                    </w:p>
                  </w:txbxContent>
                </v:textbox>
                <w10:wrap anchory="line"/>
              </v:shape>
            </w:pict>
          </mc:Fallback>
        </mc:AlternateContent>
      </w:r>
      <w:r>
        <w:rPr>
          <w:rFonts w:hint="eastAsia"/>
          <w:noProof/>
        </w:rPr>
        <w:drawing>
          <wp:inline distT="0" distB="0" distL="0" distR="0" wp14:anchorId="0B0A4882" wp14:editId="248C4BC4">
            <wp:extent cx="2428875" cy="1133475"/>
            <wp:effectExtent l="0" t="0" r="9525"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428875" cy="1133475"/>
                    </a:xfrm>
                    <a:prstGeom prst="rect">
                      <a:avLst/>
                    </a:prstGeom>
                    <a:noFill/>
                    <a:ln>
                      <a:noFill/>
                    </a:ln>
                  </pic:spPr>
                </pic:pic>
              </a:graphicData>
            </a:graphic>
          </wp:inline>
        </w:drawing>
      </w:r>
    </w:p>
    <w:p w:rsidR="00375F9C" w:rsidRDefault="00375F9C" w:rsidP="00E45D25">
      <w:pPr>
        <w:pStyle w:val="4"/>
        <w:numPr>
          <w:ilvl w:val="3"/>
          <w:numId w:val="17"/>
        </w:numPr>
      </w:pPr>
      <w:bookmarkStart w:id="153" w:name="_Toc453071788"/>
      <w:r>
        <w:rPr>
          <w:rFonts w:hint="eastAsia"/>
        </w:rPr>
        <w:t>Preview and Summary region</w:t>
      </w:r>
      <w:bookmarkEnd w:id="153"/>
    </w:p>
    <w:p w:rsidR="00375F9C" w:rsidRPr="00405CB2" w:rsidRDefault="00375F9C" w:rsidP="00375F9C">
      <w:pPr>
        <w:rPr>
          <w:b/>
        </w:rPr>
      </w:pPr>
      <w:r w:rsidRPr="00405CB2">
        <w:rPr>
          <w:b/>
        </w:rPr>
        <w:t>I</w:t>
      </w:r>
      <w:r w:rsidRPr="00405CB2">
        <w:rPr>
          <w:rFonts w:hint="eastAsia"/>
          <w:b/>
        </w:rPr>
        <w:t>nput:</w:t>
      </w:r>
    </w:p>
    <w:p w:rsidR="00375F9C" w:rsidRPr="00166139" w:rsidRDefault="005C781A" w:rsidP="00375F9C">
      <w:r>
        <w:rPr>
          <w:noProof/>
        </w:rPr>
        <mc:AlternateContent>
          <mc:Choice Requires="wpc">
            <w:drawing>
              <wp:inline distT="0" distB="0" distL="0" distR="0" wp14:anchorId="35435BF2" wp14:editId="742B202A">
                <wp:extent cx="5257800" cy="2486025"/>
                <wp:effectExtent l="9525" t="0" r="9525" b="9525"/>
                <wp:docPr id="903" name="画布 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4" name="Text Box 905"/>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block=</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.UI.Block({width:</w:t>
                              </w:r>
                              <w:r w:rsidRPr="00166139">
                                <w:rPr>
                                  <w:color w:val="800000"/>
                                  <w:sz w:val="18"/>
                                  <w:szCs w:val="18"/>
                                </w:rPr>
                                <w:t>240</w:t>
                              </w:r>
                              <w:r w:rsidRPr="00166139">
                                <w:rPr>
                                  <w:sz w:val="18"/>
                                  <w:szCs w:val="18"/>
                                </w:rPr>
                                <w:t>,height:</w:t>
                              </w:r>
                              <w:r w:rsidRPr="00166139">
                                <w:rPr>
                                  <w:color w:val="800000"/>
                                  <w:sz w:val="18"/>
                                  <w:szCs w:val="18"/>
                                </w:rPr>
                                <w:t>200</w:t>
                              </w:r>
                              <w:r w:rsidRPr="00166139">
                                <w:rPr>
                                  <w:sz w:val="18"/>
                                  <w:szCs w:val="18"/>
                                </w:rPr>
                                <w:t>}).show();</w:t>
                              </w:r>
                            </w:p>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tg=</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.UI.TreeGrid;</w:t>
                              </w:r>
                            </w:p>
                            <w:p w:rsidR="0023747D" w:rsidRPr="00166139" w:rsidRDefault="0023747D" w:rsidP="00375F9C">
                              <w:pPr>
                                <w:spacing w:line="240" w:lineRule="exact"/>
                                <w:rPr>
                                  <w:sz w:val="18"/>
                                  <w:szCs w:val="18"/>
                                </w:rPr>
                              </w:pPr>
                              <w:proofErr w:type="gramStart"/>
                              <w:r w:rsidRPr="00166139">
                                <w:rPr>
                                  <w:sz w:val="18"/>
                                  <w:szCs w:val="18"/>
                                </w:rPr>
                                <w:t>tg.setRowHandlerWidth(</w:t>
                              </w:r>
                              <w:proofErr w:type="gramEnd"/>
                              <w:r w:rsidRPr="00166139">
                                <w:rPr>
                                  <w:color w:val="800000"/>
                                  <w:sz w:val="18"/>
                                  <w:szCs w:val="18"/>
                                </w:rPr>
                                <w:t>80</w:t>
                              </w:r>
                              <w:r w:rsidRPr="00166139">
                                <w:rPr>
                                  <w:sz w:val="18"/>
                                  <w:szCs w:val="18"/>
                                </w:rPr>
                                <w:t>)</w:t>
                              </w:r>
                            </w:p>
                            <w:p w:rsidR="0023747D" w:rsidRPr="00166139" w:rsidRDefault="0023747D" w:rsidP="00375F9C">
                              <w:pPr>
                                <w:spacing w:line="240" w:lineRule="exact"/>
                                <w:rPr>
                                  <w:sz w:val="18"/>
                                  <w:szCs w:val="18"/>
                                </w:rPr>
                              </w:pPr>
                              <w:r w:rsidRPr="00166139">
                                <w:rPr>
                                  <w:rFonts w:hint="eastAsia"/>
                                  <w:sz w:val="18"/>
                                  <w:szCs w:val="18"/>
                                </w:rPr>
                                <w:t>.</w:t>
                              </w:r>
                              <w:proofErr w:type="gramStart"/>
                              <w:r w:rsidRPr="00166139">
                                <w:rPr>
                                  <w:rFonts w:hint="eastAsia"/>
                                  <w:sz w:val="18"/>
                                  <w:szCs w:val="18"/>
                                </w:rPr>
                                <w:t>setGridHandlerCaption(</w:t>
                              </w:r>
                              <w:proofErr w:type="gramEnd"/>
                              <w:r w:rsidRPr="00166139">
                                <w:rPr>
                                  <w:rFonts w:hint="eastAsia"/>
                                  <w:color w:val="FF00FF"/>
                                  <w:sz w:val="18"/>
                                  <w:szCs w:val="18"/>
                                </w:rPr>
                                <w:t>"</w:t>
                              </w:r>
                              <w:r>
                                <w:rPr>
                                  <w:rFonts w:hint="eastAsia"/>
                                  <w:color w:val="FF00FF"/>
                                  <w:sz w:val="18"/>
                                  <w:szCs w:val="18"/>
                                </w:rPr>
                                <w:t>Name</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setHeader([</w:t>
                              </w:r>
                              <w:proofErr w:type="gramEnd"/>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"col1"</w:t>
                              </w:r>
                              <w:r w:rsidRPr="00166139">
                                <w:rPr>
                                  <w:rFonts w:hint="eastAsia"/>
                                  <w:sz w:val="18"/>
                                  <w:szCs w:val="18"/>
                                </w:rPr>
                                <w:t>, caption:</w:t>
                              </w:r>
                              <w:r w:rsidRPr="00166139">
                                <w:rPr>
                                  <w:rFonts w:hint="eastAsia"/>
                                  <w:color w:val="FF00FF"/>
                                  <w:sz w:val="18"/>
                                  <w:szCs w:val="18"/>
                                </w:rPr>
                                <w:t>"</w:t>
                              </w:r>
                              <w:r>
                                <w:rPr>
                                  <w:rFonts w:hint="eastAsia"/>
                                  <w:color w:val="FF00FF"/>
                                  <w:sz w:val="18"/>
                                  <w:szCs w:val="18"/>
                                </w:rPr>
                                <w:t>Age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40</w:t>
                              </w:r>
                              <w:r w:rsidRPr="00166139">
                                <w:rPr>
                                  <w:rFonts w:hint="eastAsia"/>
                                  <w:sz w:val="18"/>
                                  <w:szCs w:val="18"/>
                                </w:rPr>
                                <w:t xml:space="preserve">, type: </w:t>
                              </w:r>
                              <w:r w:rsidRPr="00166139">
                                <w:rPr>
                                  <w:rFonts w:hint="eastAsia"/>
                                  <w:color w:val="FF00FF"/>
                                  <w:sz w:val="18"/>
                                  <w:szCs w:val="18"/>
                                </w:rPr>
                                <w:t>"number"</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"col2"</w:t>
                              </w:r>
                              <w:r w:rsidRPr="00166139">
                                <w:rPr>
                                  <w:rFonts w:hint="eastAsia"/>
                                  <w:sz w:val="18"/>
                                  <w:szCs w:val="18"/>
                                </w:rPr>
                                <w:t>, caption:</w:t>
                              </w:r>
                              <w:r w:rsidRPr="00166139">
                                <w:rPr>
                                  <w:rFonts w:hint="eastAsia"/>
                                  <w:color w:val="FF00FF"/>
                                  <w:sz w:val="18"/>
                                  <w:szCs w:val="18"/>
                                </w:rPr>
                                <w:t>"</w:t>
                              </w:r>
                              <w:r>
                                <w:rPr>
                                  <w:rFonts w:hint="eastAsia"/>
                                  <w:color w:val="FF00FF"/>
                                  <w:sz w:val="18"/>
                                  <w:szCs w:val="18"/>
                                </w:rPr>
                                <w:t>Full-time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90</w:t>
                              </w:r>
                              <w:r w:rsidRPr="00166139">
                                <w:rPr>
                                  <w:rFonts w:hint="eastAsia"/>
                                  <w:sz w:val="18"/>
                                  <w:szCs w:val="18"/>
                                </w:rPr>
                                <w:t xml:space="preserve">, type: </w:t>
                              </w:r>
                              <w:r w:rsidRPr="00166139">
                                <w:rPr>
                                  <w:rFonts w:hint="eastAsia"/>
                                  <w:color w:val="FF00FF"/>
                                  <w:sz w:val="18"/>
                                  <w:szCs w:val="18"/>
                                </w:rPr>
                                <w:t>"checkbox"</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setRows([</w:t>
                              </w:r>
                              <w:proofErr w:type="gramEnd"/>
                            </w:p>
                            <w:p w:rsidR="0023747D" w:rsidRPr="00166139" w:rsidRDefault="0023747D" w:rsidP="00375F9C">
                              <w:pPr>
                                <w:spacing w:line="240" w:lineRule="exact"/>
                                <w:jc w:val="lef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"row1"</w:t>
                              </w:r>
                              <w:r w:rsidRPr="00166139">
                                <w:rPr>
                                  <w:rFonts w:hint="eastAsia"/>
                                  <w:sz w:val="18"/>
                                  <w:szCs w:val="18"/>
                                </w:rPr>
                                <w:t>,caption:</w:t>
                              </w:r>
                              <w:r w:rsidRPr="00166139">
                                <w:rPr>
                                  <w:rFonts w:hint="eastAsia"/>
                                  <w:color w:val="FF00FF"/>
                                  <w:sz w:val="18"/>
                                  <w:szCs w:val="18"/>
                                </w:rPr>
                                <w:t>'</w:t>
                              </w:r>
                              <w:r>
                                <w:rPr>
                                  <w:rFonts w:hint="eastAsia"/>
                                  <w:color w:val="FF00FF"/>
                                  <w:sz w:val="18"/>
                                  <w:szCs w:val="18"/>
                                </w:rPr>
                                <w:t>Jack</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23</w:t>
                              </w:r>
                              <w:r w:rsidRPr="00166139">
                                <w:rPr>
                                  <w:rFonts w:hint="eastAsia"/>
                                  <w:sz w:val="18"/>
                                  <w:szCs w:val="18"/>
                                </w:rPr>
                                <w:t xml:space="preserve">], preview: </w:t>
                              </w:r>
                              <w:r w:rsidRPr="00166139">
                                <w:rPr>
                                  <w:rFonts w:hint="eastAsia"/>
                                  <w:color w:val="FF00FF"/>
                                  <w:sz w:val="18"/>
                                  <w:szCs w:val="18"/>
                                </w:rPr>
                                <w:t>'&lt;strong&gt;</w:t>
                              </w:r>
                              <w:r>
                                <w:rPr>
                                  <w:rFonts w:hint="eastAsia"/>
                                  <w:color w:val="FF00FF"/>
                                  <w:sz w:val="18"/>
                                  <w:szCs w:val="18"/>
                                </w:rPr>
                                <w:t>Attention:</w:t>
                              </w:r>
                              <w:r w:rsidRPr="00166139">
                                <w:rPr>
                                  <w:rFonts w:hint="eastAsia"/>
                                  <w:color w:val="FF00FF"/>
                                  <w:sz w:val="18"/>
                                  <w:szCs w:val="18"/>
                                </w:rPr>
                                <w:t>&lt;/strong&gt;'</w:t>
                              </w:r>
                              <w:r w:rsidRPr="00166139">
                                <w:rPr>
                                  <w:rFonts w:hint="eastAsia"/>
                                  <w:sz w:val="18"/>
                                  <w:szCs w:val="18"/>
                                </w:rPr>
                                <w:t xml:space="preserve">,summary: </w:t>
                              </w:r>
                              <w:r w:rsidRPr="00166139">
                                <w:rPr>
                                  <w:rFonts w:hint="eastAsia"/>
                                  <w:color w:val="FF00FF"/>
                                  <w:sz w:val="18"/>
                                  <w:szCs w:val="18"/>
                                </w:rPr>
                                <w:t>'&lt;em&gt;</w:t>
                              </w:r>
                              <w:r>
                                <w:rPr>
                                  <w:rFonts w:hint="eastAsia"/>
                                  <w:color w:val="FF00FF"/>
                                  <w:sz w:val="18"/>
                                  <w:szCs w:val="18"/>
                                </w:rPr>
                                <w:t>Jack is athe right one</w:t>
                              </w:r>
                              <w:r w:rsidRPr="00166139">
                                <w:rPr>
                                  <w:rFonts w:hint="eastAsia"/>
                                  <w:color w:val="FF00FF"/>
                                  <w:sz w:val="18"/>
                                  <w:szCs w:val="18"/>
                                </w:rPr>
                                <w:t>&lt;/em&gt;'</w:t>
                              </w:r>
                              <w:r w:rsidRPr="00166139">
                                <w:rPr>
                                  <w:rFonts w:hint="eastAsia"/>
                                  <w:sz w:val="18"/>
                                  <w:szCs w:val="18"/>
                                </w:rPr>
                                <w:t>} ,</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w:t>
                              </w:r>
                              <w:r w:rsidRPr="00166139">
                                <w:rPr>
                                  <w:rFonts w:hint="eastAsia"/>
                                  <w:sz w:val="18"/>
                                  <w:szCs w:val="18"/>
                                </w:rPr>
                                <w:t>,caption:</w:t>
                              </w:r>
                              <w:r w:rsidRPr="00166139">
                                <w:rPr>
                                  <w:rFonts w:hint="eastAsia"/>
                                  <w:color w:val="FF00FF"/>
                                  <w:sz w:val="18"/>
                                  <w:szCs w:val="18"/>
                                </w:rPr>
                                <w:t>'</w:t>
                              </w:r>
                              <w:r>
                                <w:rPr>
                                  <w:rFonts w:hint="eastAsia"/>
                                  <w:color w:val="FF00FF"/>
                                  <w:sz w:val="18"/>
                                  <w:szCs w:val="18"/>
                                </w:rPr>
                                <w:t>John</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32</w:t>
                              </w:r>
                              <w:r w:rsidRPr="00166139">
                                <w:rPr>
                                  <w:rFonts w:hint="eastAsia"/>
                                  <w:sz w:val="18"/>
                                  <w:szCs w:val="18"/>
                                </w:rPr>
                                <w:t xml:space="preserve">], preview: </w:t>
                              </w:r>
                              <w:r w:rsidRPr="00166139">
                                <w:rPr>
                                  <w:rFonts w:hint="eastAsia"/>
                                  <w:color w:val="FF00FF"/>
                                  <w:sz w:val="18"/>
                                  <w:szCs w:val="18"/>
                                </w:rPr>
                                <w:t>'</w:t>
                              </w:r>
                              <w:r>
                                <w:rPr>
                                  <w:rFonts w:hint="eastAsia"/>
                                  <w:color w:val="FF00FF"/>
                                  <w:sz w:val="18"/>
                                  <w:szCs w:val="18"/>
                                </w:rPr>
                                <w:t>John is OK</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sub:</w:t>
                              </w:r>
                              <w:proofErr w:type="gramEnd"/>
                              <w:r w:rsidRPr="00166139">
                                <w:rPr>
                                  <w:rFonts w:hint="eastAsia"/>
                                  <w:sz w:val="18"/>
                                  <w:szCs w:val="18"/>
                                </w:rPr>
                                <w:t>[{id:</w:t>
                              </w:r>
                              <w:r w:rsidRPr="00166139">
                                <w:rPr>
                                  <w:rFonts w:hint="eastAsia"/>
                                  <w:color w:val="FF00FF"/>
                                  <w:sz w:val="18"/>
                                  <w:szCs w:val="18"/>
                                </w:rPr>
                                <w:t>"row21"</w:t>
                              </w:r>
                              <w:r w:rsidRPr="00166139">
                                <w:rPr>
                                  <w:rFonts w:hint="eastAsia"/>
                                  <w:sz w:val="18"/>
                                  <w:szCs w:val="18"/>
                                </w:rPr>
                                <w:t>,caption:</w:t>
                              </w:r>
                              <w:r w:rsidRPr="00166139">
                                <w:rPr>
                                  <w:rFonts w:hint="eastAsia"/>
                                  <w:color w:val="FF00FF"/>
                                  <w:sz w:val="18"/>
                                  <w:szCs w:val="18"/>
                                </w:rPr>
                                <w:t>'</w:t>
                              </w:r>
                              <w:r>
                                <w:rPr>
                                  <w:rFonts w:hint="eastAsia"/>
                                  <w:color w:val="FF00FF"/>
                                  <w:sz w:val="18"/>
                                  <w:szCs w:val="18"/>
                                </w:rPr>
                                <w:t>Tom</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24</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"row22"</w:t>
                              </w:r>
                              <w:r w:rsidRPr="00166139">
                                <w:rPr>
                                  <w:rFonts w:hint="eastAsia"/>
                                  <w:sz w:val="18"/>
                                  <w:szCs w:val="18"/>
                                </w:rPr>
                                <w:t>,caption:</w:t>
                              </w:r>
                              <w:r w:rsidRPr="00166139">
                                <w:rPr>
                                  <w:rFonts w:hint="eastAsia"/>
                                  <w:color w:val="FF00FF"/>
                                  <w:sz w:val="18"/>
                                  <w:szCs w:val="18"/>
                                </w:rPr>
                                <w:t>'</w:t>
                              </w:r>
                              <w:r>
                                <w:rPr>
                                  <w:rFonts w:hint="eastAsia"/>
                                  <w:color w:val="FF00FF"/>
                                  <w:sz w:val="18"/>
                                  <w:szCs w:val="18"/>
                                </w:rPr>
                                <w:t>Bob</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25</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 xml:space="preserve">    ]}</w:t>
                              </w:r>
                            </w:p>
                            <w:p w:rsidR="0023747D" w:rsidRPr="00166139" w:rsidRDefault="0023747D" w:rsidP="00375F9C">
                              <w:pPr>
                                <w:rPr>
                                  <w:szCs w:val="18"/>
                                </w:rPr>
                              </w:pPr>
                              <w:r w:rsidRPr="00166139">
                                <w:rPr>
                                  <w:sz w:val="18"/>
                                  <w:szCs w:val="18"/>
                                </w:rPr>
                                <w:t>]).</w:t>
                              </w:r>
                              <w:proofErr w:type="gramStart"/>
                              <w:r w:rsidRPr="00166139">
                                <w:rPr>
                                  <w:sz w:val="18"/>
                                  <w:szCs w:val="18"/>
                                </w:rPr>
                                <w:t>show(</w:t>
                              </w:r>
                              <w:proofErr w:type="gramEnd"/>
                              <w:r w:rsidRPr="00166139">
                                <w:rPr>
                                  <w:sz w:val="18"/>
                                  <w:szCs w:val="18"/>
                                </w:rPr>
                                <w:t>block)</w:t>
                              </w:r>
                            </w:p>
                          </w:txbxContent>
                        </wps:txbx>
                        <wps:bodyPr rot="0" vert="horz" wrap="square" lIns="54000" tIns="46800" rIns="54000" bIns="45720" anchor="t" anchorCtr="0" upright="1">
                          <a:spAutoFit/>
                        </wps:bodyPr>
                      </wps:wsp>
                      <wps:wsp>
                        <wps:cNvPr id="515" name="AutoShape 906"/>
                        <wps:cNvSpPr>
                          <a:spLocks noChangeArrowheads="1"/>
                        </wps:cNvSpPr>
                        <wps:spPr bwMode="auto">
                          <a:xfrm flipH="1">
                            <a:off x="3314700" y="990600"/>
                            <a:ext cx="571500" cy="198120"/>
                          </a:xfrm>
                          <a:prstGeom prst="wedgeRoundRectCallout">
                            <a:avLst>
                              <a:gd name="adj1" fmla="val 217333"/>
                              <a:gd name="adj2" fmla="val 122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preview</w:t>
                              </w:r>
                              <w:proofErr w:type="gramEnd"/>
                            </w:p>
                          </w:txbxContent>
                        </wps:txbx>
                        <wps:bodyPr rot="0" vert="horz" wrap="square" lIns="0" tIns="0" rIns="0" bIns="0" anchor="t" anchorCtr="0" upright="1">
                          <a:noAutofit/>
                        </wps:bodyPr>
                      </wps:wsp>
                      <wps:wsp>
                        <wps:cNvPr id="516" name="AutoShape 908"/>
                        <wps:cNvSpPr>
                          <a:spLocks noChangeArrowheads="1"/>
                        </wps:cNvSpPr>
                        <wps:spPr bwMode="auto">
                          <a:xfrm flipH="1">
                            <a:off x="4114800" y="891540"/>
                            <a:ext cx="571500" cy="198120"/>
                          </a:xfrm>
                          <a:prstGeom prst="wedgeRoundRectCallout">
                            <a:avLst>
                              <a:gd name="adj1" fmla="val 77333"/>
                              <a:gd name="adj2" fmla="val 166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summary</w:t>
                              </w:r>
                              <w:proofErr w:type="gramEnd"/>
                            </w:p>
                          </w:txbxContent>
                        </wps:txbx>
                        <wps:bodyPr rot="0" vert="horz" wrap="square" lIns="0" tIns="0" rIns="0" bIns="0" anchor="t" anchorCtr="0" upright="1">
                          <a:noAutofit/>
                        </wps:bodyPr>
                      </wps:wsp>
                    </wpc:wpc>
                  </a:graphicData>
                </a:graphic>
              </wp:inline>
            </w:drawing>
          </mc:Choice>
          <mc:Fallback>
            <w:pict>
              <v:group id="画布 903" o:spid="_x0000_s1667"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">
                <v:shape id="_x0000_s1668" type="#_x0000_t75" style="position:absolute;width:52578;height:24860;visibility:visible;mso-wrap-style:square">
                  <v:fill o:detectmouseclick="t"/>
                  <v:path o:connecttype="none"/>
                </v:shape>
                <v:shape id="Text Box 905" o:spid="_x0000_s1669"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jb3MQA&#10;AADcAAAADwAAAGRycy9kb3ducmV2LnhtbESPT2sCMRTE74LfITzBm2YtVuzWKKKU7UWof3p/bF43&#10;i5uXJYnr+u2bgtDjMDO/YVab3jaiIx9qxwpm0wwEcel0zZWCy/ljsgQRIrLGxjEpeFCAzXo4WGGu&#10;3Z2P1J1iJRKEQ44KTIxtLmUoDVkMU9cSJ+/HeYsxSV9J7fGe4LaRL1m2kBZrTgsGW9oZKq+nm1VQ&#10;Xvf9vqi/je9udvml34rHYVEoNR7123cQkfr4H362P7WC19k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Y29zEAAAA3AAAAA8AAAAAAAAAAAAAAAAAmAIAAGRycy9k&#10;b3ducmV2LnhtbFBLBQYAAAAABAAEAPUAAACJAwAAAAA=&#10;" strokeweight="1pt">
                  <v:textbox style="mso-fit-shape-to-text:t" inset="1.5mm,1.3mm,1.5mm">
                    <w:txbxContent>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block=</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.UI.Block({width:</w:t>
                        </w:r>
                        <w:r w:rsidRPr="00166139">
                          <w:rPr>
                            <w:color w:val="800000"/>
                            <w:sz w:val="18"/>
                            <w:szCs w:val="18"/>
                          </w:rPr>
                          <w:t>240</w:t>
                        </w:r>
                        <w:r w:rsidRPr="00166139">
                          <w:rPr>
                            <w:sz w:val="18"/>
                            <w:szCs w:val="18"/>
                          </w:rPr>
                          <w:t>,height:</w:t>
                        </w:r>
                        <w:r w:rsidRPr="00166139">
                          <w:rPr>
                            <w:color w:val="800000"/>
                            <w:sz w:val="18"/>
                            <w:szCs w:val="18"/>
                          </w:rPr>
                          <w:t>200</w:t>
                        </w:r>
                        <w:r w:rsidRPr="00166139">
                          <w:rPr>
                            <w:sz w:val="18"/>
                            <w:szCs w:val="18"/>
                          </w:rPr>
                          <w:t>}).show();</w:t>
                        </w:r>
                      </w:p>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tg=</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.UI.TreeGrid;</w:t>
                        </w:r>
                      </w:p>
                      <w:p w:rsidR="0023747D" w:rsidRPr="00166139" w:rsidRDefault="0023747D" w:rsidP="00375F9C">
                        <w:pPr>
                          <w:spacing w:line="240" w:lineRule="exact"/>
                          <w:rPr>
                            <w:sz w:val="18"/>
                            <w:szCs w:val="18"/>
                          </w:rPr>
                        </w:pPr>
                        <w:proofErr w:type="gramStart"/>
                        <w:r w:rsidRPr="00166139">
                          <w:rPr>
                            <w:sz w:val="18"/>
                            <w:szCs w:val="18"/>
                          </w:rPr>
                          <w:t>tg.setRowHandlerWidth(</w:t>
                        </w:r>
                        <w:proofErr w:type="gramEnd"/>
                        <w:r w:rsidRPr="00166139">
                          <w:rPr>
                            <w:color w:val="800000"/>
                            <w:sz w:val="18"/>
                            <w:szCs w:val="18"/>
                          </w:rPr>
                          <w:t>80</w:t>
                        </w:r>
                        <w:r w:rsidRPr="00166139">
                          <w:rPr>
                            <w:sz w:val="18"/>
                            <w:szCs w:val="18"/>
                          </w:rPr>
                          <w:t>)</w:t>
                        </w:r>
                      </w:p>
                      <w:p w:rsidR="0023747D" w:rsidRPr="00166139" w:rsidRDefault="0023747D" w:rsidP="00375F9C">
                        <w:pPr>
                          <w:spacing w:line="240" w:lineRule="exact"/>
                          <w:rPr>
                            <w:sz w:val="18"/>
                            <w:szCs w:val="18"/>
                          </w:rPr>
                        </w:pPr>
                        <w:r w:rsidRPr="00166139">
                          <w:rPr>
                            <w:rFonts w:hint="eastAsia"/>
                            <w:sz w:val="18"/>
                            <w:szCs w:val="18"/>
                          </w:rPr>
                          <w:t>.</w:t>
                        </w:r>
                        <w:proofErr w:type="gramStart"/>
                        <w:r w:rsidRPr="00166139">
                          <w:rPr>
                            <w:rFonts w:hint="eastAsia"/>
                            <w:sz w:val="18"/>
                            <w:szCs w:val="18"/>
                          </w:rPr>
                          <w:t>setGridHandlerCaption(</w:t>
                        </w:r>
                        <w:proofErr w:type="gramEnd"/>
                        <w:r w:rsidRPr="00166139">
                          <w:rPr>
                            <w:rFonts w:hint="eastAsia"/>
                            <w:color w:val="FF00FF"/>
                            <w:sz w:val="18"/>
                            <w:szCs w:val="18"/>
                          </w:rPr>
                          <w:t>"</w:t>
                        </w:r>
                        <w:r>
                          <w:rPr>
                            <w:rFonts w:hint="eastAsia"/>
                            <w:color w:val="FF00FF"/>
                            <w:sz w:val="18"/>
                            <w:szCs w:val="18"/>
                          </w:rPr>
                          <w:t>Name</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setHeader([</w:t>
                        </w:r>
                        <w:proofErr w:type="gramEnd"/>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"col1"</w:t>
                        </w:r>
                        <w:r w:rsidRPr="00166139">
                          <w:rPr>
                            <w:rFonts w:hint="eastAsia"/>
                            <w:sz w:val="18"/>
                            <w:szCs w:val="18"/>
                          </w:rPr>
                          <w:t>, caption:</w:t>
                        </w:r>
                        <w:r w:rsidRPr="00166139">
                          <w:rPr>
                            <w:rFonts w:hint="eastAsia"/>
                            <w:color w:val="FF00FF"/>
                            <w:sz w:val="18"/>
                            <w:szCs w:val="18"/>
                          </w:rPr>
                          <w:t>"</w:t>
                        </w:r>
                        <w:r>
                          <w:rPr>
                            <w:rFonts w:hint="eastAsia"/>
                            <w:color w:val="FF00FF"/>
                            <w:sz w:val="18"/>
                            <w:szCs w:val="18"/>
                          </w:rPr>
                          <w:t>Age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40</w:t>
                        </w:r>
                        <w:r w:rsidRPr="00166139">
                          <w:rPr>
                            <w:rFonts w:hint="eastAsia"/>
                            <w:sz w:val="18"/>
                            <w:szCs w:val="18"/>
                          </w:rPr>
                          <w:t xml:space="preserve">, type: </w:t>
                        </w:r>
                        <w:r w:rsidRPr="00166139">
                          <w:rPr>
                            <w:rFonts w:hint="eastAsia"/>
                            <w:color w:val="FF00FF"/>
                            <w:sz w:val="18"/>
                            <w:szCs w:val="18"/>
                          </w:rPr>
                          <w:t>"number"</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"col2"</w:t>
                        </w:r>
                        <w:r w:rsidRPr="00166139">
                          <w:rPr>
                            <w:rFonts w:hint="eastAsia"/>
                            <w:sz w:val="18"/>
                            <w:szCs w:val="18"/>
                          </w:rPr>
                          <w:t>, caption:</w:t>
                        </w:r>
                        <w:r w:rsidRPr="00166139">
                          <w:rPr>
                            <w:rFonts w:hint="eastAsia"/>
                            <w:color w:val="FF00FF"/>
                            <w:sz w:val="18"/>
                            <w:szCs w:val="18"/>
                          </w:rPr>
                          <w:t>"</w:t>
                        </w:r>
                        <w:r>
                          <w:rPr>
                            <w:rFonts w:hint="eastAsia"/>
                            <w:color w:val="FF00FF"/>
                            <w:sz w:val="18"/>
                            <w:szCs w:val="18"/>
                          </w:rPr>
                          <w:t>Full-time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90</w:t>
                        </w:r>
                        <w:r w:rsidRPr="00166139">
                          <w:rPr>
                            <w:rFonts w:hint="eastAsia"/>
                            <w:sz w:val="18"/>
                            <w:szCs w:val="18"/>
                          </w:rPr>
                          <w:t xml:space="preserve">, type: </w:t>
                        </w:r>
                        <w:r w:rsidRPr="00166139">
                          <w:rPr>
                            <w:rFonts w:hint="eastAsia"/>
                            <w:color w:val="FF00FF"/>
                            <w:sz w:val="18"/>
                            <w:szCs w:val="18"/>
                          </w:rPr>
                          <w:t>"checkbox"</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setRows([</w:t>
                        </w:r>
                        <w:proofErr w:type="gramEnd"/>
                      </w:p>
                      <w:p w:rsidR="0023747D" w:rsidRPr="00166139" w:rsidRDefault="0023747D" w:rsidP="00375F9C">
                        <w:pPr>
                          <w:spacing w:line="240" w:lineRule="exact"/>
                          <w:jc w:val="lef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"row1"</w:t>
                        </w:r>
                        <w:r w:rsidRPr="00166139">
                          <w:rPr>
                            <w:rFonts w:hint="eastAsia"/>
                            <w:sz w:val="18"/>
                            <w:szCs w:val="18"/>
                          </w:rPr>
                          <w:t>,caption:</w:t>
                        </w:r>
                        <w:r w:rsidRPr="00166139">
                          <w:rPr>
                            <w:rFonts w:hint="eastAsia"/>
                            <w:color w:val="FF00FF"/>
                            <w:sz w:val="18"/>
                            <w:szCs w:val="18"/>
                          </w:rPr>
                          <w:t>'</w:t>
                        </w:r>
                        <w:r>
                          <w:rPr>
                            <w:rFonts w:hint="eastAsia"/>
                            <w:color w:val="FF00FF"/>
                            <w:sz w:val="18"/>
                            <w:szCs w:val="18"/>
                          </w:rPr>
                          <w:t>Jack</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23</w:t>
                        </w:r>
                        <w:r w:rsidRPr="00166139">
                          <w:rPr>
                            <w:rFonts w:hint="eastAsia"/>
                            <w:sz w:val="18"/>
                            <w:szCs w:val="18"/>
                          </w:rPr>
                          <w:t xml:space="preserve">], preview: </w:t>
                        </w:r>
                        <w:r w:rsidRPr="00166139">
                          <w:rPr>
                            <w:rFonts w:hint="eastAsia"/>
                            <w:color w:val="FF00FF"/>
                            <w:sz w:val="18"/>
                            <w:szCs w:val="18"/>
                          </w:rPr>
                          <w:t>'&lt;strong&gt;</w:t>
                        </w:r>
                        <w:r>
                          <w:rPr>
                            <w:rFonts w:hint="eastAsia"/>
                            <w:color w:val="FF00FF"/>
                            <w:sz w:val="18"/>
                            <w:szCs w:val="18"/>
                          </w:rPr>
                          <w:t>Attention:</w:t>
                        </w:r>
                        <w:r w:rsidRPr="00166139">
                          <w:rPr>
                            <w:rFonts w:hint="eastAsia"/>
                            <w:color w:val="FF00FF"/>
                            <w:sz w:val="18"/>
                            <w:szCs w:val="18"/>
                          </w:rPr>
                          <w:t>&lt;/strong&gt;'</w:t>
                        </w:r>
                        <w:r w:rsidRPr="00166139">
                          <w:rPr>
                            <w:rFonts w:hint="eastAsia"/>
                            <w:sz w:val="18"/>
                            <w:szCs w:val="18"/>
                          </w:rPr>
                          <w:t xml:space="preserve">,summary: </w:t>
                        </w:r>
                        <w:r w:rsidRPr="00166139">
                          <w:rPr>
                            <w:rFonts w:hint="eastAsia"/>
                            <w:color w:val="FF00FF"/>
                            <w:sz w:val="18"/>
                            <w:szCs w:val="18"/>
                          </w:rPr>
                          <w:t>'&lt;em&gt;</w:t>
                        </w:r>
                        <w:r>
                          <w:rPr>
                            <w:rFonts w:hint="eastAsia"/>
                            <w:color w:val="FF00FF"/>
                            <w:sz w:val="18"/>
                            <w:szCs w:val="18"/>
                          </w:rPr>
                          <w:t>Jack is athe right one</w:t>
                        </w:r>
                        <w:r w:rsidRPr="00166139">
                          <w:rPr>
                            <w:rFonts w:hint="eastAsia"/>
                            <w:color w:val="FF00FF"/>
                            <w:sz w:val="18"/>
                            <w:szCs w:val="18"/>
                          </w:rPr>
                          <w:t>&lt;/em&gt;'</w:t>
                        </w:r>
                        <w:r w:rsidRPr="00166139">
                          <w:rPr>
                            <w:rFonts w:hint="eastAsia"/>
                            <w:sz w:val="18"/>
                            <w:szCs w:val="18"/>
                          </w:rPr>
                          <w:t>} ,</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w:t>
                        </w:r>
                        <w:r w:rsidRPr="00166139">
                          <w:rPr>
                            <w:rFonts w:hint="eastAsia"/>
                            <w:sz w:val="18"/>
                            <w:szCs w:val="18"/>
                          </w:rPr>
                          <w:t>,caption:</w:t>
                        </w:r>
                        <w:r w:rsidRPr="00166139">
                          <w:rPr>
                            <w:rFonts w:hint="eastAsia"/>
                            <w:color w:val="FF00FF"/>
                            <w:sz w:val="18"/>
                            <w:szCs w:val="18"/>
                          </w:rPr>
                          <w:t>'</w:t>
                        </w:r>
                        <w:r>
                          <w:rPr>
                            <w:rFonts w:hint="eastAsia"/>
                            <w:color w:val="FF00FF"/>
                            <w:sz w:val="18"/>
                            <w:szCs w:val="18"/>
                          </w:rPr>
                          <w:t>John</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32</w:t>
                        </w:r>
                        <w:r w:rsidRPr="00166139">
                          <w:rPr>
                            <w:rFonts w:hint="eastAsia"/>
                            <w:sz w:val="18"/>
                            <w:szCs w:val="18"/>
                          </w:rPr>
                          <w:t xml:space="preserve">], preview: </w:t>
                        </w:r>
                        <w:r w:rsidRPr="00166139">
                          <w:rPr>
                            <w:rFonts w:hint="eastAsia"/>
                            <w:color w:val="FF00FF"/>
                            <w:sz w:val="18"/>
                            <w:szCs w:val="18"/>
                          </w:rPr>
                          <w:t>'</w:t>
                        </w:r>
                        <w:r>
                          <w:rPr>
                            <w:rFonts w:hint="eastAsia"/>
                            <w:color w:val="FF00FF"/>
                            <w:sz w:val="18"/>
                            <w:szCs w:val="18"/>
                          </w:rPr>
                          <w:t>John is OK</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sub:</w:t>
                        </w:r>
                        <w:proofErr w:type="gramEnd"/>
                        <w:r w:rsidRPr="00166139">
                          <w:rPr>
                            <w:rFonts w:hint="eastAsia"/>
                            <w:sz w:val="18"/>
                            <w:szCs w:val="18"/>
                          </w:rPr>
                          <w:t>[{id:</w:t>
                        </w:r>
                        <w:r w:rsidRPr="00166139">
                          <w:rPr>
                            <w:rFonts w:hint="eastAsia"/>
                            <w:color w:val="FF00FF"/>
                            <w:sz w:val="18"/>
                            <w:szCs w:val="18"/>
                          </w:rPr>
                          <w:t>"row21"</w:t>
                        </w:r>
                        <w:r w:rsidRPr="00166139">
                          <w:rPr>
                            <w:rFonts w:hint="eastAsia"/>
                            <w:sz w:val="18"/>
                            <w:szCs w:val="18"/>
                          </w:rPr>
                          <w:t>,caption:</w:t>
                        </w:r>
                        <w:r w:rsidRPr="00166139">
                          <w:rPr>
                            <w:rFonts w:hint="eastAsia"/>
                            <w:color w:val="FF00FF"/>
                            <w:sz w:val="18"/>
                            <w:szCs w:val="18"/>
                          </w:rPr>
                          <w:t>'</w:t>
                        </w:r>
                        <w:r>
                          <w:rPr>
                            <w:rFonts w:hint="eastAsia"/>
                            <w:color w:val="FF00FF"/>
                            <w:sz w:val="18"/>
                            <w:szCs w:val="18"/>
                          </w:rPr>
                          <w:t>Tom</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24</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"row22"</w:t>
                        </w:r>
                        <w:r w:rsidRPr="00166139">
                          <w:rPr>
                            <w:rFonts w:hint="eastAsia"/>
                            <w:sz w:val="18"/>
                            <w:szCs w:val="18"/>
                          </w:rPr>
                          <w:t>,caption:</w:t>
                        </w:r>
                        <w:r w:rsidRPr="00166139">
                          <w:rPr>
                            <w:rFonts w:hint="eastAsia"/>
                            <w:color w:val="FF00FF"/>
                            <w:sz w:val="18"/>
                            <w:szCs w:val="18"/>
                          </w:rPr>
                          <w:t>'</w:t>
                        </w:r>
                        <w:r>
                          <w:rPr>
                            <w:rFonts w:hint="eastAsia"/>
                            <w:color w:val="FF00FF"/>
                            <w:sz w:val="18"/>
                            <w:szCs w:val="18"/>
                          </w:rPr>
                          <w:t>Bob</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25</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 xml:space="preserve">    ]}</w:t>
                        </w:r>
                      </w:p>
                      <w:p w:rsidR="0023747D" w:rsidRPr="00166139" w:rsidRDefault="0023747D" w:rsidP="00375F9C">
                        <w:pPr>
                          <w:rPr>
                            <w:szCs w:val="18"/>
                          </w:rPr>
                        </w:pPr>
                        <w:r w:rsidRPr="00166139">
                          <w:rPr>
                            <w:sz w:val="18"/>
                            <w:szCs w:val="18"/>
                          </w:rPr>
                          <w:t>]).</w:t>
                        </w:r>
                        <w:proofErr w:type="gramStart"/>
                        <w:r w:rsidRPr="00166139">
                          <w:rPr>
                            <w:sz w:val="18"/>
                            <w:szCs w:val="18"/>
                          </w:rPr>
                          <w:t>show(</w:t>
                        </w:r>
                        <w:proofErr w:type="gramEnd"/>
                        <w:r w:rsidRPr="00166139">
                          <w:rPr>
                            <w:sz w:val="18"/>
                            <w:szCs w:val="18"/>
                          </w:rPr>
                          <w:t>block)</w:t>
                        </w:r>
                      </w:p>
                    </w:txbxContent>
                  </v:textbox>
                </v:shape>
                <v:shape id="AutoShape 906" o:spid="_x0000_s1670" type="#_x0000_t62" style="position:absolute;left:33147;top:9906;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osQA&#10;AADcAAAADwAAAGRycy9kb3ducmV2LnhtbESPS4sCMRCE7wv+h9CCtzXjgrKORhFhQS+LL3zcmkk7&#10;E510hknU8d9vhAWPRVV9RY2njS3FnWpvHCvodRMQxJnThnMFu+3P5zcIH5A1lo5JwZM8TCetjzGm&#10;2j14TfdNyEWEsE9RQRFClUrps4Is+q6riKN3drXFEGWdS13jI8JtKb+SZCAtGo4LBVY0Lyi7bm5W&#10;wZ5Ow60xl9Xg92jpuTzkZr9bKdVpN7MRiEBNeIf/2wutoN/rw+tMPA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X3qLEAAAA3AAAAA8AAAAAAAAAAAAAAAAAmAIAAGRycy9k&#10;b3ducmV2LnhtbFBLBQYAAAAABAAEAPUAAACJAwAAAAA=&#10;" adj="57744,37176" fillcolor="#ff9">
                  <v:textbox inset="0,0,0,0">
                    <w:txbxContent>
                      <w:p w:rsidR="0023747D" w:rsidRPr="000E23E9" w:rsidRDefault="0023747D" w:rsidP="00375F9C">
                        <w:pPr>
                          <w:rPr>
                            <w:szCs w:val="18"/>
                          </w:rPr>
                        </w:pPr>
                        <w:proofErr w:type="gramStart"/>
                        <w:r>
                          <w:rPr>
                            <w:rFonts w:hint="eastAsia"/>
                            <w:szCs w:val="18"/>
                          </w:rPr>
                          <w:t>preview</w:t>
                        </w:r>
                        <w:proofErr w:type="gramEnd"/>
                      </w:p>
                    </w:txbxContent>
                  </v:textbox>
                </v:shape>
                <v:shape id="AutoShape 908" o:spid="_x0000_s1671" type="#_x0000_t62" style="position:absolute;left:41148;top:8915;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6xMUA&#10;AADcAAAADwAAAGRycy9kb3ducmV2LnhtbESPQWvCQBSE74L/YXlCb3UTrbaNboKEFrwIrfXg8ZF9&#10;Jmmzb5fsVuO/7woFj8PMfMOsi8F04ky9by0rSKcJCOLK6pZrBYev98cXED4ga+wsk4IreSjy8WiN&#10;mbYX/qTzPtQiQthnqKAJwWVS+qohg35qHXH0TrY3GKLsa6l7vES46eQsSZbSYMtxoUFHZUPVz/7X&#10;KHBvx6eP4dmb1/l3SDfuWtblrlXqYTJsViACDeEe/m9vtYJFuoT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nrExQAAANwAAAAPAAAAAAAAAAAAAAAAAJgCAABkcnMv&#10;ZG93bnJldi54bWxQSwUGAAAAAAQABAD1AAAAigMAAAAA&#10;" adj="27504,46800" fillcolor="#ff9">
                  <v:textbox inset="0,0,0,0">
                    <w:txbxContent>
                      <w:p w:rsidR="0023747D" w:rsidRPr="000E23E9" w:rsidRDefault="0023747D" w:rsidP="00375F9C">
                        <w:pPr>
                          <w:rPr>
                            <w:szCs w:val="18"/>
                          </w:rPr>
                        </w:pPr>
                        <w:proofErr w:type="gramStart"/>
                        <w:r>
                          <w:rPr>
                            <w:rFonts w:hint="eastAsia"/>
                            <w:szCs w:val="18"/>
                          </w:rPr>
                          <w:t>summary</w:t>
                        </w:r>
                        <w:proofErr w:type="gramEnd"/>
                      </w:p>
                    </w:txbxContent>
                  </v:textbox>
                </v:shape>
                <w10:anchorlock/>
              </v:group>
            </w:pict>
          </mc:Fallback>
        </mc:AlternateContent>
      </w:r>
    </w:p>
    <w:p w:rsidR="00375F9C" w:rsidRPr="00AD548D" w:rsidRDefault="005C781A" w:rsidP="00375F9C">
      <w:r>
        <w:rPr>
          <w:rFonts w:hint="eastAsia"/>
          <w:noProof/>
        </w:rPr>
        <w:lastRenderedPageBreak/>
        <mc:AlternateContent>
          <mc:Choice Requires="wps">
            <w:drawing>
              <wp:anchor distT="0" distB="0" distL="114300" distR="114300" simplePos="0" relativeHeight="251535872" behindDoc="0" locked="0" layoutInCell="1" allowOverlap="1" wp14:anchorId="357DCF83" wp14:editId="368EAFC7">
                <wp:simplePos x="0" y="0"/>
                <wp:positionH relativeFrom="column">
                  <wp:posOffset>1600200</wp:posOffset>
                </wp:positionH>
                <wp:positionV relativeFrom="line">
                  <wp:posOffset>792480</wp:posOffset>
                </wp:positionV>
                <wp:extent cx="571500" cy="198120"/>
                <wp:effectExtent l="257175" t="173355" r="9525" b="9525"/>
                <wp:wrapNone/>
                <wp:docPr id="513" name="AutoShape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0" cy="198120"/>
                        </a:xfrm>
                        <a:prstGeom prst="wedgeRoundRectCallout">
                          <a:avLst>
                            <a:gd name="adj1" fmla="val 82778"/>
                            <a:gd name="adj2" fmla="val -117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summary</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0" o:spid="_x0000_s1672" type="#_x0000_t62" style="position:absolute;left:0;text-align:left;margin-left:126pt;margin-top:62.4pt;width:45pt;height:15.6pt;flip:x;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" adj="28680,-14677" fillcolor="#ff9">
                <v:textbox inset="0,0,0,0">
                  <w:txbxContent>
                    <w:p w:rsidR="0023747D" w:rsidRPr="000E23E9" w:rsidRDefault="0023747D" w:rsidP="00375F9C">
                      <w:pPr>
                        <w:rPr>
                          <w:szCs w:val="18"/>
                        </w:rPr>
                      </w:pPr>
                      <w:proofErr w:type="gramStart"/>
                      <w:r>
                        <w:rPr>
                          <w:rFonts w:hint="eastAsia"/>
                          <w:szCs w:val="18"/>
                        </w:rPr>
                        <w:t>summary</w:t>
                      </w:r>
                      <w:proofErr w:type="gramEnd"/>
                    </w:p>
                  </w:txbxContent>
                </v:textbox>
                <w10:wrap anchory="line"/>
              </v:shape>
            </w:pict>
          </mc:Fallback>
        </mc:AlternateContent>
      </w:r>
      <w:r>
        <w:rPr>
          <w:rFonts w:hint="eastAsia"/>
          <w:noProof/>
        </w:rPr>
        <mc:AlternateContent>
          <mc:Choice Requires="wps">
            <w:drawing>
              <wp:anchor distT="0" distB="0" distL="114300" distR="114300" simplePos="0" relativeHeight="251534848" behindDoc="0" locked="0" layoutInCell="1" allowOverlap="1" wp14:anchorId="1AFA414F" wp14:editId="0DA82947">
                <wp:simplePos x="0" y="0"/>
                <wp:positionH relativeFrom="column">
                  <wp:posOffset>1257300</wp:posOffset>
                </wp:positionH>
                <wp:positionV relativeFrom="line">
                  <wp:posOffset>198120</wp:posOffset>
                </wp:positionV>
                <wp:extent cx="571500" cy="198120"/>
                <wp:effectExtent l="457200" t="7620" r="9525" b="13335"/>
                <wp:wrapNone/>
                <wp:docPr id="512" name="Auto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0" cy="198120"/>
                        </a:xfrm>
                        <a:prstGeom prst="wedgeRoundRectCallout">
                          <a:avLst>
                            <a:gd name="adj1" fmla="val 116111"/>
                            <a:gd name="adj2" fmla="val 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preview</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09" o:spid="_x0000_s1673" type="#_x0000_t62" style="position:absolute;left:0;text-align:left;margin-left:99pt;margin-top:15.6pt;width:45pt;height:15.6pt;flip:x;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" adj="35880,10869" fillcolor="#ff9">
                <v:textbox inset="0,0,0,0">
                  <w:txbxContent>
                    <w:p w:rsidR="0023747D" w:rsidRPr="000E23E9" w:rsidRDefault="0023747D" w:rsidP="00375F9C">
                      <w:pPr>
                        <w:rPr>
                          <w:szCs w:val="18"/>
                        </w:rPr>
                      </w:pPr>
                      <w:proofErr w:type="gramStart"/>
                      <w:r>
                        <w:rPr>
                          <w:rFonts w:hint="eastAsia"/>
                          <w:szCs w:val="18"/>
                        </w:rPr>
                        <w:t>preview</w:t>
                      </w:r>
                      <w:proofErr w:type="gramEnd"/>
                    </w:p>
                  </w:txbxContent>
                </v:textbox>
                <w10:wrap anchory="line"/>
              </v:shape>
            </w:pict>
          </mc:Fallback>
        </mc:AlternateContent>
      </w:r>
      <w:r w:rsidR="00375F9C" w:rsidRPr="001C08BC">
        <w:rPr>
          <w:rFonts w:hint="eastAsia"/>
        </w:rPr>
        <w:t xml:space="preserve"> </w:t>
      </w:r>
      <w:r>
        <w:rPr>
          <w:rFonts w:hint="eastAsia"/>
          <w:noProof/>
        </w:rPr>
        <w:drawing>
          <wp:inline distT="0" distB="0" distL="0" distR="0" wp14:anchorId="07443767" wp14:editId="5F0E1D25">
            <wp:extent cx="2324100" cy="19145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24100" cy="19145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54" w:name="_Toc453071789"/>
      <w:r>
        <w:rPr>
          <w:rFonts w:hint="eastAsia"/>
        </w:rPr>
        <w:t>Update row dynamically</w:t>
      </w:r>
      <w:bookmarkEnd w:id="154"/>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3B80ED28" wp14:editId="5C16F3C4">
                <wp:extent cx="5257800" cy="4116705"/>
                <wp:effectExtent l="9525" t="0" r="9525" b="7620"/>
                <wp:docPr id="911" name="画布 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5" name="Text Box 913"/>
                        <wps:cNvSpPr txBox="1">
                          <a:spLocks noChangeArrowheads="1"/>
                        </wps:cNvSpPr>
                        <wps:spPr bwMode="auto">
                          <a:xfrm>
                            <a:off x="0" y="48895"/>
                            <a:ext cx="5257800" cy="406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block=</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.UI.Block({width:</w:t>
                              </w:r>
                              <w:r w:rsidRPr="00D227C9">
                                <w:rPr>
                                  <w:color w:val="800000"/>
                                  <w:sz w:val="18"/>
                                  <w:szCs w:val="18"/>
                                </w:rPr>
                                <w:t>240</w:t>
                              </w:r>
                              <w:r w:rsidRPr="00D227C9">
                                <w:rPr>
                                  <w:sz w:val="18"/>
                                  <w:szCs w:val="18"/>
                                </w:rPr>
                                <w:t>,height:</w:t>
                              </w:r>
                              <w:r w:rsidRPr="00D227C9">
                                <w:rPr>
                                  <w:color w:val="800000"/>
                                  <w:sz w:val="18"/>
                                  <w:szCs w:val="18"/>
                                </w:rPr>
                                <w:t>200</w:t>
                              </w:r>
                              <w:r w:rsidRPr="00D227C9">
                                <w:rPr>
                                  <w:sz w:val="18"/>
                                  <w:szCs w:val="18"/>
                                </w:rPr>
                                <w:t>}).show();</w:t>
                              </w:r>
                            </w:p>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tg=</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.UI.TreeGrid;</w:t>
                              </w:r>
                            </w:p>
                            <w:p w:rsidR="0023747D" w:rsidRPr="00D227C9" w:rsidRDefault="0023747D" w:rsidP="00375F9C">
                              <w:pPr>
                                <w:spacing w:line="240" w:lineRule="exact"/>
                                <w:rPr>
                                  <w:sz w:val="18"/>
                                  <w:szCs w:val="18"/>
                                </w:rPr>
                              </w:pPr>
                              <w:proofErr w:type="gramStart"/>
                              <w:r w:rsidRPr="00D227C9">
                                <w:rPr>
                                  <w:sz w:val="18"/>
                                  <w:szCs w:val="18"/>
                                </w:rPr>
                                <w:t>tg.setRowHandlerWidth(</w:t>
                              </w:r>
                              <w:proofErr w:type="gramEnd"/>
                              <w:r w:rsidRPr="00D227C9">
                                <w:rPr>
                                  <w:color w:val="800000"/>
                                  <w:sz w:val="18"/>
                                  <w:szCs w:val="18"/>
                                </w:rPr>
                                <w:t>80</w:t>
                              </w:r>
                              <w:r w:rsidRPr="00D227C9">
                                <w:rPr>
                                  <w:sz w:val="18"/>
                                  <w:szCs w:val="18"/>
                                </w:rPr>
                                <w:t>)</w:t>
                              </w:r>
                              <w:r w:rsidRPr="00D227C9">
                                <w:rPr>
                                  <w:rFonts w:hint="eastAsia"/>
                                  <w:sz w:val="18"/>
                                  <w:szCs w:val="18"/>
                                </w:rPr>
                                <w:t>.setGridHandlerCaption(</w:t>
                              </w:r>
                              <w:r w:rsidRPr="00D227C9">
                                <w:rPr>
                                  <w:rFonts w:hint="eastAsia"/>
                                  <w:color w:val="FF00FF"/>
                                  <w:sz w:val="18"/>
                                  <w:szCs w:val="18"/>
                                </w:rPr>
                                <w:t>"</w:t>
                              </w:r>
                              <w:r>
                                <w:rPr>
                                  <w:rFonts w:hint="eastAsia"/>
                                  <w:color w:val="FF00FF"/>
                                  <w:sz w:val="18"/>
                                  <w:szCs w:val="18"/>
                                </w:rPr>
                                <w:t>Name</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setHeader([</w:t>
                              </w:r>
                              <w:proofErr w:type="gramEnd"/>
                            </w:p>
                            <w:p w:rsidR="0023747D" w:rsidRPr="00D227C9" w:rsidRDefault="0023747D" w:rsidP="00375F9C">
                              <w:pPr>
                                <w:spacing w:line="240" w:lineRule="exact"/>
                                <w:rPr>
                                  <w:sz w:val="18"/>
                                  <w:szCs w:val="18"/>
                                </w:rPr>
                              </w:pPr>
                              <w:r w:rsidRPr="00D227C9">
                                <w:rPr>
                                  <w:rFonts w:hint="eastAsia"/>
                                  <w:sz w:val="18"/>
                                  <w:szCs w:val="18"/>
                                </w:rPr>
                                <w:t>{</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"col1"</w:t>
                              </w:r>
                              <w:r w:rsidRPr="00D227C9">
                                <w:rPr>
                                  <w:rFonts w:hint="eastAsia"/>
                                  <w:sz w:val="18"/>
                                  <w:szCs w:val="18"/>
                                </w:rPr>
                                <w:t>, caption:</w:t>
                              </w:r>
                              <w:r w:rsidRPr="00D227C9">
                                <w:rPr>
                                  <w:rFonts w:hint="eastAsia"/>
                                  <w:color w:val="FF00FF"/>
                                  <w:sz w:val="18"/>
                                  <w:szCs w:val="18"/>
                                </w:rPr>
                                <w:t>"</w:t>
                              </w:r>
                              <w:r>
                                <w:rPr>
                                  <w:rFonts w:hint="eastAsia"/>
                                  <w:color w:val="FF00FF"/>
                                  <w:sz w:val="18"/>
                                  <w:szCs w:val="18"/>
                                </w:rPr>
                                <w:t>Age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40</w:t>
                              </w:r>
                              <w:r w:rsidRPr="00D227C9">
                                <w:rPr>
                                  <w:rFonts w:hint="eastAsia"/>
                                  <w:sz w:val="18"/>
                                  <w:szCs w:val="18"/>
                                </w:rPr>
                                <w:t xml:space="preserve">, type: </w:t>
                              </w:r>
                              <w:r w:rsidRPr="00D227C9">
                                <w:rPr>
                                  <w:rFonts w:hint="eastAsia"/>
                                  <w:color w:val="FF00FF"/>
                                  <w:sz w:val="18"/>
                                  <w:szCs w:val="18"/>
                                </w:rPr>
                                <w:t>"number"</w:t>
                              </w:r>
                              <w:r w:rsidRPr="00D227C9">
                                <w:rPr>
                                  <w:rFonts w:hint="eastAsia"/>
                                  <w:sz w:val="18"/>
                                  <w:szCs w:val="18"/>
                                </w:rPr>
                                <w:t>},{id:</w:t>
                              </w:r>
                              <w:r w:rsidRPr="00D227C9">
                                <w:rPr>
                                  <w:rFonts w:hint="eastAsia"/>
                                  <w:color w:val="FF00FF"/>
                                  <w:sz w:val="18"/>
                                  <w:szCs w:val="18"/>
                                </w:rPr>
                                <w:t>"col2"</w:t>
                              </w:r>
                              <w:r w:rsidRPr="00D227C9">
                                <w:rPr>
                                  <w:rFonts w:hint="eastAsia"/>
                                  <w:sz w:val="18"/>
                                  <w:szCs w:val="18"/>
                                </w:rPr>
                                <w:t>, caption:</w:t>
                              </w:r>
                              <w:r w:rsidRPr="00D227C9">
                                <w:rPr>
                                  <w:rFonts w:hint="eastAsia"/>
                                  <w:color w:val="FF00FF"/>
                                  <w:sz w:val="18"/>
                                  <w:szCs w:val="18"/>
                                </w:rPr>
                                <w:t>"</w:t>
                              </w:r>
                              <w:r>
                                <w:rPr>
                                  <w:rFonts w:hint="eastAsia"/>
                                  <w:color w:val="FF00FF"/>
                                  <w:sz w:val="18"/>
                                  <w:szCs w:val="18"/>
                                </w:rPr>
                                <w:t>Full-time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90</w:t>
                              </w:r>
                              <w:r w:rsidRPr="00D227C9">
                                <w:rPr>
                                  <w:rFonts w:hint="eastAsia"/>
                                  <w:sz w:val="18"/>
                                  <w:szCs w:val="18"/>
                                </w:rPr>
                                <w:t xml:space="preserve">, type: </w:t>
                              </w:r>
                              <w:r w:rsidRPr="00D227C9">
                                <w:rPr>
                                  <w:rFonts w:hint="eastAsia"/>
                                  <w:color w:val="FF00FF"/>
                                  <w:sz w:val="18"/>
                                  <w:szCs w:val="18"/>
                                </w:rPr>
                                <w:t>"checkbox"</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setRows([</w:t>
                              </w:r>
                              <w:proofErr w:type="gramEnd"/>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"row1"</w:t>
                              </w:r>
                              <w:r w:rsidRPr="00D227C9">
                                <w:rPr>
                                  <w:rFonts w:hint="eastAsia"/>
                                  <w:sz w:val="18"/>
                                  <w:szCs w:val="18"/>
                                </w:rPr>
                                <w:t>,caption:</w:t>
                              </w:r>
                              <w:r w:rsidRPr="00D227C9">
                                <w:rPr>
                                  <w:rFonts w:hint="eastAsia"/>
                                  <w:color w:val="FF00FF"/>
                                  <w:sz w:val="18"/>
                                  <w:szCs w:val="18"/>
                                </w:rPr>
                                <w:t>'</w:t>
                              </w:r>
                              <w:r>
                                <w:rPr>
                                  <w:rFonts w:hint="eastAsia"/>
                                  <w:color w:val="FF00FF"/>
                                  <w:sz w:val="18"/>
                                  <w:szCs w:val="18"/>
                                </w:rPr>
                                <w:t>Jack</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23</w:t>
                              </w:r>
                              <w:r w:rsidRPr="00D227C9">
                                <w:rPr>
                                  <w:rFonts w:hint="eastAsia"/>
                                  <w:sz w:val="18"/>
                                  <w:szCs w:val="18"/>
                                </w:rPr>
                                <w:t xml:space="preserve">, </w:t>
                              </w:r>
                              <w:r w:rsidRPr="00D227C9">
                                <w:rPr>
                                  <w:rFonts w:hint="eastAsia"/>
                                  <w:color w:val="0000FF"/>
                                  <w:sz w:val="18"/>
                                  <w:szCs w:val="18"/>
                                </w:rPr>
                                <w:t>true</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John</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32</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sub:</w:t>
                              </w:r>
                              <w:proofErr w:type="gramEnd"/>
                              <w:r w:rsidRPr="00D227C9">
                                <w:rPr>
                                  <w:rFonts w:hint="eastAsia"/>
                                  <w:sz w:val="18"/>
                                  <w:szCs w:val="18"/>
                                </w:rPr>
                                <w:t>[{id:</w:t>
                              </w:r>
                              <w:r w:rsidRPr="00D227C9">
                                <w:rPr>
                                  <w:rFonts w:hint="eastAsia"/>
                                  <w:color w:val="FF00FF"/>
                                  <w:sz w:val="18"/>
                                  <w:szCs w:val="18"/>
                                </w:rPr>
                                <w:t>"row21"</w:t>
                              </w:r>
                              <w:r w:rsidRPr="00D227C9">
                                <w:rPr>
                                  <w:rFonts w:hint="eastAsia"/>
                                  <w:sz w:val="18"/>
                                  <w:szCs w:val="18"/>
                                </w:rPr>
                                <w:t>,caption:</w:t>
                              </w:r>
                              <w:r w:rsidRPr="00D227C9">
                                <w:rPr>
                                  <w:rFonts w:hint="eastAsia"/>
                                  <w:color w:val="FF00FF"/>
                                  <w:sz w:val="18"/>
                                  <w:szCs w:val="18"/>
                                </w:rPr>
                                <w:t>'</w:t>
                              </w:r>
                              <w:r>
                                <w:rPr>
                                  <w:rFonts w:hint="eastAsia"/>
                                  <w:color w:val="FF00FF"/>
                                  <w:sz w:val="18"/>
                                  <w:szCs w:val="18"/>
                                </w:rPr>
                                <w:t>Tom</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24</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"row22"</w:t>
                              </w:r>
                              <w:r w:rsidRPr="00D227C9">
                                <w:rPr>
                                  <w:rFonts w:hint="eastAsia"/>
                                  <w:sz w:val="18"/>
                                  <w:szCs w:val="18"/>
                                </w:rPr>
                                <w:t>,caption:</w:t>
                              </w:r>
                              <w:r w:rsidRPr="00D227C9">
                                <w:rPr>
                                  <w:rFonts w:hint="eastAsia"/>
                                  <w:color w:val="FF00FF"/>
                                  <w:sz w:val="18"/>
                                  <w:szCs w:val="18"/>
                                </w:rPr>
                                <w:t>'</w:t>
                              </w:r>
                              <w:r>
                                <w:rPr>
                                  <w:rFonts w:hint="eastAsia"/>
                                  <w:color w:val="FF00FF"/>
                                  <w:sz w:val="18"/>
                                  <w:szCs w:val="18"/>
                                </w:rPr>
                                <w:t>Box</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25</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 xml:space="preserve">    ]}</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show(</w:t>
                              </w:r>
                              <w:proofErr w:type="gramEnd"/>
                              <w:r w:rsidRPr="00D227C9">
                                <w:rPr>
                                  <w:sz w:val="18"/>
                                  <w:szCs w:val="18"/>
                                </w:rPr>
                                <w:t>block)</w:t>
                              </w:r>
                            </w:p>
                            <w:p w:rsidR="0023747D" w:rsidRPr="00D227C9" w:rsidRDefault="0023747D" w:rsidP="00375F9C">
                              <w:pPr>
                                <w:spacing w:line="240" w:lineRule="exact"/>
                                <w:rPr>
                                  <w:sz w:val="18"/>
                                  <w:szCs w:val="18"/>
                                </w:rPr>
                              </w:pPr>
                            </w:p>
                            <w:p w:rsidR="0023747D" w:rsidRPr="00D227C9" w:rsidRDefault="00973A41" w:rsidP="00375F9C">
                              <w:pPr>
                                <w:spacing w:line="240" w:lineRule="exact"/>
                                <w:rPr>
                                  <w:sz w:val="18"/>
                                  <w:szCs w:val="18"/>
                                </w:rPr>
                              </w:pPr>
                              <w:proofErr w:type="gramStart"/>
                              <w:r>
                                <w:rPr>
                                  <w:sz w:val="18"/>
                                  <w:szCs w:val="18"/>
                                </w:rPr>
                                <w:t>xui.</w:t>
                              </w:r>
                              <w:r w:rsidR="0023747D" w:rsidRPr="00D227C9">
                                <w:rPr>
                                  <w:sz w:val="18"/>
                                  <w:szCs w:val="18"/>
                                </w:rPr>
                                <w:t>asyRun(</w:t>
                              </w:r>
                              <w:proofErr w:type="gramEnd"/>
                              <w:r w:rsidR="0023747D" w:rsidRPr="00D227C9">
                                <w:rPr>
                                  <w:color w:val="0000FF"/>
                                  <w:sz w:val="18"/>
                                  <w:szCs w:val="18"/>
                                </w:rPr>
                                <w:t>function</w:t>
                              </w:r>
                              <w:r w:rsidR="0023747D"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 xml:space="preserve">, </w:t>
                              </w:r>
                              <w:r w:rsidRPr="00D227C9">
                                <w:rPr>
                                  <w:rFonts w:hint="eastAsia"/>
                                  <w:color w:val="FF00FF"/>
                                  <w:sz w:val="18"/>
                                  <w:szCs w:val="18"/>
                                </w:rPr>
                                <w:t>'</w:t>
                              </w:r>
                              <w:r>
                                <w:rPr>
                                  <w:rFonts w:hint="eastAsia"/>
                                  <w:color w:val="FF00FF"/>
                                  <w:sz w:val="18"/>
                                  <w:szCs w:val="18"/>
                                </w:rPr>
                                <w:t>Jerry</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1000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973A41" w:rsidP="00375F9C">
                              <w:pPr>
                                <w:spacing w:line="240" w:lineRule="exact"/>
                                <w:rPr>
                                  <w:sz w:val="18"/>
                                  <w:szCs w:val="18"/>
                                </w:rPr>
                              </w:pPr>
                              <w:proofErr w:type="gramStart"/>
                              <w:r>
                                <w:rPr>
                                  <w:sz w:val="18"/>
                                  <w:szCs w:val="18"/>
                                </w:rPr>
                                <w:t>xui.</w:t>
                              </w:r>
                              <w:r w:rsidR="0023747D" w:rsidRPr="00D227C9">
                                <w:rPr>
                                  <w:sz w:val="18"/>
                                  <w:szCs w:val="18"/>
                                </w:rPr>
                                <w:t>asyRun(</w:t>
                              </w:r>
                              <w:proofErr w:type="gramEnd"/>
                              <w:r w:rsidR="0023747D" w:rsidRPr="00D227C9">
                                <w:rPr>
                                  <w:color w:val="0000FF"/>
                                  <w:sz w:val="18"/>
                                  <w:szCs w:val="18"/>
                                </w:rPr>
                                <w:t>function</w:t>
                              </w:r>
                              <w:r w:rsidR="0023747D"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Group</w:t>
                              </w:r>
                              <w:r w:rsidRPr="00D227C9">
                                <w:rPr>
                                  <w:rFonts w:hint="eastAsia"/>
                                  <w:color w:val="FF00FF"/>
                                  <w:sz w:val="18"/>
                                  <w:szCs w:val="18"/>
                                </w:rPr>
                                <w:t>'</w:t>
                              </w:r>
                              <w:r w:rsidRPr="00D227C9">
                                <w:rPr>
                                  <w:rFonts w:hint="eastAsia"/>
                                  <w:sz w:val="18"/>
                                  <w:szCs w:val="18"/>
                                </w:rPr>
                                <w:t>, height:</w:t>
                              </w:r>
                              <w:r w:rsidRPr="00D227C9">
                                <w:rPr>
                                  <w:rFonts w:hint="eastAsia"/>
                                  <w:color w:val="800000"/>
                                  <w:sz w:val="18"/>
                                  <w:szCs w:val="18"/>
                                </w:rPr>
                                <w:t>30</w:t>
                              </w:r>
                              <w:r w:rsidRPr="00D227C9">
                                <w:rPr>
                                  <w:rFonts w:hint="eastAsia"/>
                                  <w:sz w:val="18"/>
                                  <w:szCs w:val="18"/>
                                </w:rPr>
                                <w:t>, rowStyle:</w:t>
                              </w:r>
                              <w:r w:rsidRPr="00D227C9">
                                <w:rPr>
                                  <w:rFonts w:hint="eastAsia"/>
                                  <w:color w:val="FF00FF"/>
                                  <w:sz w:val="18"/>
                                  <w:szCs w:val="18"/>
                                </w:rPr>
                                <w:t>'background-color:#00ff00;'</w:t>
                              </w:r>
                              <w:r w:rsidRPr="00D227C9">
                                <w:rPr>
                                  <w:rFonts w:hint="eastAsia"/>
                                  <w:sz w:val="18"/>
                                  <w:szCs w:val="18"/>
                                </w:rPr>
                                <w:t>, rowResizer:</w:t>
                              </w:r>
                              <w:r w:rsidRPr="00D227C9">
                                <w:rPr>
                                  <w:rFonts w:hint="eastAsia"/>
                                  <w:color w:val="0000FF"/>
                                  <w:sz w:val="18"/>
                                  <w:szCs w:val="18"/>
                                </w:rPr>
                                <w:t>false</w:t>
                              </w:r>
                              <w:r w:rsidRPr="00D227C9">
                                <w:rPr>
                                  <w:rFonts w:hint="eastAsia"/>
                                  <w:sz w:val="18"/>
                                  <w:szCs w:val="18"/>
                                </w:rPr>
                                <w:t>,</w:t>
                              </w:r>
                              <w:r>
                                <w:rPr>
                                  <w:rFonts w:hint="eastAsia"/>
                                  <w:sz w:val="18"/>
                                  <w:szCs w:val="18"/>
                                </w:rPr>
                                <w:t xml:space="preserve"> </w:t>
                              </w:r>
                              <w:r w:rsidRPr="00D227C9">
                                <w:rPr>
                                  <w:rFonts w:hint="eastAsia"/>
                                  <w:sz w:val="18"/>
                                  <w:szCs w:val="18"/>
                                </w:rPr>
                                <w:t>group:</w:t>
                              </w:r>
                              <w:r w:rsidRPr="00D227C9">
                                <w:rPr>
                                  <w:rFonts w:hint="eastAsia"/>
                                  <w:color w:val="0000FF"/>
                                  <w:sz w:val="18"/>
                                  <w:szCs w:val="18"/>
                                </w:rPr>
                                <w:t>true</w:t>
                              </w:r>
                              <w:r w:rsidRPr="00D227C9">
                                <w:rPr>
                                  <w:rFonts w:hint="eastAsia"/>
                                  <w:sz w:val="18"/>
                                  <w:szCs w:val="18"/>
                                </w:rPr>
                                <w:t>,</w:t>
                              </w:r>
                              <w:r>
                                <w:rPr>
                                  <w:rFonts w:hint="eastAsia"/>
                                  <w:sz w:val="18"/>
                                  <w:szCs w:val="18"/>
                                </w:rPr>
                                <w:t xml:space="preserve"> </w:t>
                              </w:r>
                              <w:r w:rsidRPr="00D227C9">
                                <w:rPr>
                                  <w:rFonts w:hint="eastAsia"/>
                                  <w:sz w:val="18"/>
                                  <w:szCs w:val="18"/>
                                </w:rPr>
                                <w:t>preview:</w:t>
                              </w:r>
                              <w:r w:rsidRPr="00D227C9">
                                <w:rPr>
                                  <w:rFonts w:hint="eastAsia"/>
                                  <w:color w:val="FF00FF"/>
                                  <w:sz w:val="18"/>
                                  <w:szCs w:val="18"/>
                                </w:rPr>
                                <w:t>'preview'</w:t>
                              </w:r>
                              <w:r w:rsidRPr="00D227C9">
                                <w:rPr>
                                  <w:rFonts w:hint="eastAsia"/>
                                  <w:sz w:val="18"/>
                                  <w:szCs w:val="18"/>
                                </w:rPr>
                                <w:t>,</w:t>
                              </w:r>
                              <w:r>
                                <w:rPr>
                                  <w:rFonts w:hint="eastAsia"/>
                                  <w:sz w:val="18"/>
                                  <w:szCs w:val="18"/>
                                </w:rPr>
                                <w:t xml:space="preserve"> </w:t>
                              </w:r>
                              <w:r w:rsidRPr="00D227C9">
                                <w:rPr>
                                  <w:rFonts w:hint="eastAsia"/>
                                  <w:sz w:val="18"/>
                                  <w:szCs w:val="18"/>
                                </w:rPr>
                                <w:t>summary:</w:t>
                              </w:r>
                              <w:r w:rsidRPr="00D227C9">
                                <w:rPr>
                                  <w:rFonts w:hint="eastAsia"/>
                                  <w:color w:val="FF00FF"/>
                                  <w:sz w:val="18"/>
                                  <w:szCs w:val="18"/>
                                </w:rPr>
                                <w:t>'summary'</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2000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973A41" w:rsidP="00375F9C">
                              <w:pPr>
                                <w:spacing w:line="240" w:lineRule="exact"/>
                                <w:rPr>
                                  <w:sz w:val="18"/>
                                  <w:szCs w:val="18"/>
                                </w:rPr>
                              </w:pPr>
                              <w:proofErr w:type="gramStart"/>
                              <w:r>
                                <w:rPr>
                                  <w:sz w:val="18"/>
                                  <w:szCs w:val="18"/>
                                </w:rPr>
                                <w:t>xui.</w:t>
                              </w:r>
                              <w:r w:rsidR="0023747D" w:rsidRPr="00D227C9">
                                <w:rPr>
                                  <w:sz w:val="18"/>
                                  <w:szCs w:val="18"/>
                                </w:rPr>
                                <w:t>asyRun(</w:t>
                              </w:r>
                              <w:proofErr w:type="gramEnd"/>
                              <w:r w:rsidR="0023747D" w:rsidRPr="00D227C9">
                                <w:rPr>
                                  <w:color w:val="0000FF"/>
                                  <w:sz w:val="18"/>
                                  <w:szCs w:val="18"/>
                                </w:rPr>
                                <w:t>function</w:t>
                              </w:r>
                              <w:r w:rsidR="0023747D"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'row1'</w:t>
                              </w:r>
                              <w:r w:rsidRPr="00D227C9">
                                <w:rPr>
                                  <w:rFonts w:hint="eastAsia"/>
                                  <w:sz w:val="18"/>
                                  <w:szCs w:val="18"/>
                                </w:rPr>
                                <w:t>, {sub:[</w:t>
                              </w:r>
                              <w:r>
                                <w:rPr>
                                  <w:rFonts w:hint="eastAsia"/>
                                  <w:sz w:val="18"/>
                                  <w:szCs w:val="18"/>
                                </w:rPr>
                                <w:t>{value:</w:t>
                              </w:r>
                              <w:r w:rsidRPr="00D227C9">
                                <w:rPr>
                                  <w:rFonts w:hint="eastAsia"/>
                                  <w:color w:val="FF00FF"/>
                                  <w:sz w:val="18"/>
                                  <w:szCs w:val="18"/>
                                </w:rPr>
                                <w:t>"</w:t>
                              </w:r>
                              <w:r>
                                <w:rPr>
                                  <w:rFonts w:hint="eastAsia"/>
                                  <w:color w:val="FF00FF"/>
                                  <w:sz w:val="18"/>
                                  <w:szCs w:val="18"/>
                                </w:rPr>
                                <w:t>Kate</w:t>
                              </w:r>
                              <w:r w:rsidRPr="00D227C9">
                                <w:rPr>
                                  <w:rFonts w:hint="eastAsia"/>
                                  <w:color w:val="FF00FF"/>
                                  <w:sz w:val="18"/>
                                  <w:szCs w:val="18"/>
                                </w:rPr>
                                <w:t>"</w:t>
                              </w:r>
                              <w:r w:rsidRPr="00D227C9">
                                <w:rPr>
                                  <w:rFonts w:hint="eastAsia"/>
                                  <w:sz w:val="18"/>
                                  <w:szCs w:val="18"/>
                                </w:rPr>
                                <w:t>,</w:t>
                              </w:r>
                              <w:r>
                                <w:rPr>
                                  <w:rFonts w:hint="eastAsia"/>
                                  <w:sz w:val="18"/>
                                  <w:szCs w:val="18"/>
                                </w:rPr>
                                <w:t>cells:[</w:t>
                              </w:r>
                              <w:r w:rsidRPr="00D227C9">
                                <w:rPr>
                                  <w:rFonts w:hint="eastAsia"/>
                                  <w:color w:val="800000"/>
                                  <w:sz w:val="18"/>
                                  <w:szCs w:val="18"/>
                                </w:rPr>
                                <w:t>24</w:t>
                              </w:r>
                              <w:r w:rsidRPr="00D227C9">
                                <w:rPr>
                                  <w:rFonts w:hint="eastAsia"/>
                                  <w:sz w:val="18"/>
                                  <w:szCs w:val="18"/>
                                </w:rPr>
                                <w:t>,</w:t>
                              </w:r>
                              <w:r w:rsidRPr="00D227C9">
                                <w:rPr>
                                  <w:rFonts w:hint="eastAsia"/>
                                  <w:color w:val="0000FF"/>
                                  <w:sz w:val="18"/>
                                  <w:szCs w:val="18"/>
                                </w:rPr>
                                <w:t>true</w:t>
                              </w:r>
                              <w:r>
                                <w:rPr>
                                  <w:rFonts w:hint="eastAsia"/>
                                  <w:color w:val="00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3000</w:t>
                              </w:r>
                              <w:proofErr w:type="gramEnd"/>
                              <w:r w:rsidRPr="00D227C9">
                                <w:rPr>
                                  <w:sz w:val="18"/>
                                  <w:szCs w:val="18"/>
                                </w:rPr>
                                <w:t>)</w:t>
                              </w:r>
                            </w:p>
                          </w:txbxContent>
                        </wps:txbx>
                        <wps:bodyPr rot="0" vert="horz" wrap="square" lIns="54000" tIns="46800" rIns="54000" bIns="45720" anchor="t" anchorCtr="0" upright="1">
                          <a:spAutoFit/>
                        </wps:bodyPr>
                      </wps:wsp>
                      <wps:wsp>
                        <wps:cNvPr id="956" name="AutoShape 914"/>
                        <wps:cNvSpPr>
                          <a:spLocks noChangeArrowheads="1"/>
                        </wps:cNvSpPr>
                        <wps:spPr bwMode="auto">
                          <a:xfrm flipH="1">
                            <a:off x="1828800" y="1882140"/>
                            <a:ext cx="1714500" cy="198120"/>
                          </a:xfrm>
                          <a:prstGeom prst="wedgeRoundRectCallout">
                            <a:avLst>
                              <a:gd name="adj1" fmla="val 59667"/>
                              <a:gd name="adj2" fmla="val 2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row caption only</w:t>
                              </w:r>
                            </w:p>
                          </w:txbxContent>
                        </wps:txbx>
                        <wps:bodyPr rot="0" vert="horz" wrap="square" lIns="0" tIns="0" rIns="0" bIns="0" anchor="t" anchorCtr="0" upright="1">
                          <a:noAutofit/>
                        </wps:bodyPr>
                      </wps:wsp>
                      <wps:wsp>
                        <wps:cNvPr id="957" name="AutoShape 915"/>
                        <wps:cNvSpPr>
                          <a:spLocks noChangeArrowheads="1"/>
                        </wps:cNvSpPr>
                        <wps:spPr bwMode="auto">
                          <a:xfrm flipH="1">
                            <a:off x="2743200" y="2377440"/>
                            <a:ext cx="1828800" cy="198120"/>
                          </a:xfrm>
                          <a:prstGeom prst="wedgeRoundRectCallout">
                            <a:avLst>
                              <a:gd name="adj1" fmla="val 31977"/>
                              <a:gd name="adj2" fmla="val 27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These properties are updatable</w:t>
                              </w:r>
                            </w:p>
                          </w:txbxContent>
                        </wps:txbx>
                        <wps:bodyPr rot="0" vert="horz" wrap="square" lIns="0" tIns="0" rIns="0" bIns="0" anchor="t" anchorCtr="0" upright="1">
                          <a:noAutofit/>
                        </wps:bodyPr>
                      </wps:wsp>
                      <wps:wsp>
                        <wps:cNvPr id="958" name="AutoShape 916"/>
                        <wps:cNvSpPr>
                          <a:spLocks noChangeArrowheads="1"/>
                        </wps:cNvSpPr>
                        <wps:spPr bwMode="auto">
                          <a:xfrm flipH="1">
                            <a:off x="2857500" y="3268980"/>
                            <a:ext cx="1371600" cy="198120"/>
                          </a:xfrm>
                          <a:prstGeom prst="wedgeRoundRectCallout">
                            <a:avLst>
                              <a:gd name="adj1" fmla="val 71111"/>
                              <a:gd name="adj2" fmla="val 1878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all sub rows</w:t>
                              </w:r>
                            </w:p>
                          </w:txbxContent>
                        </wps:txbx>
                        <wps:bodyPr rot="0" vert="horz" wrap="square" lIns="0" tIns="0" rIns="0" bIns="0" anchor="t" anchorCtr="0" upright="1">
                          <a:noAutofit/>
                        </wps:bodyPr>
                      </wps:wsp>
                    </wpc:wpc>
                  </a:graphicData>
                </a:graphic>
              </wp:inline>
            </w:drawing>
          </mc:Choice>
          <mc:Fallback>
            <w:pict>
              <v:group id="画布 911" o:spid="_x0000_s1674" editas="canvas" style="width:414pt;height:324.15pt;mso-position-horizontal-relative:char;mso-position-vertical-relative:line" coordsize="52578,4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">
                <v:shape id="_x0000_s1675" type="#_x0000_t75" style="position:absolute;width:52578;height:41167;visibility:visible;mso-wrap-style:square">
                  <v:fill o:detectmouseclick="t"/>
                  <v:path o:connecttype="none"/>
                </v:shape>
                <v:shape id="Text Box 913" o:spid="_x0000_s1676" type="#_x0000_t202" style="position:absolute;top:488;width:52578;height:40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8yrcMA&#10;AADcAAAADwAAAGRycy9kb3ducmV2LnhtbESPT2sCMRTE70K/Q3gFb5pVUHRrFFFkeynUf/fH5nWz&#10;uHlZkriu374pFDwOM/MbZrXpbSM68qF2rGAyzkAQl07XXCm4nA+jBYgQkTU2jknBkwJs1m+DFeba&#10;PfhI3SlWIkE45KjAxNjmUobSkMUwdi1x8n6ctxiT9JXUHh8Jbhs5zbK5tFhzWjDY0s5QeTvdrYLy&#10;tu/3RX01vrvbxbdeFs+veaHU8L3ffoCI1MdX+L/9qRUsZ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8yrcMAAADcAAAADwAAAAAAAAAAAAAAAACYAgAAZHJzL2Rv&#10;d25yZXYueG1sUEsFBgAAAAAEAAQA9QAAAIgDAAAAAA==&#10;" strokeweight="1pt">
                  <v:textbox style="mso-fit-shape-to-text:t" inset="1.5mm,1.3mm,1.5mm">
                    <w:txbxContent>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block=</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.UI.Block({width:</w:t>
                        </w:r>
                        <w:r w:rsidRPr="00D227C9">
                          <w:rPr>
                            <w:color w:val="800000"/>
                            <w:sz w:val="18"/>
                            <w:szCs w:val="18"/>
                          </w:rPr>
                          <w:t>240</w:t>
                        </w:r>
                        <w:r w:rsidRPr="00D227C9">
                          <w:rPr>
                            <w:sz w:val="18"/>
                            <w:szCs w:val="18"/>
                          </w:rPr>
                          <w:t>,height:</w:t>
                        </w:r>
                        <w:r w:rsidRPr="00D227C9">
                          <w:rPr>
                            <w:color w:val="800000"/>
                            <w:sz w:val="18"/>
                            <w:szCs w:val="18"/>
                          </w:rPr>
                          <w:t>200</w:t>
                        </w:r>
                        <w:r w:rsidRPr="00D227C9">
                          <w:rPr>
                            <w:sz w:val="18"/>
                            <w:szCs w:val="18"/>
                          </w:rPr>
                          <w:t>}).show();</w:t>
                        </w:r>
                      </w:p>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tg=</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.UI.TreeGrid;</w:t>
                        </w:r>
                      </w:p>
                      <w:p w:rsidR="0023747D" w:rsidRPr="00D227C9" w:rsidRDefault="0023747D" w:rsidP="00375F9C">
                        <w:pPr>
                          <w:spacing w:line="240" w:lineRule="exact"/>
                          <w:rPr>
                            <w:sz w:val="18"/>
                            <w:szCs w:val="18"/>
                          </w:rPr>
                        </w:pPr>
                        <w:proofErr w:type="gramStart"/>
                        <w:r w:rsidRPr="00D227C9">
                          <w:rPr>
                            <w:sz w:val="18"/>
                            <w:szCs w:val="18"/>
                          </w:rPr>
                          <w:t>tg.setRowHandlerWidth(</w:t>
                        </w:r>
                        <w:proofErr w:type="gramEnd"/>
                        <w:r w:rsidRPr="00D227C9">
                          <w:rPr>
                            <w:color w:val="800000"/>
                            <w:sz w:val="18"/>
                            <w:szCs w:val="18"/>
                          </w:rPr>
                          <w:t>80</w:t>
                        </w:r>
                        <w:r w:rsidRPr="00D227C9">
                          <w:rPr>
                            <w:sz w:val="18"/>
                            <w:szCs w:val="18"/>
                          </w:rPr>
                          <w:t>)</w:t>
                        </w:r>
                        <w:r w:rsidRPr="00D227C9">
                          <w:rPr>
                            <w:rFonts w:hint="eastAsia"/>
                            <w:sz w:val="18"/>
                            <w:szCs w:val="18"/>
                          </w:rPr>
                          <w:t>.setGridHandlerCaption(</w:t>
                        </w:r>
                        <w:r w:rsidRPr="00D227C9">
                          <w:rPr>
                            <w:rFonts w:hint="eastAsia"/>
                            <w:color w:val="FF00FF"/>
                            <w:sz w:val="18"/>
                            <w:szCs w:val="18"/>
                          </w:rPr>
                          <w:t>"</w:t>
                        </w:r>
                        <w:r>
                          <w:rPr>
                            <w:rFonts w:hint="eastAsia"/>
                            <w:color w:val="FF00FF"/>
                            <w:sz w:val="18"/>
                            <w:szCs w:val="18"/>
                          </w:rPr>
                          <w:t>Name</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setHeader([</w:t>
                        </w:r>
                        <w:proofErr w:type="gramEnd"/>
                      </w:p>
                      <w:p w:rsidR="0023747D" w:rsidRPr="00D227C9" w:rsidRDefault="0023747D" w:rsidP="00375F9C">
                        <w:pPr>
                          <w:spacing w:line="240" w:lineRule="exact"/>
                          <w:rPr>
                            <w:sz w:val="18"/>
                            <w:szCs w:val="18"/>
                          </w:rPr>
                        </w:pPr>
                        <w:r w:rsidRPr="00D227C9">
                          <w:rPr>
                            <w:rFonts w:hint="eastAsia"/>
                            <w:sz w:val="18"/>
                            <w:szCs w:val="18"/>
                          </w:rPr>
                          <w:t>{</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"col1"</w:t>
                        </w:r>
                        <w:r w:rsidRPr="00D227C9">
                          <w:rPr>
                            <w:rFonts w:hint="eastAsia"/>
                            <w:sz w:val="18"/>
                            <w:szCs w:val="18"/>
                          </w:rPr>
                          <w:t>, caption:</w:t>
                        </w:r>
                        <w:r w:rsidRPr="00D227C9">
                          <w:rPr>
                            <w:rFonts w:hint="eastAsia"/>
                            <w:color w:val="FF00FF"/>
                            <w:sz w:val="18"/>
                            <w:szCs w:val="18"/>
                          </w:rPr>
                          <w:t>"</w:t>
                        </w:r>
                        <w:r>
                          <w:rPr>
                            <w:rFonts w:hint="eastAsia"/>
                            <w:color w:val="FF00FF"/>
                            <w:sz w:val="18"/>
                            <w:szCs w:val="18"/>
                          </w:rPr>
                          <w:t>Age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40</w:t>
                        </w:r>
                        <w:r w:rsidRPr="00D227C9">
                          <w:rPr>
                            <w:rFonts w:hint="eastAsia"/>
                            <w:sz w:val="18"/>
                            <w:szCs w:val="18"/>
                          </w:rPr>
                          <w:t xml:space="preserve">, type: </w:t>
                        </w:r>
                        <w:r w:rsidRPr="00D227C9">
                          <w:rPr>
                            <w:rFonts w:hint="eastAsia"/>
                            <w:color w:val="FF00FF"/>
                            <w:sz w:val="18"/>
                            <w:szCs w:val="18"/>
                          </w:rPr>
                          <w:t>"number"</w:t>
                        </w:r>
                        <w:r w:rsidRPr="00D227C9">
                          <w:rPr>
                            <w:rFonts w:hint="eastAsia"/>
                            <w:sz w:val="18"/>
                            <w:szCs w:val="18"/>
                          </w:rPr>
                          <w:t>},{id:</w:t>
                        </w:r>
                        <w:r w:rsidRPr="00D227C9">
                          <w:rPr>
                            <w:rFonts w:hint="eastAsia"/>
                            <w:color w:val="FF00FF"/>
                            <w:sz w:val="18"/>
                            <w:szCs w:val="18"/>
                          </w:rPr>
                          <w:t>"col2"</w:t>
                        </w:r>
                        <w:r w:rsidRPr="00D227C9">
                          <w:rPr>
                            <w:rFonts w:hint="eastAsia"/>
                            <w:sz w:val="18"/>
                            <w:szCs w:val="18"/>
                          </w:rPr>
                          <w:t>, caption:</w:t>
                        </w:r>
                        <w:r w:rsidRPr="00D227C9">
                          <w:rPr>
                            <w:rFonts w:hint="eastAsia"/>
                            <w:color w:val="FF00FF"/>
                            <w:sz w:val="18"/>
                            <w:szCs w:val="18"/>
                          </w:rPr>
                          <w:t>"</w:t>
                        </w:r>
                        <w:r>
                          <w:rPr>
                            <w:rFonts w:hint="eastAsia"/>
                            <w:color w:val="FF00FF"/>
                            <w:sz w:val="18"/>
                            <w:szCs w:val="18"/>
                          </w:rPr>
                          <w:t>Full-time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90</w:t>
                        </w:r>
                        <w:r w:rsidRPr="00D227C9">
                          <w:rPr>
                            <w:rFonts w:hint="eastAsia"/>
                            <w:sz w:val="18"/>
                            <w:szCs w:val="18"/>
                          </w:rPr>
                          <w:t xml:space="preserve">, type: </w:t>
                        </w:r>
                        <w:r w:rsidRPr="00D227C9">
                          <w:rPr>
                            <w:rFonts w:hint="eastAsia"/>
                            <w:color w:val="FF00FF"/>
                            <w:sz w:val="18"/>
                            <w:szCs w:val="18"/>
                          </w:rPr>
                          <w:t>"checkbox"</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setRows([</w:t>
                        </w:r>
                        <w:proofErr w:type="gramEnd"/>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"row1"</w:t>
                        </w:r>
                        <w:r w:rsidRPr="00D227C9">
                          <w:rPr>
                            <w:rFonts w:hint="eastAsia"/>
                            <w:sz w:val="18"/>
                            <w:szCs w:val="18"/>
                          </w:rPr>
                          <w:t>,caption:</w:t>
                        </w:r>
                        <w:r w:rsidRPr="00D227C9">
                          <w:rPr>
                            <w:rFonts w:hint="eastAsia"/>
                            <w:color w:val="FF00FF"/>
                            <w:sz w:val="18"/>
                            <w:szCs w:val="18"/>
                          </w:rPr>
                          <w:t>'</w:t>
                        </w:r>
                        <w:r>
                          <w:rPr>
                            <w:rFonts w:hint="eastAsia"/>
                            <w:color w:val="FF00FF"/>
                            <w:sz w:val="18"/>
                            <w:szCs w:val="18"/>
                          </w:rPr>
                          <w:t>Jack</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23</w:t>
                        </w:r>
                        <w:r w:rsidRPr="00D227C9">
                          <w:rPr>
                            <w:rFonts w:hint="eastAsia"/>
                            <w:sz w:val="18"/>
                            <w:szCs w:val="18"/>
                          </w:rPr>
                          <w:t xml:space="preserve">, </w:t>
                        </w:r>
                        <w:r w:rsidRPr="00D227C9">
                          <w:rPr>
                            <w:rFonts w:hint="eastAsia"/>
                            <w:color w:val="0000FF"/>
                            <w:sz w:val="18"/>
                            <w:szCs w:val="18"/>
                          </w:rPr>
                          <w:t>true</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John</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32</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sub:</w:t>
                        </w:r>
                        <w:proofErr w:type="gramEnd"/>
                        <w:r w:rsidRPr="00D227C9">
                          <w:rPr>
                            <w:rFonts w:hint="eastAsia"/>
                            <w:sz w:val="18"/>
                            <w:szCs w:val="18"/>
                          </w:rPr>
                          <w:t>[{id:</w:t>
                        </w:r>
                        <w:r w:rsidRPr="00D227C9">
                          <w:rPr>
                            <w:rFonts w:hint="eastAsia"/>
                            <w:color w:val="FF00FF"/>
                            <w:sz w:val="18"/>
                            <w:szCs w:val="18"/>
                          </w:rPr>
                          <w:t>"row21"</w:t>
                        </w:r>
                        <w:r w:rsidRPr="00D227C9">
                          <w:rPr>
                            <w:rFonts w:hint="eastAsia"/>
                            <w:sz w:val="18"/>
                            <w:szCs w:val="18"/>
                          </w:rPr>
                          <w:t>,caption:</w:t>
                        </w:r>
                        <w:r w:rsidRPr="00D227C9">
                          <w:rPr>
                            <w:rFonts w:hint="eastAsia"/>
                            <w:color w:val="FF00FF"/>
                            <w:sz w:val="18"/>
                            <w:szCs w:val="18"/>
                          </w:rPr>
                          <w:t>'</w:t>
                        </w:r>
                        <w:r>
                          <w:rPr>
                            <w:rFonts w:hint="eastAsia"/>
                            <w:color w:val="FF00FF"/>
                            <w:sz w:val="18"/>
                            <w:szCs w:val="18"/>
                          </w:rPr>
                          <w:t>Tom</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24</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"row22"</w:t>
                        </w:r>
                        <w:r w:rsidRPr="00D227C9">
                          <w:rPr>
                            <w:rFonts w:hint="eastAsia"/>
                            <w:sz w:val="18"/>
                            <w:szCs w:val="18"/>
                          </w:rPr>
                          <w:t>,caption:</w:t>
                        </w:r>
                        <w:r w:rsidRPr="00D227C9">
                          <w:rPr>
                            <w:rFonts w:hint="eastAsia"/>
                            <w:color w:val="FF00FF"/>
                            <w:sz w:val="18"/>
                            <w:szCs w:val="18"/>
                          </w:rPr>
                          <w:t>'</w:t>
                        </w:r>
                        <w:r>
                          <w:rPr>
                            <w:rFonts w:hint="eastAsia"/>
                            <w:color w:val="FF00FF"/>
                            <w:sz w:val="18"/>
                            <w:szCs w:val="18"/>
                          </w:rPr>
                          <w:t>Box</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25</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 xml:space="preserve">    ]}</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show(</w:t>
                        </w:r>
                        <w:proofErr w:type="gramEnd"/>
                        <w:r w:rsidRPr="00D227C9">
                          <w:rPr>
                            <w:sz w:val="18"/>
                            <w:szCs w:val="18"/>
                          </w:rPr>
                          <w:t>block)</w:t>
                        </w:r>
                      </w:p>
                      <w:p w:rsidR="0023747D" w:rsidRPr="00D227C9" w:rsidRDefault="0023747D" w:rsidP="00375F9C">
                        <w:pPr>
                          <w:spacing w:line="240" w:lineRule="exact"/>
                          <w:rPr>
                            <w:sz w:val="18"/>
                            <w:szCs w:val="18"/>
                          </w:rPr>
                        </w:pPr>
                      </w:p>
                      <w:p w:rsidR="0023747D" w:rsidRPr="00D227C9" w:rsidRDefault="00973A41" w:rsidP="00375F9C">
                        <w:pPr>
                          <w:spacing w:line="240" w:lineRule="exact"/>
                          <w:rPr>
                            <w:sz w:val="18"/>
                            <w:szCs w:val="18"/>
                          </w:rPr>
                        </w:pPr>
                        <w:proofErr w:type="gramStart"/>
                        <w:r>
                          <w:rPr>
                            <w:sz w:val="18"/>
                            <w:szCs w:val="18"/>
                          </w:rPr>
                          <w:t>xui.</w:t>
                        </w:r>
                        <w:r w:rsidR="0023747D" w:rsidRPr="00D227C9">
                          <w:rPr>
                            <w:sz w:val="18"/>
                            <w:szCs w:val="18"/>
                          </w:rPr>
                          <w:t>asyRun(</w:t>
                        </w:r>
                        <w:proofErr w:type="gramEnd"/>
                        <w:r w:rsidR="0023747D" w:rsidRPr="00D227C9">
                          <w:rPr>
                            <w:color w:val="0000FF"/>
                            <w:sz w:val="18"/>
                            <w:szCs w:val="18"/>
                          </w:rPr>
                          <w:t>function</w:t>
                        </w:r>
                        <w:r w:rsidR="0023747D"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 xml:space="preserve">, </w:t>
                        </w:r>
                        <w:r w:rsidRPr="00D227C9">
                          <w:rPr>
                            <w:rFonts w:hint="eastAsia"/>
                            <w:color w:val="FF00FF"/>
                            <w:sz w:val="18"/>
                            <w:szCs w:val="18"/>
                          </w:rPr>
                          <w:t>'</w:t>
                        </w:r>
                        <w:r>
                          <w:rPr>
                            <w:rFonts w:hint="eastAsia"/>
                            <w:color w:val="FF00FF"/>
                            <w:sz w:val="18"/>
                            <w:szCs w:val="18"/>
                          </w:rPr>
                          <w:t>Jerry</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1000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973A41" w:rsidP="00375F9C">
                        <w:pPr>
                          <w:spacing w:line="240" w:lineRule="exact"/>
                          <w:rPr>
                            <w:sz w:val="18"/>
                            <w:szCs w:val="18"/>
                          </w:rPr>
                        </w:pPr>
                        <w:proofErr w:type="gramStart"/>
                        <w:r>
                          <w:rPr>
                            <w:sz w:val="18"/>
                            <w:szCs w:val="18"/>
                          </w:rPr>
                          <w:t>xui.</w:t>
                        </w:r>
                        <w:r w:rsidR="0023747D" w:rsidRPr="00D227C9">
                          <w:rPr>
                            <w:sz w:val="18"/>
                            <w:szCs w:val="18"/>
                          </w:rPr>
                          <w:t>asyRun(</w:t>
                        </w:r>
                        <w:proofErr w:type="gramEnd"/>
                        <w:r w:rsidR="0023747D" w:rsidRPr="00D227C9">
                          <w:rPr>
                            <w:color w:val="0000FF"/>
                            <w:sz w:val="18"/>
                            <w:szCs w:val="18"/>
                          </w:rPr>
                          <w:t>function</w:t>
                        </w:r>
                        <w:r w:rsidR="0023747D"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Group</w:t>
                        </w:r>
                        <w:r w:rsidRPr="00D227C9">
                          <w:rPr>
                            <w:rFonts w:hint="eastAsia"/>
                            <w:color w:val="FF00FF"/>
                            <w:sz w:val="18"/>
                            <w:szCs w:val="18"/>
                          </w:rPr>
                          <w:t>'</w:t>
                        </w:r>
                        <w:r w:rsidRPr="00D227C9">
                          <w:rPr>
                            <w:rFonts w:hint="eastAsia"/>
                            <w:sz w:val="18"/>
                            <w:szCs w:val="18"/>
                          </w:rPr>
                          <w:t>, height:</w:t>
                        </w:r>
                        <w:r w:rsidRPr="00D227C9">
                          <w:rPr>
                            <w:rFonts w:hint="eastAsia"/>
                            <w:color w:val="800000"/>
                            <w:sz w:val="18"/>
                            <w:szCs w:val="18"/>
                          </w:rPr>
                          <w:t>30</w:t>
                        </w:r>
                        <w:r w:rsidRPr="00D227C9">
                          <w:rPr>
                            <w:rFonts w:hint="eastAsia"/>
                            <w:sz w:val="18"/>
                            <w:szCs w:val="18"/>
                          </w:rPr>
                          <w:t>, rowStyle:</w:t>
                        </w:r>
                        <w:r w:rsidRPr="00D227C9">
                          <w:rPr>
                            <w:rFonts w:hint="eastAsia"/>
                            <w:color w:val="FF00FF"/>
                            <w:sz w:val="18"/>
                            <w:szCs w:val="18"/>
                          </w:rPr>
                          <w:t>'background-color:#00ff00;'</w:t>
                        </w:r>
                        <w:r w:rsidRPr="00D227C9">
                          <w:rPr>
                            <w:rFonts w:hint="eastAsia"/>
                            <w:sz w:val="18"/>
                            <w:szCs w:val="18"/>
                          </w:rPr>
                          <w:t>, rowResizer:</w:t>
                        </w:r>
                        <w:r w:rsidRPr="00D227C9">
                          <w:rPr>
                            <w:rFonts w:hint="eastAsia"/>
                            <w:color w:val="0000FF"/>
                            <w:sz w:val="18"/>
                            <w:szCs w:val="18"/>
                          </w:rPr>
                          <w:t>false</w:t>
                        </w:r>
                        <w:r w:rsidRPr="00D227C9">
                          <w:rPr>
                            <w:rFonts w:hint="eastAsia"/>
                            <w:sz w:val="18"/>
                            <w:szCs w:val="18"/>
                          </w:rPr>
                          <w:t>,</w:t>
                        </w:r>
                        <w:r>
                          <w:rPr>
                            <w:rFonts w:hint="eastAsia"/>
                            <w:sz w:val="18"/>
                            <w:szCs w:val="18"/>
                          </w:rPr>
                          <w:t xml:space="preserve"> </w:t>
                        </w:r>
                        <w:r w:rsidRPr="00D227C9">
                          <w:rPr>
                            <w:rFonts w:hint="eastAsia"/>
                            <w:sz w:val="18"/>
                            <w:szCs w:val="18"/>
                          </w:rPr>
                          <w:t>group:</w:t>
                        </w:r>
                        <w:r w:rsidRPr="00D227C9">
                          <w:rPr>
                            <w:rFonts w:hint="eastAsia"/>
                            <w:color w:val="0000FF"/>
                            <w:sz w:val="18"/>
                            <w:szCs w:val="18"/>
                          </w:rPr>
                          <w:t>true</w:t>
                        </w:r>
                        <w:r w:rsidRPr="00D227C9">
                          <w:rPr>
                            <w:rFonts w:hint="eastAsia"/>
                            <w:sz w:val="18"/>
                            <w:szCs w:val="18"/>
                          </w:rPr>
                          <w:t>,</w:t>
                        </w:r>
                        <w:r>
                          <w:rPr>
                            <w:rFonts w:hint="eastAsia"/>
                            <w:sz w:val="18"/>
                            <w:szCs w:val="18"/>
                          </w:rPr>
                          <w:t xml:space="preserve"> </w:t>
                        </w:r>
                        <w:r w:rsidRPr="00D227C9">
                          <w:rPr>
                            <w:rFonts w:hint="eastAsia"/>
                            <w:sz w:val="18"/>
                            <w:szCs w:val="18"/>
                          </w:rPr>
                          <w:t>preview:</w:t>
                        </w:r>
                        <w:r w:rsidRPr="00D227C9">
                          <w:rPr>
                            <w:rFonts w:hint="eastAsia"/>
                            <w:color w:val="FF00FF"/>
                            <w:sz w:val="18"/>
                            <w:szCs w:val="18"/>
                          </w:rPr>
                          <w:t>'preview'</w:t>
                        </w:r>
                        <w:r w:rsidRPr="00D227C9">
                          <w:rPr>
                            <w:rFonts w:hint="eastAsia"/>
                            <w:sz w:val="18"/>
                            <w:szCs w:val="18"/>
                          </w:rPr>
                          <w:t>,</w:t>
                        </w:r>
                        <w:r>
                          <w:rPr>
                            <w:rFonts w:hint="eastAsia"/>
                            <w:sz w:val="18"/>
                            <w:szCs w:val="18"/>
                          </w:rPr>
                          <w:t xml:space="preserve"> </w:t>
                        </w:r>
                        <w:r w:rsidRPr="00D227C9">
                          <w:rPr>
                            <w:rFonts w:hint="eastAsia"/>
                            <w:sz w:val="18"/>
                            <w:szCs w:val="18"/>
                          </w:rPr>
                          <w:t>summary:</w:t>
                        </w:r>
                        <w:r w:rsidRPr="00D227C9">
                          <w:rPr>
                            <w:rFonts w:hint="eastAsia"/>
                            <w:color w:val="FF00FF"/>
                            <w:sz w:val="18"/>
                            <w:szCs w:val="18"/>
                          </w:rPr>
                          <w:t>'summary'</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2000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973A41" w:rsidP="00375F9C">
                        <w:pPr>
                          <w:spacing w:line="240" w:lineRule="exact"/>
                          <w:rPr>
                            <w:sz w:val="18"/>
                            <w:szCs w:val="18"/>
                          </w:rPr>
                        </w:pPr>
                        <w:proofErr w:type="gramStart"/>
                        <w:r>
                          <w:rPr>
                            <w:sz w:val="18"/>
                            <w:szCs w:val="18"/>
                          </w:rPr>
                          <w:t>xui.</w:t>
                        </w:r>
                        <w:r w:rsidR="0023747D" w:rsidRPr="00D227C9">
                          <w:rPr>
                            <w:sz w:val="18"/>
                            <w:szCs w:val="18"/>
                          </w:rPr>
                          <w:t>asyRun(</w:t>
                        </w:r>
                        <w:proofErr w:type="gramEnd"/>
                        <w:r w:rsidR="0023747D" w:rsidRPr="00D227C9">
                          <w:rPr>
                            <w:color w:val="0000FF"/>
                            <w:sz w:val="18"/>
                            <w:szCs w:val="18"/>
                          </w:rPr>
                          <w:t>function</w:t>
                        </w:r>
                        <w:r w:rsidR="0023747D"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'row1'</w:t>
                        </w:r>
                        <w:r w:rsidRPr="00D227C9">
                          <w:rPr>
                            <w:rFonts w:hint="eastAsia"/>
                            <w:sz w:val="18"/>
                            <w:szCs w:val="18"/>
                          </w:rPr>
                          <w:t>, {sub:[</w:t>
                        </w:r>
                        <w:r>
                          <w:rPr>
                            <w:rFonts w:hint="eastAsia"/>
                            <w:sz w:val="18"/>
                            <w:szCs w:val="18"/>
                          </w:rPr>
                          <w:t>{value:</w:t>
                        </w:r>
                        <w:r w:rsidRPr="00D227C9">
                          <w:rPr>
                            <w:rFonts w:hint="eastAsia"/>
                            <w:color w:val="FF00FF"/>
                            <w:sz w:val="18"/>
                            <w:szCs w:val="18"/>
                          </w:rPr>
                          <w:t>"</w:t>
                        </w:r>
                        <w:r>
                          <w:rPr>
                            <w:rFonts w:hint="eastAsia"/>
                            <w:color w:val="FF00FF"/>
                            <w:sz w:val="18"/>
                            <w:szCs w:val="18"/>
                          </w:rPr>
                          <w:t>Kate</w:t>
                        </w:r>
                        <w:r w:rsidRPr="00D227C9">
                          <w:rPr>
                            <w:rFonts w:hint="eastAsia"/>
                            <w:color w:val="FF00FF"/>
                            <w:sz w:val="18"/>
                            <w:szCs w:val="18"/>
                          </w:rPr>
                          <w:t>"</w:t>
                        </w:r>
                        <w:r w:rsidRPr="00D227C9">
                          <w:rPr>
                            <w:rFonts w:hint="eastAsia"/>
                            <w:sz w:val="18"/>
                            <w:szCs w:val="18"/>
                          </w:rPr>
                          <w:t>,</w:t>
                        </w:r>
                        <w:r>
                          <w:rPr>
                            <w:rFonts w:hint="eastAsia"/>
                            <w:sz w:val="18"/>
                            <w:szCs w:val="18"/>
                          </w:rPr>
                          <w:t>cells:[</w:t>
                        </w:r>
                        <w:r w:rsidRPr="00D227C9">
                          <w:rPr>
                            <w:rFonts w:hint="eastAsia"/>
                            <w:color w:val="800000"/>
                            <w:sz w:val="18"/>
                            <w:szCs w:val="18"/>
                          </w:rPr>
                          <w:t>24</w:t>
                        </w:r>
                        <w:r w:rsidRPr="00D227C9">
                          <w:rPr>
                            <w:rFonts w:hint="eastAsia"/>
                            <w:sz w:val="18"/>
                            <w:szCs w:val="18"/>
                          </w:rPr>
                          <w:t>,</w:t>
                        </w:r>
                        <w:r w:rsidRPr="00D227C9">
                          <w:rPr>
                            <w:rFonts w:hint="eastAsia"/>
                            <w:color w:val="0000FF"/>
                            <w:sz w:val="18"/>
                            <w:szCs w:val="18"/>
                          </w:rPr>
                          <w:t>true</w:t>
                        </w:r>
                        <w:r>
                          <w:rPr>
                            <w:rFonts w:hint="eastAsia"/>
                            <w:color w:val="00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3000</w:t>
                        </w:r>
                        <w:proofErr w:type="gramEnd"/>
                        <w:r w:rsidRPr="00D227C9">
                          <w:rPr>
                            <w:sz w:val="18"/>
                            <w:szCs w:val="18"/>
                          </w:rPr>
                          <w:t>)</w:t>
                        </w:r>
                      </w:p>
                    </w:txbxContent>
                  </v:textbox>
                </v:shape>
                <v:shape id="AutoShape 914" o:spid="_x0000_s1677" type="#_x0000_t62" style="position:absolute;left:18288;top:18821;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5WLMUA&#10;AADcAAAADwAAAGRycy9kb3ducmV2LnhtbESPS2/CMBCE75X4D9YicSsOKDyaYhBCoPbQC49Lb6t4&#10;G0fE68g2JPx7XKlSj6OZ+Uaz2vS2EXfyoXasYDLOQBCXTtdcKbicD69LECEia2wck4IHBdisBy8r&#10;LLTr+Ej3U6xEgnAoUIGJsS2kDKUhi2HsWuLk/ThvMSbpK6k9dgluGznNsrm0WHNaMNjSzlB5Pd2s&#10;gmO+aL9uZ+z2j2/cffhZTqbLlRoN++07iEh9/A//tT+1grfZHH7Pp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7lYsxQAAANwAAAAPAAAAAAAAAAAAAAAAAJgCAABkcnMv&#10;ZG93bnJldi54bWxQSwUGAAAAAAQABAD1AAAAigMAAAAA&#10;" adj="23688,59399" fillcolor="#ff9">
                  <v:textbox inset="0,0,0,0">
                    <w:txbxContent>
                      <w:p w:rsidR="0023747D" w:rsidRPr="000E23E9" w:rsidRDefault="0023747D" w:rsidP="00375F9C">
                        <w:pPr>
                          <w:rPr>
                            <w:szCs w:val="18"/>
                          </w:rPr>
                        </w:pPr>
                        <w:r>
                          <w:rPr>
                            <w:rFonts w:hint="eastAsia"/>
                            <w:szCs w:val="18"/>
                          </w:rPr>
                          <w:t>Updates row caption only</w:t>
                        </w:r>
                      </w:p>
                    </w:txbxContent>
                  </v:textbox>
                </v:shape>
                <v:shape id="AutoShape 915" o:spid="_x0000_s1678" type="#_x0000_t62" style="position:absolute;left:27432;top:23774;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E5cUA&#10;AADcAAAADwAAAGRycy9kb3ducmV2LnhtbESP0WrCQBRE3wv+w3ILvtVN1bYmdRURBIUiNO0H3GSv&#10;SWj2bthdTfTr3UKhj8PMnGGW68G04kLON5YVPE8SEMSl1Q1XCr6/dk8LED4ga2wtk4IreVivRg9L&#10;zLTt+ZMueahEhLDPUEEdQpdJ6cuaDPqJ7Yijd7LOYIjSVVI77CPctHKaJK/SYMNxocaOtjWVP/nZ&#10;KJj1RXFODz7l7fFYzF2f3z6wUWr8OGzeQQQawn/4r73XCtKXN/g9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ITlxQAAANwAAAAPAAAAAAAAAAAAAAAAAJgCAABkcnMv&#10;ZG93bnJldi54bWxQSwUGAAAAAAQABAD1AAAAigMAAAAA&#10;" adj="17707,69715" fillcolor="#ff9">
                  <v:textbox inset="0,0,0,0">
                    <w:txbxContent>
                      <w:p w:rsidR="0023747D" w:rsidRPr="000E23E9" w:rsidRDefault="0023747D" w:rsidP="00375F9C">
                        <w:pPr>
                          <w:rPr>
                            <w:szCs w:val="18"/>
                          </w:rPr>
                        </w:pPr>
                        <w:r>
                          <w:rPr>
                            <w:rFonts w:hint="eastAsia"/>
                            <w:szCs w:val="18"/>
                          </w:rPr>
                          <w:t>These properties are updatable</w:t>
                        </w:r>
                      </w:p>
                    </w:txbxContent>
                  </v:textbox>
                </v:shape>
                <v:shape id="AutoShape 916" o:spid="_x0000_s1679" type="#_x0000_t62" style="position:absolute;left:28575;top:32689;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Ul8IA&#10;AADcAAAADwAAAGRycy9kb3ducmV2LnhtbERPy2rCQBTdF/yH4Qrd1RkFX6mTEASxu1aN2OUlc5uE&#10;Zu6EzGjSv+8sCl0eznuXjbYVD+p941jDfKZAEJfONFxpKC6Hlw0IH5ANto5Jww95yNLJ0w4T4wY+&#10;0eMcKhFD2CeooQ6hS6T0ZU0W/cx1xJH7cr3FEGFfSdPjEMNtKxdKraTFhmNDjR3tayq/z3er4X0I&#10;t/wjV2q7+hwPa6yuRXG8av08HfNXEIHG8C/+c78ZDdtlXBvPxCM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xSXwgAAANwAAAAPAAAAAAAAAAAAAAAAAJgCAABkcnMvZG93&#10;bnJldi54bWxQSwUGAAAAAAQABAD1AAAAhwMAAAAA&#10;" adj="26160,51369" fillcolor="#ff9">
                  <v:textbox inset="0,0,0,0">
                    <w:txbxContent>
                      <w:p w:rsidR="0023747D" w:rsidRPr="000E23E9" w:rsidRDefault="0023747D" w:rsidP="00375F9C">
                        <w:pPr>
                          <w:rPr>
                            <w:szCs w:val="18"/>
                          </w:rPr>
                        </w:pPr>
                        <w:r>
                          <w:rPr>
                            <w:rFonts w:hint="eastAsia"/>
                            <w:szCs w:val="18"/>
                          </w:rPr>
                          <w:t>Updates all sub rows</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Default="005C781A" w:rsidP="00375F9C">
      <w:r>
        <w:rPr>
          <w:rFonts w:hint="eastAsia"/>
          <w:noProof/>
        </w:rPr>
        <w:lastRenderedPageBreak/>
        <w:drawing>
          <wp:inline distT="0" distB="0" distL="0" distR="0" wp14:anchorId="7792970B" wp14:editId="4DB96FF7">
            <wp:extent cx="2324100" cy="1924050"/>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24100" cy="1924050"/>
                    </a:xfrm>
                    <a:prstGeom prst="rect">
                      <a:avLst/>
                    </a:prstGeom>
                    <a:noFill/>
                    <a:ln>
                      <a:noFill/>
                    </a:ln>
                  </pic:spPr>
                </pic:pic>
              </a:graphicData>
            </a:graphic>
          </wp:inline>
        </w:drawing>
      </w:r>
    </w:p>
    <w:p w:rsidR="00375F9C" w:rsidRDefault="00375F9C" w:rsidP="00E45D25">
      <w:pPr>
        <w:pStyle w:val="3"/>
        <w:numPr>
          <w:ilvl w:val="2"/>
          <w:numId w:val="17"/>
        </w:numPr>
      </w:pPr>
      <w:bookmarkStart w:id="155" w:name="_Toc453071790"/>
      <w:r>
        <w:rPr>
          <w:rFonts w:hint="eastAsia"/>
        </w:rPr>
        <w:t xml:space="preserve">Cell </w:t>
      </w:r>
      <w:r w:rsidRPr="00155EBD">
        <w:t>config</w:t>
      </w:r>
      <w:bookmarkEnd w:id="155"/>
      <w:r>
        <w:rPr>
          <w:rFonts w:hint="eastAsia"/>
        </w:rPr>
        <w:t xml:space="preserve"> </w:t>
      </w:r>
    </w:p>
    <w:p w:rsidR="00375F9C" w:rsidRDefault="00375F9C" w:rsidP="00E45D25">
      <w:pPr>
        <w:pStyle w:val="4"/>
        <w:numPr>
          <w:ilvl w:val="3"/>
          <w:numId w:val="17"/>
        </w:numPr>
      </w:pPr>
      <w:bookmarkStart w:id="156" w:name="_Toc453071791"/>
      <w:r>
        <w:rPr>
          <w:rFonts w:hint="eastAsia"/>
        </w:rPr>
        <w:t>Cell types</w:t>
      </w:r>
      <w:bookmarkEnd w:id="156"/>
      <w:r>
        <w:rPr>
          <w:rFonts w:hint="eastAsia"/>
        </w:rPr>
        <w:t xml:space="preserve"> </w:t>
      </w:r>
    </w:p>
    <w:p w:rsidR="00375F9C" w:rsidRDefault="00375F9C" w:rsidP="00375F9C">
      <w:r>
        <w:rPr>
          <w:rFonts w:hint="eastAsia"/>
        </w:rPr>
        <w:t xml:space="preserve">These types are support: </w:t>
      </w:r>
    </w:p>
    <w:p w:rsidR="00375F9C" w:rsidRDefault="00375F9C" w:rsidP="00E45D25">
      <w:pPr>
        <w:numPr>
          <w:ilvl w:val="1"/>
          <w:numId w:val="5"/>
        </w:numPr>
      </w:pPr>
      <w:r>
        <w:t>‘label’</w:t>
      </w:r>
      <w:r>
        <w:rPr>
          <w:rFonts w:hint="eastAsia"/>
        </w:rPr>
        <w:t>: readonly text;</w:t>
      </w:r>
    </w:p>
    <w:p w:rsidR="00375F9C" w:rsidRDefault="00375F9C" w:rsidP="00E45D25">
      <w:pPr>
        <w:numPr>
          <w:ilvl w:val="1"/>
          <w:numId w:val="5"/>
        </w:numPr>
      </w:pPr>
      <w:r>
        <w:t>‘button’</w:t>
      </w:r>
      <w:r>
        <w:rPr>
          <w:rFonts w:hint="eastAsia"/>
        </w:rPr>
        <w:t>: the button;</w:t>
      </w:r>
    </w:p>
    <w:p w:rsidR="00375F9C" w:rsidRDefault="00375F9C" w:rsidP="00E45D25">
      <w:pPr>
        <w:numPr>
          <w:ilvl w:val="1"/>
          <w:numId w:val="5"/>
        </w:numPr>
      </w:pPr>
      <w:r>
        <w:t>‘input’</w:t>
      </w:r>
      <w:r>
        <w:rPr>
          <w:rFonts w:hint="eastAsia"/>
        </w:rPr>
        <w:t>: single line input;</w:t>
      </w:r>
    </w:p>
    <w:p w:rsidR="00375F9C" w:rsidRDefault="00375F9C" w:rsidP="00E45D25">
      <w:pPr>
        <w:numPr>
          <w:ilvl w:val="1"/>
          <w:numId w:val="5"/>
        </w:numPr>
      </w:pPr>
      <w:r>
        <w:t>‘textarea’</w:t>
      </w:r>
      <w:r>
        <w:rPr>
          <w:rFonts w:hint="eastAsia"/>
        </w:rPr>
        <w:t xml:space="preserve">: multi lines input; </w:t>
      </w:r>
    </w:p>
    <w:p w:rsidR="00375F9C" w:rsidRDefault="00375F9C" w:rsidP="00E45D25">
      <w:pPr>
        <w:numPr>
          <w:ilvl w:val="1"/>
          <w:numId w:val="5"/>
        </w:numPr>
      </w:pPr>
      <w:r>
        <w:t>‘number’</w:t>
      </w:r>
      <w:r>
        <w:rPr>
          <w:rFonts w:hint="eastAsia"/>
        </w:rPr>
        <w:t xml:space="preserve">: number only input; </w:t>
      </w:r>
    </w:p>
    <w:p w:rsidR="00375F9C" w:rsidRDefault="00375F9C" w:rsidP="00E45D25">
      <w:pPr>
        <w:numPr>
          <w:ilvl w:val="1"/>
          <w:numId w:val="5"/>
        </w:numPr>
      </w:pPr>
      <w:r>
        <w:t>‘</w:t>
      </w:r>
      <w:r>
        <w:rPr>
          <w:rFonts w:hint="eastAsia"/>
        </w:rPr>
        <w:t>currency</w:t>
      </w:r>
      <w:r>
        <w:t>’</w:t>
      </w:r>
      <w:r>
        <w:rPr>
          <w:rFonts w:hint="eastAsia"/>
        </w:rPr>
        <w:t xml:space="preserve">: currency only input; </w:t>
      </w:r>
    </w:p>
    <w:p w:rsidR="00375F9C" w:rsidRDefault="00375F9C" w:rsidP="00E45D25">
      <w:pPr>
        <w:numPr>
          <w:ilvl w:val="1"/>
          <w:numId w:val="5"/>
        </w:numPr>
      </w:pPr>
      <w:r>
        <w:t>‘progress’</w:t>
      </w:r>
      <w:r>
        <w:rPr>
          <w:rFonts w:hint="eastAsia"/>
        </w:rPr>
        <w:t xml:space="preserve">: the progress appearance; </w:t>
      </w:r>
    </w:p>
    <w:p w:rsidR="00375F9C" w:rsidRDefault="00375F9C" w:rsidP="00E45D25">
      <w:pPr>
        <w:numPr>
          <w:ilvl w:val="1"/>
          <w:numId w:val="5"/>
        </w:numPr>
      </w:pPr>
      <w:r>
        <w:t>‘combobox’</w:t>
      </w:r>
      <w:r>
        <w:rPr>
          <w:rFonts w:hint="eastAsia"/>
        </w:rPr>
        <w:t xml:space="preserve">: combo input; </w:t>
      </w:r>
    </w:p>
    <w:p w:rsidR="00375F9C" w:rsidRDefault="00375F9C" w:rsidP="00E45D25">
      <w:pPr>
        <w:numPr>
          <w:ilvl w:val="1"/>
          <w:numId w:val="5"/>
        </w:numPr>
      </w:pPr>
      <w:r>
        <w:t>‘listbox’</w:t>
      </w:r>
      <w:r>
        <w:rPr>
          <w:rFonts w:hint="eastAsia"/>
        </w:rPr>
        <w:t xml:space="preserve">: readonly combo input; </w:t>
      </w:r>
    </w:p>
    <w:p w:rsidR="00375F9C" w:rsidRDefault="00375F9C" w:rsidP="00E45D25">
      <w:pPr>
        <w:numPr>
          <w:ilvl w:val="1"/>
          <w:numId w:val="5"/>
        </w:numPr>
      </w:pPr>
      <w:r>
        <w:t>‘getter’</w:t>
      </w:r>
      <w:r>
        <w:rPr>
          <w:rFonts w:hint="eastAsia"/>
        </w:rPr>
        <w:t xml:space="preserve">: for getting data; </w:t>
      </w:r>
    </w:p>
    <w:p w:rsidR="00375F9C" w:rsidRDefault="00375F9C" w:rsidP="00E45D25">
      <w:pPr>
        <w:numPr>
          <w:ilvl w:val="1"/>
          <w:numId w:val="5"/>
        </w:numPr>
      </w:pPr>
      <w:r>
        <w:t>‘helpinput’</w:t>
      </w:r>
      <w:r>
        <w:rPr>
          <w:rFonts w:hint="eastAsia"/>
        </w:rPr>
        <w:t xml:space="preserve">: help data input; </w:t>
      </w:r>
    </w:p>
    <w:p w:rsidR="00375F9C" w:rsidRDefault="00375F9C" w:rsidP="00E45D25">
      <w:pPr>
        <w:numPr>
          <w:ilvl w:val="1"/>
          <w:numId w:val="5"/>
        </w:numPr>
      </w:pPr>
      <w:r>
        <w:t>‘cmdbox’</w:t>
      </w:r>
      <w:r>
        <w:rPr>
          <w:rFonts w:hint="eastAsia"/>
        </w:rPr>
        <w:t xml:space="preserve">: command box input; </w:t>
      </w:r>
    </w:p>
    <w:p w:rsidR="00375F9C" w:rsidRDefault="00375F9C" w:rsidP="00E45D25">
      <w:pPr>
        <w:numPr>
          <w:ilvl w:val="1"/>
          <w:numId w:val="5"/>
        </w:numPr>
      </w:pPr>
      <w:r>
        <w:t>‘popbox’</w:t>
      </w:r>
      <w:r>
        <w:rPr>
          <w:rFonts w:hint="eastAsia"/>
        </w:rPr>
        <w:t xml:space="preserve">: pop box input; </w:t>
      </w:r>
    </w:p>
    <w:p w:rsidR="00375F9C" w:rsidRDefault="00375F9C" w:rsidP="00E45D25">
      <w:pPr>
        <w:numPr>
          <w:ilvl w:val="1"/>
          <w:numId w:val="5"/>
        </w:numPr>
      </w:pPr>
      <w:r>
        <w:t>‘time’</w:t>
      </w:r>
      <w:r>
        <w:rPr>
          <w:rFonts w:hint="eastAsia"/>
        </w:rPr>
        <w:t xml:space="preserve">: time  input; </w:t>
      </w:r>
    </w:p>
    <w:p w:rsidR="00375F9C" w:rsidRDefault="00375F9C" w:rsidP="00E45D25">
      <w:pPr>
        <w:numPr>
          <w:ilvl w:val="1"/>
          <w:numId w:val="5"/>
        </w:numPr>
      </w:pPr>
      <w:r>
        <w:t>‘date’</w:t>
      </w:r>
      <w:r>
        <w:rPr>
          <w:rFonts w:hint="eastAsia"/>
        </w:rPr>
        <w:t xml:space="preserve">: date  input; </w:t>
      </w:r>
    </w:p>
    <w:p w:rsidR="00375F9C" w:rsidRDefault="00375F9C" w:rsidP="00E45D25">
      <w:pPr>
        <w:numPr>
          <w:ilvl w:val="1"/>
          <w:numId w:val="5"/>
        </w:numPr>
      </w:pPr>
      <w:r>
        <w:t>‘color’</w:t>
      </w:r>
      <w:r>
        <w:rPr>
          <w:rFonts w:hint="eastAsia"/>
        </w:rPr>
        <w:t xml:space="preserve">: color  input; </w:t>
      </w:r>
    </w:p>
    <w:p w:rsidR="00375F9C" w:rsidRDefault="00375F9C" w:rsidP="00375F9C"/>
    <w:p w:rsidR="00375F9C" w:rsidRPr="00405CB2" w:rsidRDefault="00375F9C" w:rsidP="00375F9C">
      <w:pPr>
        <w:rPr>
          <w:b/>
        </w:rPr>
      </w:pPr>
      <w:r w:rsidRPr="00405CB2">
        <w:rPr>
          <w:b/>
        </w:rPr>
        <w:t>I</w:t>
      </w:r>
      <w:r w:rsidRPr="00405CB2">
        <w:rPr>
          <w:rFonts w:hint="eastAsia"/>
          <w:b/>
        </w:rPr>
        <w:t>nput:</w:t>
      </w:r>
    </w:p>
    <w:p w:rsidR="00375F9C" w:rsidRDefault="005C781A" w:rsidP="00375F9C">
      <w:r>
        <w:rPr>
          <w:noProof/>
        </w:rPr>
        <w:lastRenderedPageBreak/>
        <mc:AlternateContent>
          <mc:Choice Requires="wpc">
            <w:drawing>
              <wp:inline distT="0" distB="0" distL="0" distR="0" wp14:anchorId="5E093104" wp14:editId="21AA61F0">
                <wp:extent cx="5257800" cy="1983105"/>
                <wp:effectExtent l="9525" t="0" r="9525" b="7620"/>
                <wp:docPr id="917" name="画布 9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1" name="Text Box 919"/>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FF00FF"/>
                                  <w:sz w:val="18"/>
                                  <w:szCs w:val="18"/>
                                </w:rPr>
                                <w:t>}</w:t>
                              </w: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952" name="AutoShape 920"/>
                        <wps:cNvSpPr>
                          <a:spLocks noChangeArrowheads="1"/>
                        </wps:cNvSpPr>
                        <wps:spPr bwMode="auto">
                          <a:xfrm flipH="1">
                            <a:off x="2971800" y="1287780"/>
                            <a:ext cx="1828800" cy="198120"/>
                          </a:xfrm>
                          <a:prstGeom prst="wedgeRoundRectCallout">
                            <a:avLst>
                              <a:gd name="adj1" fmla="val 62708"/>
                              <a:gd name="adj2" fmla="val 119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etting in </w:t>
                              </w:r>
                              <w:proofErr w:type="gramStart"/>
                              <w:r>
                                <w:rPr>
                                  <w:rFonts w:hint="eastAsia"/>
                                  <w:szCs w:val="18"/>
                                </w:rPr>
                                <w:t>cell  (</w:t>
                              </w:r>
                              <w:proofErr w:type="gramEnd"/>
                              <w:r>
                                <w:rPr>
                                  <w:rFonts w:hint="eastAsia"/>
                                  <w:szCs w:val="18"/>
                                </w:rPr>
                                <w:t>has priority)</w:t>
                              </w:r>
                            </w:p>
                          </w:txbxContent>
                        </wps:txbx>
                        <wps:bodyPr rot="0" vert="horz" wrap="square" lIns="0" tIns="0" rIns="0" bIns="0" anchor="t" anchorCtr="0" upright="1">
                          <a:noAutofit/>
                        </wps:bodyPr>
                      </wps:wsp>
                      <wps:wsp>
                        <wps:cNvPr id="953" name="AutoShape 922"/>
                        <wps:cNvSpPr>
                          <a:spLocks noChangeArrowheads="1"/>
                        </wps:cNvSpPr>
                        <wps:spPr bwMode="auto">
                          <a:xfrm flipH="1">
                            <a:off x="3086100" y="693420"/>
                            <a:ext cx="1828800" cy="198120"/>
                          </a:xfrm>
                          <a:prstGeom prst="wedgeRoundRectCallout">
                            <a:avLst>
                              <a:gd name="adj1" fmla="val 62185"/>
                              <a:gd name="adj2" fmla="val 1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column header data</w:t>
                              </w:r>
                            </w:p>
                          </w:txbxContent>
                        </wps:txbx>
                        <wps:bodyPr rot="0" vert="horz" wrap="square" lIns="0" tIns="0" rIns="0" bIns="0" anchor="t" anchorCtr="0" upright="1">
                          <a:noAutofit/>
                        </wps:bodyPr>
                      </wps:wsp>
                    </wpc:wpc>
                  </a:graphicData>
                </a:graphic>
              </wp:inline>
            </w:drawing>
          </mc:Choice>
          <mc:Fallback>
            <w:pict>
              <v:group id="画布 917" o:spid="_x0000_s1680"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">
                <v:shape id="_x0000_s1681" type="#_x0000_t75" style="position:absolute;width:52578;height:19831;visibility:visible;mso-wrap-style:square">
                  <v:fill o:detectmouseclick="t"/>
                  <v:path o:connecttype="none"/>
                </v:shape>
                <v:shape id="Text Box 919" o:spid="_x0000_s1682"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0rsMA&#10;AADcAAAADwAAAGRycy9kb3ducmV2LnhtbESPT2sCMRTE7wW/Q3hCbzWrUNHVKKLIeim0/rk/Ns/N&#10;4uZlSeK6fntTKPQ4zMxvmOW6t43oyIfasYLxKANBXDpdc6XgfNp/zECEiKyxcUwKnhRgvRq8LTHX&#10;7sE/1B1jJRKEQ44KTIxtLmUoDVkMI9cSJ+/qvMWYpK+k9vhIcNvISZZNpcWa04LBlraGytvxbhWU&#10;t12/K+qL8d3dzr71vHh+TQul3of9ZgEiUh//w3/tg1Yw/xz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0rs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FF00FF"/>
                            <w:sz w:val="18"/>
                            <w:szCs w:val="18"/>
                          </w:rPr>
                          <w:t>}</w:t>
                        </w: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920" o:spid="_x0000_s1683" type="#_x0000_t62" style="position:absolute;left:29718;top:12877;width:18288;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ZnVMQA&#10;AADcAAAADwAAAGRycy9kb3ducmV2LnhtbESP0WrCQBRE3wv+w3KFvhTdKLSa6CoiFNu3Gv2Aa/aa&#10;rGbvhuxq4t93CwUfh5k5wyzXva3FnVpvHCuYjBMQxIXThksFx8PnaA7CB2SNtWNS8CAP69XgZYmZ&#10;dh3v6Z6HUkQI+wwVVCE0mZS+qMiiH7uGOHpn11oMUbal1C12EW5rOU2SD2nRcFyosKFtRcU1v1kF&#10;s1ttfr7ztLtcdtvT7IgmfcNcqddhv1mACNSHZ/i//aUVpO9T+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Z1TEAAAA3AAAAA8AAAAAAAAAAAAAAAAAmAIAAGRycy9k&#10;b3ducmV2LnhtbFBLBQYAAAAABAAEAPUAAACJAwAAAAA=&#10;" adj="24345,36692" fillcolor="#ff9">
                  <v:textbox inset="0,0,0,0">
                    <w:txbxContent>
                      <w:p w:rsidR="0023747D" w:rsidRPr="000E23E9" w:rsidRDefault="0023747D" w:rsidP="00375F9C">
                        <w:pPr>
                          <w:rPr>
                            <w:szCs w:val="18"/>
                          </w:rPr>
                        </w:pPr>
                        <w:r>
                          <w:rPr>
                            <w:szCs w:val="18"/>
                          </w:rPr>
                          <w:t>S</w:t>
                        </w:r>
                        <w:r>
                          <w:rPr>
                            <w:rFonts w:hint="eastAsia"/>
                            <w:szCs w:val="18"/>
                          </w:rPr>
                          <w:t xml:space="preserve">etting in </w:t>
                        </w:r>
                        <w:proofErr w:type="gramStart"/>
                        <w:r>
                          <w:rPr>
                            <w:rFonts w:hint="eastAsia"/>
                            <w:szCs w:val="18"/>
                          </w:rPr>
                          <w:t>cell  (</w:t>
                        </w:r>
                        <w:proofErr w:type="gramEnd"/>
                        <w:r>
                          <w:rPr>
                            <w:rFonts w:hint="eastAsia"/>
                            <w:szCs w:val="18"/>
                          </w:rPr>
                          <w:t>has priority)</w:t>
                        </w:r>
                      </w:p>
                    </w:txbxContent>
                  </v:textbox>
                </v:shape>
                <v:shape id="AutoShape 922" o:spid="_x0000_s1684" type="#_x0000_t62" style="position:absolute;left:30861;top:6934;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MscYA&#10;AADcAAAADwAAAGRycy9kb3ducmV2LnhtbESPQWvCQBSE74L/YXlCb7rR1tKm2YhYWgOeagv1+My+&#10;JsHs25BdTfTXuwXB4zAz3zDJoje1OFHrKssKppMIBHFudcWFgp/vj/ELCOeRNdaWScGZHCzS4SDB&#10;WNuOv+i09YUIEHYxKii9b2IpXV6SQTexDXHw/mxr0AfZFlK32AW4qeUsip6lwYrDQokNrUrKD9uj&#10;UcC73/25q806f99kT5cCP4+bbKbUw6hfvoHw1Pt7+NbOtILX+SP8nwlH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MscYAAADcAAAADwAAAAAAAAAAAAAAAACYAgAAZHJz&#10;L2Rvd25yZXYueG1sUEsFBgAAAAAEAAQA9QAAAIsDAAAAAA==&#10;" adj="24232,52130" fillcolor="#ff9">
                  <v:textbox inset="0,0,0,0">
                    <w:txbxContent>
                      <w:p w:rsidR="0023747D" w:rsidRPr="000E23E9" w:rsidRDefault="0023747D" w:rsidP="00375F9C">
                        <w:pPr>
                          <w:rPr>
                            <w:szCs w:val="18"/>
                          </w:rPr>
                        </w:pPr>
                        <w:r>
                          <w:rPr>
                            <w:szCs w:val="18"/>
                          </w:rPr>
                          <w:t>S</w:t>
                        </w:r>
                        <w:r>
                          <w:rPr>
                            <w:rFonts w:hint="eastAsia"/>
                            <w:szCs w:val="18"/>
                          </w:rPr>
                          <w:t>etting in column header data</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Pr="00AD548D" w:rsidRDefault="005C781A" w:rsidP="00375F9C">
      <w:r>
        <w:rPr>
          <w:rFonts w:hint="eastAsia"/>
          <w:noProof/>
        </w:rPr>
        <w:drawing>
          <wp:inline distT="0" distB="0" distL="0" distR="0" wp14:anchorId="207BF4DA" wp14:editId="4E6D1FAB">
            <wp:extent cx="2419350" cy="771525"/>
            <wp:effectExtent l="0" t="0" r="0"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19350" cy="771525"/>
                    </a:xfrm>
                    <a:prstGeom prst="rect">
                      <a:avLst/>
                    </a:prstGeom>
                    <a:noFill/>
                    <a:ln>
                      <a:noFill/>
                    </a:ln>
                  </pic:spPr>
                </pic:pic>
              </a:graphicData>
            </a:graphic>
          </wp:inline>
        </w:drawing>
      </w:r>
    </w:p>
    <w:p w:rsidR="00375F9C" w:rsidRPr="00AD548D" w:rsidRDefault="00375F9C" w:rsidP="00375F9C"/>
    <w:p w:rsidR="00375F9C" w:rsidRDefault="00375F9C" w:rsidP="00E45D25">
      <w:pPr>
        <w:pStyle w:val="4"/>
        <w:numPr>
          <w:ilvl w:val="3"/>
          <w:numId w:val="17"/>
        </w:numPr>
      </w:pPr>
      <w:bookmarkStart w:id="157" w:name="_Toc453071792"/>
      <w:r>
        <w:rPr>
          <w:rFonts w:hint="eastAsia"/>
        </w:rPr>
        <w:t>Cell style</w:t>
      </w:r>
      <w:bookmarkEnd w:id="157"/>
    </w:p>
    <w:p w:rsidR="00375F9C" w:rsidRPr="00752B43" w:rsidRDefault="00375F9C" w:rsidP="00375F9C">
      <w:pPr>
        <w:rPr>
          <w:b/>
        </w:rPr>
      </w:pPr>
      <w:r w:rsidRPr="00752B43">
        <w:rPr>
          <w:b/>
        </w:rPr>
        <w:t>I</w:t>
      </w:r>
      <w:r w:rsidRPr="00752B43">
        <w:rPr>
          <w:rFonts w:hint="eastAsia"/>
          <w:b/>
        </w:rPr>
        <w:t>nput:</w:t>
      </w:r>
    </w:p>
    <w:p w:rsidR="00375F9C" w:rsidRDefault="005C781A" w:rsidP="00375F9C">
      <w:r>
        <w:rPr>
          <w:noProof/>
        </w:rPr>
        <mc:AlternateContent>
          <mc:Choice Requires="wpc">
            <w:drawing>
              <wp:inline distT="0" distB="0" distL="0" distR="0" wp14:anchorId="4B64C01B" wp14:editId="732AB59B">
                <wp:extent cx="5257800" cy="2440305"/>
                <wp:effectExtent l="9525" t="0" r="9525" b="7620"/>
                <wp:docPr id="923" name="画布 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0" name="Text Box 925"/>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w:t>
                              </w:r>
                              <w:r>
                                <w:rPr>
                                  <w:rFonts w:hint="eastAsia"/>
                                  <w:sz w:val="18"/>
                                  <w:szCs w:val="18"/>
                                </w:rPr>
                                <w:t xml:space="preserve"> </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Default="0023747D" w:rsidP="00375F9C">
                              <w:pPr>
                                <w:spacing w:line="240" w:lineRule="exact"/>
                                <w:ind w:firstLine="360"/>
                                <w:rPr>
                                  <w:sz w:val="18"/>
                                  <w:szCs w:val="18"/>
                                </w:rPr>
                              </w:pPr>
                              <w:r w:rsidRPr="005035BE">
                                <w:rPr>
                                  <w:rFonts w:hint="eastAsia"/>
                                  <w:sz w:val="18"/>
                                  <w:szCs w:val="18"/>
                                </w:rPr>
                                <w:t>{</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background-color:#0000ff;</w:t>
                              </w:r>
                              <w:r w:rsidRPr="005035BE">
                                <w:rPr>
                                  <w:rFonts w:hint="eastAsia"/>
                                  <w:color w:val="FF00FF"/>
                                  <w:sz w:val="18"/>
                                  <w:szCs w:val="18"/>
                                </w:rPr>
                                <w:t>"</w:t>
                              </w:r>
                              <w:r>
                                <w:rPr>
                                  <w:rFonts w:hint="eastAsia"/>
                                  <w:color w:val="FF00FF"/>
                                  <w:sz w:val="18"/>
                                  <w:szCs w:val="18"/>
                                </w:rPr>
                                <w:t>,</w:t>
                              </w:r>
                              <w:r w:rsidRPr="005035BE">
                                <w:rPr>
                                  <w:rFonts w:hint="eastAsia"/>
                                  <w:sz w:val="18"/>
                                  <w:szCs w:val="18"/>
                                </w:rPr>
                                <w:t>cells:[</w:t>
                              </w:r>
                            </w:p>
                            <w:p w:rsidR="0023747D" w:rsidRDefault="0023747D" w:rsidP="00375F9C">
                              <w:pPr>
                                <w:spacing w:line="240" w:lineRule="exact"/>
                                <w:ind w:firstLineChars="400" w:firstLine="720"/>
                                <w:rPr>
                                  <w:sz w:val="18"/>
                                  <w:szCs w:val="18"/>
                                </w:rPr>
                              </w:pPr>
                              <w:r w:rsidRPr="005035BE">
                                <w:rPr>
                                  <w:rFonts w:hint="eastAsia"/>
                                  <w:color w:val="800000"/>
                                  <w:sz w:val="18"/>
                                  <w:szCs w:val="18"/>
                                </w:rPr>
                                <w:t>32</w:t>
                              </w:r>
                              <w:r w:rsidRPr="005035BE">
                                <w:rPr>
                                  <w:rFonts w:hint="eastAsia"/>
                                  <w:sz w:val="18"/>
                                  <w:szCs w:val="18"/>
                                </w:rPr>
                                <w:t>,</w:t>
                              </w:r>
                            </w:p>
                            <w:p w:rsidR="0023747D" w:rsidRDefault="0023747D" w:rsidP="00375F9C">
                              <w:pPr>
                                <w:spacing w:line="240" w:lineRule="exact"/>
                                <w:ind w:firstLineChars="350" w:firstLine="630"/>
                                <w:rPr>
                                  <w:color w:val="FF00FF"/>
                                  <w:sz w:val="18"/>
                                  <w:szCs w:val="18"/>
                                </w:rPr>
                              </w:pPr>
                              <w:r w:rsidRPr="005035BE">
                                <w:rPr>
                                  <w:rFonts w:hint="eastAsia"/>
                                  <w:sz w:val="18"/>
                                  <w:szCs w:val="18"/>
                                </w:rPr>
                                <w:t xml:space="preserve"> </w:t>
                              </w:r>
                              <w:r>
                                <w:rPr>
                                  <w:rFonts w:hint="eastAsia"/>
                                  <w:sz w:val="18"/>
                                  <w:szCs w:val="18"/>
                                </w:rPr>
                                <w:t>{</w:t>
                              </w:r>
                              <w:proofErr w:type="gramStart"/>
                              <w:r>
                                <w:rPr>
                                  <w:rFonts w:hint="eastAsia"/>
                                  <w:sz w:val="18"/>
                                  <w:szCs w:val="18"/>
                                </w:rPr>
                                <w:t>value:</w:t>
                              </w:r>
                              <w:proofErr w:type="gramEnd"/>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background-color:#ff0000;</w:t>
                              </w:r>
                              <w:r w:rsidRPr="005035BE">
                                <w:rPr>
                                  <w:rFonts w:hint="eastAsia"/>
                                  <w:color w:val="FF00FF"/>
                                  <w:sz w:val="18"/>
                                  <w:szCs w:val="18"/>
                                </w:rPr>
                                <w:t>"</w:t>
                              </w:r>
                              <w:r>
                                <w:rPr>
                                  <w:rFonts w:hint="eastAsia"/>
                                  <w:color w:val="FF00FF"/>
                                  <w:sz w:val="18"/>
                                  <w:szCs w:val="18"/>
                                </w:rPr>
                                <w:t>}</w:t>
                              </w:r>
                            </w:p>
                            <w:p w:rsidR="0023747D" w:rsidRPr="005035BE" w:rsidRDefault="0023747D" w:rsidP="00375F9C">
                              <w:pPr>
                                <w:spacing w:line="240" w:lineRule="exact"/>
                                <w:ind w:firstLineChars="300" w:firstLine="540"/>
                                <w:rPr>
                                  <w:sz w:val="18"/>
                                  <w:szCs w:val="18"/>
                                </w:rPr>
                              </w:pP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c:wpc>
                  </a:graphicData>
                </a:graphic>
              </wp:inline>
            </w:drawing>
          </mc:Choice>
          <mc:Fallback>
            <w:pict>
              <v:group id="画布 923" o:spid="_x0000_s1685"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">
                <v:shape id="_x0000_s1686" type="#_x0000_t75" style="position:absolute;width:52578;height:24403;visibility:visible;mso-wrap-style:square">
                  <v:fill o:detectmouseclick="t"/>
                  <v:path o:connecttype="none"/>
                </v:shape>
                <v:shape id="Text Box 925" o:spid="_x0000_s1687"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RNcAA&#10;AADcAAAADwAAAGRycy9kb3ducmV2LnhtbERPy4rCMBTdC/MP4Q7MTlMFRTtGEUU6G8HHzP7S3GmK&#10;zU1JYq1/bxaCy8N5L9e9bURHPtSOFYxHGQji0umaKwW/l/1wDiJEZI2NY1LwoADr1cdgibl2dz5R&#10;d46VSCEcclRgYmxzKUNpyGIYuZY4cf/OW4wJ+kpqj/cUbhs5ybKZtFhzajDY0tZQeT3frILyuut3&#10;Rf1nfHez86NeFI/DrFDq67PffIOI1Me3+OX+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iRNcAAAADcAAAADwAAAAAAAAAAAAAAAACYAgAAZHJzL2Rvd25y&#10;ZXYueG1sUEsFBgAAAAAEAAQA9QAAAIU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w:t>
                        </w:r>
                        <w:r>
                          <w:rPr>
                            <w:rFonts w:hint="eastAsia"/>
                            <w:sz w:val="18"/>
                            <w:szCs w:val="18"/>
                          </w:rPr>
                          <w:t xml:space="preserve"> </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Default="0023747D" w:rsidP="00375F9C">
                        <w:pPr>
                          <w:spacing w:line="240" w:lineRule="exact"/>
                          <w:ind w:firstLine="360"/>
                          <w:rPr>
                            <w:sz w:val="18"/>
                            <w:szCs w:val="18"/>
                          </w:rPr>
                        </w:pPr>
                        <w:r w:rsidRPr="005035BE">
                          <w:rPr>
                            <w:rFonts w:hint="eastAsia"/>
                            <w:sz w:val="18"/>
                            <w:szCs w:val="18"/>
                          </w:rPr>
                          <w:t>{</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background-color:#0000ff;</w:t>
                        </w:r>
                        <w:r w:rsidRPr="005035BE">
                          <w:rPr>
                            <w:rFonts w:hint="eastAsia"/>
                            <w:color w:val="FF00FF"/>
                            <w:sz w:val="18"/>
                            <w:szCs w:val="18"/>
                          </w:rPr>
                          <w:t>"</w:t>
                        </w:r>
                        <w:r>
                          <w:rPr>
                            <w:rFonts w:hint="eastAsia"/>
                            <w:color w:val="FF00FF"/>
                            <w:sz w:val="18"/>
                            <w:szCs w:val="18"/>
                          </w:rPr>
                          <w:t>,</w:t>
                        </w:r>
                        <w:r w:rsidRPr="005035BE">
                          <w:rPr>
                            <w:rFonts w:hint="eastAsia"/>
                            <w:sz w:val="18"/>
                            <w:szCs w:val="18"/>
                          </w:rPr>
                          <w:t>cells:[</w:t>
                        </w:r>
                      </w:p>
                      <w:p w:rsidR="0023747D" w:rsidRDefault="0023747D" w:rsidP="00375F9C">
                        <w:pPr>
                          <w:spacing w:line="240" w:lineRule="exact"/>
                          <w:ind w:firstLineChars="400" w:firstLine="720"/>
                          <w:rPr>
                            <w:sz w:val="18"/>
                            <w:szCs w:val="18"/>
                          </w:rPr>
                        </w:pPr>
                        <w:r w:rsidRPr="005035BE">
                          <w:rPr>
                            <w:rFonts w:hint="eastAsia"/>
                            <w:color w:val="800000"/>
                            <w:sz w:val="18"/>
                            <w:szCs w:val="18"/>
                          </w:rPr>
                          <w:t>32</w:t>
                        </w:r>
                        <w:r w:rsidRPr="005035BE">
                          <w:rPr>
                            <w:rFonts w:hint="eastAsia"/>
                            <w:sz w:val="18"/>
                            <w:szCs w:val="18"/>
                          </w:rPr>
                          <w:t>,</w:t>
                        </w:r>
                      </w:p>
                      <w:p w:rsidR="0023747D" w:rsidRDefault="0023747D" w:rsidP="00375F9C">
                        <w:pPr>
                          <w:spacing w:line="240" w:lineRule="exact"/>
                          <w:ind w:firstLineChars="350" w:firstLine="630"/>
                          <w:rPr>
                            <w:color w:val="FF00FF"/>
                            <w:sz w:val="18"/>
                            <w:szCs w:val="18"/>
                          </w:rPr>
                        </w:pPr>
                        <w:r w:rsidRPr="005035BE">
                          <w:rPr>
                            <w:rFonts w:hint="eastAsia"/>
                            <w:sz w:val="18"/>
                            <w:szCs w:val="18"/>
                          </w:rPr>
                          <w:t xml:space="preserve"> </w:t>
                        </w:r>
                        <w:r>
                          <w:rPr>
                            <w:rFonts w:hint="eastAsia"/>
                            <w:sz w:val="18"/>
                            <w:szCs w:val="18"/>
                          </w:rPr>
                          <w:t>{</w:t>
                        </w:r>
                        <w:proofErr w:type="gramStart"/>
                        <w:r>
                          <w:rPr>
                            <w:rFonts w:hint="eastAsia"/>
                            <w:sz w:val="18"/>
                            <w:szCs w:val="18"/>
                          </w:rPr>
                          <w:t>value:</w:t>
                        </w:r>
                        <w:proofErr w:type="gramEnd"/>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background-color:#ff0000;</w:t>
                        </w:r>
                        <w:r w:rsidRPr="005035BE">
                          <w:rPr>
                            <w:rFonts w:hint="eastAsia"/>
                            <w:color w:val="FF00FF"/>
                            <w:sz w:val="18"/>
                            <w:szCs w:val="18"/>
                          </w:rPr>
                          <w:t>"</w:t>
                        </w:r>
                        <w:r>
                          <w:rPr>
                            <w:rFonts w:hint="eastAsia"/>
                            <w:color w:val="FF00FF"/>
                            <w:sz w:val="18"/>
                            <w:szCs w:val="18"/>
                          </w:rPr>
                          <w:t>}</w:t>
                        </w:r>
                      </w:p>
                      <w:p w:rsidR="0023747D" w:rsidRPr="005035BE" w:rsidRDefault="0023747D" w:rsidP="00375F9C">
                        <w:pPr>
                          <w:spacing w:line="240" w:lineRule="exact"/>
                          <w:ind w:firstLineChars="300" w:firstLine="540"/>
                          <w:rPr>
                            <w:sz w:val="18"/>
                            <w:szCs w:val="18"/>
                          </w:rPr>
                        </w:pP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w10:anchorlock/>
              </v:group>
            </w:pict>
          </mc:Fallback>
        </mc:AlternateContent>
      </w:r>
    </w:p>
    <w:p w:rsidR="00375F9C" w:rsidRPr="00752B43" w:rsidRDefault="00375F9C" w:rsidP="00375F9C">
      <w:pPr>
        <w:rPr>
          <w:b/>
        </w:rPr>
      </w:pPr>
      <w:r w:rsidRPr="00752B43">
        <w:rPr>
          <w:b/>
        </w:rPr>
        <w:t>O</w:t>
      </w:r>
      <w:r w:rsidRPr="00752B43">
        <w:rPr>
          <w:rFonts w:hint="eastAsia"/>
          <w:b/>
        </w:rPr>
        <w:t>utput:</w:t>
      </w:r>
    </w:p>
    <w:p w:rsidR="00375F9C" w:rsidRDefault="005C781A" w:rsidP="00375F9C">
      <w:r>
        <w:rPr>
          <w:rFonts w:hint="eastAsia"/>
          <w:noProof/>
        </w:rPr>
        <mc:AlternateContent>
          <mc:Choice Requires="wps">
            <w:drawing>
              <wp:anchor distT="0" distB="0" distL="114300" distR="114300" simplePos="0" relativeHeight="251537920" behindDoc="0" locked="0" layoutInCell="1" allowOverlap="1" wp14:anchorId="4885E76E" wp14:editId="540C44FF">
                <wp:simplePos x="0" y="0"/>
                <wp:positionH relativeFrom="column">
                  <wp:posOffset>-114300</wp:posOffset>
                </wp:positionH>
                <wp:positionV relativeFrom="line">
                  <wp:posOffset>113030</wp:posOffset>
                </wp:positionV>
                <wp:extent cx="1028700" cy="198120"/>
                <wp:effectExtent l="9525" t="8255" r="9525" b="460375"/>
                <wp:wrapNone/>
                <wp:docPr id="948" name="AutoShape 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25250"/>
                            <a:gd name="adj2" fmla="val 277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9" o:spid="_x0000_s1688" type="#_x0000_t62" style="position:absolute;left:0;text-align:left;margin-left:-9pt;margin-top:8.9pt;width:81pt;height:15.6pt;flip:x;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" adj="5346,70753" fillcolor="#ff9">
                <v:textbox inset="0,0,0,0">
                  <w:txbxContent>
                    <w:p w:rsidR="0023747D" w:rsidRPr="000E23E9" w:rsidRDefault="0023747D" w:rsidP="00375F9C">
                      <w:pPr>
                        <w:rPr>
                          <w:szCs w:val="18"/>
                        </w:rPr>
                      </w:pPr>
                      <w:r>
                        <w:rPr>
                          <w:szCs w:val="18"/>
                        </w:rPr>
                        <w:t>S</w:t>
                      </w:r>
                      <w:r>
                        <w:rPr>
                          <w:rFonts w:hint="eastAsia"/>
                          <w:szCs w:val="18"/>
                        </w:rPr>
                        <w:t>etting in row</w:t>
                      </w:r>
                    </w:p>
                  </w:txbxContent>
                </v:textbox>
                <w10:wrap anchory="line"/>
              </v:shape>
            </w:pict>
          </mc:Fallback>
        </mc:AlternateContent>
      </w:r>
      <w:r w:rsidR="00375F9C" w:rsidRPr="003A383D">
        <w:rPr>
          <w:rFonts w:hint="eastAsia"/>
        </w:rPr>
        <w:t xml:space="preserve"> </w:t>
      </w:r>
    </w:p>
    <w:p w:rsidR="00375F9C" w:rsidRPr="00AD548D" w:rsidRDefault="005C781A" w:rsidP="00375F9C">
      <w:r>
        <w:rPr>
          <w:rFonts w:hint="eastAsia"/>
          <w:noProof/>
        </w:rPr>
        <mc:AlternateContent>
          <mc:Choice Requires="wps">
            <w:drawing>
              <wp:anchor distT="0" distB="0" distL="114300" distR="114300" simplePos="0" relativeHeight="251536896" behindDoc="0" locked="0" layoutInCell="1" allowOverlap="1" wp14:anchorId="75BFC2E6" wp14:editId="58A4F0B5">
                <wp:simplePos x="0" y="0"/>
                <wp:positionH relativeFrom="column">
                  <wp:posOffset>2286000</wp:posOffset>
                </wp:positionH>
                <wp:positionV relativeFrom="line">
                  <wp:posOffset>34290</wp:posOffset>
                </wp:positionV>
                <wp:extent cx="1600200" cy="198120"/>
                <wp:effectExtent l="333375" t="5715" r="9525" b="186690"/>
                <wp:wrapNone/>
                <wp:docPr id="947" name="AutoShape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198120"/>
                        </a:xfrm>
                        <a:prstGeom prst="wedgeRoundRectCallout">
                          <a:avLst>
                            <a:gd name="adj1" fmla="val 70079"/>
                            <a:gd name="adj2" fmla="val 13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column header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8" o:spid="_x0000_s1689" type="#_x0000_t62" style="position:absolute;left:0;text-align:left;margin-left:180pt;margin-top:2.7pt;width:126pt;height:15.6pt;flip:x;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" adj="25937,39115" fillcolor="#ff9">
                <v:textbox inset="0,0,0,0">
                  <w:txbxContent>
                    <w:p w:rsidR="0023747D" w:rsidRPr="000E23E9" w:rsidRDefault="0023747D" w:rsidP="00375F9C">
                      <w:pPr>
                        <w:rPr>
                          <w:szCs w:val="18"/>
                        </w:rPr>
                      </w:pPr>
                      <w:r>
                        <w:rPr>
                          <w:szCs w:val="18"/>
                        </w:rPr>
                        <w:t>S</w:t>
                      </w:r>
                      <w:r>
                        <w:rPr>
                          <w:rFonts w:hint="eastAsia"/>
                          <w:szCs w:val="18"/>
                        </w:rPr>
                        <w:t>etting in column header</w:t>
                      </w:r>
                    </w:p>
                  </w:txbxContent>
                </v:textbox>
                <w10:wrap anchory="line"/>
              </v:shape>
            </w:pict>
          </mc:Fallback>
        </mc:AlternateContent>
      </w:r>
      <w:r>
        <w:rPr>
          <w:rFonts w:hint="eastAsia"/>
          <w:noProof/>
        </w:rPr>
        <mc:AlternateContent>
          <mc:Choice Requires="wps">
            <w:drawing>
              <wp:anchor distT="0" distB="0" distL="114300" distR="114300" simplePos="0" relativeHeight="251538944" behindDoc="0" locked="0" layoutInCell="1" allowOverlap="1" wp14:anchorId="4AB33309" wp14:editId="57B9AD98">
                <wp:simplePos x="0" y="0"/>
                <wp:positionH relativeFrom="column">
                  <wp:posOffset>2286000</wp:posOffset>
                </wp:positionH>
                <wp:positionV relativeFrom="line">
                  <wp:posOffset>529590</wp:posOffset>
                </wp:positionV>
                <wp:extent cx="1028700" cy="198120"/>
                <wp:effectExtent l="457200" t="5715" r="9525" b="5715"/>
                <wp:wrapNone/>
                <wp:docPr id="946" name="AutoShape 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86787"/>
                            <a:gd name="adj2" fmla="val -15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cell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30" o:spid="_x0000_s1690" type="#_x0000_t62" style="position:absolute;left:0;text-align:left;margin-left:180pt;margin-top:41.7pt;width:81pt;height:15.6pt;flip:x;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" adj="29546,7546" fillcolor="#ff9">
                <v:textbox inset="0,0,0,0">
                  <w:txbxContent>
                    <w:p w:rsidR="0023747D" w:rsidRPr="000E23E9" w:rsidRDefault="0023747D" w:rsidP="00375F9C">
                      <w:pPr>
                        <w:rPr>
                          <w:szCs w:val="18"/>
                        </w:rPr>
                      </w:pPr>
                      <w:r>
                        <w:rPr>
                          <w:szCs w:val="18"/>
                        </w:rPr>
                        <w:t>S</w:t>
                      </w:r>
                      <w:r>
                        <w:rPr>
                          <w:rFonts w:hint="eastAsia"/>
                          <w:szCs w:val="18"/>
                        </w:rPr>
                        <w:t>etting in cell</w:t>
                      </w:r>
                    </w:p>
                  </w:txbxContent>
                </v:textbox>
                <w10:wrap anchory="line"/>
              </v:shape>
            </w:pict>
          </mc:Fallback>
        </mc:AlternateContent>
      </w:r>
      <w:r>
        <w:rPr>
          <w:rFonts w:hint="eastAsia"/>
          <w:noProof/>
        </w:rPr>
        <w:drawing>
          <wp:inline distT="0" distB="0" distL="0" distR="0" wp14:anchorId="09458B72" wp14:editId="4C03451E">
            <wp:extent cx="2333625" cy="676275"/>
            <wp:effectExtent l="0" t="0" r="9525"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33625" cy="676275"/>
                    </a:xfrm>
                    <a:prstGeom prst="rect">
                      <a:avLst/>
                    </a:prstGeom>
                    <a:noFill/>
                    <a:ln>
                      <a:noFill/>
                    </a:ln>
                  </pic:spPr>
                </pic:pic>
              </a:graphicData>
            </a:graphic>
          </wp:inline>
        </w:drawing>
      </w:r>
    </w:p>
    <w:p w:rsidR="00375F9C" w:rsidRDefault="00375F9C" w:rsidP="00E45D25">
      <w:pPr>
        <w:pStyle w:val="4"/>
        <w:numPr>
          <w:ilvl w:val="3"/>
          <w:numId w:val="17"/>
        </w:numPr>
      </w:pPr>
      <w:bookmarkStart w:id="158" w:name="_Toc453071793"/>
      <w:r>
        <w:rPr>
          <w:rFonts w:hint="eastAsia"/>
        </w:rPr>
        <w:lastRenderedPageBreak/>
        <w:t>Update cell dynamically</w:t>
      </w:r>
      <w:bookmarkEnd w:id="158"/>
      <w:r>
        <w:rPr>
          <w:rFonts w:hint="eastAsia"/>
        </w:rPr>
        <w:t xml:space="preserve"> </w:t>
      </w:r>
    </w:p>
    <w:p w:rsidR="00375F9C" w:rsidRPr="0014289F" w:rsidRDefault="00375F9C" w:rsidP="00375F9C">
      <w:pPr>
        <w:rPr>
          <w:b/>
        </w:rPr>
      </w:pPr>
      <w:r w:rsidRPr="0014289F">
        <w:rPr>
          <w:b/>
        </w:rPr>
        <w:t>I</w:t>
      </w:r>
      <w:r w:rsidRPr="0014289F">
        <w:rPr>
          <w:rFonts w:hint="eastAsia"/>
          <w:b/>
        </w:rPr>
        <w:t>nput:</w:t>
      </w:r>
    </w:p>
    <w:p w:rsidR="00375F9C" w:rsidRDefault="005C781A" w:rsidP="00375F9C">
      <w:r>
        <w:rPr>
          <w:noProof/>
        </w:rPr>
        <mc:AlternateContent>
          <mc:Choice Requires="wpc">
            <w:drawing>
              <wp:inline distT="0" distB="0" distL="0" distR="0" wp14:anchorId="347F6C49" wp14:editId="176A04F0">
                <wp:extent cx="5257800" cy="3659505"/>
                <wp:effectExtent l="9525" t="0" r="9525" b="7620"/>
                <wp:docPr id="945" name="画布 9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0" name="Text Box 933"/>
                        <wps:cNvSpPr txBox="1">
                          <a:spLocks noChangeArrowheads="1"/>
                        </wps:cNvSpPr>
                        <wps:spPr bwMode="auto">
                          <a:xfrm>
                            <a:off x="0" y="48895"/>
                            <a:ext cx="5257800" cy="3610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block=</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.UI.Block({width:</w:t>
                              </w:r>
                              <w:r w:rsidRPr="004327CF">
                                <w:rPr>
                                  <w:color w:val="800000"/>
                                  <w:sz w:val="18"/>
                                  <w:szCs w:val="18"/>
                                </w:rPr>
                                <w:t>240</w:t>
                              </w:r>
                              <w:r w:rsidRPr="004327CF">
                                <w:rPr>
                                  <w:sz w:val="18"/>
                                  <w:szCs w:val="18"/>
                                </w:rPr>
                                <w:t>,height:</w:t>
                              </w:r>
                              <w:r w:rsidRPr="004327CF">
                                <w:rPr>
                                  <w:color w:val="800000"/>
                                  <w:sz w:val="18"/>
                                  <w:szCs w:val="18"/>
                                </w:rPr>
                                <w:t>200</w:t>
                              </w:r>
                              <w:r w:rsidRPr="004327CF">
                                <w:rPr>
                                  <w:sz w:val="18"/>
                                  <w:szCs w:val="18"/>
                                </w:rPr>
                                <w:t>}).show();</w:t>
                              </w:r>
                            </w:p>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tg=</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.UI.TreeGrid;</w:t>
                              </w:r>
                            </w:p>
                            <w:p w:rsidR="0023747D" w:rsidRPr="004327CF" w:rsidRDefault="0023747D" w:rsidP="00375F9C">
                              <w:pPr>
                                <w:spacing w:line="240" w:lineRule="exact"/>
                                <w:rPr>
                                  <w:sz w:val="18"/>
                                  <w:szCs w:val="18"/>
                                </w:rPr>
                              </w:pPr>
                              <w:proofErr w:type="gramStart"/>
                              <w:r w:rsidRPr="004327CF">
                                <w:rPr>
                                  <w:rFonts w:hint="eastAsia"/>
                                  <w:sz w:val="18"/>
                                  <w:szCs w:val="18"/>
                                </w:rPr>
                                <w:t>tg.setRowHandlerWidth(</w:t>
                              </w:r>
                              <w:proofErr w:type="gramEnd"/>
                              <w:r w:rsidRPr="004327CF">
                                <w:rPr>
                                  <w:rFonts w:hint="eastAsia"/>
                                  <w:color w:val="800000"/>
                                  <w:sz w:val="18"/>
                                  <w:szCs w:val="18"/>
                                </w:rPr>
                                <w:t>80</w:t>
                              </w:r>
                              <w:r w:rsidRPr="004327CF">
                                <w:rPr>
                                  <w:rFonts w:hint="eastAsia"/>
                                  <w:sz w:val="18"/>
                                  <w:szCs w:val="18"/>
                                </w:rPr>
                                <w:t>).setGridHandlerCaption(</w:t>
                              </w:r>
                              <w:r w:rsidRPr="004327CF">
                                <w:rPr>
                                  <w:rFonts w:hint="eastAsia"/>
                                  <w:color w:val="FF00FF"/>
                                  <w:sz w:val="18"/>
                                  <w:szCs w:val="18"/>
                                </w:rPr>
                                <w:t>"</w:t>
                              </w:r>
                              <w:r>
                                <w:rPr>
                                  <w:rFonts w:hint="eastAsia"/>
                                  <w:color w:val="FF00FF"/>
                                  <w:sz w:val="18"/>
                                  <w:szCs w:val="18"/>
                                </w:rPr>
                                <w:t>Name</w:t>
                              </w:r>
                              <w:r w:rsidRPr="004327CF">
                                <w:rPr>
                                  <w:rFonts w:hint="eastAsia"/>
                                  <w:color w:val="FF00FF"/>
                                  <w:sz w:val="18"/>
                                  <w:szCs w:val="18"/>
                                </w:rPr>
                                <w:t>"</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setHeader([</w:t>
                              </w:r>
                              <w:proofErr w:type="gramEnd"/>
                            </w:p>
                            <w:p w:rsidR="0023747D" w:rsidRPr="004327CF" w:rsidRDefault="0023747D" w:rsidP="00375F9C">
                              <w:pPr>
                                <w:spacing w:line="240" w:lineRule="exact"/>
                                <w:rPr>
                                  <w:sz w:val="18"/>
                                  <w:szCs w:val="18"/>
                                </w:rPr>
                              </w:pPr>
                              <w:r w:rsidRPr="004327CF">
                                <w:rPr>
                                  <w:rFonts w:hint="eastAsia"/>
                                  <w:sz w:val="18"/>
                                  <w:szCs w:val="18"/>
                                </w:rPr>
                                <w:t>{</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"col1"</w:t>
                              </w:r>
                              <w:r w:rsidRPr="004327CF">
                                <w:rPr>
                                  <w:rFonts w:hint="eastAsia"/>
                                  <w:sz w:val="18"/>
                                  <w:szCs w:val="18"/>
                                </w:rPr>
                                <w:t>, caption:</w:t>
                              </w:r>
                              <w:r w:rsidRPr="004327CF">
                                <w:rPr>
                                  <w:rFonts w:hint="eastAsia"/>
                                  <w:color w:val="FF00FF"/>
                                  <w:sz w:val="18"/>
                                  <w:szCs w:val="18"/>
                                </w:rPr>
                                <w:t>"</w:t>
                              </w:r>
                              <w:r>
                                <w:rPr>
                                  <w:rFonts w:hint="eastAsia"/>
                                  <w:color w:val="FF00FF"/>
                                  <w:sz w:val="18"/>
                                  <w:szCs w:val="18"/>
                                </w:rPr>
                                <w:t>Age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40</w:t>
                              </w:r>
                              <w:r w:rsidRPr="004327CF">
                                <w:rPr>
                                  <w:rFonts w:hint="eastAsia"/>
                                  <w:sz w:val="18"/>
                                  <w:szCs w:val="18"/>
                                </w:rPr>
                                <w:t xml:space="preserve">, type: </w:t>
                              </w:r>
                              <w:r w:rsidRPr="004327CF">
                                <w:rPr>
                                  <w:rFonts w:hint="eastAsia"/>
                                  <w:color w:val="FF00FF"/>
                                  <w:sz w:val="18"/>
                                  <w:szCs w:val="18"/>
                                </w:rPr>
                                <w:t>"number"</w:t>
                              </w:r>
                              <w:r w:rsidRPr="004327CF">
                                <w:rPr>
                                  <w:rFonts w:hint="eastAsia"/>
                                  <w:sz w:val="18"/>
                                  <w:szCs w:val="18"/>
                                </w:rPr>
                                <w:t>},{id:</w:t>
                              </w:r>
                              <w:r w:rsidRPr="004327CF">
                                <w:rPr>
                                  <w:rFonts w:hint="eastAsia"/>
                                  <w:color w:val="FF00FF"/>
                                  <w:sz w:val="18"/>
                                  <w:szCs w:val="18"/>
                                </w:rPr>
                                <w:t>"col2"</w:t>
                              </w:r>
                              <w:r w:rsidRPr="004327CF">
                                <w:rPr>
                                  <w:rFonts w:hint="eastAsia"/>
                                  <w:sz w:val="18"/>
                                  <w:szCs w:val="18"/>
                                </w:rPr>
                                <w:t>, caption:</w:t>
                              </w:r>
                              <w:r w:rsidRPr="004327CF">
                                <w:rPr>
                                  <w:rFonts w:hint="eastAsia"/>
                                  <w:color w:val="FF00FF"/>
                                  <w:sz w:val="18"/>
                                  <w:szCs w:val="18"/>
                                </w:rPr>
                                <w:t>"</w:t>
                              </w:r>
                              <w:r>
                                <w:rPr>
                                  <w:rFonts w:hint="eastAsia"/>
                                  <w:color w:val="FF00FF"/>
                                  <w:sz w:val="18"/>
                                  <w:szCs w:val="18"/>
                                </w:rPr>
                                <w:t>Full-time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90</w:t>
                              </w:r>
                              <w:r w:rsidRPr="004327CF">
                                <w:rPr>
                                  <w:rFonts w:hint="eastAsia"/>
                                  <w:sz w:val="18"/>
                                  <w:szCs w:val="18"/>
                                </w:rPr>
                                <w:t xml:space="preserve">, type: </w:t>
                              </w:r>
                              <w:r w:rsidRPr="004327CF">
                                <w:rPr>
                                  <w:rFonts w:hint="eastAsia"/>
                                  <w:color w:val="FF00FF"/>
                                  <w:sz w:val="18"/>
                                  <w:szCs w:val="18"/>
                                </w:rPr>
                                <w:t>"checkbox"</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setRows([</w:t>
                              </w:r>
                              <w:proofErr w:type="gramEnd"/>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"row1"</w:t>
                              </w:r>
                              <w:r w:rsidRPr="004327CF">
                                <w:rPr>
                                  <w:rFonts w:hint="eastAsia"/>
                                  <w:sz w:val="18"/>
                                  <w:szCs w:val="18"/>
                                </w:rPr>
                                <w:t>,caption:</w:t>
                              </w:r>
                              <w:r w:rsidRPr="004327CF">
                                <w:rPr>
                                  <w:rFonts w:hint="eastAsia"/>
                                  <w:color w:val="FF00FF"/>
                                  <w:sz w:val="18"/>
                                  <w:szCs w:val="18"/>
                                </w:rPr>
                                <w:t>'</w:t>
                              </w:r>
                              <w:r>
                                <w:rPr>
                                  <w:rFonts w:hint="eastAsia"/>
                                  <w:color w:val="FF00FF"/>
                                  <w:sz w:val="18"/>
                                  <w:szCs w:val="18"/>
                                </w:rPr>
                                <w:t>Jack</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23</w:t>
                              </w:r>
                              <w:r w:rsidRPr="004327CF">
                                <w:rPr>
                                  <w:rFonts w:hint="eastAsia"/>
                                  <w:sz w:val="18"/>
                                  <w:szCs w:val="18"/>
                                </w:rPr>
                                <w:t xml:space="preserve">, </w:t>
                              </w:r>
                              <w:r w:rsidRPr="004327CF">
                                <w:rPr>
                                  <w:rFonts w:hint="eastAsia"/>
                                  <w:color w:val="0000FF"/>
                                  <w:sz w:val="18"/>
                                  <w:szCs w:val="18"/>
                                </w:rPr>
                                <w:t>true</w:t>
                              </w:r>
                              <w:r w:rsidRPr="004327CF">
                                <w:rPr>
                                  <w:rFonts w:hint="eastAsia"/>
                                  <w:sz w:val="18"/>
                                  <w:szCs w:val="18"/>
                                </w:rPr>
                                <w:t>]},</w:t>
                              </w:r>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"row2"</w:t>
                              </w:r>
                              <w:r w:rsidRPr="004327CF">
                                <w:rPr>
                                  <w:rFonts w:hint="eastAsia"/>
                                  <w:sz w:val="18"/>
                                  <w:szCs w:val="18"/>
                                </w:rPr>
                                <w:t>,caption:</w:t>
                              </w:r>
                              <w:r w:rsidRPr="004327CF">
                                <w:rPr>
                                  <w:rFonts w:hint="eastAsia"/>
                                  <w:color w:val="FF00FF"/>
                                  <w:sz w:val="18"/>
                                  <w:szCs w:val="18"/>
                                </w:rPr>
                                <w:t>'</w:t>
                              </w:r>
                              <w:r>
                                <w:rPr>
                                  <w:rFonts w:hint="eastAsia"/>
                                  <w:color w:val="FF00FF"/>
                                  <w:sz w:val="18"/>
                                  <w:szCs w:val="18"/>
                                </w:rPr>
                                <w:t>John</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32</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show(</w:t>
                              </w:r>
                              <w:proofErr w:type="gramEnd"/>
                              <w:r w:rsidRPr="004327CF">
                                <w:rPr>
                                  <w:sz w:val="18"/>
                                  <w:szCs w:val="18"/>
                                </w:rPr>
                                <w:t>block)</w:t>
                              </w:r>
                            </w:p>
                            <w:p w:rsidR="0023747D" w:rsidRPr="004327CF" w:rsidRDefault="0023747D" w:rsidP="00375F9C">
                              <w:pPr>
                                <w:spacing w:line="240" w:lineRule="exact"/>
                                <w:rPr>
                                  <w:sz w:val="18"/>
                                  <w:szCs w:val="18"/>
                                </w:rPr>
                              </w:pPr>
                            </w:p>
                            <w:p w:rsidR="0023747D" w:rsidRPr="004327CF" w:rsidRDefault="00973A41" w:rsidP="00375F9C">
                              <w:pPr>
                                <w:spacing w:line="240" w:lineRule="exact"/>
                                <w:rPr>
                                  <w:sz w:val="18"/>
                                  <w:szCs w:val="18"/>
                                </w:rPr>
                              </w:pPr>
                              <w:proofErr w:type="gramStart"/>
                              <w:r>
                                <w:rPr>
                                  <w:sz w:val="18"/>
                                  <w:szCs w:val="18"/>
                                </w:rPr>
                                <w:t>xui.</w:t>
                              </w:r>
                              <w:r w:rsidR="0023747D" w:rsidRPr="004327CF">
                                <w:rPr>
                                  <w:sz w:val="18"/>
                                  <w:szCs w:val="18"/>
                                </w:rPr>
                                <w:t>asyRun(</w:t>
                              </w:r>
                              <w:proofErr w:type="gramEnd"/>
                              <w:r w:rsidR="0023747D" w:rsidRPr="004327CF">
                                <w:rPr>
                                  <w:color w:val="0000FF"/>
                                  <w:sz w:val="18"/>
                                  <w:szCs w:val="18"/>
                                </w:rPr>
                                <w:t>function</w:t>
                              </w:r>
                              <w:r w:rsidR="0023747D"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xml:space="preserve">, </w:t>
                              </w:r>
                              <w:r w:rsidRPr="004327CF">
                                <w:rPr>
                                  <w:color w:val="800000"/>
                                  <w:sz w:val="18"/>
                                  <w:szCs w:val="18"/>
                                </w:rPr>
                                <w:t>18</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1000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973A41" w:rsidP="00375F9C">
                              <w:pPr>
                                <w:spacing w:line="240" w:lineRule="exact"/>
                                <w:rPr>
                                  <w:sz w:val="18"/>
                                  <w:szCs w:val="18"/>
                                </w:rPr>
                              </w:pPr>
                              <w:proofErr w:type="gramStart"/>
                              <w:r>
                                <w:rPr>
                                  <w:sz w:val="18"/>
                                  <w:szCs w:val="18"/>
                                </w:rPr>
                                <w:t>xui.</w:t>
                              </w:r>
                              <w:r w:rsidR="0023747D" w:rsidRPr="004327CF">
                                <w:rPr>
                                  <w:sz w:val="18"/>
                                  <w:szCs w:val="18"/>
                                </w:rPr>
                                <w:t>asyRun(</w:t>
                              </w:r>
                              <w:proofErr w:type="gramEnd"/>
                              <w:r w:rsidR="0023747D" w:rsidRPr="004327CF">
                                <w:rPr>
                                  <w:color w:val="0000FF"/>
                                  <w:sz w:val="18"/>
                                  <w:szCs w:val="18"/>
                                </w:rPr>
                                <w:t>function</w:t>
                              </w:r>
                              <w:r w:rsidR="0023747D"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,{value:</w:t>
                              </w:r>
                              <w:r w:rsidRPr="004327CF">
                                <w:rPr>
                                  <w:color w:val="800000"/>
                                  <w:sz w:val="18"/>
                                  <w:szCs w:val="18"/>
                                </w:rPr>
                                <w:t>18</w:t>
                              </w:r>
                              <w:r w:rsidRPr="004327CF">
                                <w:rPr>
                                  <w:sz w:val="18"/>
                                  <w:szCs w:val="18"/>
                                </w:rPr>
                                <w:t>,cellStyle:</w:t>
                              </w:r>
                              <w:r w:rsidRPr="004327CF">
                                <w:rPr>
                                  <w:color w:val="FF00FF"/>
                                  <w:sz w:val="18"/>
                                  <w:szCs w:val="18"/>
                                </w:rPr>
                                <w:t>'background-color:#00ff00;'</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2000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973A41" w:rsidP="00375F9C">
                              <w:pPr>
                                <w:spacing w:line="240" w:lineRule="exact"/>
                                <w:rPr>
                                  <w:sz w:val="18"/>
                                  <w:szCs w:val="18"/>
                                </w:rPr>
                              </w:pPr>
                              <w:proofErr w:type="gramStart"/>
                              <w:r>
                                <w:rPr>
                                  <w:sz w:val="18"/>
                                  <w:szCs w:val="18"/>
                                </w:rPr>
                                <w:t>xui.</w:t>
                              </w:r>
                              <w:r w:rsidR="0023747D" w:rsidRPr="004327CF">
                                <w:rPr>
                                  <w:sz w:val="18"/>
                                  <w:szCs w:val="18"/>
                                </w:rPr>
                                <w:t>asyRun(</w:t>
                              </w:r>
                              <w:proofErr w:type="gramEnd"/>
                              <w:r w:rsidR="0023747D" w:rsidRPr="004327CF">
                                <w:rPr>
                                  <w:color w:val="0000FF"/>
                                  <w:sz w:val="18"/>
                                  <w:szCs w:val="18"/>
                                </w:rPr>
                                <w:t>function</w:t>
                              </w:r>
                              <w:r w:rsidR="0023747D"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 (</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{type:</w:t>
                              </w:r>
                              <w:r w:rsidRPr="004327CF">
                                <w:rPr>
                                  <w:color w:val="FF00FF"/>
                                  <w:sz w:val="18"/>
                                  <w:szCs w:val="18"/>
                                </w:rPr>
                                <w:t>"listbox"</w:t>
                              </w:r>
                              <w:proofErr w:type="gramStart"/>
                              <w:r w:rsidRPr="004327CF">
                                <w:rPr>
                                  <w:sz w:val="18"/>
                                  <w:szCs w:val="18"/>
                                </w:rPr>
                                <w:t>,value</w:t>
                              </w:r>
                              <w:proofErr w:type="gramEnd"/>
                              <w:r w:rsidRPr="004327CF">
                                <w:rPr>
                                  <w:sz w:val="18"/>
                                  <w:szCs w:val="18"/>
                                </w:rPr>
                                <w:t>:</w:t>
                              </w:r>
                              <w:r w:rsidRPr="004327CF">
                                <w:rPr>
                                  <w:color w:val="FF00FF"/>
                                  <w:sz w:val="18"/>
                                  <w:szCs w:val="18"/>
                                </w:rPr>
                                <w:t>"20"</w:t>
                              </w:r>
                              <w:r w:rsidRPr="004327CF">
                                <w:rPr>
                                  <w:sz w:val="18"/>
                                  <w:szCs w:val="18"/>
                                </w:rPr>
                                <w:t>,</w:t>
                              </w:r>
                              <w:r>
                                <w:rPr>
                                  <w:rFonts w:hint="eastAsia"/>
                                  <w:sz w:val="18"/>
                                  <w:szCs w:val="18"/>
                                </w:rPr>
                                <w:t xml:space="preserve"> </w:t>
                              </w:r>
                              <w:r w:rsidRPr="004327CF">
                                <w:rPr>
                                  <w:sz w:val="18"/>
                                  <w:szCs w:val="18"/>
                                </w:rPr>
                                <w:t>editorListItems:[</w:t>
                              </w:r>
                              <w:r w:rsidRPr="004327CF">
                                <w:rPr>
                                  <w:color w:val="FF00FF"/>
                                  <w:sz w:val="18"/>
                                  <w:szCs w:val="18"/>
                                </w:rPr>
                                <w:t>"20"</w:t>
                              </w:r>
                              <w:r w:rsidRPr="004327CF">
                                <w:rPr>
                                  <w:sz w:val="18"/>
                                  <w:szCs w:val="18"/>
                                </w:rPr>
                                <w:t>,</w:t>
                              </w:r>
                              <w:r w:rsidRPr="004327CF">
                                <w:rPr>
                                  <w:color w:val="FF00FF"/>
                                  <w:sz w:val="18"/>
                                  <w:szCs w:val="18"/>
                                </w:rPr>
                                <w:t>"30"</w:t>
                              </w:r>
                              <w:r w:rsidRPr="004327CF">
                                <w:rPr>
                                  <w:sz w:val="18"/>
                                  <w:szCs w:val="18"/>
                                </w:rPr>
                                <w:t>,</w:t>
                              </w:r>
                              <w:r w:rsidRPr="004327CF">
                                <w:rPr>
                                  <w:color w:val="FF00FF"/>
                                  <w:sz w:val="18"/>
                                  <w:szCs w:val="18"/>
                                </w:rPr>
                                <w:t>"40"</w:t>
                              </w:r>
                              <w:r w:rsidRPr="004327CF">
                                <w:rPr>
                                  <w:sz w:val="18"/>
                                  <w:szCs w:val="18"/>
                                </w:rPr>
                                <w:t>],</w:t>
                              </w:r>
                              <w:r>
                                <w:rPr>
                                  <w:rFonts w:hint="eastAsia"/>
                                  <w:sz w:val="18"/>
                                  <w:szCs w:val="18"/>
                                </w:rPr>
                                <w:t xml:space="preserve"> </w:t>
                              </w:r>
                              <w:r w:rsidRPr="004327CF">
                                <w:rPr>
                                  <w:sz w:val="18"/>
                                  <w:szCs w:val="18"/>
                                </w:rPr>
                                <w:t>editable:</w:t>
                              </w:r>
                              <w:r w:rsidRPr="004327CF">
                                <w:rPr>
                                  <w:color w:val="0000FF"/>
                                  <w:sz w:val="18"/>
                                  <w:szCs w:val="18"/>
                                </w:rPr>
                                <w:t>true</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3000</w:t>
                              </w:r>
                              <w:proofErr w:type="gramEnd"/>
                              <w:r w:rsidRPr="004327CF">
                                <w:rPr>
                                  <w:sz w:val="18"/>
                                  <w:szCs w:val="18"/>
                                </w:rPr>
                                <w:t>)</w:t>
                              </w:r>
                            </w:p>
                          </w:txbxContent>
                        </wps:txbx>
                        <wps:bodyPr rot="0" vert="horz" wrap="square" lIns="54000" tIns="46800" rIns="54000" bIns="45720" anchor="t" anchorCtr="0" upright="1">
                          <a:spAutoFit/>
                        </wps:bodyPr>
                      </wps:wsp>
                      <wps:wsp>
                        <wps:cNvPr id="941" name="AutoShape 934"/>
                        <wps:cNvSpPr>
                          <a:spLocks noChangeArrowheads="1"/>
                        </wps:cNvSpPr>
                        <wps:spPr bwMode="auto">
                          <a:xfrm flipH="1">
                            <a:off x="1943100" y="1386840"/>
                            <a:ext cx="1600200" cy="198120"/>
                          </a:xfrm>
                          <a:prstGeom prst="wedgeRoundRectCallout">
                            <a:avLst>
                              <a:gd name="adj1" fmla="val 43093"/>
                              <a:gd name="adj2" fmla="val 204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szCs w:val="18"/>
                                </w:rPr>
                                <w:t>U</w:t>
                              </w:r>
                              <w:r>
                                <w:rPr>
                                  <w:rFonts w:hint="eastAsia"/>
                                  <w:szCs w:val="18"/>
                                </w:rPr>
                                <w:t>pdates value only</w:t>
                              </w:r>
                            </w:p>
                          </w:txbxContent>
                        </wps:txbx>
                        <wps:bodyPr rot="0" vert="horz" wrap="square" lIns="0" tIns="0" rIns="0" bIns="0" anchor="t" anchorCtr="0" upright="1">
                          <a:noAutofit/>
                        </wps:bodyPr>
                      </wps:wsp>
                      <wps:wsp>
                        <wps:cNvPr id="942" name="AutoShape 935"/>
                        <wps:cNvSpPr>
                          <a:spLocks noChangeArrowheads="1"/>
                        </wps:cNvSpPr>
                        <wps:spPr bwMode="auto">
                          <a:xfrm flipH="1">
                            <a:off x="2286000" y="2179320"/>
                            <a:ext cx="2057400" cy="198120"/>
                          </a:xfrm>
                          <a:prstGeom prst="wedgeRoundRectCallout">
                            <a:avLst>
                              <a:gd name="adj1" fmla="val 7125"/>
                              <a:gd name="adj2" fmla="val 126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rFonts w:hint="eastAsia"/>
                                  <w:szCs w:val="18"/>
                                </w:rPr>
                                <w:t>These properties are updatable</w:t>
                              </w:r>
                            </w:p>
                          </w:txbxContent>
                        </wps:txbx>
                        <wps:bodyPr rot="0" vert="horz" wrap="square" lIns="0" tIns="0" rIns="0" bIns="0" anchor="t" anchorCtr="0" upright="1">
                          <a:noAutofit/>
                        </wps:bodyPr>
                      </wps:wsp>
                      <wps:wsp>
                        <wps:cNvPr id="944" name="AutoShape 936"/>
                        <wps:cNvSpPr>
                          <a:spLocks noChangeArrowheads="1"/>
                        </wps:cNvSpPr>
                        <wps:spPr bwMode="auto">
                          <a:xfrm flipH="1">
                            <a:off x="2857500" y="2773680"/>
                            <a:ext cx="1257300" cy="198120"/>
                          </a:xfrm>
                          <a:prstGeom prst="wedgeRoundRectCallout">
                            <a:avLst>
                              <a:gd name="adj1" fmla="val 37421"/>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szCs w:val="18"/>
                                </w:rPr>
                                <w:t>U</w:t>
                              </w:r>
                              <w:r>
                                <w:rPr>
                                  <w:rFonts w:hint="eastAsia"/>
                                  <w:szCs w:val="18"/>
                                </w:rPr>
                                <w:t>pdates cell type</w:t>
                              </w:r>
                            </w:p>
                          </w:txbxContent>
                        </wps:txbx>
                        <wps:bodyPr rot="0" vert="horz" wrap="square" lIns="0" tIns="0" rIns="0" bIns="0" anchor="t" anchorCtr="0" upright="1">
                          <a:noAutofit/>
                        </wps:bodyPr>
                      </wps:wsp>
                    </wpc:wpc>
                  </a:graphicData>
                </a:graphic>
              </wp:inline>
            </w:drawing>
          </mc:Choice>
          <mc:Fallback>
            <w:pict>
              <v:group id="画布 931" o:spid="_x0000_s1691" editas="canvas" style="width:414pt;height:288.15pt;mso-position-horizontal-relative:char;mso-position-vertical-relative:line" coordsize="52578,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">
                <v:shape id="_x0000_s1692" type="#_x0000_t75" style="position:absolute;width:52578;height:36595;visibility:visible;mso-wrap-style:square">
                  <v:fill o:detectmouseclick="t"/>
                  <v:path o:connecttype="none"/>
                </v:shape>
                <v:shape id="Text Box 933" o:spid="_x0000_s1693" type="#_x0000_t202" style="position:absolute;top:488;width:52578;height:36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H6MAA&#10;AADcAAAADwAAAGRycy9kb3ducmV2LnhtbERPy4rCMBTdC/MP4Q7MTlNFRDtGEUU6G8HHzP7S3GmK&#10;zU1JYq1/bxaCy8N5L9e9bURHPtSOFYxHGQji0umaKwW/l/1wDiJEZI2NY1LwoADr1cdgibl2dz5R&#10;d46VSCEcclRgYmxzKUNpyGIYuZY4cf/OW4wJ+kpqj/cUbhs5ybKZtFhzajDY0tZQeT3frILyuut3&#10;Rf1nfHez86NeFI/DrFDq67PffIOI1Me3+OX+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EH6MAAAADcAAAADwAAAAAAAAAAAAAAAACYAgAAZHJzL2Rvd25y&#10;ZXYueG1sUEsFBgAAAAAEAAQA9QAAAIUDAAAAAA==&#10;" strokeweight="1pt">
                  <v:textbox style="mso-fit-shape-to-text:t" inset="1.5mm,1.3mm,1.5mm">
                    <w:txbxContent>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block=</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.UI.Block({width:</w:t>
                        </w:r>
                        <w:r w:rsidRPr="004327CF">
                          <w:rPr>
                            <w:color w:val="800000"/>
                            <w:sz w:val="18"/>
                            <w:szCs w:val="18"/>
                          </w:rPr>
                          <w:t>240</w:t>
                        </w:r>
                        <w:r w:rsidRPr="004327CF">
                          <w:rPr>
                            <w:sz w:val="18"/>
                            <w:szCs w:val="18"/>
                          </w:rPr>
                          <w:t>,height:</w:t>
                        </w:r>
                        <w:r w:rsidRPr="004327CF">
                          <w:rPr>
                            <w:color w:val="800000"/>
                            <w:sz w:val="18"/>
                            <w:szCs w:val="18"/>
                          </w:rPr>
                          <w:t>200</w:t>
                        </w:r>
                        <w:r w:rsidRPr="004327CF">
                          <w:rPr>
                            <w:sz w:val="18"/>
                            <w:szCs w:val="18"/>
                          </w:rPr>
                          <w:t>}).show();</w:t>
                        </w:r>
                      </w:p>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tg=</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.UI.TreeGrid;</w:t>
                        </w:r>
                      </w:p>
                      <w:p w:rsidR="0023747D" w:rsidRPr="004327CF" w:rsidRDefault="0023747D" w:rsidP="00375F9C">
                        <w:pPr>
                          <w:spacing w:line="240" w:lineRule="exact"/>
                          <w:rPr>
                            <w:sz w:val="18"/>
                            <w:szCs w:val="18"/>
                          </w:rPr>
                        </w:pPr>
                        <w:proofErr w:type="gramStart"/>
                        <w:r w:rsidRPr="004327CF">
                          <w:rPr>
                            <w:rFonts w:hint="eastAsia"/>
                            <w:sz w:val="18"/>
                            <w:szCs w:val="18"/>
                          </w:rPr>
                          <w:t>tg.setRowHandlerWidth(</w:t>
                        </w:r>
                        <w:proofErr w:type="gramEnd"/>
                        <w:r w:rsidRPr="004327CF">
                          <w:rPr>
                            <w:rFonts w:hint="eastAsia"/>
                            <w:color w:val="800000"/>
                            <w:sz w:val="18"/>
                            <w:szCs w:val="18"/>
                          </w:rPr>
                          <w:t>80</w:t>
                        </w:r>
                        <w:r w:rsidRPr="004327CF">
                          <w:rPr>
                            <w:rFonts w:hint="eastAsia"/>
                            <w:sz w:val="18"/>
                            <w:szCs w:val="18"/>
                          </w:rPr>
                          <w:t>).setGridHandlerCaption(</w:t>
                        </w:r>
                        <w:r w:rsidRPr="004327CF">
                          <w:rPr>
                            <w:rFonts w:hint="eastAsia"/>
                            <w:color w:val="FF00FF"/>
                            <w:sz w:val="18"/>
                            <w:szCs w:val="18"/>
                          </w:rPr>
                          <w:t>"</w:t>
                        </w:r>
                        <w:r>
                          <w:rPr>
                            <w:rFonts w:hint="eastAsia"/>
                            <w:color w:val="FF00FF"/>
                            <w:sz w:val="18"/>
                            <w:szCs w:val="18"/>
                          </w:rPr>
                          <w:t>Name</w:t>
                        </w:r>
                        <w:r w:rsidRPr="004327CF">
                          <w:rPr>
                            <w:rFonts w:hint="eastAsia"/>
                            <w:color w:val="FF00FF"/>
                            <w:sz w:val="18"/>
                            <w:szCs w:val="18"/>
                          </w:rPr>
                          <w:t>"</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setHeader([</w:t>
                        </w:r>
                        <w:proofErr w:type="gramEnd"/>
                      </w:p>
                      <w:p w:rsidR="0023747D" w:rsidRPr="004327CF" w:rsidRDefault="0023747D" w:rsidP="00375F9C">
                        <w:pPr>
                          <w:spacing w:line="240" w:lineRule="exact"/>
                          <w:rPr>
                            <w:sz w:val="18"/>
                            <w:szCs w:val="18"/>
                          </w:rPr>
                        </w:pPr>
                        <w:r w:rsidRPr="004327CF">
                          <w:rPr>
                            <w:rFonts w:hint="eastAsia"/>
                            <w:sz w:val="18"/>
                            <w:szCs w:val="18"/>
                          </w:rPr>
                          <w:t>{</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"col1"</w:t>
                        </w:r>
                        <w:r w:rsidRPr="004327CF">
                          <w:rPr>
                            <w:rFonts w:hint="eastAsia"/>
                            <w:sz w:val="18"/>
                            <w:szCs w:val="18"/>
                          </w:rPr>
                          <w:t>, caption:</w:t>
                        </w:r>
                        <w:r w:rsidRPr="004327CF">
                          <w:rPr>
                            <w:rFonts w:hint="eastAsia"/>
                            <w:color w:val="FF00FF"/>
                            <w:sz w:val="18"/>
                            <w:szCs w:val="18"/>
                          </w:rPr>
                          <w:t>"</w:t>
                        </w:r>
                        <w:r>
                          <w:rPr>
                            <w:rFonts w:hint="eastAsia"/>
                            <w:color w:val="FF00FF"/>
                            <w:sz w:val="18"/>
                            <w:szCs w:val="18"/>
                          </w:rPr>
                          <w:t>Age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40</w:t>
                        </w:r>
                        <w:r w:rsidRPr="004327CF">
                          <w:rPr>
                            <w:rFonts w:hint="eastAsia"/>
                            <w:sz w:val="18"/>
                            <w:szCs w:val="18"/>
                          </w:rPr>
                          <w:t xml:space="preserve">, type: </w:t>
                        </w:r>
                        <w:r w:rsidRPr="004327CF">
                          <w:rPr>
                            <w:rFonts w:hint="eastAsia"/>
                            <w:color w:val="FF00FF"/>
                            <w:sz w:val="18"/>
                            <w:szCs w:val="18"/>
                          </w:rPr>
                          <w:t>"number"</w:t>
                        </w:r>
                        <w:r w:rsidRPr="004327CF">
                          <w:rPr>
                            <w:rFonts w:hint="eastAsia"/>
                            <w:sz w:val="18"/>
                            <w:szCs w:val="18"/>
                          </w:rPr>
                          <w:t>},{id:</w:t>
                        </w:r>
                        <w:r w:rsidRPr="004327CF">
                          <w:rPr>
                            <w:rFonts w:hint="eastAsia"/>
                            <w:color w:val="FF00FF"/>
                            <w:sz w:val="18"/>
                            <w:szCs w:val="18"/>
                          </w:rPr>
                          <w:t>"col2"</w:t>
                        </w:r>
                        <w:r w:rsidRPr="004327CF">
                          <w:rPr>
                            <w:rFonts w:hint="eastAsia"/>
                            <w:sz w:val="18"/>
                            <w:szCs w:val="18"/>
                          </w:rPr>
                          <w:t>, caption:</w:t>
                        </w:r>
                        <w:r w:rsidRPr="004327CF">
                          <w:rPr>
                            <w:rFonts w:hint="eastAsia"/>
                            <w:color w:val="FF00FF"/>
                            <w:sz w:val="18"/>
                            <w:szCs w:val="18"/>
                          </w:rPr>
                          <w:t>"</w:t>
                        </w:r>
                        <w:r>
                          <w:rPr>
                            <w:rFonts w:hint="eastAsia"/>
                            <w:color w:val="FF00FF"/>
                            <w:sz w:val="18"/>
                            <w:szCs w:val="18"/>
                          </w:rPr>
                          <w:t>Full-time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90</w:t>
                        </w:r>
                        <w:r w:rsidRPr="004327CF">
                          <w:rPr>
                            <w:rFonts w:hint="eastAsia"/>
                            <w:sz w:val="18"/>
                            <w:szCs w:val="18"/>
                          </w:rPr>
                          <w:t xml:space="preserve">, type: </w:t>
                        </w:r>
                        <w:r w:rsidRPr="004327CF">
                          <w:rPr>
                            <w:rFonts w:hint="eastAsia"/>
                            <w:color w:val="FF00FF"/>
                            <w:sz w:val="18"/>
                            <w:szCs w:val="18"/>
                          </w:rPr>
                          <w:t>"checkbox"</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setRows([</w:t>
                        </w:r>
                        <w:proofErr w:type="gramEnd"/>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"row1"</w:t>
                        </w:r>
                        <w:r w:rsidRPr="004327CF">
                          <w:rPr>
                            <w:rFonts w:hint="eastAsia"/>
                            <w:sz w:val="18"/>
                            <w:szCs w:val="18"/>
                          </w:rPr>
                          <w:t>,caption:</w:t>
                        </w:r>
                        <w:r w:rsidRPr="004327CF">
                          <w:rPr>
                            <w:rFonts w:hint="eastAsia"/>
                            <w:color w:val="FF00FF"/>
                            <w:sz w:val="18"/>
                            <w:szCs w:val="18"/>
                          </w:rPr>
                          <w:t>'</w:t>
                        </w:r>
                        <w:r>
                          <w:rPr>
                            <w:rFonts w:hint="eastAsia"/>
                            <w:color w:val="FF00FF"/>
                            <w:sz w:val="18"/>
                            <w:szCs w:val="18"/>
                          </w:rPr>
                          <w:t>Jack</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23</w:t>
                        </w:r>
                        <w:r w:rsidRPr="004327CF">
                          <w:rPr>
                            <w:rFonts w:hint="eastAsia"/>
                            <w:sz w:val="18"/>
                            <w:szCs w:val="18"/>
                          </w:rPr>
                          <w:t xml:space="preserve">, </w:t>
                        </w:r>
                        <w:r w:rsidRPr="004327CF">
                          <w:rPr>
                            <w:rFonts w:hint="eastAsia"/>
                            <w:color w:val="0000FF"/>
                            <w:sz w:val="18"/>
                            <w:szCs w:val="18"/>
                          </w:rPr>
                          <w:t>true</w:t>
                        </w:r>
                        <w:r w:rsidRPr="004327CF">
                          <w:rPr>
                            <w:rFonts w:hint="eastAsia"/>
                            <w:sz w:val="18"/>
                            <w:szCs w:val="18"/>
                          </w:rPr>
                          <w:t>]},</w:t>
                        </w:r>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"row2"</w:t>
                        </w:r>
                        <w:r w:rsidRPr="004327CF">
                          <w:rPr>
                            <w:rFonts w:hint="eastAsia"/>
                            <w:sz w:val="18"/>
                            <w:szCs w:val="18"/>
                          </w:rPr>
                          <w:t>,caption:</w:t>
                        </w:r>
                        <w:r w:rsidRPr="004327CF">
                          <w:rPr>
                            <w:rFonts w:hint="eastAsia"/>
                            <w:color w:val="FF00FF"/>
                            <w:sz w:val="18"/>
                            <w:szCs w:val="18"/>
                          </w:rPr>
                          <w:t>'</w:t>
                        </w:r>
                        <w:r>
                          <w:rPr>
                            <w:rFonts w:hint="eastAsia"/>
                            <w:color w:val="FF00FF"/>
                            <w:sz w:val="18"/>
                            <w:szCs w:val="18"/>
                          </w:rPr>
                          <w:t>John</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32</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show(</w:t>
                        </w:r>
                        <w:proofErr w:type="gramEnd"/>
                        <w:r w:rsidRPr="004327CF">
                          <w:rPr>
                            <w:sz w:val="18"/>
                            <w:szCs w:val="18"/>
                          </w:rPr>
                          <w:t>block)</w:t>
                        </w:r>
                      </w:p>
                      <w:p w:rsidR="0023747D" w:rsidRPr="004327CF" w:rsidRDefault="0023747D" w:rsidP="00375F9C">
                        <w:pPr>
                          <w:spacing w:line="240" w:lineRule="exact"/>
                          <w:rPr>
                            <w:sz w:val="18"/>
                            <w:szCs w:val="18"/>
                          </w:rPr>
                        </w:pPr>
                      </w:p>
                      <w:p w:rsidR="0023747D" w:rsidRPr="004327CF" w:rsidRDefault="00973A41" w:rsidP="00375F9C">
                        <w:pPr>
                          <w:spacing w:line="240" w:lineRule="exact"/>
                          <w:rPr>
                            <w:sz w:val="18"/>
                            <w:szCs w:val="18"/>
                          </w:rPr>
                        </w:pPr>
                        <w:proofErr w:type="gramStart"/>
                        <w:r>
                          <w:rPr>
                            <w:sz w:val="18"/>
                            <w:szCs w:val="18"/>
                          </w:rPr>
                          <w:t>xui.</w:t>
                        </w:r>
                        <w:r w:rsidR="0023747D" w:rsidRPr="004327CF">
                          <w:rPr>
                            <w:sz w:val="18"/>
                            <w:szCs w:val="18"/>
                          </w:rPr>
                          <w:t>asyRun(</w:t>
                        </w:r>
                        <w:proofErr w:type="gramEnd"/>
                        <w:r w:rsidR="0023747D" w:rsidRPr="004327CF">
                          <w:rPr>
                            <w:color w:val="0000FF"/>
                            <w:sz w:val="18"/>
                            <w:szCs w:val="18"/>
                          </w:rPr>
                          <w:t>function</w:t>
                        </w:r>
                        <w:r w:rsidR="0023747D"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xml:space="preserve">, </w:t>
                        </w:r>
                        <w:r w:rsidRPr="004327CF">
                          <w:rPr>
                            <w:color w:val="800000"/>
                            <w:sz w:val="18"/>
                            <w:szCs w:val="18"/>
                          </w:rPr>
                          <w:t>18</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1000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973A41" w:rsidP="00375F9C">
                        <w:pPr>
                          <w:spacing w:line="240" w:lineRule="exact"/>
                          <w:rPr>
                            <w:sz w:val="18"/>
                            <w:szCs w:val="18"/>
                          </w:rPr>
                        </w:pPr>
                        <w:proofErr w:type="gramStart"/>
                        <w:r>
                          <w:rPr>
                            <w:sz w:val="18"/>
                            <w:szCs w:val="18"/>
                          </w:rPr>
                          <w:t>xui.</w:t>
                        </w:r>
                        <w:r w:rsidR="0023747D" w:rsidRPr="004327CF">
                          <w:rPr>
                            <w:sz w:val="18"/>
                            <w:szCs w:val="18"/>
                          </w:rPr>
                          <w:t>asyRun(</w:t>
                        </w:r>
                        <w:proofErr w:type="gramEnd"/>
                        <w:r w:rsidR="0023747D" w:rsidRPr="004327CF">
                          <w:rPr>
                            <w:color w:val="0000FF"/>
                            <w:sz w:val="18"/>
                            <w:szCs w:val="18"/>
                          </w:rPr>
                          <w:t>function</w:t>
                        </w:r>
                        <w:r w:rsidR="0023747D"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,{value:</w:t>
                        </w:r>
                        <w:r w:rsidRPr="004327CF">
                          <w:rPr>
                            <w:color w:val="800000"/>
                            <w:sz w:val="18"/>
                            <w:szCs w:val="18"/>
                          </w:rPr>
                          <w:t>18</w:t>
                        </w:r>
                        <w:r w:rsidRPr="004327CF">
                          <w:rPr>
                            <w:sz w:val="18"/>
                            <w:szCs w:val="18"/>
                          </w:rPr>
                          <w:t>,cellStyle:</w:t>
                        </w:r>
                        <w:r w:rsidRPr="004327CF">
                          <w:rPr>
                            <w:color w:val="FF00FF"/>
                            <w:sz w:val="18"/>
                            <w:szCs w:val="18"/>
                          </w:rPr>
                          <w:t>'background-color:#00ff00;'</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2000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973A41" w:rsidP="00375F9C">
                        <w:pPr>
                          <w:spacing w:line="240" w:lineRule="exact"/>
                          <w:rPr>
                            <w:sz w:val="18"/>
                            <w:szCs w:val="18"/>
                          </w:rPr>
                        </w:pPr>
                        <w:proofErr w:type="gramStart"/>
                        <w:r>
                          <w:rPr>
                            <w:sz w:val="18"/>
                            <w:szCs w:val="18"/>
                          </w:rPr>
                          <w:t>xui.</w:t>
                        </w:r>
                        <w:r w:rsidR="0023747D" w:rsidRPr="004327CF">
                          <w:rPr>
                            <w:sz w:val="18"/>
                            <w:szCs w:val="18"/>
                          </w:rPr>
                          <w:t>asyRun(</w:t>
                        </w:r>
                        <w:proofErr w:type="gramEnd"/>
                        <w:r w:rsidR="0023747D" w:rsidRPr="004327CF">
                          <w:rPr>
                            <w:color w:val="0000FF"/>
                            <w:sz w:val="18"/>
                            <w:szCs w:val="18"/>
                          </w:rPr>
                          <w:t>function</w:t>
                        </w:r>
                        <w:r w:rsidR="0023747D"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 (</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{type:</w:t>
                        </w:r>
                        <w:r w:rsidRPr="004327CF">
                          <w:rPr>
                            <w:color w:val="FF00FF"/>
                            <w:sz w:val="18"/>
                            <w:szCs w:val="18"/>
                          </w:rPr>
                          <w:t>"listbox"</w:t>
                        </w:r>
                        <w:proofErr w:type="gramStart"/>
                        <w:r w:rsidRPr="004327CF">
                          <w:rPr>
                            <w:sz w:val="18"/>
                            <w:szCs w:val="18"/>
                          </w:rPr>
                          <w:t>,value</w:t>
                        </w:r>
                        <w:proofErr w:type="gramEnd"/>
                        <w:r w:rsidRPr="004327CF">
                          <w:rPr>
                            <w:sz w:val="18"/>
                            <w:szCs w:val="18"/>
                          </w:rPr>
                          <w:t>:</w:t>
                        </w:r>
                        <w:r w:rsidRPr="004327CF">
                          <w:rPr>
                            <w:color w:val="FF00FF"/>
                            <w:sz w:val="18"/>
                            <w:szCs w:val="18"/>
                          </w:rPr>
                          <w:t>"20"</w:t>
                        </w:r>
                        <w:r w:rsidRPr="004327CF">
                          <w:rPr>
                            <w:sz w:val="18"/>
                            <w:szCs w:val="18"/>
                          </w:rPr>
                          <w:t>,</w:t>
                        </w:r>
                        <w:r>
                          <w:rPr>
                            <w:rFonts w:hint="eastAsia"/>
                            <w:sz w:val="18"/>
                            <w:szCs w:val="18"/>
                          </w:rPr>
                          <w:t xml:space="preserve"> </w:t>
                        </w:r>
                        <w:r w:rsidRPr="004327CF">
                          <w:rPr>
                            <w:sz w:val="18"/>
                            <w:szCs w:val="18"/>
                          </w:rPr>
                          <w:t>editorListItems:[</w:t>
                        </w:r>
                        <w:r w:rsidRPr="004327CF">
                          <w:rPr>
                            <w:color w:val="FF00FF"/>
                            <w:sz w:val="18"/>
                            <w:szCs w:val="18"/>
                          </w:rPr>
                          <w:t>"20"</w:t>
                        </w:r>
                        <w:r w:rsidRPr="004327CF">
                          <w:rPr>
                            <w:sz w:val="18"/>
                            <w:szCs w:val="18"/>
                          </w:rPr>
                          <w:t>,</w:t>
                        </w:r>
                        <w:r w:rsidRPr="004327CF">
                          <w:rPr>
                            <w:color w:val="FF00FF"/>
                            <w:sz w:val="18"/>
                            <w:szCs w:val="18"/>
                          </w:rPr>
                          <w:t>"30"</w:t>
                        </w:r>
                        <w:r w:rsidRPr="004327CF">
                          <w:rPr>
                            <w:sz w:val="18"/>
                            <w:szCs w:val="18"/>
                          </w:rPr>
                          <w:t>,</w:t>
                        </w:r>
                        <w:r w:rsidRPr="004327CF">
                          <w:rPr>
                            <w:color w:val="FF00FF"/>
                            <w:sz w:val="18"/>
                            <w:szCs w:val="18"/>
                          </w:rPr>
                          <w:t>"40"</w:t>
                        </w:r>
                        <w:r w:rsidRPr="004327CF">
                          <w:rPr>
                            <w:sz w:val="18"/>
                            <w:szCs w:val="18"/>
                          </w:rPr>
                          <w:t>],</w:t>
                        </w:r>
                        <w:r>
                          <w:rPr>
                            <w:rFonts w:hint="eastAsia"/>
                            <w:sz w:val="18"/>
                            <w:szCs w:val="18"/>
                          </w:rPr>
                          <w:t xml:space="preserve"> </w:t>
                        </w:r>
                        <w:r w:rsidRPr="004327CF">
                          <w:rPr>
                            <w:sz w:val="18"/>
                            <w:szCs w:val="18"/>
                          </w:rPr>
                          <w:t>editable:</w:t>
                        </w:r>
                        <w:r w:rsidRPr="004327CF">
                          <w:rPr>
                            <w:color w:val="0000FF"/>
                            <w:sz w:val="18"/>
                            <w:szCs w:val="18"/>
                          </w:rPr>
                          <w:t>true</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3000</w:t>
                        </w:r>
                        <w:proofErr w:type="gramEnd"/>
                        <w:r w:rsidRPr="004327CF">
                          <w:rPr>
                            <w:sz w:val="18"/>
                            <w:szCs w:val="18"/>
                          </w:rPr>
                          <w:t>)</w:t>
                        </w:r>
                      </w:p>
                    </w:txbxContent>
                  </v:textbox>
                </v:shape>
                <v:shape id="AutoShape 934" o:spid="_x0000_s1694" type="#_x0000_t62" style="position:absolute;left:19431;top:13868;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vx7sQA&#10;AADcAAAADwAAAGRycy9kb3ducmV2LnhtbESPS2sCMRSF94X+h3AL7mpG8TkapbW0iK58gNvL5Doz&#10;OLkZkqixv74pFLo8nMfHmS+jacSNnK8tK+h1MxDEhdU1lwqOh8/XCQgfkDU2lknBgzwsF89Pc8y1&#10;vfOObvtQijTCPkcFVQhtLqUvKjLou7YlTt7ZOoMhSVdK7fCexk0j+1k2kgZrToQKW1pVVFz2V5O4&#10;27WLp6/jZnz+GPax4e/3ODoo1XmJbzMQgWL4D/+111rBdNCD3zPpCM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b8e7EAAAA3AAAAA8AAAAAAAAAAAAAAAAAmAIAAGRycy9k&#10;b3ducmV2LnhtbFBLBQYAAAAABAAEAPUAAACJAwAAAAA=&#10;" adj="20108,55038" fillcolor="#ff9">
                  <v:textbox inset="0,0,0,0">
                    <w:txbxContent>
                      <w:p w:rsidR="0023747D" w:rsidRPr="0014289F" w:rsidRDefault="0023747D" w:rsidP="00375F9C">
                        <w:pPr>
                          <w:rPr>
                            <w:szCs w:val="18"/>
                          </w:rPr>
                        </w:pPr>
                        <w:r>
                          <w:rPr>
                            <w:szCs w:val="18"/>
                          </w:rPr>
                          <w:t>U</w:t>
                        </w:r>
                        <w:r>
                          <w:rPr>
                            <w:rFonts w:hint="eastAsia"/>
                            <w:szCs w:val="18"/>
                          </w:rPr>
                          <w:t>pdates value only</w:t>
                        </w:r>
                      </w:p>
                    </w:txbxContent>
                  </v:textbox>
                </v:shape>
                <v:shape id="AutoShape 935" o:spid="_x0000_s1695" type="#_x0000_t62" style="position:absolute;left:22860;top:21793;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l2N8YA&#10;AADcAAAADwAAAGRycy9kb3ducmV2LnhtbESPwW7CMBBE75X4B2sr9VacooqWgEEoUMGlB1I+YImX&#10;JG28jmKbpHw9RqrU42hm3mgWq8E04kKdqy0reBknIIgLq2suFRy/Pp7fQTiPrLGxTAp+ycFqOXpY&#10;YKptzwe65L4UEcIuRQWV920qpSsqMujGtiWO3tl2Bn2UXSl1h32Em0ZOkmQqDdYcFypsKauo+MmD&#10;UbDJ37LtadeHXQjZ9zULfvrZzpR6ehzWcxCeBv8f/mvvtYLZ6wT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5l2N8YAAADcAAAADwAAAAAAAAAAAAAAAACYAgAAZHJz&#10;L2Rvd25yZXYueG1sUEsFBgAAAAAEAAQA9QAAAIsDAAAAAA==&#10;" adj="12339,38215" fillcolor="#ff9">
                  <v:textbox inset="0,0,0,0">
                    <w:txbxContent>
                      <w:p w:rsidR="0023747D" w:rsidRPr="0014289F" w:rsidRDefault="0023747D" w:rsidP="00375F9C">
                        <w:pPr>
                          <w:rPr>
                            <w:szCs w:val="18"/>
                          </w:rPr>
                        </w:pPr>
                        <w:r>
                          <w:rPr>
                            <w:rFonts w:hint="eastAsia"/>
                            <w:szCs w:val="18"/>
                          </w:rPr>
                          <w:t>These properties are updatable</w:t>
                        </w:r>
                      </w:p>
                    </w:txbxContent>
                  </v:textbox>
                </v:shape>
                <v:shape id="AutoShape 936" o:spid="_x0000_s1696" type="#_x0000_t62" style="position:absolute;left:28575;top:27736;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MVQMYA&#10;AADcAAAADwAAAGRycy9kb3ducmV2LnhtbESPQWvCQBSE7wX/w/KEXopurEFq6ipFEHIRGvXQ42P3&#10;NUmbfZtmV5P8+26h4HGYmW+YzW6wjbhR52vHChbzBASxdqbmUsHlfJi9gPAB2WDjmBSM5GG3nTxs&#10;MDOu54Jup1CKCGGfoYIqhDaT0uuKLPq5a4mj9+k6iyHKrpSmwz7CbSOfk2QlLdYcFypsaV+R/j5d&#10;rQJc5uPXsjz2x7p4xx9NH5fiKVXqcTq8vYIINIR7+L+dGwXrNIW/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MVQMYAAADcAAAADwAAAAAAAAAAAAAAAACYAgAAZHJz&#10;L2Rvd25yZXYueG1sUEsFBgAAAAAEAAQA9QAAAIsDAAAAAA==&#10;" adj="18883,41746" fillcolor="#ff9">
                  <v:textbox inset="0,0,0,0">
                    <w:txbxContent>
                      <w:p w:rsidR="0023747D" w:rsidRPr="0014289F" w:rsidRDefault="0023747D" w:rsidP="00375F9C">
                        <w:pPr>
                          <w:rPr>
                            <w:szCs w:val="18"/>
                          </w:rPr>
                        </w:pPr>
                        <w:r>
                          <w:rPr>
                            <w:szCs w:val="18"/>
                          </w:rPr>
                          <w:t>U</w:t>
                        </w:r>
                        <w:r>
                          <w:rPr>
                            <w:rFonts w:hint="eastAsia"/>
                            <w:szCs w:val="18"/>
                          </w:rPr>
                          <w:t>pdates cell type</w:t>
                        </w:r>
                      </w:p>
                    </w:txbxContent>
                  </v:textbox>
                </v:shape>
                <w10:anchorlock/>
              </v:group>
            </w:pict>
          </mc:Fallback>
        </mc:AlternateContent>
      </w:r>
    </w:p>
    <w:p w:rsidR="00375F9C" w:rsidRPr="00AD548D" w:rsidRDefault="00375F9C" w:rsidP="00375F9C"/>
    <w:p w:rsidR="00375F9C" w:rsidRDefault="00375F9C" w:rsidP="00E45D25">
      <w:pPr>
        <w:pStyle w:val="3"/>
        <w:numPr>
          <w:ilvl w:val="2"/>
          <w:numId w:val="17"/>
        </w:numPr>
      </w:pPr>
      <w:bookmarkStart w:id="159" w:name="_Toc453071794"/>
      <w:r>
        <w:rPr>
          <w:rFonts w:hint="eastAsia"/>
        </w:rPr>
        <w:t>Editable</w:t>
      </w:r>
      <w:bookmarkEnd w:id="159"/>
      <w:r>
        <w:rPr>
          <w:rFonts w:hint="eastAsia"/>
        </w:rPr>
        <w:t xml:space="preserve"> </w:t>
      </w:r>
    </w:p>
    <w:p w:rsidR="00375F9C" w:rsidRPr="00990E72" w:rsidRDefault="00375F9C" w:rsidP="00375F9C">
      <w:r>
        <w:rPr>
          <w:rFonts w:hint="eastAsia"/>
        </w:rPr>
        <w:t>“</w:t>
      </w:r>
      <w:r>
        <w:rPr>
          <w:rFonts w:hint="eastAsia"/>
        </w:rPr>
        <w:t>editable</w:t>
      </w:r>
      <w:r>
        <w:t xml:space="preserve">” property in TreeGrid determines whether the </w:t>
      </w:r>
      <w:r>
        <w:rPr>
          <w:rFonts w:hint="eastAsia"/>
        </w:rPr>
        <w:t>TreeGrid is editable or not .</w:t>
      </w:r>
      <w:r>
        <w:t xml:space="preserve"> Each column</w:t>
      </w:r>
      <w:r>
        <w:rPr>
          <w:rFonts w:hint="eastAsia"/>
        </w:rPr>
        <w:t xml:space="preserve"> / row / cell has this</w:t>
      </w:r>
      <w:r>
        <w:t xml:space="preserve"> property too. Those setting follow</w:t>
      </w:r>
      <w:r>
        <w:rPr>
          <w:rFonts w:hint="eastAsia"/>
        </w:rPr>
        <w:t xml:space="preserve"> </w:t>
      </w:r>
      <w:r>
        <w:t>“</w:t>
      </w:r>
      <w:r w:rsidRPr="00990E72">
        <w:t>Fine-grained priority principle</w:t>
      </w:r>
      <w:r>
        <w:t>”</w:t>
      </w:r>
      <w:r>
        <w:rPr>
          <w:rFonts w:hint="eastAsia"/>
        </w:rPr>
        <w:t>.</w:t>
      </w:r>
    </w:p>
    <w:p w:rsidR="00375F9C" w:rsidRPr="00990E72" w:rsidRDefault="00375F9C" w:rsidP="00375F9C">
      <w:pPr>
        <w:ind w:left="420"/>
      </w:pPr>
    </w:p>
    <w:p w:rsidR="00375F9C" w:rsidRDefault="00375F9C" w:rsidP="00E45D25">
      <w:pPr>
        <w:numPr>
          <w:ilvl w:val="0"/>
          <w:numId w:val="8"/>
        </w:numPr>
      </w:pPr>
      <w:r>
        <w:rPr>
          <w:rFonts w:hint="eastAsia"/>
        </w:rPr>
        <w:t>TreeGrid</w:t>
      </w:r>
      <w:r>
        <w:t>’</w:t>
      </w:r>
      <w:r>
        <w:rPr>
          <w:rFonts w:hint="eastAsia"/>
        </w:rPr>
        <w:t>s editable =&gt;false; cell</w:t>
      </w:r>
      <w:r>
        <w:t>’</w:t>
      </w:r>
      <w:r>
        <w:rPr>
          <w:rFonts w:hint="eastAsia"/>
        </w:rPr>
        <w:t xml:space="preserve">s editable=&gt;true: only this cell is editable </w:t>
      </w:r>
    </w:p>
    <w:p w:rsidR="00375F9C" w:rsidRDefault="00375F9C" w:rsidP="00E45D25">
      <w:pPr>
        <w:numPr>
          <w:ilvl w:val="0"/>
          <w:numId w:val="8"/>
        </w:numPr>
      </w:pPr>
      <w:r>
        <w:rPr>
          <w:rFonts w:hint="eastAsia"/>
        </w:rPr>
        <w:t>TreeGrid</w:t>
      </w:r>
      <w:r>
        <w:t>’</w:t>
      </w:r>
      <w:r>
        <w:rPr>
          <w:rFonts w:hint="eastAsia"/>
        </w:rPr>
        <w:t>s editable =&gt;false; column header</w:t>
      </w:r>
      <w:r>
        <w:t>’</w:t>
      </w:r>
      <w:r>
        <w:rPr>
          <w:rFonts w:hint="eastAsia"/>
        </w:rPr>
        <w:t>s editable=&gt;true: only this column is editable</w:t>
      </w:r>
    </w:p>
    <w:p w:rsidR="00375F9C" w:rsidRDefault="00375F9C" w:rsidP="00E45D25">
      <w:pPr>
        <w:numPr>
          <w:ilvl w:val="0"/>
          <w:numId w:val="8"/>
        </w:numPr>
      </w:pPr>
      <w:r>
        <w:rPr>
          <w:rFonts w:hint="eastAsia"/>
        </w:rPr>
        <w:t>TreeGrid</w:t>
      </w:r>
      <w:r>
        <w:t>’</w:t>
      </w:r>
      <w:r>
        <w:rPr>
          <w:rFonts w:hint="eastAsia"/>
        </w:rPr>
        <w:t>s editable =&gt;false; row</w:t>
      </w:r>
      <w:r>
        <w:t>’</w:t>
      </w:r>
      <w:r>
        <w:rPr>
          <w:rFonts w:hint="eastAsia"/>
        </w:rPr>
        <w:t>s editable=&gt;true: only this row is editable</w:t>
      </w:r>
    </w:p>
    <w:p w:rsidR="00375F9C" w:rsidRDefault="00375F9C" w:rsidP="00E45D25">
      <w:pPr>
        <w:numPr>
          <w:ilvl w:val="0"/>
          <w:numId w:val="8"/>
        </w:numPr>
      </w:pPr>
      <w:r>
        <w:rPr>
          <w:rFonts w:hint="eastAsia"/>
        </w:rPr>
        <w:t>TreeGrid</w:t>
      </w:r>
      <w:r>
        <w:t>’</w:t>
      </w:r>
      <w:r>
        <w:rPr>
          <w:rFonts w:hint="eastAsia"/>
        </w:rPr>
        <w:t>s editable =&gt;true; cell</w:t>
      </w:r>
      <w:r>
        <w:t>’</w:t>
      </w:r>
      <w:r>
        <w:rPr>
          <w:rFonts w:hint="eastAsia"/>
        </w:rPr>
        <w:t xml:space="preserve">s editable=&gt;true: only this cell is uneditable </w:t>
      </w:r>
    </w:p>
    <w:p w:rsidR="00375F9C" w:rsidRDefault="00375F9C" w:rsidP="00E45D25">
      <w:pPr>
        <w:numPr>
          <w:ilvl w:val="0"/>
          <w:numId w:val="8"/>
        </w:numPr>
      </w:pPr>
      <w:r>
        <w:rPr>
          <w:rFonts w:hint="eastAsia"/>
        </w:rPr>
        <w:t>TreeGrid</w:t>
      </w:r>
      <w:r>
        <w:t>’</w:t>
      </w:r>
      <w:r>
        <w:rPr>
          <w:rFonts w:hint="eastAsia"/>
        </w:rPr>
        <w:t>s editable =&gt;true; column header</w:t>
      </w:r>
      <w:r>
        <w:t>’</w:t>
      </w:r>
      <w:r>
        <w:rPr>
          <w:rFonts w:hint="eastAsia"/>
        </w:rPr>
        <w:t>s editable=&gt;false: only this column is uneditable</w:t>
      </w:r>
    </w:p>
    <w:p w:rsidR="00375F9C" w:rsidRDefault="00375F9C" w:rsidP="00E45D25">
      <w:pPr>
        <w:numPr>
          <w:ilvl w:val="0"/>
          <w:numId w:val="8"/>
        </w:numPr>
      </w:pPr>
      <w:r>
        <w:rPr>
          <w:rFonts w:hint="eastAsia"/>
        </w:rPr>
        <w:t>TreeGrid</w:t>
      </w:r>
      <w:r>
        <w:t>’</w:t>
      </w:r>
      <w:r>
        <w:rPr>
          <w:rFonts w:hint="eastAsia"/>
        </w:rPr>
        <w:t>s editable =&gt;true; row</w:t>
      </w:r>
      <w:r>
        <w:t>’</w:t>
      </w:r>
      <w:r>
        <w:rPr>
          <w:rFonts w:hint="eastAsia"/>
        </w:rPr>
        <w:t>s editable=&gt;</w:t>
      </w:r>
      <w:r w:rsidRPr="00990E72">
        <w:rPr>
          <w:rFonts w:hint="eastAsia"/>
        </w:rPr>
        <w:t xml:space="preserve"> </w:t>
      </w:r>
      <w:r>
        <w:rPr>
          <w:rFonts w:hint="eastAsia"/>
        </w:rPr>
        <w:t>false: only this row is uneditable</w:t>
      </w:r>
    </w:p>
    <w:p w:rsidR="00375F9C" w:rsidRDefault="00375F9C" w:rsidP="00375F9C"/>
    <w:p w:rsidR="00375F9C" w:rsidRDefault="00375F9C" w:rsidP="00375F9C">
      <w:r>
        <w:t>It should be noted that</w:t>
      </w:r>
      <w:r>
        <w:rPr>
          <w:rFonts w:hint="eastAsia"/>
        </w:rPr>
        <w:t xml:space="preserve">, cells in </w:t>
      </w:r>
      <w:r>
        <w:t>R</w:t>
      </w:r>
      <w:r>
        <w:rPr>
          <w:rFonts w:hint="eastAsia"/>
        </w:rPr>
        <w:t xml:space="preserve">ow handler are uneditalbe; cells with </w:t>
      </w:r>
      <w:r>
        <w:t>‘label’</w:t>
      </w:r>
      <w:r>
        <w:rPr>
          <w:rFonts w:hint="eastAsia"/>
        </w:rPr>
        <w:t xml:space="preserve"> or </w:t>
      </w:r>
      <w:r>
        <w:t>‘</w:t>
      </w:r>
      <w:r>
        <w:rPr>
          <w:rFonts w:hint="eastAsia"/>
        </w:rPr>
        <w:t>button</w:t>
      </w:r>
      <w:r>
        <w:t>’</w:t>
      </w:r>
      <w:r>
        <w:rPr>
          <w:rFonts w:hint="eastAsia"/>
        </w:rPr>
        <w:t xml:space="preserve"> type are uneditable.</w:t>
      </w:r>
    </w:p>
    <w:p w:rsidR="00375F9C" w:rsidRPr="002567F4" w:rsidRDefault="00375F9C" w:rsidP="00375F9C">
      <w:pPr>
        <w:ind w:firstLine="420"/>
      </w:pPr>
    </w:p>
    <w:p w:rsidR="00375F9C" w:rsidRDefault="00375F9C" w:rsidP="00E45D25">
      <w:pPr>
        <w:pStyle w:val="4"/>
        <w:numPr>
          <w:ilvl w:val="3"/>
          <w:numId w:val="17"/>
        </w:numPr>
      </w:pPr>
      <w:bookmarkStart w:id="160" w:name="_Toc453071795"/>
      <w:r w:rsidRPr="00CD2EDB">
        <w:lastRenderedPageBreak/>
        <w:t>Editable TreeGrid</w:t>
      </w:r>
      <w:bookmarkEnd w:id="160"/>
    </w:p>
    <w:p w:rsidR="00375F9C" w:rsidRPr="00CD2EDB" w:rsidRDefault="00375F9C" w:rsidP="00375F9C">
      <w:pPr>
        <w:rPr>
          <w:b/>
        </w:rPr>
      </w:pPr>
      <w:r w:rsidRPr="00CD2EDB">
        <w:rPr>
          <w:b/>
        </w:rPr>
        <w:t>I</w:t>
      </w:r>
      <w:r w:rsidRPr="00CD2EDB">
        <w:rPr>
          <w:rFonts w:hint="eastAsia"/>
          <w:b/>
        </w:rPr>
        <w:t>nput:</w:t>
      </w:r>
    </w:p>
    <w:p w:rsidR="00375F9C" w:rsidRDefault="005C781A" w:rsidP="00375F9C">
      <w:r>
        <w:rPr>
          <w:noProof/>
        </w:rPr>
        <mc:AlternateContent>
          <mc:Choice Requires="wpc">
            <w:drawing>
              <wp:inline distT="0" distB="0" distL="0" distR="0" wp14:anchorId="594C2B8D" wp14:editId="5A2F9B2F">
                <wp:extent cx="5257800" cy="2181225"/>
                <wp:effectExtent l="9525" t="0" r="9525" b="9525"/>
                <wp:docPr id="939" name="画布 9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5" name="Text Box 939"/>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true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wps:txbx>
                        <wps:bodyPr rot="0" vert="horz" wrap="square" lIns="54000" tIns="46800" rIns="54000" bIns="45720" anchor="t" anchorCtr="0" upright="1">
                          <a:spAutoFit/>
                        </wps:bodyPr>
                      </wps:wsp>
                      <wps:wsp>
                        <wps:cNvPr id="936" name="AutoShape 940"/>
                        <wps:cNvSpPr>
                          <a:spLocks noChangeArrowheads="1"/>
                        </wps:cNvSpPr>
                        <wps:spPr bwMode="auto">
                          <a:xfrm flipH="1">
                            <a:off x="2400300" y="1584960"/>
                            <a:ext cx="1371600" cy="198120"/>
                          </a:xfrm>
                          <a:prstGeom prst="wedgeRoundRectCallout">
                            <a:avLst>
                              <a:gd name="adj1" fmla="val 75278"/>
                              <a:gd name="adj2" fmla="val 41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 xml:space="preserve">alue and caption </w:t>
                              </w:r>
                            </w:p>
                          </w:txbxContent>
                        </wps:txbx>
                        <wps:bodyPr rot="0" vert="horz" wrap="square" lIns="0" tIns="0" rIns="0" bIns="0" anchor="t" anchorCtr="0" upright="1">
                          <a:noAutofit/>
                        </wps:bodyPr>
                      </wps:wsp>
                      <wps:wsp>
                        <wps:cNvPr id="937" name="AutoShape 941"/>
                        <wps:cNvSpPr>
                          <a:spLocks noChangeArrowheads="1"/>
                        </wps:cNvSpPr>
                        <wps:spPr bwMode="auto">
                          <a:xfrm flipH="1">
                            <a:off x="3086100" y="693420"/>
                            <a:ext cx="1143000" cy="198120"/>
                          </a:xfrm>
                          <a:prstGeom prst="wedgeRoundRectCallout">
                            <a:avLst>
                              <a:gd name="adj1" fmla="val 9500"/>
                              <a:gd name="adj2" fmla="val 155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ist for editor</w:t>
                              </w:r>
                            </w:p>
                          </w:txbxContent>
                        </wps:txbx>
                        <wps:bodyPr rot="0" vert="horz" wrap="square" lIns="0" tIns="0" rIns="0" bIns="0" anchor="t" anchorCtr="0" upright="1">
                          <a:noAutofit/>
                        </wps:bodyPr>
                      </wps:wsp>
                      <wps:wsp>
                        <wps:cNvPr id="938" name="AutoShape 942"/>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editable</w:t>
                              </w:r>
                            </w:p>
                          </w:txbxContent>
                        </wps:txbx>
                        <wps:bodyPr rot="0" vert="horz" wrap="square" lIns="0" tIns="0" rIns="0" bIns="0" anchor="t" anchorCtr="0" upright="1">
                          <a:noAutofit/>
                        </wps:bodyPr>
                      </wps:wsp>
                    </wpc:wpc>
                  </a:graphicData>
                </a:graphic>
              </wp:inline>
            </w:drawing>
          </mc:Choice>
          <mc:Fallback>
            <w:pict>
              <v:group id="画布 937" o:spid="_x0000_s1697"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">
                <v:shape id="_x0000_s1698" type="#_x0000_t75" style="position:absolute;width:52578;height:21812;visibility:visible;mso-wrap-style:square">
                  <v:fill o:detectmouseclick="t"/>
                  <v:path o:connecttype="none"/>
                </v:shape>
                <v:shape id="Text Box 939" o:spid="_x0000_s1699"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DXDcQA&#10;AADcAAAADwAAAGRycy9kb3ducmV2LnhtbESPT2sCMRTE74LfITzBm2ZbqejWKKKU7UWof3p/bF43&#10;i5uXJYnr+u2bgtDjMDO/YVab3jaiIx9qxwpephkI4tLpmisFl/PHZAEiRGSNjWNS8KAAm/VwsMJc&#10;uzsfqTvFSiQIhxwVmBjbXMpQGrIYpq4lTt6P8xZjkr6S2uM9wW0jX7NsLi3WnBYMtrQzVF5PN6ug&#10;vO77fVF/G9/d7OJLL4vHYV4oNR7123cQkfr4H362P7WC5ewN/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w1w3EAAAA3AAAAA8AAAAAAAAAAAAAAAAAmAIAAGRycy9k&#10;b3ducmV2LnhtbFBLBQYAAAAABAAEAPUAAACJAwAAAAA=&#10;" strokeweight="1pt">
                  <v:textbox style="mso-fit-shape-to-text:t" inset="1.5mm,1.3mm,1.5mm">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true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v:textbox>
                </v:shape>
                <v:shape id="AutoShape 940" o:spid="_x0000_s1700" type="#_x0000_t62" style="position:absolute;left:24003;top:15849;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Zq8QA&#10;AADcAAAADwAAAGRycy9kb3ducmV2LnhtbESPQWvCQBSE7wX/w/KE3uquLRWNriJSW0+CMQePj+wz&#10;CWbfhuwak3/fLRQ8DjPzDbPa9LYWHbW+cqxhOlEgiHNnKi40ZOf92xyED8gGa8ekYSAPm/XoZYWJ&#10;cQ8+UZeGQkQI+wQ1lCE0iZQ+L8min7iGOHpX11oMUbaFNC0+ItzW8l2pmbRYcVwosaFdSfktvVsN&#10;x+bQ/WTp8PX96TIVjMoWw+Wm9eu43y5BBOrDM/zfPhgNi48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2avEAAAA3AAAAA8AAAAAAAAAAAAAAAAAmAIAAGRycy9k&#10;b3ducmV2LnhtbFBLBQYAAAAABAAEAPUAAACJAwAAAAA=&#10;" adj="27060,19869" fillcolor="#ff9">
                  <v:textbox inset="0,0,0,0">
                    <w:txbxContent>
                      <w:p w:rsidR="0023747D" w:rsidRPr="000E23E9" w:rsidRDefault="0023747D" w:rsidP="00375F9C">
                        <w:pPr>
                          <w:rPr>
                            <w:szCs w:val="18"/>
                          </w:rPr>
                        </w:pPr>
                        <w:r>
                          <w:rPr>
                            <w:szCs w:val="18"/>
                          </w:rPr>
                          <w:t>V</w:t>
                        </w:r>
                        <w:r>
                          <w:rPr>
                            <w:rFonts w:hint="eastAsia"/>
                            <w:szCs w:val="18"/>
                          </w:rPr>
                          <w:t xml:space="preserve">alue and caption </w:t>
                        </w:r>
                      </w:p>
                    </w:txbxContent>
                  </v:textbox>
                </v:shape>
                <v:shape id="AutoShape 941" o:spid="_x0000_s1701" type="#_x0000_t62" style="position:absolute;left:30861;top:6934;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18UA&#10;AADcAAAADwAAAGRycy9kb3ducmV2LnhtbESPQWvCQBSE70L/w/IK3uomFVJNs4oIAW9FK+n1Nfua&#10;hGTfJtmtpv76bqHgcZiZb5hsO5lOXGh0jWUF8SICQVxa3XCl4PyeP61AOI+ssbNMCn7IwXbzMMsw&#10;1fbKR7qcfCUChF2KCmrv+1RKV9Zk0C1sTxy8Lzsa9EGOldQjXgPcdPI5ihJpsOGwUGNP+5rK9vRt&#10;FFSfRT/kH4lLbm9lG8dLLNY4KDV/nHavIDxN/h7+bx+0gvXyBf7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X/XxQAAANwAAAAPAAAAAAAAAAAAAAAAAJgCAABkcnMv&#10;ZG93bnJldi54bWxQSwUGAAAAAAQABAD1AAAAigMAAAAA&#10;" adj="12852,44307" fillcolor="#ff9">
                  <v:textbox inset="0,0,0,0">
                    <w:txbxContent>
                      <w:p w:rsidR="0023747D" w:rsidRPr="000E23E9" w:rsidRDefault="0023747D" w:rsidP="00375F9C">
                        <w:pPr>
                          <w:rPr>
                            <w:szCs w:val="18"/>
                          </w:rPr>
                        </w:pPr>
                        <w:r>
                          <w:rPr>
                            <w:szCs w:val="18"/>
                          </w:rPr>
                          <w:t>L</w:t>
                        </w:r>
                        <w:r>
                          <w:rPr>
                            <w:rFonts w:hint="eastAsia"/>
                            <w:szCs w:val="18"/>
                          </w:rPr>
                          <w:t>ist for editor</w:t>
                        </w:r>
                      </w:p>
                    </w:txbxContent>
                  </v:textbox>
                </v:shape>
                <v:shape id="AutoShape 942" o:spid="_x0000_s1702"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ih/b4A&#10;AADcAAAADwAAAGRycy9kb3ducmV2LnhtbERPy4rCMBTdC/5DuANuZEx1QJ1OUxGh4GrA1/7SXNti&#10;c1OSaOvfm4Xg8nDe2WYwrXiQ841lBfNZAoK4tLrhSsH5VHyvQfiArLG1TAqe5GGTj0cZptr2fKDH&#10;MVQihrBPUUEdQpdK6cuaDPqZ7Ygjd7XOYIjQVVI77GO4aeUiSZbSYMOxocaOdjWVt+PdKFhpG3p5&#10;3f47mu5pfksuRbErlJp8Dds/EIGG8BG/3Xut4Pcn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r4of2+AAAA3AAAAA8AAAAAAAAAAAAAAAAAmAIAAGRycy9kb3ducmV2&#10;LnhtbFBLBQYAAAAABAAEAPUAAACDAwAAAAA=&#10;" adj="29340,5123" fillcolor="#ff9">
                  <v:textbox inset="0,0,0,0">
                    <w:txbxContent>
                      <w:p w:rsidR="0023747D" w:rsidRPr="000E23E9" w:rsidRDefault="0023747D" w:rsidP="00375F9C">
                        <w:pPr>
                          <w:rPr>
                            <w:szCs w:val="18"/>
                          </w:rPr>
                        </w:pPr>
                        <w:r>
                          <w:rPr>
                            <w:szCs w:val="18"/>
                          </w:rPr>
                          <w:t>S</w:t>
                        </w:r>
                        <w:r>
                          <w:rPr>
                            <w:rFonts w:hint="eastAsia"/>
                            <w:szCs w:val="18"/>
                          </w:rPr>
                          <w:t>ets editable</w:t>
                        </w:r>
                      </w:p>
                    </w:txbxContent>
                  </v:textbox>
                </v:shape>
                <w10:anchorlock/>
              </v:group>
            </w:pict>
          </mc:Fallback>
        </mc:AlternateContent>
      </w:r>
    </w:p>
    <w:p w:rsidR="00375F9C" w:rsidRPr="00CD2EDB" w:rsidRDefault="00375F9C" w:rsidP="00375F9C">
      <w:pPr>
        <w:rPr>
          <w:b/>
        </w:rPr>
      </w:pPr>
      <w:r w:rsidRPr="00CD2EDB">
        <w:rPr>
          <w:b/>
        </w:rPr>
        <w:t>O</w:t>
      </w:r>
      <w:r w:rsidRPr="00CD2EDB">
        <w:rPr>
          <w:rFonts w:hint="eastAsia"/>
          <w:b/>
        </w:rPr>
        <w:t>utput:</w:t>
      </w:r>
    </w:p>
    <w:p w:rsidR="00375F9C" w:rsidRPr="009C70D2" w:rsidRDefault="005C781A" w:rsidP="00375F9C">
      <w:r>
        <w:rPr>
          <w:rFonts w:hint="eastAsia"/>
          <w:noProof/>
        </w:rPr>
        <w:drawing>
          <wp:inline distT="0" distB="0" distL="0" distR="0" wp14:anchorId="6F61478B" wp14:editId="020287CD">
            <wp:extent cx="5400675" cy="838200"/>
            <wp:effectExtent l="0" t="0" r="9525"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00675" cy="838200"/>
                    </a:xfrm>
                    <a:prstGeom prst="rect">
                      <a:avLst/>
                    </a:prstGeom>
                    <a:noFill/>
                    <a:ln>
                      <a:noFill/>
                    </a:ln>
                  </pic:spPr>
                </pic:pic>
              </a:graphicData>
            </a:graphic>
          </wp:inline>
        </w:drawing>
      </w:r>
    </w:p>
    <w:p w:rsidR="00375F9C" w:rsidRDefault="00375F9C" w:rsidP="00E45D25">
      <w:pPr>
        <w:pStyle w:val="4"/>
        <w:numPr>
          <w:ilvl w:val="3"/>
          <w:numId w:val="17"/>
        </w:numPr>
      </w:pPr>
      <w:bookmarkStart w:id="161" w:name="_Toc453071796"/>
      <w:r>
        <w:rPr>
          <w:rFonts w:hint="eastAsia"/>
        </w:rPr>
        <w:t>Editable column</w:t>
      </w:r>
      <w:bookmarkEnd w:id="161"/>
    </w:p>
    <w:p w:rsidR="00375F9C" w:rsidRPr="00CD2EDB" w:rsidRDefault="00375F9C" w:rsidP="00375F9C">
      <w:pPr>
        <w:rPr>
          <w:b/>
        </w:rPr>
      </w:pPr>
      <w:r w:rsidRPr="00CD2EDB">
        <w:rPr>
          <w:b/>
        </w:rPr>
        <w:t>I</w:t>
      </w:r>
      <w:r w:rsidRPr="00CD2EDB">
        <w:rPr>
          <w:rFonts w:hint="eastAsia"/>
          <w:b/>
        </w:rPr>
        <w:t>nput:</w:t>
      </w:r>
    </w:p>
    <w:p w:rsidR="00375F9C" w:rsidRDefault="005C781A" w:rsidP="00375F9C">
      <w:r>
        <w:rPr>
          <w:noProof/>
        </w:rPr>
        <mc:AlternateContent>
          <mc:Choice Requires="wpc">
            <w:drawing>
              <wp:inline distT="0" distB="0" distL="0" distR="0" wp14:anchorId="362070F4" wp14:editId="159A244D">
                <wp:extent cx="5257800" cy="2181225"/>
                <wp:effectExtent l="9525" t="0" r="9525" b="9525"/>
                <wp:docPr id="943" name="画布 9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2" name="Text Box 945"/>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Pr>
                                  <w:rFonts w:hint="eastAsia"/>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w:t>
                              </w:r>
                              <w:r>
                                <w:rPr>
                                  <w:rFonts w:hint="eastAsia"/>
                                  <w:sz w:val="18"/>
                                  <w:szCs w:val="18"/>
                                </w:rPr>
                                <w:t xml:space="preserve"> editable:true,</w:t>
                              </w:r>
                              <w:r w:rsidRPr="009C70D2">
                                <w:rPr>
                                  <w:rFonts w:hint="eastAsia"/>
                                  <w:sz w:val="18"/>
                                  <w:szCs w:val="18"/>
                                </w:rPr>
                                <w:t xml:space="preserve">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wps:txbx>
                        <wps:bodyPr rot="0" vert="horz" wrap="square" lIns="54000" tIns="46800" rIns="54000" bIns="45720" anchor="t" anchorCtr="0" upright="1">
                          <a:spAutoFit/>
                        </wps:bodyPr>
                      </wps:wsp>
                      <wps:wsp>
                        <wps:cNvPr id="933" name="AutoShape 947"/>
                        <wps:cNvSpPr>
                          <a:spLocks noChangeArrowheads="1"/>
                        </wps:cNvSpPr>
                        <wps:spPr bwMode="auto">
                          <a:xfrm flipH="1">
                            <a:off x="2743200" y="693420"/>
                            <a:ext cx="1371600" cy="198120"/>
                          </a:xfrm>
                          <a:prstGeom prst="wedgeRoundRectCallout">
                            <a:avLst>
                              <a:gd name="adj1" fmla="val 21806"/>
                              <a:gd name="adj2" fmla="val 1875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his column is editable</w:t>
                              </w:r>
                            </w:p>
                          </w:txbxContent>
                        </wps:txbx>
                        <wps:bodyPr rot="0" vert="horz" wrap="square" lIns="0" tIns="0" rIns="0" bIns="0" anchor="t" anchorCtr="0" upright="1">
                          <a:noAutofit/>
                        </wps:bodyPr>
                      </wps:wsp>
                      <wps:wsp>
                        <wps:cNvPr id="934" name="AutoShape 948"/>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txbxContent>
                        </wps:txbx>
                        <wps:bodyPr rot="0" vert="horz" wrap="square" lIns="0" tIns="0" rIns="0" bIns="0" anchor="t" anchorCtr="0" upright="1">
                          <a:noAutofit/>
                        </wps:bodyPr>
                      </wps:wsp>
                    </wpc:wpc>
                  </a:graphicData>
                </a:graphic>
              </wp:inline>
            </w:drawing>
          </mc:Choice>
          <mc:Fallback>
            <w:pict>
              <v:group id="画布 943" o:spid="_x0000_s1703"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">
                <v:shape id="_x0000_s1704" type="#_x0000_t75" style="position:absolute;width:52578;height:21812;visibility:visible;mso-wrap-style:square">
                  <v:fill o:detectmouseclick="t"/>
                  <v:path o:connecttype="none"/>
                </v:shape>
                <v:shape id="Text Box 945" o:spid="_x0000_s1705"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PecMA&#10;AADcAAAADwAAAGRycy9kb3ducmV2LnhtbESPT2sCMRTE74LfITyhN83WgujWKEWR7aXg3/tj87pZ&#10;3LwsSVzXb98UBI/DzPyGWa5724iOfKgdK3ifZCCIS6drrhScT7vxHESIyBobx6TgQQHWq+Fgibl2&#10;dz5Qd4yVSBAOOSowMba5lKE0ZDFMXEucvF/nLcYkfSW1x3uC20ZOs2wmLdacFgy2tDFUXo83q6C8&#10;bvttUV+M7252vteL4vEzK5R6G/VfnyAi9fEVfra/tYLFxxT+z6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PecMAAADcAAAADwAAAAAAAAAAAAAAAACYAgAAZHJzL2Rv&#10;d25yZXYueG1sUEsFBgAAAAAEAAQA9QAAAIgDAAAAAA==&#10;" strokeweight="1pt">
                  <v:textbox style="mso-fit-shape-to-text:t" inset="1.5mm,1.3mm,1.5mm">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Pr>
                            <w:rFonts w:hint="eastAsia"/>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w:t>
                        </w:r>
                        <w:r>
                          <w:rPr>
                            <w:rFonts w:hint="eastAsia"/>
                            <w:sz w:val="18"/>
                            <w:szCs w:val="18"/>
                          </w:rPr>
                          <w:t xml:space="preserve"> editable:true,</w:t>
                        </w:r>
                        <w:r w:rsidRPr="009C70D2">
                          <w:rPr>
                            <w:rFonts w:hint="eastAsia"/>
                            <w:sz w:val="18"/>
                            <w:szCs w:val="18"/>
                          </w:rPr>
                          <w:t xml:space="preserve">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v:textbox>
                </v:shape>
                <v:shape id="AutoShape 947" o:spid="_x0000_s1706" type="#_x0000_t62" style="position:absolute;left:27432;top:6934;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QA8YA&#10;AADcAAAADwAAAGRycy9kb3ducmV2LnhtbESPQWvCQBSE7wX/w/IKvRTdWEFt6kZECBWxh0a9P7Kv&#10;SUj2bcxuTeyv7wqFHoeZ+YZZrQfTiCt1rrKsYDqJQBDnVldcKDgd0/EShPPIGhvLpOBGDtbJ6GGF&#10;sbY9f9I184UIEHYxKii9b2MpXV6SQTexLXHwvmxn0AfZFVJ32Ae4aeRLFM2lwYrDQoktbUvK6+zb&#10;KPg57NNpWrkm2r8bel6c5339cVHq6XHYvIHwNPj/8F97pxW8zmZ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3QA8YAAADcAAAADwAAAAAAAAAAAAAAAACYAgAAZHJz&#10;L2Rvd25yZXYueG1sUEsFBgAAAAAEAAQA9QAAAIsDAAAAAA==&#10;" adj="15510,51300" fillcolor="#ff9">
                  <v:textbox inset="0,0,0,0">
                    <w:txbxContent>
                      <w:p w:rsidR="0023747D" w:rsidRPr="000E23E9" w:rsidRDefault="0023747D" w:rsidP="00375F9C">
                        <w:pPr>
                          <w:rPr>
                            <w:szCs w:val="18"/>
                          </w:rPr>
                        </w:pPr>
                        <w:r>
                          <w:rPr>
                            <w:szCs w:val="18"/>
                          </w:rPr>
                          <w:t>T</w:t>
                        </w:r>
                        <w:r>
                          <w:rPr>
                            <w:rFonts w:hint="eastAsia"/>
                            <w:szCs w:val="18"/>
                          </w:rPr>
                          <w:t>his column is editable</w:t>
                        </w:r>
                      </w:p>
                    </w:txbxContent>
                  </v:textbox>
                </v:shape>
                <v:shape id="AutoShape 948" o:spid="_x0000_s1707"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Wr+MIA&#10;AADcAAAADwAAAGRycy9kb3ducmV2LnhtbESPW4vCMBSE3xf8D+EIviyaqouXahQRCj4trJf3Q3Ns&#10;i81JSaKt/94Iwj4OM/MNs952phYPcr6yrGA8SkAQ51ZXXCg4n7LhAoQPyBpry6TgSR62m97XGlNt&#10;W/6jxzEUIkLYp6igDKFJpfR5SQb9yDbE0btaZzBE6QqpHbYRbmo5SZKZNFhxXCixoX1J+e14Nwrm&#10;2oZWXne/jr4PNL4llyzbZ0oN+t1uBSJQF/7Dn/ZBK1hOf+B9Jh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av4wgAAANwAAAAPAAAAAAAAAAAAAAAAAJgCAABkcnMvZG93&#10;bnJldi54bWxQSwUGAAAAAAQABAD1AAAAhwM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txbxContent>
                  </v:textbox>
                </v:shape>
                <w10:anchorlock/>
              </v:group>
            </w:pict>
          </mc:Fallback>
        </mc:AlternateContent>
      </w:r>
    </w:p>
    <w:p w:rsidR="00375F9C" w:rsidRDefault="00375F9C" w:rsidP="00375F9C">
      <w:pPr>
        <w:rPr>
          <w:b/>
        </w:rPr>
      </w:pPr>
      <w:r w:rsidRPr="00CD2EDB">
        <w:rPr>
          <w:rFonts w:hint="eastAsia"/>
          <w:b/>
        </w:rPr>
        <w:t>Output:</w:t>
      </w:r>
    </w:p>
    <w:p w:rsidR="00375F9C" w:rsidRPr="00CD2EDB" w:rsidRDefault="005C781A" w:rsidP="00375F9C">
      <w:pPr>
        <w:rPr>
          <w:b/>
        </w:rPr>
      </w:pPr>
      <w:r>
        <w:rPr>
          <w:rFonts w:hint="eastAsia"/>
          <w:b/>
          <w:noProof/>
        </w:rPr>
        <w:lastRenderedPageBreak/>
        <w:drawing>
          <wp:inline distT="0" distB="0" distL="0" distR="0" wp14:anchorId="556F586A" wp14:editId="2B9FCE6C">
            <wp:extent cx="2352675" cy="1114425"/>
            <wp:effectExtent l="0" t="0" r="9525"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52675" cy="11144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2" w:name="_Toc453071797"/>
      <w:r>
        <w:rPr>
          <w:rFonts w:hint="eastAsia"/>
        </w:rPr>
        <w:t>Editable row</w:t>
      </w:r>
      <w:bookmarkEnd w:id="162"/>
      <w:r>
        <w:rPr>
          <w:rFonts w:hint="eastAsia"/>
        </w:rPr>
        <w:t xml:space="preserve"> </w:t>
      </w:r>
    </w:p>
    <w:p w:rsidR="00375F9C" w:rsidRPr="00CD2EDB" w:rsidRDefault="00375F9C" w:rsidP="00375F9C">
      <w:pPr>
        <w:rPr>
          <w:b/>
        </w:rPr>
      </w:pPr>
      <w:r w:rsidRPr="00CD2EDB">
        <w:rPr>
          <w:rFonts w:hint="eastAsia"/>
          <w:b/>
        </w:rPr>
        <w:t>I</w:t>
      </w:r>
      <w:r w:rsidRPr="00CD2EDB">
        <w:rPr>
          <w:b/>
        </w:rPr>
        <w:t>n</w:t>
      </w:r>
      <w:r w:rsidRPr="00CD2EDB">
        <w:rPr>
          <w:rFonts w:hint="eastAsia"/>
          <w:b/>
        </w:rPr>
        <w:t>put:</w:t>
      </w:r>
    </w:p>
    <w:p w:rsidR="00375F9C" w:rsidRDefault="005C781A" w:rsidP="00375F9C">
      <w:r>
        <w:rPr>
          <w:noProof/>
        </w:rPr>
        <mc:AlternateContent>
          <mc:Choice Requires="wpc">
            <w:drawing>
              <wp:inline distT="0" distB="0" distL="0" distR="0" wp14:anchorId="2CBEDF00" wp14:editId="317DCDB4">
                <wp:extent cx="5257800" cy="2135505"/>
                <wp:effectExtent l="9525" t="0" r="9525" b="7620"/>
                <wp:docPr id="949" name="画布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9" name="Text Box 951"/>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proofErr w:type="gramStart"/>
                              <w:r w:rsidRPr="009C70D2">
                                <w:rPr>
                                  <w:rFonts w:hint="eastAsia"/>
                                  <w:sz w:val="18"/>
                                  <w:szCs w:val="18"/>
                                </w:rPr>
                                <w:t>cells</w:t>
                              </w:r>
                              <w:proofErr w:type="gramEnd"/>
                              <w:r w:rsidRPr="009C70D2">
                                <w:rPr>
                                  <w:rFonts w:hint="eastAsia"/>
                                  <w:sz w:val="18"/>
                                  <w:szCs w:val="18"/>
                                </w:rPr>
                                <w:t>:[</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}],editable:</w:t>
                              </w:r>
                              <w:r w:rsidRPr="009C70D2">
                                <w:rPr>
                                  <w:rFonts w:hint="eastAsia"/>
                                  <w:color w:val="0000FF"/>
                                  <w:sz w:val="18"/>
                                  <w:szCs w:val="18"/>
                                </w:rPr>
                                <w:t>true</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wps:txbx>
                        <wps:bodyPr rot="0" vert="horz" wrap="square" lIns="54000" tIns="46800" rIns="54000" bIns="45720" anchor="t" anchorCtr="0" upright="1">
                          <a:spAutoFit/>
                        </wps:bodyPr>
                      </wps:wsp>
                      <wps:wsp>
                        <wps:cNvPr id="930" name="AutoShape 952"/>
                        <wps:cNvSpPr>
                          <a:spLocks noChangeArrowheads="1"/>
                        </wps:cNvSpPr>
                        <wps:spPr bwMode="auto">
                          <a:xfrm flipH="1">
                            <a:off x="2628900" y="1386840"/>
                            <a:ext cx="1257300" cy="198120"/>
                          </a:xfrm>
                          <a:prstGeom prst="wedgeRoundRectCallout">
                            <a:avLst>
                              <a:gd name="adj1" fmla="val 40454"/>
                              <a:gd name="adj2" fmla="val 1586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This row is editable</w:t>
                              </w:r>
                            </w:p>
                          </w:txbxContent>
                        </wps:txbx>
                        <wps:bodyPr rot="0" vert="horz" wrap="square" lIns="0" tIns="0" rIns="0" bIns="0" anchor="t" anchorCtr="0" upright="1">
                          <a:noAutofit/>
                        </wps:bodyPr>
                      </wps:wsp>
                      <wps:wsp>
                        <wps:cNvPr id="931" name="AutoShape 953"/>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p w:rsidR="0023747D" w:rsidRPr="00CD2EDB"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949" o:spid="_x0000_s1708"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">
                <v:shape id="_x0000_s1709" type="#_x0000_t75" style="position:absolute;width:52578;height:21355;visibility:visible;mso-wrap-style:square">
                  <v:fill o:detectmouseclick="t"/>
                  <v:path o:connecttype="none"/>
                </v:shape>
                <v:shape id="Text Box 951" o:spid="_x0000_s1710"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RL1cMA&#10;AADcAAAADwAAAGRycy9kb3ducmV2LnhtbESPT4vCMBTE7wv7HcJb2Nua6kFsNYooS/ciuP65P5pn&#10;U2xeShJr/fYbQdjjMDO/YRarwbaiJx8axwrGowwEceV0w7WC0/H7awYiRGSNrWNS8KAAq+X72wIL&#10;7e78S/0h1iJBOBSowMTYFVKGypDFMHIdcfIuzluMSfpaao/3BLetnGTZVFpsOC0Y7GhjqLoeblZB&#10;dd0O27I5G9/f7Gyv8/Kxm5ZKfX4M6zmISEP8D7/aP1pBPsnheS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RL1cMAAADcAAAADwAAAAAAAAAAAAAAAACYAgAAZHJzL2Rv&#10;d25yZXYueG1sUEsFBgAAAAAEAAQA9QAAAIgDAAAAAA==&#10;" strokeweight="1pt">
                  <v:textbox style="mso-fit-shape-to-text:t" inset="1.5mm,1.3mm,1.5mm">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proofErr w:type="gramStart"/>
                        <w:r w:rsidRPr="009C70D2">
                          <w:rPr>
                            <w:rFonts w:hint="eastAsia"/>
                            <w:sz w:val="18"/>
                            <w:szCs w:val="18"/>
                          </w:rPr>
                          <w:t>cells</w:t>
                        </w:r>
                        <w:proofErr w:type="gramEnd"/>
                        <w:r w:rsidRPr="009C70D2">
                          <w:rPr>
                            <w:rFonts w:hint="eastAsia"/>
                            <w:sz w:val="18"/>
                            <w:szCs w:val="18"/>
                          </w:rPr>
                          <w:t>:[</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}],editable:</w:t>
                        </w:r>
                        <w:r w:rsidRPr="009C70D2">
                          <w:rPr>
                            <w:rFonts w:hint="eastAsia"/>
                            <w:color w:val="0000FF"/>
                            <w:sz w:val="18"/>
                            <w:szCs w:val="18"/>
                          </w:rPr>
                          <w:t>true</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v:textbox>
                </v:shape>
                <v:shape id="AutoShape 952" o:spid="_x0000_s1711" type="#_x0000_t62" style="position:absolute;left:26289;top:13868;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o8EA&#10;AADcAAAADwAAAGRycy9kb3ducmV2LnhtbERPTWvCQBC9C/0PyxR6040KxqSuIkLBQwlNTO9jdkyC&#10;2dmQ3Zr033cPQo+P9707TKYTDxpca1nBchGBIK6sbrlWUF4+5lsQziNr7CyTgl9ycNi/zHaYajty&#10;To/C1yKEsEtRQeN9n0rpqoYMuoXtiQN3s4NBH+BQSz3gGMJNJ1dRtJEGWw4NDfZ0aqi6Fz9GQfbV&#10;X2O5xNZln3kZV3mcrL6vSr29Tsd3EJ4m/y9+us9aQbIO88OZc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um6PBAAAA3AAAAA8AAAAAAAAAAAAAAAAAmAIAAGRycy9kb3du&#10;cmV2LnhtbFBLBQYAAAAABAAEAPUAAACGAwAAAAA=&#10;" adj="19538,45069" fillcolor="#ff9">
                  <v:textbox inset="0,0,0,0">
                    <w:txbxContent>
                      <w:p w:rsidR="0023747D" w:rsidRPr="000E23E9" w:rsidRDefault="0023747D" w:rsidP="00375F9C">
                        <w:pPr>
                          <w:rPr>
                            <w:szCs w:val="18"/>
                          </w:rPr>
                        </w:pPr>
                        <w:r>
                          <w:rPr>
                            <w:rFonts w:hint="eastAsia"/>
                            <w:szCs w:val="18"/>
                          </w:rPr>
                          <w:t>This row is editable</w:t>
                        </w:r>
                      </w:p>
                    </w:txbxContent>
                  </v:textbox>
                </v:shape>
                <v:shape id="AutoShape 953" o:spid="_x0000_s1712"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IIYMEA&#10;AADcAAAADwAAAGRycy9kb3ducmV2LnhtbESPQYvCMBSE74L/ITzBi2jaFVytRhGh4EnQ3b0/mmdb&#10;bF5KkrX13xtB8DjMzDfMZtebRtzJ+dqygnSWgCAurK65VPD7k0+XIHxA1thYJgUP8rDbDgcbzLTt&#10;+Ez3SyhFhLDPUEEVQptJ6YuKDPqZbYmjd7XOYIjSlVI77CLcNPIrSRbSYM1xocKWDhUVt8u/UfCt&#10;bejkdX9yNDlSekv+8vyQKzUe9fs1iEB9+ITf7aNWsJqn8DoTj4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CCGDBAAAA3AAAAA8AAAAAAAAAAAAAAAAAmAIAAGRycy9kb3du&#10;cmV2LnhtbFBLBQYAAAAABAAEAPUAAACGAw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p w:rsidR="0023747D" w:rsidRPr="00CD2EDB" w:rsidRDefault="0023747D" w:rsidP="00375F9C">
                        <w:pPr>
                          <w:rPr>
                            <w:szCs w:val="18"/>
                          </w:rPr>
                        </w:pPr>
                      </w:p>
                    </w:txbxContent>
                  </v:textbox>
                </v:shape>
                <w10:anchorlock/>
              </v:group>
            </w:pict>
          </mc:Fallback>
        </mc:AlternateContent>
      </w:r>
    </w:p>
    <w:p w:rsidR="00375F9C" w:rsidRPr="00CD2EDB" w:rsidRDefault="00375F9C" w:rsidP="00375F9C">
      <w:pPr>
        <w:rPr>
          <w:b/>
        </w:rPr>
      </w:pPr>
      <w:r w:rsidRPr="00CD2EDB">
        <w:rPr>
          <w:b/>
        </w:rPr>
        <w:t>O</w:t>
      </w:r>
      <w:r w:rsidRPr="00CD2EDB">
        <w:rPr>
          <w:rFonts w:hint="eastAsia"/>
          <w:b/>
        </w:rPr>
        <w:t>utput:</w:t>
      </w:r>
    </w:p>
    <w:p w:rsidR="00375F9C" w:rsidRPr="009C70D2" w:rsidRDefault="005C781A" w:rsidP="00375F9C">
      <w:r>
        <w:rPr>
          <w:rFonts w:hint="eastAsia"/>
          <w:noProof/>
        </w:rPr>
        <w:drawing>
          <wp:inline distT="0" distB="0" distL="0" distR="0" wp14:anchorId="42494FE7" wp14:editId="118B1EC6">
            <wp:extent cx="2352675" cy="65722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52675" cy="6572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3" w:name="_Toc453071798"/>
      <w:r>
        <w:rPr>
          <w:rFonts w:hint="eastAsia"/>
        </w:rPr>
        <w:t>Editable cell</w:t>
      </w:r>
      <w:bookmarkEnd w:id="163"/>
    </w:p>
    <w:p w:rsidR="00375F9C" w:rsidRPr="00CD2EDB" w:rsidRDefault="00375F9C" w:rsidP="00375F9C">
      <w:pPr>
        <w:rPr>
          <w:b/>
        </w:rPr>
      </w:pPr>
      <w:r w:rsidRPr="00CD2EDB">
        <w:rPr>
          <w:rFonts w:hint="eastAsia"/>
          <w:b/>
        </w:rPr>
        <w:t>Input:</w:t>
      </w:r>
    </w:p>
    <w:p w:rsidR="00375F9C" w:rsidRDefault="005C781A" w:rsidP="00375F9C">
      <w:r>
        <w:rPr>
          <w:noProof/>
        </w:rPr>
        <mc:AlternateContent>
          <mc:Choice Requires="wpc">
            <w:drawing>
              <wp:inline distT="0" distB="0" distL="0" distR="0" wp14:anchorId="21283AD8" wp14:editId="1F662AB1">
                <wp:extent cx="5257800" cy="2135505"/>
                <wp:effectExtent l="9525" t="0" r="9525" b="7620"/>
                <wp:docPr id="954" name="画布 9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0" name="Text Box 956"/>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block=</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.UI.Block({width:</w:t>
                              </w:r>
                              <w:r w:rsidRPr="0039331A">
                                <w:rPr>
                                  <w:color w:val="800000"/>
                                  <w:sz w:val="18"/>
                                  <w:szCs w:val="18"/>
                                </w:rPr>
                                <w:t>240</w:t>
                              </w:r>
                              <w:r w:rsidRPr="0039331A">
                                <w:rPr>
                                  <w:sz w:val="18"/>
                                  <w:szCs w:val="18"/>
                                </w:rPr>
                                <w:t>,height:</w:t>
                              </w:r>
                              <w:r w:rsidRPr="0039331A">
                                <w:rPr>
                                  <w:color w:val="800000"/>
                                  <w:sz w:val="18"/>
                                  <w:szCs w:val="18"/>
                                </w:rPr>
                                <w:t>200</w:t>
                              </w:r>
                              <w:r w:rsidRPr="0039331A">
                                <w:rPr>
                                  <w:sz w:val="18"/>
                                  <w:szCs w:val="18"/>
                                </w:rPr>
                                <w:t>}).show();</w:t>
                              </w:r>
                            </w:p>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tg=</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.UI.TreeGrid;</w:t>
                              </w:r>
                            </w:p>
                            <w:p w:rsidR="0023747D" w:rsidRPr="0039331A" w:rsidRDefault="0023747D" w:rsidP="00375F9C">
                              <w:pPr>
                                <w:spacing w:line="240" w:lineRule="exact"/>
                                <w:rPr>
                                  <w:sz w:val="18"/>
                                  <w:szCs w:val="18"/>
                                </w:rPr>
                              </w:pPr>
                              <w:proofErr w:type="gramStart"/>
                              <w:r w:rsidRPr="0039331A">
                                <w:rPr>
                                  <w:sz w:val="18"/>
                                  <w:szCs w:val="18"/>
                                </w:rPr>
                                <w:t>tg.setRowHandler(</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setEditable(</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setHeader([</w:t>
                              </w:r>
                              <w:proofErr w:type="gramEnd"/>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"col1"</w:t>
                              </w:r>
                              <w:r w:rsidRPr="0039331A">
                                <w:rPr>
                                  <w:rFonts w:hint="eastAsia"/>
                                  <w:sz w:val="18"/>
                                  <w:szCs w:val="18"/>
                                </w:rPr>
                                <w:t>, caption:</w:t>
                              </w:r>
                              <w:r w:rsidRPr="0039331A">
                                <w:rPr>
                                  <w:rFonts w:hint="eastAsia"/>
                                  <w:color w:val="FF00FF"/>
                                  <w:sz w:val="18"/>
                                  <w:szCs w:val="18"/>
                                </w:rPr>
                                <w:t>"</w:t>
                              </w:r>
                              <w:r>
                                <w:rPr>
                                  <w:rFonts w:hint="eastAsia"/>
                                  <w:color w:val="FF00FF"/>
                                  <w:sz w:val="18"/>
                                  <w:szCs w:val="18"/>
                                </w:rPr>
                                <w:t>Name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width:</w:t>
                              </w:r>
                              <w:r w:rsidRPr="0039331A">
                                <w:rPr>
                                  <w:rFonts w:hint="eastAsia"/>
                                  <w:color w:val="800000"/>
                                  <w:sz w:val="18"/>
                                  <w:szCs w:val="18"/>
                                </w:rPr>
                                <w:t>60</w:t>
                              </w:r>
                              <w:r w:rsidRPr="0039331A">
                                <w:rPr>
                                  <w:rFonts w:hint="eastAsia"/>
                                  <w:sz w:val="18"/>
                                  <w:szCs w:val="18"/>
                                </w:rPr>
                                <w:t xml:space="preserve">, </w:t>
                              </w:r>
                              <w:r>
                                <w:rPr>
                                  <w:rFonts w:hint="eastAsia"/>
                                  <w:sz w:val="18"/>
                                  <w:szCs w:val="18"/>
                                </w:rPr>
                                <w:t xml:space="preserve"> </w:t>
                              </w:r>
                              <w:r w:rsidRPr="0039331A">
                                <w:rPr>
                                  <w:rFonts w:hint="eastAsia"/>
                                  <w:sz w:val="18"/>
                                  <w:szCs w:val="18"/>
                                </w:rPr>
                                <w:t xml:space="preserve">type: </w:t>
                              </w:r>
                              <w:r w:rsidRPr="0039331A">
                                <w:rPr>
                                  <w:rFonts w:hint="eastAsia"/>
                                  <w:color w:val="FF00FF"/>
                                  <w:sz w:val="18"/>
                                  <w:szCs w:val="18"/>
                                </w:rPr>
                                <w:t>'input'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"col2"</w:t>
                              </w:r>
                              <w:r w:rsidRPr="0039331A">
                                <w:rPr>
                                  <w:rFonts w:hint="eastAsia"/>
                                  <w:sz w:val="18"/>
                                  <w:szCs w:val="18"/>
                                </w:rPr>
                                <w:t>, caption:</w:t>
                              </w:r>
                              <w:r w:rsidRPr="0039331A">
                                <w:rPr>
                                  <w:rFonts w:hint="eastAsia"/>
                                  <w:color w:val="FF00FF"/>
                                  <w:sz w:val="18"/>
                                  <w:szCs w:val="18"/>
                                </w:rPr>
                                <w:t>"</w:t>
                              </w:r>
                              <w:r>
                                <w:rPr>
                                  <w:rFonts w:hint="eastAsia"/>
                                  <w:color w:val="FF00FF"/>
                                  <w:sz w:val="18"/>
                                  <w:szCs w:val="18"/>
                                </w:rPr>
                                <w:t>Age</w:t>
                              </w:r>
                              <w:r w:rsidRPr="0039331A">
                                <w:rPr>
                                  <w:rFonts w:hint="eastAsia"/>
                                  <w:color w:val="FF00FF"/>
                                  <w:sz w:val="18"/>
                                  <w:szCs w:val="18"/>
                                </w:rPr>
                                <w:t>"</w:t>
                              </w:r>
                              <w:r w:rsidRPr="0039331A">
                                <w:rPr>
                                  <w:rFonts w:hint="eastAsia"/>
                                  <w:sz w:val="18"/>
                                  <w:szCs w:val="18"/>
                                </w:rPr>
                                <w:t xml:space="preserve">, </w:t>
                              </w:r>
                              <w:r>
                                <w:rPr>
                                  <w:rFonts w:hint="eastAsia"/>
                                  <w:sz w:val="18"/>
                                  <w:szCs w:val="18"/>
                                </w:rPr>
                                <w:t xml:space="preserve"> </w:t>
                              </w:r>
                              <w:r w:rsidRPr="0039331A">
                                <w:rPr>
                                  <w:rFonts w:hint="eastAsia"/>
                                  <w:sz w:val="18"/>
                                  <w:szCs w:val="18"/>
                                </w:rPr>
                                <w:t>width:</w:t>
                              </w:r>
                              <w:r w:rsidRPr="0039331A">
                                <w:rPr>
                                  <w:rFonts w:hint="eastAsia"/>
                                  <w:color w:val="800000"/>
                                  <w:sz w:val="18"/>
                                  <w:szCs w:val="18"/>
                                </w:rPr>
                                <w:t>40</w:t>
                              </w:r>
                              <w:r w:rsidRPr="0039331A">
                                <w:rPr>
                                  <w:rFonts w:hint="eastAsia"/>
                                  <w:sz w:val="18"/>
                                  <w:szCs w:val="18"/>
                                </w:rPr>
                                <w:t>,</w:t>
                              </w:r>
                              <w:r>
                                <w:rPr>
                                  <w:rFonts w:hint="eastAsia"/>
                                  <w:sz w:val="18"/>
                                  <w:szCs w:val="18"/>
                                </w:rPr>
                                <w:t xml:space="preserve"> </w:t>
                              </w:r>
                              <w:r w:rsidRPr="0039331A">
                                <w:rPr>
                                  <w:rFonts w:hint="eastAsia"/>
                                  <w:sz w:val="18"/>
                                  <w:szCs w:val="18"/>
                                </w:rPr>
                                <w:t xml:space="preserve"> type: </w:t>
                              </w:r>
                              <w:r w:rsidRPr="0039331A">
                                <w:rPr>
                                  <w:rFonts w:hint="eastAsia"/>
                                  <w:color w:val="FF00FF"/>
                                  <w:sz w:val="18"/>
                                  <w:szCs w:val="18"/>
                                </w:rPr>
                                <w:t>"number"</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"col3"</w:t>
                              </w:r>
                              <w:r w:rsidRPr="0039331A">
                                <w:rPr>
                                  <w:rFonts w:hint="eastAsia"/>
                                  <w:sz w:val="18"/>
                                  <w:szCs w:val="18"/>
                                </w:rPr>
                                <w:t>, caption:</w:t>
                              </w:r>
                              <w:r w:rsidRPr="0039331A">
                                <w:rPr>
                                  <w:rFonts w:hint="eastAsia"/>
                                  <w:color w:val="FF00FF"/>
                                  <w:sz w:val="18"/>
                                  <w:szCs w:val="18"/>
                                </w:rPr>
                                <w:t>"</w:t>
                              </w:r>
                              <w:r>
                                <w:rPr>
                                  <w:rFonts w:hint="eastAsia"/>
                                  <w:color w:val="FF00FF"/>
                                  <w:sz w:val="18"/>
                                  <w:szCs w:val="18"/>
                                </w:rPr>
                                <w:t>Gender</w:t>
                              </w:r>
                              <w:r w:rsidRPr="0039331A">
                                <w:rPr>
                                  <w:rFonts w:hint="eastAsia"/>
                                  <w:color w:val="FF00FF"/>
                                  <w:sz w:val="18"/>
                                  <w:szCs w:val="18"/>
                                </w:rPr>
                                <w:t>"</w:t>
                              </w:r>
                              <w:r w:rsidRPr="0039331A">
                                <w:rPr>
                                  <w:rFonts w:hint="eastAsia"/>
                                  <w:sz w:val="18"/>
                                  <w:szCs w:val="18"/>
                                </w:rPr>
                                <w:t>, width</w:t>
                              </w:r>
                              <w:proofErr w:type="gramStart"/>
                              <w:r w:rsidRPr="0039331A">
                                <w:rPr>
                                  <w:rFonts w:hint="eastAsia"/>
                                  <w:sz w:val="18"/>
                                  <w:szCs w:val="18"/>
                                </w:rPr>
                                <w:t>:</w:t>
                              </w:r>
                              <w:r w:rsidRPr="0039331A">
                                <w:rPr>
                                  <w:rFonts w:hint="eastAsia"/>
                                  <w:color w:val="800000"/>
                                  <w:sz w:val="18"/>
                                  <w:szCs w:val="18"/>
                                </w:rPr>
                                <w:t>40</w:t>
                              </w:r>
                              <w:proofErr w:type="gramEnd"/>
                              <w:r w:rsidRPr="0039331A">
                                <w:rPr>
                                  <w:rFonts w:hint="eastAsia"/>
                                  <w:sz w:val="18"/>
                                  <w:szCs w:val="18"/>
                                </w:rPr>
                                <w:t xml:space="preserve">, type: </w:t>
                              </w:r>
                              <w:r w:rsidRPr="0039331A">
                                <w:rPr>
                                  <w:rFonts w:hint="eastAsia"/>
                                  <w:color w:val="FF00FF"/>
                                  <w:sz w:val="18"/>
                                  <w:szCs w:val="18"/>
                                </w:rPr>
                                <w:t>"listbox"</w:t>
                              </w:r>
                              <w:r w:rsidRPr="0039331A">
                                <w:rPr>
                                  <w:rFonts w:hint="eastAsia"/>
                                  <w:sz w:val="18"/>
                                  <w:szCs w:val="18"/>
                                </w:rPr>
                                <w:t>, editorListItems:[{id:</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{id:</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setRows([</w:t>
                              </w:r>
                              <w:proofErr w:type="gramEnd"/>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Jack</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23</w:t>
                              </w:r>
                              <w:proofErr w:type="gramEnd"/>
                              <w:r w:rsidRPr="0039331A">
                                <w:rPr>
                                  <w:rFonts w:hint="eastAsia"/>
                                  <w:sz w:val="18"/>
                                  <w:szCs w:val="18"/>
                                </w:rPr>
                                <w:t>, {value:</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John</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25</w:t>
                              </w:r>
                              <w:proofErr w:type="gramEnd"/>
                              <w:r w:rsidRPr="0039331A">
                                <w:rPr>
                                  <w:rFonts w:hint="eastAsia"/>
                                  <w:sz w:val="18"/>
                                  <w:szCs w:val="18"/>
                                </w:rPr>
                                <w:t>, {value:</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editable:</w:t>
                              </w:r>
                              <w:r w:rsidRPr="0039331A">
                                <w:rPr>
                                  <w:rFonts w:hint="eastAsia"/>
                                  <w:color w:val="0000FF"/>
                                  <w:sz w:val="18"/>
                                  <w:szCs w:val="18"/>
                                </w:rPr>
                                <w:t>true</w:t>
                              </w:r>
                              <w:r w:rsidRPr="0039331A">
                                <w:rPr>
                                  <w:rFonts w:hint="eastAsia"/>
                                  <w:sz w:val="18"/>
                                  <w:szCs w:val="18"/>
                                </w:rPr>
                                <w:t xml:space="preserve"> }]</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show(</w:t>
                              </w:r>
                              <w:proofErr w:type="gramEnd"/>
                              <w:r w:rsidRPr="0039331A">
                                <w:rPr>
                                  <w:sz w:val="18"/>
                                  <w:szCs w:val="18"/>
                                </w:rPr>
                                <w:t>block)</w:t>
                              </w:r>
                            </w:p>
                          </w:txbxContent>
                        </wps:txbx>
                        <wps:bodyPr rot="0" vert="horz" wrap="square" lIns="54000" tIns="46800" rIns="54000" bIns="45720" anchor="t" anchorCtr="0" upright="1">
                          <a:spAutoFit/>
                        </wps:bodyPr>
                      </wps:wsp>
                      <wps:wsp>
                        <wps:cNvPr id="991" name="AutoShape 957"/>
                        <wps:cNvSpPr>
                          <a:spLocks noChangeArrowheads="1"/>
                        </wps:cNvSpPr>
                        <wps:spPr bwMode="auto">
                          <a:xfrm flipH="1">
                            <a:off x="2400300" y="1386840"/>
                            <a:ext cx="1600200" cy="198120"/>
                          </a:xfrm>
                          <a:prstGeom prst="wedgeRoundRectCallout">
                            <a:avLst>
                              <a:gd name="adj1" fmla="val 46069"/>
                              <a:gd name="adj2" fmla="val 166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this cell is editable</w:t>
                              </w:r>
                            </w:p>
                          </w:txbxContent>
                        </wps:txbx>
                        <wps:bodyPr rot="0" vert="horz" wrap="square" lIns="0" tIns="0" rIns="0" bIns="0" anchor="t" anchorCtr="0" upright="1">
                          <a:noAutofit/>
                        </wps:bodyPr>
                      </wps:wsp>
                      <wps:wsp>
                        <wps:cNvPr id="928" name="AutoShape 958"/>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txbxContent>
                        </wps:txbx>
                        <wps:bodyPr rot="0" vert="horz" wrap="square" lIns="0" tIns="0" rIns="0" bIns="0" anchor="t" anchorCtr="0" upright="1">
                          <a:noAutofit/>
                        </wps:bodyPr>
                      </wps:wsp>
                    </wpc:wpc>
                  </a:graphicData>
                </a:graphic>
              </wp:inline>
            </w:drawing>
          </mc:Choice>
          <mc:Fallback>
            <w:pict>
              <v:group id="画布 954" o:spid="_x0000_s1713"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">
                <v:shape id="_x0000_s1714" type="#_x0000_t75" style="position:absolute;width:52578;height:21355;visibility:visible;mso-wrap-style:square">
                  <v:fill o:detectmouseclick="t"/>
                  <v:path o:connecttype="none"/>
                </v:shape>
                <v:shape id="Text Box 956" o:spid="_x0000_s1715"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rr78A&#10;AADcAAAADwAAAGRycy9kb3ducmV2LnhtbERPTYvCMBC9C/6HMMLeNNWD2GoUUaR7WVjd9T40Y1Ns&#10;JiWJtf77zWHB4+N9b3aDbUVPPjSOFcxnGQjiyumGawW/P6fpCkSIyBpbx6TgRQF22/Fog4V2Tz5T&#10;f4m1SCEcClRgYuwKKUNlyGKYuY44cTfnLcYEfS21x2cKt61cZNlSWmw4NRjs6GCoul8eVkF1Pw7H&#10;srka3z/s6lvn5etrWSr1MRn2axCRhvgW/7s/tYI8T/PTmXQ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4SuvvwAAANwAAAAPAAAAAAAAAAAAAAAAAJgCAABkcnMvZG93bnJl&#10;di54bWxQSwUGAAAAAAQABAD1AAAAhAMAAAAA&#10;" strokeweight="1pt">
                  <v:textbox style="mso-fit-shape-to-text:t" inset="1.5mm,1.3mm,1.5mm">
                    <w:txbxContent>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block=</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.UI.Block({width:</w:t>
                        </w:r>
                        <w:r w:rsidRPr="0039331A">
                          <w:rPr>
                            <w:color w:val="800000"/>
                            <w:sz w:val="18"/>
                            <w:szCs w:val="18"/>
                          </w:rPr>
                          <w:t>240</w:t>
                        </w:r>
                        <w:r w:rsidRPr="0039331A">
                          <w:rPr>
                            <w:sz w:val="18"/>
                            <w:szCs w:val="18"/>
                          </w:rPr>
                          <w:t>,height:</w:t>
                        </w:r>
                        <w:r w:rsidRPr="0039331A">
                          <w:rPr>
                            <w:color w:val="800000"/>
                            <w:sz w:val="18"/>
                            <w:szCs w:val="18"/>
                          </w:rPr>
                          <w:t>200</w:t>
                        </w:r>
                        <w:r w:rsidRPr="0039331A">
                          <w:rPr>
                            <w:sz w:val="18"/>
                            <w:szCs w:val="18"/>
                          </w:rPr>
                          <w:t>}).show();</w:t>
                        </w:r>
                      </w:p>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tg=</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.UI.TreeGrid;</w:t>
                        </w:r>
                      </w:p>
                      <w:p w:rsidR="0023747D" w:rsidRPr="0039331A" w:rsidRDefault="0023747D" w:rsidP="00375F9C">
                        <w:pPr>
                          <w:spacing w:line="240" w:lineRule="exact"/>
                          <w:rPr>
                            <w:sz w:val="18"/>
                            <w:szCs w:val="18"/>
                          </w:rPr>
                        </w:pPr>
                        <w:proofErr w:type="gramStart"/>
                        <w:r w:rsidRPr="0039331A">
                          <w:rPr>
                            <w:sz w:val="18"/>
                            <w:szCs w:val="18"/>
                          </w:rPr>
                          <w:t>tg.setRowHandler(</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setEditable(</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setHeader([</w:t>
                        </w:r>
                        <w:proofErr w:type="gramEnd"/>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"col1"</w:t>
                        </w:r>
                        <w:r w:rsidRPr="0039331A">
                          <w:rPr>
                            <w:rFonts w:hint="eastAsia"/>
                            <w:sz w:val="18"/>
                            <w:szCs w:val="18"/>
                          </w:rPr>
                          <w:t>, caption:</w:t>
                        </w:r>
                        <w:r w:rsidRPr="0039331A">
                          <w:rPr>
                            <w:rFonts w:hint="eastAsia"/>
                            <w:color w:val="FF00FF"/>
                            <w:sz w:val="18"/>
                            <w:szCs w:val="18"/>
                          </w:rPr>
                          <w:t>"</w:t>
                        </w:r>
                        <w:r>
                          <w:rPr>
                            <w:rFonts w:hint="eastAsia"/>
                            <w:color w:val="FF00FF"/>
                            <w:sz w:val="18"/>
                            <w:szCs w:val="18"/>
                          </w:rPr>
                          <w:t>Name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width:</w:t>
                        </w:r>
                        <w:r w:rsidRPr="0039331A">
                          <w:rPr>
                            <w:rFonts w:hint="eastAsia"/>
                            <w:color w:val="800000"/>
                            <w:sz w:val="18"/>
                            <w:szCs w:val="18"/>
                          </w:rPr>
                          <w:t>60</w:t>
                        </w:r>
                        <w:r w:rsidRPr="0039331A">
                          <w:rPr>
                            <w:rFonts w:hint="eastAsia"/>
                            <w:sz w:val="18"/>
                            <w:szCs w:val="18"/>
                          </w:rPr>
                          <w:t xml:space="preserve">, </w:t>
                        </w:r>
                        <w:r>
                          <w:rPr>
                            <w:rFonts w:hint="eastAsia"/>
                            <w:sz w:val="18"/>
                            <w:szCs w:val="18"/>
                          </w:rPr>
                          <w:t xml:space="preserve"> </w:t>
                        </w:r>
                        <w:r w:rsidRPr="0039331A">
                          <w:rPr>
                            <w:rFonts w:hint="eastAsia"/>
                            <w:sz w:val="18"/>
                            <w:szCs w:val="18"/>
                          </w:rPr>
                          <w:t xml:space="preserve">type: </w:t>
                        </w:r>
                        <w:r w:rsidRPr="0039331A">
                          <w:rPr>
                            <w:rFonts w:hint="eastAsia"/>
                            <w:color w:val="FF00FF"/>
                            <w:sz w:val="18"/>
                            <w:szCs w:val="18"/>
                          </w:rPr>
                          <w:t>'input'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"col2"</w:t>
                        </w:r>
                        <w:r w:rsidRPr="0039331A">
                          <w:rPr>
                            <w:rFonts w:hint="eastAsia"/>
                            <w:sz w:val="18"/>
                            <w:szCs w:val="18"/>
                          </w:rPr>
                          <w:t>, caption:</w:t>
                        </w:r>
                        <w:r w:rsidRPr="0039331A">
                          <w:rPr>
                            <w:rFonts w:hint="eastAsia"/>
                            <w:color w:val="FF00FF"/>
                            <w:sz w:val="18"/>
                            <w:szCs w:val="18"/>
                          </w:rPr>
                          <w:t>"</w:t>
                        </w:r>
                        <w:r>
                          <w:rPr>
                            <w:rFonts w:hint="eastAsia"/>
                            <w:color w:val="FF00FF"/>
                            <w:sz w:val="18"/>
                            <w:szCs w:val="18"/>
                          </w:rPr>
                          <w:t>Age</w:t>
                        </w:r>
                        <w:r w:rsidRPr="0039331A">
                          <w:rPr>
                            <w:rFonts w:hint="eastAsia"/>
                            <w:color w:val="FF00FF"/>
                            <w:sz w:val="18"/>
                            <w:szCs w:val="18"/>
                          </w:rPr>
                          <w:t>"</w:t>
                        </w:r>
                        <w:r w:rsidRPr="0039331A">
                          <w:rPr>
                            <w:rFonts w:hint="eastAsia"/>
                            <w:sz w:val="18"/>
                            <w:szCs w:val="18"/>
                          </w:rPr>
                          <w:t xml:space="preserve">, </w:t>
                        </w:r>
                        <w:r>
                          <w:rPr>
                            <w:rFonts w:hint="eastAsia"/>
                            <w:sz w:val="18"/>
                            <w:szCs w:val="18"/>
                          </w:rPr>
                          <w:t xml:space="preserve"> </w:t>
                        </w:r>
                        <w:r w:rsidRPr="0039331A">
                          <w:rPr>
                            <w:rFonts w:hint="eastAsia"/>
                            <w:sz w:val="18"/>
                            <w:szCs w:val="18"/>
                          </w:rPr>
                          <w:t>width:</w:t>
                        </w:r>
                        <w:r w:rsidRPr="0039331A">
                          <w:rPr>
                            <w:rFonts w:hint="eastAsia"/>
                            <w:color w:val="800000"/>
                            <w:sz w:val="18"/>
                            <w:szCs w:val="18"/>
                          </w:rPr>
                          <w:t>40</w:t>
                        </w:r>
                        <w:r w:rsidRPr="0039331A">
                          <w:rPr>
                            <w:rFonts w:hint="eastAsia"/>
                            <w:sz w:val="18"/>
                            <w:szCs w:val="18"/>
                          </w:rPr>
                          <w:t>,</w:t>
                        </w:r>
                        <w:r>
                          <w:rPr>
                            <w:rFonts w:hint="eastAsia"/>
                            <w:sz w:val="18"/>
                            <w:szCs w:val="18"/>
                          </w:rPr>
                          <w:t xml:space="preserve"> </w:t>
                        </w:r>
                        <w:r w:rsidRPr="0039331A">
                          <w:rPr>
                            <w:rFonts w:hint="eastAsia"/>
                            <w:sz w:val="18"/>
                            <w:szCs w:val="18"/>
                          </w:rPr>
                          <w:t xml:space="preserve"> type: </w:t>
                        </w:r>
                        <w:r w:rsidRPr="0039331A">
                          <w:rPr>
                            <w:rFonts w:hint="eastAsia"/>
                            <w:color w:val="FF00FF"/>
                            <w:sz w:val="18"/>
                            <w:szCs w:val="18"/>
                          </w:rPr>
                          <w:t>"number"</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"col3"</w:t>
                        </w:r>
                        <w:r w:rsidRPr="0039331A">
                          <w:rPr>
                            <w:rFonts w:hint="eastAsia"/>
                            <w:sz w:val="18"/>
                            <w:szCs w:val="18"/>
                          </w:rPr>
                          <w:t>, caption:</w:t>
                        </w:r>
                        <w:r w:rsidRPr="0039331A">
                          <w:rPr>
                            <w:rFonts w:hint="eastAsia"/>
                            <w:color w:val="FF00FF"/>
                            <w:sz w:val="18"/>
                            <w:szCs w:val="18"/>
                          </w:rPr>
                          <w:t>"</w:t>
                        </w:r>
                        <w:r>
                          <w:rPr>
                            <w:rFonts w:hint="eastAsia"/>
                            <w:color w:val="FF00FF"/>
                            <w:sz w:val="18"/>
                            <w:szCs w:val="18"/>
                          </w:rPr>
                          <w:t>Gender</w:t>
                        </w:r>
                        <w:r w:rsidRPr="0039331A">
                          <w:rPr>
                            <w:rFonts w:hint="eastAsia"/>
                            <w:color w:val="FF00FF"/>
                            <w:sz w:val="18"/>
                            <w:szCs w:val="18"/>
                          </w:rPr>
                          <w:t>"</w:t>
                        </w:r>
                        <w:r w:rsidRPr="0039331A">
                          <w:rPr>
                            <w:rFonts w:hint="eastAsia"/>
                            <w:sz w:val="18"/>
                            <w:szCs w:val="18"/>
                          </w:rPr>
                          <w:t>, width</w:t>
                        </w:r>
                        <w:proofErr w:type="gramStart"/>
                        <w:r w:rsidRPr="0039331A">
                          <w:rPr>
                            <w:rFonts w:hint="eastAsia"/>
                            <w:sz w:val="18"/>
                            <w:szCs w:val="18"/>
                          </w:rPr>
                          <w:t>:</w:t>
                        </w:r>
                        <w:r w:rsidRPr="0039331A">
                          <w:rPr>
                            <w:rFonts w:hint="eastAsia"/>
                            <w:color w:val="800000"/>
                            <w:sz w:val="18"/>
                            <w:szCs w:val="18"/>
                          </w:rPr>
                          <w:t>40</w:t>
                        </w:r>
                        <w:proofErr w:type="gramEnd"/>
                        <w:r w:rsidRPr="0039331A">
                          <w:rPr>
                            <w:rFonts w:hint="eastAsia"/>
                            <w:sz w:val="18"/>
                            <w:szCs w:val="18"/>
                          </w:rPr>
                          <w:t xml:space="preserve">, type: </w:t>
                        </w:r>
                        <w:r w:rsidRPr="0039331A">
                          <w:rPr>
                            <w:rFonts w:hint="eastAsia"/>
                            <w:color w:val="FF00FF"/>
                            <w:sz w:val="18"/>
                            <w:szCs w:val="18"/>
                          </w:rPr>
                          <w:t>"listbox"</w:t>
                        </w:r>
                        <w:r w:rsidRPr="0039331A">
                          <w:rPr>
                            <w:rFonts w:hint="eastAsia"/>
                            <w:sz w:val="18"/>
                            <w:szCs w:val="18"/>
                          </w:rPr>
                          <w:t>, editorListItems:[{id:</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{id:</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setRows([</w:t>
                        </w:r>
                        <w:proofErr w:type="gramEnd"/>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Jack</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23</w:t>
                        </w:r>
                        <w:proofErr w:type="gramEnd"/>
                        <w:r w:rsidRPr="0039331A">
                          <w:rPr>
                            <w:rFonts w:hint="eastAsia"/>
                            <w:sz w:val="18"/>
                            <w:szCs w:val="18"/>
                          </w:rPr>
                          <w:t>, {value:</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John</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25</w:t>
                        </w:r>
                        <w:proofErr w:type="gramEnd"/>
                        <w:r w:rsidRPr="0039331A">
                          <w:rPr>
                            <w:rFonts w:hint="eastAsia"/>
                            <w:sz w:val="18"/>
                            <w:szCs w:val="18"/>
                          </w:rPr>
                          <w:t>, {value:</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editable:</w:t>
                        </w:r>
                        <w:r w:rsidRPr="0039331A">
                          <w:rPr>
                            <w:rFonts w:hint="eastAsia"/>
                            <w:color w:val="0000FF"/>
                            <w:sz w:val="18"/>
                            <w:szCs w:val="18"/>
                          </w:rPr>
                          <w:t>true</w:t>
                        </w:r>
                        <w:r w:rsidRPr="0039331A">
                          <w:rPr>
                            <w:rFonts w:hint="eastAsia"/>
                            <w:sz w:val="18"/>
                            <w:szCs w:val="18"/>
                          </w:rPr>
                          <w:t xml:space="preserve"> }]</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show(</w:t>
                        </w:r>
                        <w:proofErr w:type="gramEnd"/>
                        <w:r w:rsidRPr="0039331A">
                          <w:rPr>
                            <w:sz w:val="18"/>
                            <w:szCs w:val="18"/>
                          </w:rPr>
                          <w:t>block)</w:t>
                        </w:r>
                      </w:p>
                    </w:txbxContent>
                  </v:textbox>
                </v:shape>
                <v:shape id="AutoShape 957" o:spid="_x0000_s1716" type="#_x0000_t62" style="position:absolute;left:24003;top:13868;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aZsUA&#10;AADcAAAADwAAAGRycy9kb3ducmV2LnhtbESPzWsCMRTE74L/Q3hCL1Kztih13SgiWHrw4geU3h6b&#10;537mZdmkZvvfN4WCx2FmfsNk28G04k69qywrmM8SEMS51RUXCq6Xw/MbCOeRNbaWScEPOdhuxqMM&#10;U20Dn+h+9oWIEHYpKii971IpXV6SQTezHXH0brY36KPsC6l7DBFuWvmSJEtpsOK4UGJH+5Ly5vxt&#10;FDSvzQ6n7/5QL8LtGI7hq/7MO6WeJsNuDcLT4B/h//aHVrBaze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xpmxQAAANwAAAAPAAAAAAAAAAAAAAAAAJgCAABkcnMv&#10;ZG93bnJldi54bWxQSwUGAAAAAAQABAD1AAAAigMAAAAA&#10;" adj="20751,46730" fillcolor="#ff9">
                  <v:textbox inset="0,0,0,0">
                    <w:txbxContent>
                      <w:p w:rsidR="0023747D" w:rsidRPr="000E23E9" w:rsidRDefault="0023747D" w:rsidP="00375F9C">
                        <w:pPr>
                          <w:rPr>
                            <w:szCs w:val="18"/>
                          </w:rPr>
                        </w:pPr>
                        <w:r>
                          <w:rPr>
                            <w:szCs w:val="18"/>
                          </w:rPr>
                          <w:t>O</w:t>
                        </w:r>
                        <w:r>
                          <w:rPr>
                            <w:rFonts w:hint="eastAsia"/>
                            <w:szCs w:val="18"/>
                          </w:rPr>
                          <w:t>nly this cell is editable</w:t>
                        </w:r>
                      </w:p>
                    </w:txbxContent>
                  </v:textbox>
                </v:shape>
                <v:shape id="AutoShape 958" o:spid="_x0000_s1717"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E3ILwA&#10;AADcAAAADwAAAGRycy9kb3ducmV2LnhtbERPyQrCMBC9C/5DGMGLaKoHl2oUEQqeBLf70IxtsZmU&#10;JNr69+YgeHy8fbPrTC3e5HxlWcF0koAgzq2uuFBwu2bjJQgfkDXWlknBhzzstv3eBlNtWz7T+xIK&#10;EUPYp6igDKFJpfR5SQb9xDbEkXtYZzBE6AqpHbYx3NRyliRzabDi2FBiQ4eS8uflZRQstA2tfOxP&#10;jkZHmj6Te5YdMqWGg26/BhGoC3/xz33UClazuDaeiUdAb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TcgvAAAANwAAAAPAAAAAAAAAAAAAAAAAJgCAABkcnMvZG93bnJldi54&#10;bWxQSwUGAAAAAAQABAD1AAAAgQM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txbxContent>
                  </v:textbox>
                </v:shape>
                <w10:anchorlock/>
              </v:group>
            </w:pict>
          </mc:Fallback>
        </mc:AlternateContent>
      </w:r>
    </w:p>
    <w:p w:rsidR="00375F9C" w:rsidRDefault="00375F9C" w:rsidP="00375F9C">
      <w:pPr>
        <w:rPr>
          <w:b/>
        </w:rPr>
      </w:pPr>
      <w:r w:rsidRPr="00CD2EDB">
        <w:rPr>
          <w:b/>
        </w:rPr>
        <w:t>Output</w:t>
      </w:r>
      <w:r w:rsidRPr="00CD2EDB">
        <w:rPr>
          <w:rFonts w:hint="eastAsia"/>
          <w:b/>
        </w:rPr>
        <w:t>:</w:t>
      </w:r>
    </w:p>
    <w:p w:rsidR="00375F9C" w:rsidRPr="00CD2EDB" w:rsidRDefault="005C781A" w:rsidP="00375F9C">
      <w:pPr>
        <w:rPr>
          <w:b/>
        </w:rPr>
      </w:pPr>
      <w:r>
        <w:rPr>
          <w:rFonts w:hint="eastAsia"/>
          <w:b/>
          <w:noProof/>
        </w:rPr>
        <w:lastRenderedPageBreak/>
        <w:drawing>
          <wp:inline distT="0" distB="0" distL="0" distR="0" wp14:anchorId="2D8080F3" wp14:editId="35DFAA0B">
            <wp:extent cx="2314575" cy="1095375"/>
            <wp:effectExtent l="0" t="0" r="9525"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14575" cy="109537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4" w:name="_Toc453071799"/>
      <w:r>
        <w:rPr>
          <w:rFonts w:hint="eastAsia"/>
        </w:rPr>
        <w:t>The Editor</w:t>
      </w:r>
      <w:bookmarkEnd w:id="164"/>
    </w:p>
    <w:p w:rsidR="00375F9C" w:rsidRDefault="00375F9C" w:rsidP="00375F9C">
      <w:r>
        <w:rPr>
          <w:rFonts w:hint="eastAsia"/>
        </w:rPr>
        <w:t xml:space="preserve">When a cell is set to editable, </w:t>
      </w:r>
      <w:r>
        <w:t>“</w:t>
      </w:r>
      <w:r>
        <w:rPr>
          <w:rFonts w:hint="eastAsia"/>
        </w:rPr>
        <w:t>active this cell</w:t>
      </w:r>
      <w:r>
        <w:t>”</w:t>
      </w:r>
      <w:r>
        <w:rPr>
          <w:rFonts w:hint="eastAsia"/>
        </w:rPr>
        <w:t xml:space="preserve"> will show a c</w:t>
      </w:r>
      <w:r w:rsidRPr="00E64CF2">
        <w:t>orresponding</w:t>
      </w:r>
      <w:r>
        <w:rPr>
          <w:rFonts w:hint="eastAsia"/>
        </w:rPr>
        <w:t xml:space="preserve"> editor. There are the following editors f</w:t>
      </w:r>
      <w:r w:rsidRPr="00E64CF2">
        <w:t>or different</w:t>
      </w:r>
      <w:r>
        <w:rPr>
          <w:rFonts w:hint="eastAsia"/>
        </w:rPr>
        <w:t xml:space="preserve"> cell types. </w:t>
      </w:r>
    </w:p>
    <w:p w:rsidR="00375F9C" w:rsidRDefault="00375F9C" w:rsidP="00E45D25">
      <w:pPr>
        <w:numPr>
          <w:ilvl w:val="1"/>
          <w:numId w:val="5"/>
        </w:numPr>
      </w:pPr>
      <w:r>
        <w:t>‘label’</w:t>
      </w:r>
      <w:r>
        <w:rPr>
          <w:rFonts w:hint="eastAsia"/>
        </w:rPr>
        <w:t>: readonly; no editor</w:t>
      </w:r>
    </w:p>
    <w:p w:rsidR="00375F9C" w:rsidRDefault="00375F9C" w:rsidP="00E45D25">
      <w:pPr>
        <w:numPr>
          <w:ilvl w:val="1"/>
          <w:numId w:val="5"/>
        </w:numPr>
      </w:pPr>
      <w:r>
        <w:t>‘button’</w:t>
      </w:r>
      <w:r>
        <w:rPr>
          <w:rFonts w:hint="eastAsia"/>
        </w:rPr>
        <w:t>: readonly;</w:t>
      </w:r>
      <w:r w:rsidRPr="00E64CF2">
        <w:rPr>
          <w:rFonts w:hint="eastAsia"/>
        </w:rPr>
        <w:t xml:space="preserve"> </w:t>
      </w:r>
      <w:r>
        <w:rPr>
          <w:rFonts w:hint="eastAsia"/>
        </w:rPr>
        <w:t>no editor</w:t>
      </w:r>
    </w:p>
    <w:p w:rsidR="00375F9C" w:rsidRDefault="00375F9C" w:rsidP="00E45D25">
      <w:pPr>
        <w:numPr>
          <w:ilvl w:val="1"/>
          <w:numId w:val="5"/>
        </w:numPr>
      </w:pPr>
      <w:r>
        <w:t>‘input’</w:t>
      </w:r>
      <w:r>
        <w:rPr>
          <w:rFonts w:hint="eastAsia"/>
        </w:rPr>
        <w:t xml:space="preserve">: normal </w:t>
      </w:r>
      <w:r w:rsidR="00704D04">
        <w:rPr>
          <w:rFonts w:hint="eastAsia"/>
        </w:rPr>
        <w:t>xui.</w:t>
      </w:r>
      <w:r>
        <w:rPr>
          <w:rFonts w:hint="eastAsia"/>
        </w:rPr>
        <w:t>UI.Input control</w:t>
      </w:r>
    </w:p>
    <w:p w:rsidR="00375F9C" w:rsidRDefault="00375F9C" w:rsidP="00E45D25">
      <w:pPr>
        <w:numPr>
          <w:ilvl w:val="1"/>
          <w:numId w:val="5"/>
        </w:numPr>
      </w:pPr>
      <w:r>
        <w:t>‘textarea’</w:t>
      </w:r>
      <w:r>
        <w:rPr>
          <w:rFonts w:hint="eastAsia"/>
        </w:rPr>
        <w:t xml:space="preserve">: multi lines </w:t>
      </w:r>
      <w:r w:rsidR="00704D04">
        <w:rPr>
          <w:rFonts w:hint="eastAsia"/>
        </w:rPr>
        <w:t>xui.</w:t>
      </w:r>
      <w:r>
        <w:rPr>
          <w:rFonts w:hint="eastAsia"/>
        </w:rPr>
        <w:t>UI.Input control</w:t>
      </w:r>
    </w:p>
    <w:p w:rsidR="00375F9C" w:rsidRDefault="00375F9C" w:rsidP="00E45D25">
      <w:pPr>
        <w:numPr>
          <w:ilvl w:val="1"/>
          <w:numId w:val="5"/>
        </w:numPr>
      </w:pPr>
      <w:r>
        <w:t>‘number’</w:t>
      </w:r>
      <w:r>
        <w:rPr>
          <w:rFonts w:hint="eastAsia"/>
        </w:rPr>
        <w:t xml:space="preserve">: number only </w:t>
      </w:r>
      <w:r w:rsidR="00704D04">
        <w:rPr>
          <w:rFonts w:hint="eastAsia"/>
        </w:rPr>
        <w:t>xui.</w:t>
      </w:r>
      <w:r>
        <w:rPr>
          <w:rFonts w:hint="eastAsia"/>
        </w:rPr>
        <w:t>UI.Input control</w:t>
      </w:r>
    </w:p>
    <w:p w:rsidR="00375F9C" w:rsidRDefault="00375F9C" w:rsidP="00E45D25">
      <w:pPr>
        <w:numPr>
          <w:ilvl w:val="1"/>
          <w:numId w:val="5"/>
        </w:numPr>
      </w:pPr>
      <w:r>
        <w:t>‘</w:t>
      </w:r>
      <w:r>
        <w:rPr>
          <w:rFonts w:hint="eastAsia"/>
        </w:rPr>
        <w:t>currency</w:t>
      </w:r>
      <w:r>
        <w:t>’</w:t>
      </w:r>
      <w:r>
        <w:rPr>
          <w:rFonts w:hint="eastAsia"/>
        </w:rPr>
        <w:t xml:space="preserve">: currency only </w:t>
      </w:r>
      <w:r w:rsidR="00704D04">
        <w:rPr>
          <w:rFonts w:hint="eastAsia"/>
        </w:rPr>
        <w:t>xui.</w:t>
      </w:r>
      <w:r>
        <w:rPr>
          <w:rFonts w:hint="eastAsia"/>
        </w:rPr>
        <w:t>UI.Input control</w:t>
      </w:r>
    </w:p>
    <w:p w:rsidR="00375F9C" w:rsidRDefault="00375F9C" w:rsidP="00E45D25">
      <w:pPr>
        <w:numPr>
          <w:ilvl w:val="1"/>
          <w:numId w:val="5"/>
        </w:numPr>
      </w:pPr>
      <w:r>
        <w:t>‘progress’</w:t>
      </w:r>
      <w:r>
        <w:rPr>
          <w:rFonts w:hint="eastAsia"/>
        </w:rPr>
        <w:t xml:space="preserve">: </w:t>
      </w:r>
      <w:r w:rsidR="00704D04">
        <w:rPr>
          <w:rFonts w:hint="eastAsia"/>
        </w:rPr>
        <w:t>xui.</w:t>
      </w:r>
      <w:r>
        <w:rPr>
          <w:rFonts w:hint="eastAsia"/>
        </w:rPr>
        <w:t>UI.ComboInput control, spin</w:t>
      </w:r>
    </w:p>
    <w:p w:rsidR="00375F9C" w:rsidRDefault="00375F9C" w:rsidP="00E45D25">
      <w:pPr>
        <w:numPr>
          <w:ilvl w:val="1"/>
          <w:numId w:val="5"/>
        </w:numPr>
      </w:pPr>
      <w:r>
        <w:t>‘combobox’</w:t>
      </w:r>
      <w:r>
        <w:rPr>
          <w:rFonts w:hint="eastAsia"/>
        </w:rPr>
        <w:t xml:space="preserve">: </w:t>
      </w:r>
      <w:r w:rsidR="00704D04">
        <w:rPr>
          <w:rFonts w:hint="eastAsia"/>
        </w:rPr>
        <w:t>xui.</w:t>
      </w:r>
      <w:r>
        <w:rPr>
          <w:rFonts w:hint="eastAsia"/>
        </w:rPr>
        <w:t>UI.ComboInput control, combobox</w:t>
      </w:r>
    </w:p>
    <w:p w:rsidR="00375F9C" w:rsidRDefault="00375F9C" w:rsidP="00E45D25">
      <w:pPr>
        <w:numPr>
          <w:ilvl w:val="1"/>
          <w:numId w:val="5"/>
        </w:numPr>
      </w:pPr>
      <w:r>
        <w:t>‘listbox’</w:t>
      </w:r>
      <w:r>
        <w:rPr>
          <w:rFonts w:hint="eastAsia"/>
        </w:rPr>
        <w:t xml:space="preserve">: </w:t>
      </w:r>
      <w:r w:rsidR="00704D04">
        <w:rPr>
          <w:rFonts w:hint="eastAsia"/>
        </w:rPr>
        <w:t>xui.</w:t>
      </w:r>
      <w:r>
        <w:rPr>
          <w:rFonts w:hint="eastAsia"/>
        </w:rPr>
        <w:t>UI.ComboInput control, listbox</w:t>
      </w:r>
    </w:p>
    <w:p w:rsidR="00375F9C" w:rsidRDefault="00375F9C" w:rsidP="00E45D25">
      <w:pPr>
        <w:numPr>
          <w:ilvl w:val="1"/>
          <w:numId w:val="5"/>
        </w:numPr>
      </w:pPr>
      <w:r>
        <w:t>‘getter’</w:t>
      </w:r>
      <w:r>
        <w:rPr>
          <w:rFonts w:hint="eastAsia"/>
        </w:rPr>
        <w:t xml:space="preserve">: </w:t>
      </w:r>
      <w:r w:rsidR="00704D04">
        <w:rPr>
          <w:rFonts w:hint="eastAsia"/>
        </w:rPr>
        <w:t>xui.</w:t>
      </w:r>
      <w:r>
        <w:rPr>
          <w:rFonts w:hint="eastAsia"/>
        </w:rPr>
        <w:t>UI.ComboInput control, getter</w:t>
      </w:r>
    </w:p>
    <w:p w:rsidR="00375F9C" w:rsidRDefault="00375F9C" w:rsidP="00E45D25">
      <w:pPr>
        <w:numPr>
          <w:ilvl w:val="1"/>
          <w:numId w:val="5"/>
        </w:numPr>
      </w:pPr>
      <w:r>
        <w:t>‘helpinput’</w:t>
      </w:r>
      <w:r>
        <w:rPr>
          <w:rFonts w:hint="eastAsia"/>
        </w:rPr>
        <w:t xml:space="preserve">: </w:t>
      </w:r>
      <w:r w:rsidR="00704D04">
        <w:rPr>
          <w:rFonts w:hint="eastAsia"/>
        </w:rPr>
        <w:t>xui.</w:t>
      </w:r>
      <w:r>
        <w:rPr>
          <w:rFonts w:hint="eastAsia"/>
        </w:rPr>
        <w:t>UI.ComboInput control, helpinput</w:t>
      </w:r>
    </w:p>
    <w:p w:rsidR="00375F9C" w:rsidRDefault="00375F9C" w:rsidP="00E45D25">
      <w:pPr>
        <w:numPr>
          <w:ilvl w:val="1"/>
          <w:numId w:val="5"/>
        </w:numPr>
      </w:pPr>
      <w:r>
        <w:t>‘cmdbox’</w:t>
      </w:r>
      <w:r>
        <w:rPr>
          <w:rFonts w:hint="eastAsia"/>
        </w:rPr>
        <w:t xml:space="preserve">: </w:t>
      </w:r>
      <w:r w:rsidR="00704D04">
        <w:rPr>
          <w:rFonts w:hint="eastAsia"/>
        </w:rPr>
        <w:t>xui.</w:t>
      </w:r>
      <w:r>
        <w:rPr>
          <w:rFonts w:hint="eastAsia"/>
        </w:rPr>
        <w:t>UI.ComboInput control, cmdbox</w:t>
      </w:r>
    </w:p>
    <w:p w:rsidR="00375F9C" w:rsidRDefault="00375F9C" w:rsidP="00E45D25">
      <w:pPr>
        <w:numPr>
          <w:ilvl w:val="1"/>
          <w:numId w:val="5"/>
        </w:numPr>
      </w:pPr>
      <w:r>
        <w:t>‘popbox’</w:t>
      </w:r>
      <w:r>
        <w:rPr>
          <w:rFonts w:hint="eastAsia"/>
        </w:rPr>
        <w:t xml:space="preserve">: </w:t>
      </w:r>
      <w:r w:rsidR="00704D04">
        <w:rPr>
          <w:rFonts w:hint="eastAsia"/>
        </w:rPr>
        <w:t>xui.</w:t>
      </w:r>
      <w:r>
        <w:rPr>
          <w:rFonts w:hint="eastAsia"/>
        </w:rPr>
        <w:t>UI.ComboInput control, popbox</w:t>
      </w:r>
    </w:p>
    <w:p w:rsidR="00375F9C" w:rsidRDefault="00375F9C" w:rsidP="00E45D25">
      <w:pPr>
        <w:numPr>
          <w:ilvl w:val="1"/>
          <w:numId w:val="5"/>
        </w:numPr>
      </w:pPr>
      <w:r>
        <w:t>‘time’</w:t>
      </w:r>
      <w:r>
        <w:rPr>
          <w:rFonts w:hint="eastAsia"/>
        </w:rPr>
        <w:t xml:space="preserve">: </w:t>
      </w:r>
      <w:r w:rsidR="00704D04">
        <w:rPr>
          <w:rFonts w:hint="eastAsia"/>
        </w:rPr>
        <w:t>xui.</w:t>
      </w:r>
      <w:r>
        <w:rPr>
          <w:rFonts w:hint="eastAsia"/>
        </w:rPr>
        <w:t>UI.ComboInput control, time</w:t>
      </w:r>
    </w:p>
    <w:p w:rsidR="00375F9C" w:rsidRDefault="00375F9C" w:rsidP="00E45D25">
      <w:pPr>
        <w:numPr>
          <w:ilvl w:val="1"/>
          <w:numId w:val="5"/>
        </w:numPr>
      </w:pPr>
      <w:r>
        <w:t>‘date’</w:t>
      </w:r>
      <w:r>
        <w:rPr>
          <w:rFonts w:hint="eastAsia"/>
        </w:rPr>
        <w:t xml:space="preserve">: </w:t>
      </w:r>
      <w:r w:rsidR="00704D04">
        <w:rPr>
          <w:rFonts w:hint="eastAsia"/>
        </w:rPr>
        <w:t>xui.</w:t>
      </w:r>
      <w:r>
        <w:rPr>
          <w:rFonts w:hint="eastAsia"/>
        </w:rPr>
        <w:t>UI.ComboInput control, date</w:t>
      </w:r>
    </w:p>
    <w:p w:rsidR="00375F9C" w:rsidRDefault="00375F9C" w:rsidP="00E45D25">
      <w:pPr>
        <w:numPr>
          <w:ilvl w:val="1"/>
          <w:numId w:val="5"/>
        </w:numPr>
      </w:pPr>
      <w:r>
        <w:t>‘color’</w:t>
      </w:r>
      <w:r>
        <w:rPr>
          <w:rFonts w:hint="eastAsia"/>
        </w:rPr>
        <w:t xml:space="preserve">: </w:t>
      </w:r>
      <w:r w:rsidR="00704D04">
        <w:rPr>
          <w:rFonts w:hint="eastAsia"/>
        </w:rPr>
        <w:t>xui.</w:t>
      </w:r>
      <w:r>
        <w:rPr>
          <w:rFonts w:hint="eastAsia"/>
        </w:rPr>
        <w:t xml:space="preserve">UI.ComboInput control, color </w:t>
      </w:r>
    </w:p>
    <w:p w:rsidR="00375F9C" w:rsidRPr="00E64CF2" w:rsidRDefault="00375F9C" w:rsidP="00375F9C">
      <w:pPr>
        <w:rPr>
          <w:b/>
        </w:rPr>
      </w:pPr>
      <w:r w:rsidRPr="00E64CF2">
        <w:rPr>
          <w:b/>
        </w:rPr>
        <w:t>I</w:t>
      </w:r>
      <w:r w:rsidRPr="00E64CF2">
        <w:rPr>
          <w:rFonts w:hint="eastAsia"/>
          <w:b/>
        </w:rPr>
        <w:t>nput:</w:t>
      </w:r>
    </w:p>
    <w:p w:rsidR="00375F9C" w:rsidRDefault="005C781A" w:rsidP="00375F9C">
      <w:r>
        <w:rPr>
          <w:noProof/>
        </w:rPr>
        <w:lastRenderedPageBreak/>
        <mc:AlternateContent>
          <mc:Choice Requires="wpc">
            <w:drawing>
              <wp:inline distT="0" distB="0" distL="0" distR="0" wp14:anchorId="608B3193" wp14:editId="56F9BC7A">
                <wp:extent cx="5257800" cy="3354705"/>
                <wp:effectExtent l="9525" t="0" r="9525" b="160020"/>
                <wp:docPr id="959" name="画布 9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9" name="Text Box 961"/>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block=</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.UI.Block({width:</w:t>
                              </w:r>
                              <w:r w:rsidRPr="00C73E33">
                                <w:rPr>
                                  <w:color w:val="800000"/>
                                  <w:sz w:val="18"/>
                                  <w:szCs w:val="18"/>
                                </w:rPr>
                                <w:t>300</w:t>
                              </w:r>
                              <w:r w:rsidRPr="00C73E33">
                                <w:rPr>
                                  <w:sz w:val="18"/>
                                  <w:szCs w:val="18"/>
                                </w:rPr>
                                <w:t>,height:</w:t>
                              </w:r>
                              <w:r w:rsidRPr="00C73E33">
                                <w:rPr>
                                  <w:color w:val="800000"/>
                                  <w:sz w:val="18"/>
                                  <w:szCs w:val="18"/>
                                </w:rPr>
                                <w:t>340</w:t>
                              </w:r>
                              <w:r w:rsidRPr="00C73E33">
                                <w:rPr>
                                  <w:sz w:val="18"/>
                                  <w:szCs w:val="18"/>
                                </w:rPr>
                                <w:t>}).show();</w:t>
                              </w:r>
                            </w:p>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tg=</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.UI.TreeGrid;</w:t>
                              </w:r>
                            </w:p>
                            <w:p w:rsidR="0023747D" w:rsidRPr="00C73E33" w:rsidRDefault="0023747D" w:rsidP="00375F9C">
                              <w:pPr>
                                <w:spacing w:line="240" w:lineRule="exact"/>
                                <w:rPr>
                                  <w:sz w:val="18"/>
                                  <w:szCs w:val="18"/>
                                </w:rPr>
                              </w:pPr>
                              <w:proofErr w:type="gramStart"/>
                              <w:r w:rsidRPr="00C73E33">
                                <w:rPr>
                                  <w:sz w:val="18"/>
                                  <w:szCs w:val="18"/>
                                </w:rPr>
                                <w:t>tg.setRowHandler(</w:t>
                              </w:r>
                              <w:proofErr w:type="gramEnd"/>
                              <w:r w:rsidRPr="00C73E33">
                                <w:rPr>
                                  <w:color w:val="0000FF"/>
                                  <w:sz w:val="18"/>
                                  <w:szCs w:val="18"/>
                                </w:rPr>
                                <w:t>false</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setEditable(</w:t>
                              </w:r>
                              <w:proofErr w:type="gramEnd"/>
                              <w:r w:rsidRPr="00C73E33">
                                <w:rPr>
                                  <w:color w:val="0000FF"/>
                                  <w:sz w:val="18"/>
                                  <w:szCs w:val="18"/>
                                </w:rPr>
                                <w:t>true</w:t>
                              </w:r>
                              <w:r w:rsidRPr="00C73E33">
                                <w:rPr>
                                  <w:sz w:val="18"/>
                                  <w:szCs w:val="18"/>
                                </w:rPr>
                                <w:t>)</w:t>
                              </w:r>
                            </w:p>
                            <w:p w:rsidR="0023747D" w:rsidRPr="00C73E33" w:rsidRDefault="0023747D" w:rsidP="00375F9C">
                              <w:pPr>
                                <w:spacing w:line="240" w:lineRule="exact"/>
                                <w:rPr>
                                  <w:sz w:val="18"/>
                                  <w:szCs w:val="18"/>
                                </w:rPr>
                              </w:pPr>
                              <w:r w:rsidRPr="00C73E33">
                                <w:rPr>
                                  <w:rFonts w:hint="eastAsia"/>
                                  <w:sz w:val="18"/>
                                  <w:szCs w:val="18"/>
                                </w:rPr>
                                <w:t>.</w:t>
                              </w:r>
                              <w:proofErr w:type="gramStart"/>
                              <w:r w:rsidRPr="00C73E33">
                                <w:rPr>
                                  <w:rFonts w:hint="eastAsia"/>
                                  <w:sz w:val="18"/>
                                  <w:szCs w:val="18"/>
                                </w:rPr>
                                <w:t>setHeader(</w:t>
                              </w:r>
                              <w:proofErr w:type="gramEnd"/>
                              <w:r w:rsidRPr="00C73E33">
                                <w:rPr>
                                  <w:rFonts w:hint="eastAsia"/>
                                  <w:sz w:val="18"/>
                                  <w:szCs w:val="18"/>
                                </w:rPr>
                                <w:t>[</w:t>
                              </w:r>
                              <w:r w:rsidRPr="00C73E33">
                                <w:rPr>
                                  <w:rFonts w:hint="eastAsia"/>
                                  <w:color w:val="FF00FF"/>
                                  <w:sz w:val="18"/>
                                  <w:szCs w:val="18"/>
                                </w:rPr>
                                <w:t>"</w:t>
                              </w:r>
                              <w:r>
                                <w:rPr>
                                  <w:rFonts w:hint="eastAsia"/>
                                  <w:color w:val="FF00FF"/>
                                  <w:sz w:val="18"/>
                                  <w:szCs w:val="18"/>
                                </w:rPr>
                                <w:t>Type</w:t>
                              </w:r>
                              <w:r w:rsidRPr="00C73E33">
                                <w:rPr>
                                  <w:rFonts w:hint="eastAsia"/>
                                  <w:color w:val="FF00FF"/>
                                  <w:sz w:val="18"/>
                                  <w:szCs w:val="18"/>
                                </w:rPr>
                                <w:t>"</w:t>
                              </w:r>
                              <w:r w:rsidRPr="00C73E33">
                                <w:rPr>
                                  <w:rFonts w:hint="eastAsia"/>
                                  <w:sz w:val="18"/>
                                  <w:szCs w:val="18"/>
                                </w:rPr>
                                <w:t>,</w:t>
                              </w:r>
                              <w:r w:rsidRPr="00C73E33">
                                <w:rPr>
                                  <w:rFonts w:hint="eastAsia"/>
                                  <w:color w:val="FF00FF"/>
                                  <w:sz w:val="18"/>
                                  <w:szCs w:val="18"/>
                                </w:rPr>
                                <w:t>"</w:t>
                              </w:r>
                              <w:r>
                                <w:rPr>
                                  <w:rFonts w:hint="eastAsia"/>
                                  <w:color w:val="FF00FF"/>
                                  <w:sz w:val="18"/>
                                  <w:szCs w:val="18"/>
                                </w:rPr>
                                <w:t>Cell UI</w:t>
                              </w:r>
                              <w:r w:rsidRPr="00C73E33">
                                <w:rPr>
                                  <w:rFonts w:hint="eastAsia"/>
                                  <w:color w:val="FF00FF"/>
                                  <w:sz w:val="18"/>
                                  <w:szCs w:val="18"/>
                                </w:rPr>
                                <w:t>"</w:t>
                              </w:r>
                              <w:r w:rsidRPr="00C73E33">
                                <w:rPr>
                                  <w:rFonts w:hint="eastAsia"/>
                                  <w:sz w:val="18"/>
                                  <w:szCs w:val="18"/>
                                </w:rPr>
                                <w:t>]).setRows([</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'label'</w:t>
                              </w:r>
                              <w:r w:rsidRPr="00C73E33">
                                <w:rPr>
                                  <w:sz w:val="18"/>
                                  <w:szCs w:val="18"/>
                                </w:rPr>
                                <w:t>,{type:</w:t>
                              </w:r>
                              <w:r w:rsidRPr="00C73E33">
                                <w:rPr>
                                  <w:color w:val="FF00FF"/>
                                  <w:sz w:val="18"/>
                                  <w:szCs w:val="18"/>
                                </w:rPr>
                                <w:t>'label'</w:t>
                              </w:r>
                              <w:r w:rsidRPr="00C73E33">
                                <w:rPr>
                                  <w:sz w:val="18"/>
                                  <w:szCs w:val="18"/>
                                </w:rPr>
                                <w:t>,value:</w:t>
                              </w:r>
                              <w:r w:rsidRPr="00C73E33">
                                <w:rPr>
                                  <w:color w:val="FF00FF"/>
                                  <w:sz w:val="18"/>
                                  <w:szCs w:val="18"/>
                                </w:rPr>
                                <w:t>'label'</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'button'</w:t>
                              </w:r>
                              <w:r w:rsidRPr="00C73E33">
                                <w:rPr>
                                  <w:sz w:val="18"/>
                                  <w:szCs w:val="18"/>
                                </w:rPr>
                                <w:t>,{type:</w:t>
                              </w:r>
                              <w:r w:rsidRPr="00C73E33">
                                <w:rPr>
                                  <w:color w:val="FF00FF"/>
                                  <w:sz w:val="18"/>
                                  <w:szCs w:val="18"/>
                                </w:rPr>
                                <w:t>'button'</w:t>
                              </w:r>
                              <w:r w:rsidRPr="00C73E33">
                                <w:rPr>
                                  <w:sz w:val="18"/>
                                  <w:szCs w:val="18"/>
                                </w:rPr>
                                <w:t>,value:</w:t>
                              </w:r>
                              <w:r w:rsidRPr="00C73E33">
                                <w:rPr>
                                  <w:color w:val="FF00FF"/>
                                  <w:sz w:val="18"/>
                                  <w:szCs w:val="18"/>
                                </w:rPr>
                                <w:t>'button'</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'input'</w:t>
                              </w:r>
                              <w:r w:rsidRPr="00C73E33">
                                <w:rPr>
                                  <w:sz w:val="18"/>
                                  <w:szCs w:val="18"/>
                                </w:rPr>
                                <w:t>,{type:</w:t>
                              </w:r>
                              <w:r w:rsidRPr="00C73E33">
                                <w:rPr>
                                  <w:color w:val="FF00FF"/>
                                  <w:sz w:val="18"/>
                                  <w:szCs w:val="18"/>
                                </w:rPr>
                                <w:t>'input'</w:t>
                              </w:r>
                              <w:r w:rsidRPr="00C73E33">
                                <w:rPr>
                                  <w:sz w:val="18"/>
                                  <w:szCs w:val="18"/>
                                </w:rPr>
                                <w:t>,value:</w:t>
                              </w:r>
                              <w:r w:rsidRPr="00C73E33">
                                <w:rPr>
                                  <w:color w:val="FF00FF"/>
                                  <w:sz w:val="18"/>
                                  <w:szCs w:val="18"/>
                                </w:rPr>
                                <w:t>'input'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'textarea'</w:t>
                              </w:r>
                              <w:r w:rsidRPr="00C73E33">
                                <w:rPr>
                                  <w:sz w:val="18"/>
                                  <w:szCs w:val="18"/>
                                </w:rPr>
                                <w:t>,{type:</w:t>
                              </w:r>
                              <w:r w:rsidRPr="00C73E33">
                                <w:rPr>
                                  <w:color w:val="FF00FF"/>
                                  <w:sz w:val="18"/>
                                  <w:szCs w:val="18"/>
                                </w:rPr>
                                <w:t>'textarea'</w:t>
                              </w:r>
                              <w:r w:rsidRPr="00C73E33">
                                <w:rPr>
                                  <w:sz w:val="18"/>
                                  <w:szCs w:val="18"/>
                                </w:rPr>
                                <w:t>,value:</w:t>
                              </w:r>
                              <w:r w:rsidRPr="00C73E33">
                                <w:rPr>
                                  <w:color w:val="FF00FF"/>
                                  <w:sz w:val="18"/>
                                  <w:szCs w:val="18"/>
                                </w:rPr>
                                <w:t>'textarea'</w:t>
                              </w:r>
                              <w:r w:rsidRPr="00C73E33">
                                <w:rPr>
                                  <w:sz w:val="18"/>
                                  <w:szCs w:val="18"/>
                                </w:rPr>
                                <w:t>}]},</w:t>
                              </w:r>
                            </w:p>
                            <w:p w:rsidR="0023747D" w:rsidRDefault="0023747D" w:rsidP="00375F9C">
                              <w:pPr>
                                <w:spacing w:line="240" w:lineRule="exact"/>
                                <w:ind w:firstLine="360"/>
                                <w:rPr>
                                  <w:sz w:val="18"/>
                                  <w:szCs w:val="18"/>
                                </w:rPr>
                              </w:pPr>
                              <w:r w:rsidRPr="00C73E33">
                                <w:rPr>
                                  <w:sz w:val="18"/>
                                  <w:szCs w:val="18"/>
                                </w:rPr>
                                <w:t>{</w:t>
                              </w:r>
                              <w:proofErr w:type="gramStart"/>
                              <w:r w:rsidRPr="00C73E33">
                                <w:rPr>
                                  <w:sz w:val="18"/>
                                  <w:szCs w:val="18"/>
                                </w:rPr>
                                <w:t>cells</w:t>
                              </w:r>
                              <w:proofErr w:type="gramEnd"/>
                              <w:r w:rsidRPr="00C73E33">
                                <w:rPr>
                                  <w:sz w:val="18"/>
                                  <w:szCs w:val="18"/>
                                </w:rPr>
                                <w:t>:[</w:t>
                              </w:r>
                              <w:r w:rsidRPr="00C73E33">
                                <w:rPr>
                                  <w:color w:val="FF00FF"/>
                                  <w:sz w:val="18"/>
                                  <w:szCs w:val="18"/>
                                </w:rPr>
                                <w:t>'number'</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'1.23'</w:t>
                              </w:r>
                              <w:r w:rsidRPr="00C73E33">
                                <w:rPr>
                                  <w:sz w:val="18"/>
                                  <w:szCs w:val="18"/>
                                </w:rPr>
                                <w:t>}]},</w:t>
                              </w:r>
                            </w:p>
                            <w:p w:rsidR="0023747D" w:rsidRPr="00E64CF2"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Pr>
                                  <w:color w:val="FF00FF"/>
                                  <w:sz w:val="18"/>
                                  <w:szCs w:val="18"/>
                                </w:rPr>
                                <w:t>'</w:t>
                              </w:r>
                              <w:r>
                                <w:rPr>
                                  <w:rFonts w:hint="eastAsia"/>
                                  <w:color w:val="FF00FF"/>
                                  <w:sz w:val="18"/>
                                  <w:szCs w:val="18"/>
                                </w:rPr>
                                <w:t>currencty</w:t>
                              </w:r>
                              <w:r w:rsidRPr="00C73E33">
                                <w:rPr>
                                  <w:color w:val="FF00FF"/>
                                  <w:sz w:val="18"/>
                                  <w:szCs w:val="18"/>
                                </w:rPr>
                                <w:t>'</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w:t>
                              </w:r>
                              <w:r>
                                <w:rPr>
                                  <w:rFonts w:hint="eastAsia"/>
                                  <w:color w:val="FF00FF"/>
                                  <w:sz w:val="18"/>
                                  <w:szCs w:val="18"/>
                                </w:rPr>
                                <w:t>2</w:t>
                              </w:r>
                              <w:r w:rsidRPr="00C73E33">
                                <w:rPr>
                                  <w:color w:val="FF00FF"/>
                                  <w:sz w:val="18"/>
                                  <w:szCs w:val="18"/>
                                </w:rPr>
                                <w:t>1.23'</w:t>
                              </w:r>
                              <w:r w:rsidRPr="00C73E33">
                                <w:rPr>
                                  <w:sz w:val="18"/>
                                  <w:szCs w:val="18"/>
                                </w:rPr>
                                <w:t>}]}</w:t>
                              </w:r>
                              <w:r>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'progress'</w:t>
                              </w:r>
                              <w:r w:rsidRPr="00C73E33">
                                <w:rPr>
                                  <w:sz w:val="18"/>
                                  <w:szCs w:val="18"/>
                                </w:rPr>
                                <w:t>,{type:</w:t>
                              </w:r>
                              <w:r w:rsidRPr="00C73E33">
                                <w:rPr>
                                  <w:color w:val="FF00FF"/>
                                  <w:sz w:val="18"/>
                                  <w:szCs w:val="18"/>
                                </w:rPr>
                                <w:t>'progress'</w:t>
                              </w:r>
                              <w:r w:rsidRPr="00C73E33">
                                <w:rPr>
                                  <w:sz w:val="18"/>
                                  <w:szCs w:val="18"/>
                                </w:rPr>
                                <w:t>,value:</w:t>
                              </w:r>
                              <w:r w:rsidRPr="00C73E33">
                                <w:rPr>
                                  <w:color w:val="FF00FF"/>
                                  <w:sz w:val="18"/>
                                  <w:szCs w:val="18"/>
                                </w:rPr>
                                <w:t>'0.85'</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'combobox'</w:t>
                              </w:r>
                              <w:r w:rsidRPr="00C73E33">
                                <w:rPr>
                                  <w:sz w:val="18"/>
                                  <w:szCs w:val="18"/>
                                </w:rPr>
                                <w:t>,{type:</w:t>
                              </w:r>
                              <w:r w:rsidRPr="00C73E33">
                                <w:rPr>
                                  <w:color w:val="FF00FF"/>
                                  <w:sz w:val="18"/>
                                  <w:szCs w:val="18"/>
                                </w:rPr>
                                <w:t>'combobox'</w:t>
                              </w:r>
                              <w:r w:rsidRPr="00C73E33">
                                <w:rPr>
                                  <w:sz w:val="18"/>
                                  <w:szCs w:val="18"/>
                                </w:rPr>
                                <w:t>,value:</w:t>
                              </w:r>
                              <w:r w:rsidRPr="00C73E33">
                                <w:rPr>
                                  <w:color w:val="FF00FF"/>
                                  <w:sz w:val="18"/>
                                  <w:szCs w:val="18"/>
                                </w:rPr>
                                <w:t>'combobox'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'listbox'</w:t>
                              </w:r>
                              <w:r w:rsidRPr="00C73E33">
                                <w:rPr>
                                  <w:sz w:val="18"/>
                                  <w:szCs w:val="18"/>
                                </w:rPr>
                                <w:t>,{type:</w:t>
                              </w:r>
                              <w:r w:rsidRPr="00C73E33">
                                <w:rPr>
                                  <w:color w:val="FF00FF"/>
                                  <w:sz w:val="18"/>
                                  <w:szCs w:val="18"/>
                                </w:rPr>
                                <w:t>'listbox'</w:t>
                              </w:r>
                              <w:r w:rsidRPr="00C73E33">
                                <w:rPr>
                                  <w:sz w:val="18"/>
                                  <w:szCs w:val="18"/>
                                </w:rPr>
                                <w:t>,value:</w:t>
                              </w:r>
                              <w:r w:rsidRPr="00C73E33">
                                <w:rPr>
                                  <w:color w:val="FF00FF"/>
                                  <w:sz w:val="18"/>
                                  <w:szCs w:val="18"/>
                                </w:rPr>
                                <w:t>'listbox'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'getter'</w:t>
                              </w:r>
                              <w:r w:rsidRPr="00C73E33">
                                <w:rPr>
                                  <w:sz w:val="18"/>
                                  <w:szCs w:val="18"/>
                                </w:rPr>
                                <w:t>,{type:</w:t>
                              </w:r>
                              <w:r w:rsidRPr="00C73E33">
                                <w:rPr>
                                  <w:color w:val="FF00FF"/>
                                  <w:sz w:val="18"/>
                                  <w:szCs w:val="18"/>
                                </w:rPr>
                                <w:t>'getter'</w:t>
                              </w:r>
                              <w:r w:rsidRPr="00C73E33">
                                <w:rPr>
                                  <w:sz w:val="18"/>
                                  <w:szCs w:val="18"/>
                                </w:rPr>
                                <w:t>,value:</w:t>
                              </w:r>
                              <w:r w:rsidRPr="00C73E33">
                                <w:rPr>
                                  <w:color w:val="FF00FF"/>
                                  <w:sz w:val="18"/>
                                  <w:szCs w:val="18"/>
                                </w:rPr>
                                <w:t>'getter'</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'helpinput'</w:t>
                              </w:r>
                              <w:r w:rsidRPr="00C73E33">
                                <w:rPr>
                                  <w:sz w:val="18"/>
                                  <w:szCs w:val="18"/>
                                </w:rPr>
                                <w:t>,{type:</w:t>
                              </w:r>
                              <w:r w:rsidRPr="00C73E33">
                                <w:rPr>
                                  <w:color w:val="FF00FF"/>
                                  <w:sz w:val="18"/>
                                  <w:szCs w:val="18"/>
                                </w:rPr>
                                <w:t>'helpinput'</w:t>
                              </w:r>
                              <w:r w:rsidRPr="00C73E33">
                                <w:rPr>
                                  <w:sz w:val="18"/>
                                  <w:szCs w:val="18"/>
                                </w:rPr>
                                <w:t>,value:</w:t>
                              </w:r>
                              <w:r w:rsidRPr="00C73E33">
                                <w:rPr>
                                  <w:color w:val="FF00FF"/>
                                  <w:sz w:val="18"/>
                                  <w:szCs w:val="18"/>
                                </w:rPr>
                                <w:t>'helpinput'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'cmdbox'</w:t>
                              </w:r>
                              <w:r w:rsidRPr="00C73E33">
                                <w:rPr>
                                  <w:sz w:val="18"/>
                                  <w:szCs w:val="18"/>
                                </w:rPr>
                                <w:t>,{type:</w:t>
                              </w:r>
                              <w:r w:rsidRPr="00C73E33">
                                <w:rPr>
                                  <w:color w:val="FF00FF"/>
                                  <w:sz w:val="18"/>
                                  <w:szCs w:val="18"/>
                                </w:rPr>
                                <w:t>'cmdbox'</w:t>
                              </w:r>
                              <w:r w:rsidRPr="00C73E33">
                                <w:rPr>
                                  <w:sz w:val="18"/>
                                  <w:szCs w:val="18"/>
                                </w:rPr>
                                <w:t>,value:</w:t>
                              </w:r>
                              <w:r w:rsidRPr="00C73E33">
                                <w:rPr>
                                  <w:color w:val="FF00FF"/>
                                  <w:sz w:val="18"/>
                                  <w:szCs w:val="18"/>
                                </w:rPr>
                                <w:t>'cmdbox'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'popbox'</w:t>
                              </w:r>
                              <w:r w:rsidRPr="00C73E33">
                                <w:rPr>
                                  <w:sz w:val="18"/>
                                  <w:szCs w:val="18"/>
                                </w:rPr>
                                <w:t>,{type:</w:t>
                              </w:r>
                              <w:r w:rsidRPr="00C73E33">
                                <w:rPr>
                                  <w:color w:val="FF00FF"/>
                                  <w:sz w:val="18"/>
                                  <w:szCs w:val="18"/>
                                </w:rPr>
                                <w:t>'popbox'</w:t>
                              </w:r>
                              <w:r w:rsidRPr="00C73E33">
                                <w:rPr>
                                  <w:sz w:val="18"/>
                                  <w:szCs w:val="18"/>
                                </w:rPr>
                                <w:t>,value:</w:t>
                              </w:r>
                              <w:r w:rsidRPr="00C73E33">
                                <w:rPr>
                                  <w:color w:val="FF00FF"/>
                                  <w:sz w:val="18"/>
                                  <w:szCs w:val="18"/>
                                </w:rPr>
                                <w:t>'popbox'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'time'</w:t>
                              </w:r>
                              <w:r w:rsidRPr="00C73E33">
                                <w:rPr>
                                  <w:sz w:val="18"/>
                                  <w:szCs w:val="18"/>
                                </w:rPr>
                                <w:t>,{type:</w:t>
                              </w:r>
                              <w:r w:rsidRPr="00C73E33">
                                <w:rPr>
                                  <w:color w:val="FF00FF"/>
                                  <w:sz w:val="18"/>
                                  <w:szCs w:val="18"/>
                                </w:rPr>
                                <w:t>'time'</w:t>
                              </w:r>
                              <w:r w:rsidRPr="00C73E33">
                                <w:rPr>
                                  <w:sz w:val="18"/>
                                  <w:szCs w:val="18"/>
                                </w:rPr>
                                <w:t>,value:</w:t>
                              </w:r>
                              <w:r w:rsidRPr="00C73E33">
                                <w:rPr>
                                  <w:color w:val="FF00FF"/>
                                  <w:sz w:val="18"/>
                                  <w:szCs w:val="18"/>
                                </w:rPr>
                                <w:t>'12:08'</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'date'</w:t>
                              </w:r>
                              <w:r w:rsidRPr="00C73E33">
                                <w:rPr>
                                  <w:sz w:val="18"/>
                                  <w:szCs w:val="18"/>
                                </w:rPr>
                                <w:t>,{type:</w:t>
                              </w:r>
                              <w:r w:rsidRPr="00C73E33">
                                <w:rPr>
                                  <w:color w:val="FF00FF"/>
                                  <w:sz w:val="18"/>
                                  <w:szCs w:val="18"/>
                                </w:rPr>
                                <w:t>'date'</w:t>
                              </w:r>
                              <w:r w:rsidRPr="00C73E33">
                                <w:rPr>
                                  <w:sz w:val="18"/>
                                  <w:szCs w:val="18"/>
                                </w:rPr>
                                <w:t>,value:(</w:t>
                              </w:r>
                              <w:r w:rsidRPr="00C73E33">
                                <w:rPr>
                                  <w:color w:val="0000FF"/>
                                  <w:sz w:val="18"/>
                                  <w:szCs w:val="18"/>
                                </w:rPr>
                                <w:t>new</w:t>
                              </w:r>
                              <w:r w:rsidRPr="00C73E33">
                                <w:rPr>
                                  <w:sz w:val="18"/>
                                  <w:szCs w:val="18"/>
                                </w:rPr>
                                <w:t xml:space="preserve"> Date).getTime()}]},</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'color'</w:t>
                              </w:r>
                              <w:r w:rsidRPr="00C73E33">
                                <w:rPr>
                                  <w:sz w:val="18"/>
                                  <w:szCs w:val="18"/>
                                </w:rPr>
                                <w:t>,{type:</w:t>
                              </w:r>
                              <w:r w:rsidRPr="00C73E33">
                                <w:rPr>
                                  <w:color w:val="FF00FF"/>
                                  <w:sz w:val="18"/>
                                  <w:szCs w:val="18"/>
                                </w:rPr>
                                <w:t>'color'</w:t>
                              </w:r>
                              <w:r w:rsidRPr="00C73E33">
                                <w:rPr>
                                  <w:sz w:val="18"/>
                                  <w:szCs w:val="18"/>
                                </w:rPr>
                                <w:t>,value:</w:t>
                              </w:r>
                              <w:r w:rsidRPr="00C73E33">
                                <w:rPr>
                                  <w:color w:val="FF00FF"/>
                                  <w:sz w:val="18"/>
                                  <w:szCs w:val="18"/>
                                </w:rPr>
                                <w:t>'#00ff00'</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show(</w:t>
                              </w:r>
                              <w:proofErr w:type="gramEnd"/>
                              <w:r w:rsidRPr="00C73E33">
                                <w:rPr>
                                  <w:sz w:val="18"/>
                                  <w:szCs w:val="18"/>
                                </w:rPr>
                                <w:t>block)</w:t>
                              </w:r>
                            </w:p>
                          </w:txbxContent>
                        </wps:txbx>
                        <wps:bodyPr rot="0" vert="horz" wrap="square" lIns="54000" tIns="46800" rIns="54000" bIns="45720" anchor="t" anchorCtr="0" upright="1">
                          <a:spAutoFit/>
                        </wps:bodyPr>
                      </wps:wsp>
                    </wpc:wpc>
                  </a:graphicData>
                </a:graphic>
              </wp:inline>
            </w:drawing>
          </mc:Choice>
          <mc:Fallback>
            <w:pict>
              <v:group id="画布 959" o:spid="_x0000_s1718" editas="canvas" style="width:414pt;height:264.15pt;mso-position-horizontal-relative:char;mso-position-vertical-relative:line" coordsize="52578,3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">
                <v:shape id="_x0000_s1719" type="#_x0000_t75" style="position:absolute;width:52578;height:33547;visibility:visible;mso-wrap-style:square">
                  <v:fill o:detectmouseclick="t"/>
                  <v:path o:connecttype="none"/>
                </v:shape>
                <v:shape id="Text Box 961" o:spid="_x0000_s1720"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U78MA&#10;AADcAAAADwAAAGRycy9kb3ducmV2LnhtbESPQWvCQBSE70L/w/IK3nRTD5KkriJKiZdC1fb+yL5m&#10;g9m3YXeN8d+7hYLHYWa+YVab0XZiIB9axwre5hkI4trplhsF3+ePWQ4iRGSNnWNScKcAm/XLZIWl&#10;djc+0nCKjUgQDiUqMDH2pZShNmQxzF1PnLxf5y3GJH0jtcdbgttOLrJsKS22nBYM9rQzVF9OV6ug&#10;vuzHfdX+GD9cbf6li+r+uayUmr6O23cQkcb4DP+3D1pBkRfwdy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IU78MAAADcAAAADwAAAAAAAAAAAAAAAACYAgAAZHJzL2Rv&#10;d25yZXYueG1sUEsFBgAAAAAEAAQA9QAAAIgDAAAAAA==&#10;" strokeweight="1pt">
                  <v:textbox style="mso-fit-shape-to-text:t" inset="1.5mm,1.3mm,1.5mm">
                    <w:txbxContent>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block=</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.UI.Block({width:</w:t>
                        </w:r>
                        <w:r w:rsidRPr="00C73E33">
                          <w:rPr>
                            <w:color w:val="800000"/>
                            <w:sz w:val="18"/>
                            <w:szCs w:val="18"/>
                          </w:rPr>
                          <w:t>300</w:t>
                        </w:r>
                        <w:r w:rsidRPr="00C73E33">
                          <w:rPr>
                            <w:sz w:val="18"/>
                            <w:szCs w:val="18"/>
                          </w:rPr>
                          <w:t>,height:</w:t>
                        </w:r>
                        <w:r w:rsidRPr="00C73E33">
                          <w:rPr>
                            <w:color w:val="800000"/>
                            <w:sz w:val="18"/>
                            <w:szCs w:val="18"/>
                          </w:rPr>
                          <w:t>340</w:t>
                        </w:r>
                        <w:r w:rsidRPr="00C73E33">
                          <w:rPr>
                            <w:sz w:val="18"/>
                            <w:szCs w:val="18"/>
                          </w:rPr>
                          <w:t>}).show();</w:t>
                        </w:r>
                      </w:p>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tg=</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.UI.TreeGrid;</w:t>
                        </w:r>
                      </w:p>
                      <w:p w:rsidR="0023747D" w:rsidRPr="00C73E33" w:rsidRDefault="0023747D" w:rsidP="00375F9C">
                        <w:pPr>
                          <w:spacing w:line="240" w:lineRule="exact"/>
                          <w:rPr>
                            <w:sz w:val="18"/>
                            <w:szCs w:val="18"/>
                          </w:rPr>
                        </w:pPr>
                        <w:proofErr w:type="gramStart"/>
                        <w:r w:rsidRPr="00C73E33">
                          <w:rPr>
                            <w:sz w:val="18"/>
                            <w:szCs w:val="18"/>
                          </w:rPr>
                          <w:t>tg.setRowHandler(</w:t>
                        </w:r>
                        <w:proofErr w:type="gramEnd"/>
                        <w:r w:rsidRPr="00C73E33">
                          <w:rPr>
                            <w:color w:val="0000FF"/>
                            <w:sz w:val="18"/>
                            <w:szCs w:val="18"/>
                          </w:rPr>
                          <w:t>false</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setEditable(</w:t>
                        </w:r>
                        <w:proofErr w:type="gramEnd"/>
                        <w:r w:rsidRPr="00C73E33">
                          <w:rPr>
                            <w:color w:val="0000FF"/>
                            <w:sz w:val="18"/>
                            <w:szCs w:val="18"/>
                          </w:rPr>
                          <w:t>true</w:t>
                        </w:r>
                        <w:r w:rsidRPr="00C73E33">
                          <w:rPr>
                            <w:sz w:val="18"/>
                            <w:szCs w:val="18"/>
                          </w:rPr>
                          <w:t>)</w:t>
                        </w:r>
                      </w:p>
                      <w:p w:rsidR="0023747D" w:rsidRPr="00C73E33" w:rsidRDefault="0023747D" w:rsidP="00375F9C">
                        <w:pPr>
                          <w:spacing w:line="240" w:lineRule="exact"/>
                          <w:rPr>
                            <w:sz w:val="18"/>
                            <w:szCs w:val="18"/>
                          </w:rPr>
                        </w:pPr>
                        <w:r w:rsidRPr="00C73E33">
                          <w:rPr>
                            <w:rFonts w:hint="eastAsia"/>
                            <w:sz w:val="18"/>
                            <w:szCs w:val="18"/>
                          </w:rPr>
                          <w:t>.</w:t>
                        </w:r>
                        <w:proofErr w:type="gramStart"/>
                        <w:r w:rsidRPr="00C73E33">
                          <w:rPr>
                            <w:rFonts w:hint="eastAsia"/>
                            <w:sz w:val="18"/>
                            <w:szCs w:val="18"/>
                          </w:rPr>
                          <w:t>setHeader(</w:t>
                        </w:r>
                        <w:proofErr w:type="gramEnd"/>
                        <w:r w:rsidRPr="00C73E33">
                          <w:rPr>
                            <w:rFonts w:hint="eastAsia"/>
                            <w:sz w:val="18"/>
                            <w:szCs w:val="18"/>
                          </w:rPr>
                          <w:t>[</w:t>
                        </w:r>
                        <w:r w:rsidRPr="00C73E33">
                          <w:rPr>
                            <w:rFonts w:hint="eastAsia"/>
                            <w:color w:val="FF00FF"/>
                            <w:sz w:val="18"/>
                            <w:szCs w:val="18"/>
                          </w:rPr>
                          <w:t>"</w:t>
                        </w:r>
                        <w:r>
                          <w:rPr>
                            <w:rFonts w:hint="eastAsia"/>
                            <w:color w:val="FF00FF"/>
                            <w:sz w:val="18"/>
                            <w:szCs w:val="18"/>
                          </w:rPr>
                          <w:t>Type</w:t>
                        </w:r>
                        <w:r w:rsidRPr="00C73E33">
                          <w:rPr>
                            <w:rFonts w:hint="eastAsia"/>
                            <w:color w:val="FF00FF"/>
                            <w:sz w:val="18"/>
                            <w:szCs w:val="18"/>
                          </w:rPr>
                          <w:t>"</w:t>
                        </w:r>
                        <w:r w:rsidRPr="00C73E33">
                          <w:rPr>
                            <w:rFonts w:hint="eastAsia"/>
                            <w:sz w:val="18"/>
                            <w:szCs w:val="18"/>
                          </w:rPr>
                          <w:t>,</w:t>
                        </w:r>
                        <w:r w:rsidRPr="00C73E33">
                          <w:rPr>
                            <w:rFonts w:hint="eastAsia"/>
                            <w:color w:val="FF00FF"/>
                            <w:sz w:val="18"/>
                            <w:szCs w:val="18"/>
                          </w:rPr>
                          <w:t>"</w:t>
                        </w:r>
                        <w:r>
                          <w:rPr>
                            <w:rFonts w:hint="eastAsia"/>
                            <w:color w:val="FF00FF"/>
                            <w:sz w:val="18"/>
                            <w:szCs w:val="18"/>
                          </w:rPr>
                          <w:t>Cell UI</w:t>
                        </w:r>
                        <w:r w:rsidRPr="00C73E33">
                          <w:rPr>
                            <w:rFonts w:hint="eastAsia"/>
                            <w:color w:val="FF00FF"/>
                            <w:sz w:val="18"/>
                            <w:szCs w:val="18"/>
                          </w:rPr>
                          <w:t>"</w:t>
                        </w:r>
                        <w:r w:rsidRPr="00C73E33">
                          <w:rPr>
                            <w:rFonts w:hint="eastAsia"/>
                            <w:sz w:val="18"/>
                            <w:szCs w:val="18"/>
                          </w:rPr>
                          <w:t>]).setRows([</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'label'</w:t>
                        </w:r>
                        <w:r w:rsidRPr="00C73E33">
                          <w:rPr>
                            <w:sz w:val="18"/>
                            <w:szCs w:val="18"/>
                          </w:rPr>
                          <w:t>,{type:</w:t>
                        </w:r>
                        <w:r w:rsidRPr="00C73E33">
                          <w:rPr>
                            <w:color w:val="FF00FF"/>
                            <w:sz w:val="18"/>
                            <w:szCs w:val="18"/>
                          </w:rPr>
                          <w:t>'label'</w:t>
                        </w:r>
                        <w:r w:rsidRPr="00C73E33">
                          <w:rPr>
                            <w:sz w:val="18"/>
                            <w:szCs w:val="18"/>
                          </w:rPr>
                          <w:t>,value:</w:t>
                        </w:r>
                        <w:r w:rsidRPr="00C73E33">
                          <w:rPr>
                            <w:color w:val="FF00FF"/>
                            <w:sz w:val="18"/>
                            <w:szCs w:val="18"/>
                          </w:rPr>
                          <w:t>'label'</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'button'</w:t>
                        </w:r>
                        <w:r w:rsidRPr="00C73E33">
                          <w:rPr>
                            <w:sz w:val="18"/>
                            <w:szCs w:val="18"/>
                          </w:rPr>
                          <w:t>,{type:</w:t>
                        </w:r>
                        <w:r w:rsidRPr="00C73E33">
                          <w:rPr>
                            <w:color w:val="FF00FF"/>
                            <w:sz w:val="18"/>
                            <w:szCs w:val="18"/>
                          </w:rPr>
                          <w:t>'button'</w:t>
                        </w:r>
                        <w:r w:rsidRPr="00C73E33">
                          <w:rPr>
                            <w:sz w:val="18"/>
                            <w:szCs w:val="18"/>
                          </w:rPr>
                          <w:t>,value:</w:t>
                        </w:r>
                        <w:r w:rsidRPr="00C73E33">
                          <w:rPr>
                            <w:color w:val="FF00FF"/>
                            <w:sz w:val="18"/>
                            <w:szCs w:val="18"/>
                          </w:rPr>
                          <w:t>'button'</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'input'</w:t>
                        </w:r>
                        <w:r w:rsidRPr="00C73E33">
                          <w:rPr>
                            <w:sz w:val="18"/>
                            <w:szCs w:val="18"/>
                          </w:rPr>
                          <w:t>,{type:</w:t>
                        </w:r>
                        <w:r w:rsidRPr="00C73E33">
                          <w:rPr>
                            <w:color w:val="FF00FF"/>
                            <w:sz w:val="18"/>
                            <w:szCs w:val="18"/>
                          </w:rPr>
                          <w:t>'input'</w:t>
                        </w:r>
                        <w:r w:rsidRPr="00C73E33">
                          <w:rPr>
                            <w:sz w:val="18"/>
                            <w:szCs w:val="18"/>
                          </w:rPr>
                          <w:t>,value:</w:t>
                        </w:r>
                        <w:r w:rsidRPr="00C73E33">
                          <w:rPr>
                            <w:color w:val="FF00FF"/>
                            <w:sz w:val="18"/>
                            <w:szCs w:val="18"/>
                          </w:rPr>
                          <w:t>'input'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'textarea'</w:t>
                        </w:r>
                        <w:r w:rsidRPr="00C73E33">
                          <w:rPr>
                            <w:sz w:val="18"/>
                            <w:szCs w:val="18"/>
                          </w:rPr>
                          <w:t>,{type:</w:t>
                        </w:r>
                        <w:r w:rsidRPr="00C73E33">
                          <w:rPr>
                            <w:color w:val="FF00FF"/>
                            <w:sz w:val="18"/>
                            <w:szCs w:val="18"/>
                          </w:rPr>
                          <w:t>'textarea'</w:t>
                        </w:r>
                        <w:r w:rsidRPr="00C73E33">
                          <w:rPr>
                            <w:sz w:val="18"/>
                            <w:szCs w:val="18"/>
                          </w:rPr>
                          <w:t>,value:</w:t>
                        </w:r>
                        <w:r w:rsidRPr="00C73E33">
                          <w:rPr>
                            <w:color w:val="FF00FF"/>
                            <w:sz w:val="18"/>
                            <w:szCs w:val="18"/>
                          </w:rPr>
                          <w:t>'textarea'</w:t>
                        </w:r>
                        <w:r w:rsidRPr="00C73E33">
                          <w:rPr>
                            <w:sz w:val="18"/>
                            <w:szCs w:val="18"/>
                          </w:rPr>
                          <w:t>}]},</w:t>
                        </w:r>
                      </w:p>
                      <w:p w:rsidR="0023747D" w:rsidRDefault="0023747D" w:rsidP="00375F9C">
                        <w:pPr>
                          <w:spacing w:line="240" w:lineRule="exact"/>
                          <w:ind w:firstLine="360"/>
                          <w:rPr>
                            <w:sz w:val="18"/>
                            <w:szCs w:val="18"/>
                          </w:rPr>
                        </w:pPr>
                        <w:r w:rsidRPr="00C73E33">
                          <w:rPr>
                            <w:sz w:val="18"/>
                            <w:szCs w:val="18"/>
                          </w:rPr>
                          <w:t>{</w:t>
                        </w:r>
                        <w:proofErr w:type="gramStart"/>
                        <w:r w:rsidRPr="00C73E33">
                          <w:rPr>
                            <w:sz w:val="18"/>
                            <w:szCs w:val="18"/>
                          </w:rPr>
                          <w:t>cells</w:t>
                        </w:r>
                        <w:proofErr w:type="gramEnd"/>
                        <w:r w:rsidRPr="00C73E33">
                          <w:rPr>
                            <w:sz w:val="18"/>
                            <w:szCs w:val="18"/>
                          </w:rPr>
                          <w:t>:[</w:t>
                        </w:r>
                        <w:r w:rsidRPr="00C73E33">
                          <w:rPr>
                            <w:color w:val="FF00FF"/>
                            <w:sz w:val="18"/>
                            <w:szCs w:val="18"/>
                          </w:rPr>
                          <w:t>'number'</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'1.23'</w:t>
                        </w:r>
                        <w:r w:rsidRPr="00C73E33">
                          <w:rPr>
                            <w:sz w:val="18"/>
                            <w:szCs w:val="18"/>
                          </w:rPr>
                          <w:t>}]},</w:t>
                        </w:r>
                      </w:p>
                      <w:p w:rsidR="0023747D" w:rsidRPr="00E64CF2"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Pr>
                            <w:color w:val="FF00FF"/>
                            <w:sz w:val="18"/>
                            <w:szCs w:val="18"/>
                          </w:rPr>
                          <w:t>'</w:t>
                        </w:r>
                        <w:r>
                          <w:rPr>
                            <w:rFonts w:hint="eastAsia"/>
                            <w:color w:val="FF00FF"/>
                            <w:sz w:val="18"/>
                            <w:szCs w:val="18"/>
                          </w:rPr>
                          <w:t>currencty</w:t>
                        </w:r>
                        <w:r w:rsidRPr="00C73E33">
                          <w:rPr>
                            <w:color w:val="FF00FF"/>
                            <w:sz w:val="18"/>
                            <w:szCs w:val="18"/>
                          </w:rPr>
                          <w:t>'</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w:t>
                        </w:r>
                        <w:r>
                          <w:rPr>
                            <w:rFonts w:hint="eastAsia"/>
                            <w:color w:val="FF00FF"/>
                            <w:sz w:val="18"/>
                            <w:szCs w:val="18"/>
                          </w:rPr>
                          <w:t>2</w:t>
                        </w:r>
                        <w:r w:rsidRPr="00C73E33">
                          <w:rPr>
                            <w:color w:val="FF00FF"/>
                            <w:sz w:val="18"/>
                            <w:szCs w:val="18"/>
                          </w:rPr>
                          <w:t>1.23'</w:t>
                        </w:r>
                        <w:r w:rsidRPr="00C73E33">
                          <w:rPr>
                            <w:sz w:val="18"/>
                            <w:szCs w:val="18"/>
                          </w:rPr>
                          <w:t>}]}</w:t>
                        </w:r>
                        <w:r>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'progress'</w:t>
                        </w:r>
                        <w:r w:rsidRPr="00C73E33">
                          <w:rPr>
                            <w:sz w:val="18"/>
                            <w:szCs w:val="18"/>
                          </w:rPr>
                          <w:t>,{type:</w:t>
                        </w:r>
                        <w:r w:rsidRPr="00C73E33">
                          <w:rPr>
                            <w:color w:val="FF00FF"/>
                            <w:sz w:val="18"/>
                            <w:szCs w:val="18"/>
                          </w:rPr>
                          <w:t>'progress'</w:t>
                        </w:r>
                        <w:r w:rsidRPr="00C73E33">
                          <w:rPr>
                            <w:sz w:val="18"/>
                            <w:szCs w:val="18"/>
                          </w:rPr>
                          <w:t>,value:</w:t>
                        </w:r>
                        <w:r w:rsidRPr="00C73E33">
                          <w:rPr>
                            <w:color w:val="FF00FF"/>
                            <w:sz w:val="18"/>
                            <w:szCs w:val="18"/>
                          </w:rPr>
                          <w:t>'0.85'</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'combobox'</w:t>
                        </w:r>
                        <w:r w:rsidRPr="00C73E33">
                          <w:rPr>
                            <w:sz w:val="18"/>
                            <w:szCs w:val="18"/>
                          </w:rPr>
                          <w:t>,{type:</w:t>
                        </w:r>
                        <w:r w:rsidRPr="00C73E33">
                          <w:rPr>
                            <w:color w:val="FF00FF"/>
                            <w:sz w:val="18"/>
                            <w:szCs w:val="18"/>
                          </w:rPr>
                          <w:t>'combobox'</w:t>
                        </w:r>
                        <w:r w:rsidRPr="00C73E33">
                          <w:rPr>
                            <w:sz w:val="18"/>
                            <w:szCs w:val="18"/>
                          </w:rPr>
                          <w:t>,value:</w:t>
                        </w:r>
                        <w:r w:rsidRPr="00C73E33">
                          <w:rPr>
                            <w:color w:val="FF00FF"/>
                            <w:sz w:val="18"/>
                            <w:szCs w:val="18"/>
                          </w:rPr>
                          <w:t>'combobox'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'listbox'</w:t>
                        </w:r>
                        <w:r w:rsidRPr="00C73E33">
                          <w:rPr>
                            <w:sz w:val="18"/>
                            <w:szCs w:val="18"/>
                          </w:rPr>
                          <w:t>,{type:</w:t>
                        </w:r>
                        <w:r w:rsidRPr="00C73E33">
                          <w:rPr>
                            <w:color w:val="FF00FF"/>
                            <w:sz w:val="18"/>
                            <w:szCs w:val="18"/>
                          </w:rPr>
                          <w:t>'listbox'</w:t>
                        </w:r>
                        <w:r w:rsidRPr="00C73E33">
                          <w:rPr>
                            <w:sz w:val="18"/>
                            <w:szCs w:val="18"/>
                          </w:rPr>
                          <w:t>,value:</w:t>
                        </w:r>
                        <w:r w:rsidRPr="00C73E33">
                          <w:rPr>
                            <w:color w:val="FF00FF"/>
                            <w:sz w:val="18"/>
                            <w:szCs w:val="18"/>
                          </w:rPr>
                          <w:t>'listbox'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'getter'</w:t>
                        </w:r>
                        <w:r w:rsidRPr="00C73E33">
                          <w:rPr>
                            <w:sz w:val="18"/>
                            <w:szCs w:val="18"/>
                          </w:rPr>
                          <w:t>,{type:</w:t>
                        </w:r>
                        <w:r w:rsidRPr="00C73E33">
                          <w:rPr>
                            <w:color w:val="FF00FF"/>
                            <w:sz w:val="18"/>
                            <w:szCs w:val="18"/>
                          </w:rPr>
                          <w:t>'getter'</w:t>
                        </w:r>
                        <w:r w:rsidRPr="00C73E33">
                          <w:rPr>
                            <w:sz w:val="18"/>
                            <w:szCs w:val="18"/>
                          </w:rPr>
                          <w:t>,value:</w:t>
                        </w:r>
                        <w:r w:rsidRPr="00C73E33">
                          <w:rPr>
                            <w:color w:val="FF00FF"/>
                            <w:sz w:val="18"/>
                            <w:szCs w:val="18"/>
                          </w:rPr>
                          <w:t>'getter'</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'helpinput'</w:t>
                        </w:r>
                        <w:r w:rsidRPr="00C73E33">
                          <w:rPr>
                            <w:sz w:val="18"/>
                            <w:szCs w:val="18"/>
                          </w:rPr>
                          <w:t>,{type:</w:t>
                        </w:r>
                        <w:r w:rsidRPr="00C73E33">
                          <w:rPr>
                            <w:color w:val="FF00FF"/>
                            <w:sz w:val="18"/>
                            <w:szCs w:val="18"/>
                          </w:rPr>
                          <w:t>'helpinput'</w:t>
                        </w:r>
                        <w:r w:rsidRPr="00C73E33">
                          <w:rPr>
                            <w:sz w:val="18"/>
                            <w:szCs w:val="18"/>
                          </w:rPr>
                          <w:t>,value:</w:t>
                        </w:r>
                        <w:r w:rsidRPr="00C73E33">
                          <w:rPr>
                            <w:color w:val="FF00FF"/>
                            <w:sz w:val="18"/>
                            <w:szCs w:val="18"/>
                          </w:rPr>
                          <w:t>'helpinput'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'cmdbox'</w:t>
                        </w:r>
                        <w:r w:rsidRPr="00C73E33">
                          <w:rPr>
                            <w:sz w:val="18"/>
                            <w:szCs w:val="18"/>
                          </w:rPr>
                          <w:t>,{type:</w:t>
                        </w:r>
                        <w:r w:rsidRPr="00C73E33">
                          <w:rPr>
                            <w:color w:val="FF00FF"/>
                            <w:sz w:val="18"/>
                            <w:szCs w:val="18"/>
                          </w:rPr>
                          <w:t>'cmdbox'</w:t>
                        </w:r>
                        <w:r w:rsidRPr="00C73E33">
                          <w:rPr>
                            <w:sz w:val="18"/>
                            <w:szCs w:val="18"/>
                          </w:rPr>
                          <w:t>,value:</w:t>
                        </w:r>
                        <w:r w:rsidRPr="00C73E33">
                          <w:rPr>
                            <w:color w:val="FF00FF"/>
                            <w:sz w:val="18"/>
                            <w:szCs w:val="18"/>
                          </w:rPr>
                          <w:t>'cmdbox'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'popbox'</w:t>
                        </w:r>
                        <w:r w:rsidRPr="00C73E33">
                          <w:rPr>
                            <w:sz w:val="18"/>
                            <w:szCs w:val="18"/>
                          </w:rPr>
                          <w:t>,{type:</w:t>
                        </w:r>
                        <w:r w:rsidRPr="00C73E33">
                          <w:rPr>
                            <w:color w:val="FF00FF"/>
                            <w:sz w:val="18"/>
                            <w:szCs w:val="18"/>
                          </w:rPr>
                          <w:t>'popbox'</w:t>
                        </w:r>
                        <w:r w:rsidRPr="00C73E33">
                          <w:rPr>
                            <w:sz w:val="18"/>
                            <w:szCs w:val="18"/>
                          </w:rPr>
                          <w:t>,value:</w:t>
                        </w:r>
                        <w:r w:rsidRPr="00C73E33">
                          <w:rPr>
                            <w:color w:val="FF00FF"/>
                            <w:sz w:val="18"/>
                            <w:szCs w:val="18"/>
                          </w:rPr>
                          <w:t>'popbox'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'time'</w:t>
                        </w:r>
                        <w:r w:rsidRPr="00C73E33">
                          <w:rPr>
                            <w:sz w:val="18"/>
                            <w:szCs w:val="18"/>
                          </w:rPr>
                          <w:t>,{type:</w:t>
                        </w:r>
                        <w:r w:rsidRPr="00C73E33">
                          <w:rPr>
                            <w:color w:val="FF00FF"/>
                            <w:sz w:val="18"/>
                            <w:szCs w:val="18"/>
                          </w:rPr>
                          <w:t>'time'</w:t>
                        </w:r>
                        <w:r w:rsidRPr="00C73E33">
                          <w:rPr>
                            <w:sz w:val="18"/>
                            <w:szCs w:val="18"/>
                          </w:rPr>
                          <w:t>,value:</w:t>
                        </w:r>
                        <w:r w:rsidRPr="00C73E33">
                          <w:rPr>
                            <w:color w:val="FF00FF"/>
                            <w:sz w:val="18"/>
                            <w:szCs w:val="18"/>
                          </w:rPr>
                          <w:t>'12:08'</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'date'</w:t>
                        </w:r>
                        <w:r w:rsidRPr="00C73E33">
                          <w:rPr>
                            <w:sz w:val="18"/>
                            <w:szCs w:val="18"/>
                          </w:rPr>
                          <w:t>,{type:</w:t>
                        </w:r>
                        <w:r w:rsidRPr="00C73E33">
                          <w:rPr>
                            <w:color w:val="FF00FF"/>
                            <w:sz w:val="18"/>
                            <w:szCs w:val="18"/>
                          </w:rPr>
                          <w:t>'date'</w:t>
                        </w:r>
                        <w:r w:rsidRPr="00C73E33">
                          <w:rPr>
                            <w:sz w:val="18"/>
                            <w:szCs w:val="18"/>
                          </w:rPr>
                          <w:t>,value:(</w:t>
                        </w:r>
                        <w:r w:rsidRPr="00C73E33">
                          <w:rPr>
                            <w:color w:val="0000FF"/>
                            <w:sz w:val="18"/>
                            <w:szCs w:val="18"/>
                          </w:rPr>
                          <w:t>new</w:t>
                        </w:r>
                        <w:r w:rsidRPr="00C73E33">
                          <w:rPr>
                            <w:sz w:val="18"/>
                            <w:szCs w:val="18"/>
                          </w:rPr>
                          <w:t xml:space="preserve"> Date).getTime()}]},</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'color'</w:t>
                        </w:r>
                        <w:r w:rsidRPr="00C73E33">
                          <w:rPr>
                            <w:sz w:val="18"/>
                            <w:szCs w:val="18"/>
                          </w:rPr>
                          <w:t>,{type:</w:t>
                        </w:r>
                        <w:r w:rsidRPr="00C73E33">
                          <w:rPr>
                            <w:color w:val="FF00FF"/>
                            <w:sz w:val="18"/>
                            <w:szCs w:val="18"/>
                          </w:rPr>
                          <w:t>'color'</w:t>
                        </w:r>
                        <w:r w:rsidRPr="00C73E33">
                          <w:rPr>
                            <w:sz w:val="18"/>
                            <w:szCs w:val="18"/>
                          </w:rPr>
                          <w:t>,value:</w:t>
                        </w:r>
                        <w:r w:rsidRPr="00C73E33">
                          <w:rPr>
                            <w:color w:val="FF00FF"/>
                            <w:sz w:val="18"/>
                            <w:szCs w:val="18"/>
                          </w:rPr>
                          <w:t>'#00ff00'</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show(</w:t>
                        </w:r>
                        <w:proofErr w:type="gramEnd"/>
                        <w:r w:rsidRPr="00C73E33">
                          <w:rPr>
                            <w:sz w:val="18"/>
                            <w:szCs w:val="18"/>
                          </w:rPr>
                          <w:t>block)</w:t>
                        </w:r>
                      </w:p>
                    </w:txbxContent>
                  </v:textbox>
                </v:shape>
                <w10:anchorlock/>
              </v:group>
            </w:pict>
          </mc:Fallback>
        </mc:AlternateContent>
      </w:r>
    </w:p>
    <w:p w:rsidR="00375F9C" w:rsidRDefault="00375F9C" w:rsidP="00375F9C">
      <w:pPr>
        <w:rPr>
          <w:b/>
        </w:rPr>
      </w:pPr>
    </w:p>
    <w:p w:rsidR="00375F9C" w:rsidRDefault="00375F9C" w:rsidP="00375F9C">
      <w:pPr>
        <w:rPr>
          <w:b/>
        </w:rPr>
      </w:pPr>
      <w:r>
        <w:rPr>
          <w:b/>
        </w:rPr>
        <w:t>O</w:t>
      </w:r>
      <w:r>
        <w:rPr>
          <w:rFonts w:hint="eastAsia"/>
          <w:b/>
        </w:rPr>
        <w:t>utput</w:t>
      </w:r>
      <w:r>
        <w:rPr>
          <w:rFonts w:hint="eastAsia"/>
          <w:b/>
        </w:rPr>
        <w:t>：</w:t>
      </w:r>
    </w:p>
    <w:p w:rsidR="00375F9C" w:rsidRPr="00AD548D" w:rsidRDefault="005C781A" w:rsidP="00375F9C">
      <w:r>
        <w:rPr>
          <w:rFonts w:hint="eastAsia"/>
          <w:b/>
          <w:noProof/>
        </w:rPr>
        <w:drawing>
          <wp:inline distT="0" distB="0" distL="0" distR="0" wp14:anchorId="45C079A0" wp14:editId="0406B8C9">
            <wp:extent cx="1638300" cy="3286125"/>
            <wp:effectExtent l="0" t="0" r="0"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638300" cy="32861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5" w:name="_Toc453071800"/>
      <w:r>
        <w:rPr>
          <w:rFonts w:hint="eastAsia"/>
        </w:rPr>
        <w:t>Custom the editor</w:t>
      </w:r>
      <w:bookmarkEnd w:id="165"/>
      <w:r>
        <w:rPr>
          <w:rFonts w:hint="eastAsia"/>
        </w:rPr>
        <w:t xml:space="preserve"> </w:t>
      </w:r>
    </w:p>
    <w:p w:rsidR="00375F9C" w:rsidRPr="005D625F" w:rsidRDefault="00375F9C" w:rsidP="00375F9C">
      <w:pPr>
        <w:rPr>
          <w:b/>
        </w:rPr>
      </w:pPr>
      <w:r w:rsidRPr="005D625F">
        <w:rPr>
          <w:b/>
        </w:rPr>
        <w:t>I</w:t>
      </w:r>
      <w:r w:rsidRPr="005D625F">
        <w:rPr>
          <w:rFonts w:hint="eastAsia"/>
          <w:b/>
        </w:rPr>
        <w:t>nput:</w:t>
      </w:r>
    </w:p>
    <w:p w:rsidR="00375F9C" w:rsidRDefault="005C781A" w:rsidP="00375F9C">
      <w:r>
        <w:rPr>
          <w:noProof/>
        </w:rPr>
        <w:lastRenderedPageBreak/>
        <mc:AlternateContent>
          <mc:Choice Requires="wpc">
            <w:drawing>
              <wp:inline distT="0" distB="0" distL="0" distR="0" wp14:anchorId="10EB9957" wp14:editId="3966596D">
                <wp:extent cx="5257800" cy="3857625"/>
                <wp:effectExtent l="9525" t="0" r="9525" b="9525"/>
                <wp:docPr id="988" name="画布 9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5" name="Text Box 966"/>
                        <wps:cNvSpPr txBox="1">
                          <a:spLocks noChangeArrowheads="1"/>
                        </wps:cNvSpPr>
                        <wps:spPr bwMode="auto">
                          <a:xfrm>
                            <a:off x="0" y="48895"/>
                            <a:ext cx="5257800" cy="3808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block=</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.UI.Block({width:</w:t>
                              </w:r>
                              <w:r w:rsidRPr="00D7649E">
                                <w:rPr>
                                  <w:color w:val="800000"/>
                                  <w:sz w:val="18"/>
                                  <w:szCs w:val="18"/>
                                </w:rPr>
                                <w:t>300</w:t>
                              </w:r>
                              <w:r w:rsidRPr="00D7649E">
                                <w:rPr>
                                  <w:sz w:val="18"/>
                                  <w:szCs w:val="18"/>
                                </w:rPr>
                                <w:t>,height:</w:t>
                              </w:r>
                              <w:r w:rsidRPr="00D7649E">
                                <w:rPr>
                                  <w:color w:val="800000"/>
                                  <w:sz w:val="18"/>
                                  <w:szCs w:val="18"/>
                                </w:rPr>
                                <w:t>340</w:t>
                              </w:r>
                              <w:r w:rsidRPr="00D7649E">
                                <w:rPr>
                                  <w:sz w:val="18"/>
                                  <w:szCs w:val="18"/>
                                </w:rPr>
                                <w:t>}).show();</w:t>
                              </w:r>
                            </w:p>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tg=</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.UI.TreeGrid;</w:t>
                              </w:r>
                            </w:p>
                            <w:p w:rsidR="0023747D" w:rsidRPr="00D7649E" w:rsidRDefault="0023747D" w:rsidP="00375F9C">
                              <w:pPr>
                                <w:spacing w:line="240" w:lineRule="exact"/>
                                <w:rPr>
                                  <w:sz w:val="18"/>
                                  <w:szCs w:val="18"/>
                                </w:rPr>
                              </w:pPr>
                              <w:proofErr w:type="gramStart"/>
                              <w:r w:rsidRPr="00D7649E">
                                <w:rPr>
                                  <w:sz w:val="18"/>
                                  <w:szCs w:val="18"/>
                                </w:rPr>
                                <w:t>tg.setRowHandler(</w:t>
                              </w:r>
                              <w:proofErr w:type="gramEnd"/>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setEditable(</w:t>
                              </w:r>
                              <w:proofErr w:type="gramEnd"/>
                              <w:r w:rsidRPr="00D7649E">
                                <w:rPr>
                                  <w:color w:val="0000FF"/>
                                  <w:sz w:val="18"/>
                                  <w:szCs w:val="18"/>
                                </w:rPr>
                                <w:t>true</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w:t>
                              </w:r>
                              <w:proofErr w:type="gramStart"/>
                              <w:r w:rsidRPr="00D7649E">
                                <w:rPr>
                                  <w:rFonts w:hint="eastAsia"/>
                                  <w:sz w:val="18"/>
                                  <w:szCs w:val="18"/>
                                </w:rPr>
                                <w:t>setHeader(</w:t>
                              </w:r>
                              <w:proofErr w:type="gramEnd"/>
                              <w:r w:rsidRPr="00D7649E">
                                <w:rPr>
                                  <w:rFonts w:hint="eastAsia"/>
                                  <w:sz w:val="18"/>
                                  <w:szCs w:val="18"/>
                                </w:rPr>
                                <w:t>[</w:t>
                              </w:r>
                              <w:r w:rsidRPr="00D7649E">
                                <w:rPr>
                                  <w:rFonts w:hint="eastAsia"/>
                                  <w:color w:val="FF00FF"/>
                                  <w:sz w:val="18"/>
                                  <w:szCs w:val="18"/>
                                </w:rPr>
                                <w:t>"</w:t>
                              </w:r>
                              <w:r>
                                <w:rPr>
                                  <w:rFonts w:hint="eastAsia"/>
                                  <w:color w:val="FF00FF"/>
                                  <w:sz w:val="18"/>
                                  <w:szCs w:val="18"/>
                                </w:rPr>
                                <w:t>Type</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Cell UI</w:t>
                              </w:r>
                              <w:r w:rsidRPr="00D7649E">
                                <w:rPr>
                                  <w:rFonts w:hint="eastAsia"/>
                                  <w:color w:val="FF00FF"/>
                                  <w:sz w:val="18"/>
                                  <w:szCs w:val="18"/>
                                </w:rPr>
                                <w:t xml:space="preserve"> "</w:t>
                              </w:r>
                              <w:r w:rsidRPr="00D7649E">
                                <w:rPr>
                                  <w:rFonts w:hint="eastAsia"/>
                                  <w:sz w:val="18"/>
                                  <w:szCs w:val="18"/>
                                </w:rPr>
                                <w:t>]).setRows([</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'email'</w:t>
                              </w:r>
                              <w:r w:rsidRPr="00D7649E">
                                <w:rPr>
                                  <w:sz w:val="18"/>
                                  <w:szCs w:val="18"/>
                                </w:rPr>
                                <w:t>,{type:</w:t>
                              </w:r>
                              <w:r w:rsidRPr="00D7649E">
                                <w:rPr>
                                  <w:color w:val="FF00FF"/>
                                  <w:sz w:val="18"/>
                                  <w:szCs w:val="18"/>
                                </w:rPr>
                                <w:t>'email'</w:t>
                              </w:r>
                              <w:r w:rsidRPr="00D7649E">
                                <w:rPr>
                                  <w:sz w:val="18"/>
                                  <w:szCs w:val="18"/>
                                </w:rPr>
                                <w:t>,value:</w:t>
                              </w:r>
                              <w:r w:rsidRPr="00D7649E">
                                <w:rPr>
                                  <w:color w:val="FF00FF"/>
                                  <w:sz w:val="18"/>
                                  <w:szCs w:val="18"/>
                                </w:rPr>
                                <w:t>'a@b.com'</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'popwnd'</w:t>
                              </w:r>
                              <w:r w:rsidRPr="00D7649E">
                                <w:rPr>
                                  <w:sz w:val="18"/>
                                  <w:szCs w:val="18"/>
                                </w:rPr>
                                <w:t>,{type:</w:t>
                              </w:r>
                              <w:r w:rsidRPr="00D7649E">
                                <w:rPr>
                                  <w:color w:val="FF00FF"/>
                                  <w:sz w:val="18"/>
                                  <w:szCs w:val="18"/>
                                </w:rPr>
                                <w:t>'popwnd'</w:t>
                              </w:r>
                              <w:r w:rsidRPr="00D7649E">
                                <w:rPr>
                                  <w:sz w:val="18"/>
                                  <w:szCs w:val="18"/>
                                </w:rPr>
                                <w:t>,value:</w:t>
                              </w:r>
                              <w:r w:rsidRPr="00D7649E">
                                <w:rPr>
                                  <w:color w:val="FF00FF"/>
                                  <w:sz w:val="18"/>
                                  <w:szCs w:val="18"/>
                                </w:rPr>
                                <w:t>'value'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beforeIniEditor(</w:t>
                              </w:r>
                              <w:proofErr w:type="gramEnd"/>
                              <w:r w:rsidRPr="00D7649E">
                                <w:rPr>
                                  <w:color w:val="0000FF"/>
                                  <w:sz w:val="18"/>
                                  <w:szCs w:val="18"/>
                                </w:rPr>
                                <w:t>function</w:t>
                              </w:r>
                              <w:r w:rsidRPr="00D7649E">
                                <w:rPr>
                                  <w:sz w:val="18"/>
                                  <w:szCs w:val="18"/>
                                </w:rPr>
                                <w:t>(profile, cell, cellNode){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var</w:t>
                              </w:r>
                              <w:proofErr w:type="gramEnd"/>
                              <w:r w:rsidRPr="00D7649E">
                                <w:rPr>
                                  <w:sz w:val="18"/>
                                  <w:szCs w:val="18"/>
                                </w:rPr>
                                <w:t xml:space="preserve"> t=cell.type;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'email'</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editor = </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.UI.Input({valueFormat:</w:t>
                              </w:r>
                              <w:r w:rsidRPr="00D7649E">
                                <w:rPr>
                                  <w:color w:val="FF00FF"/>
                                  <w:sz w:val="18"/>
                                  <w:szCs w:val="18"/>
                                </w:rPr>
                                <w:t>"^[\\w\\.=-]+@[\\w\\.-]+\\.[\\w\\.-]{2,4}$"</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editor;</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ind w:leftChars="-200" w:left="-420"/>
                                <w:rPr>
                                  <w:sz w:val="18"/>
                                  <w:szCs w:val="18"/>
                                </w:rPr>
                              </w:pP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'popwnd'</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 xml:space="preserve">        </w:t>
                              </w:r>
                              <w:proofErr w:type="gramStart"/>
                              <w:r w:rsidRPr="00D7649E">
                                <w:rPr>
                                  <w:rFonts w:hint="eastAsia"/>
                                  <w:color w:val="0000FF"/>
                                  <w:sz w:val="18"/>
                                  <w:szCs w:val="18"/>
                                </w:rPr>
                                <w:t>var</w:t>
                              </w:r>
                              <w:proofErr w:type="gramEnd"/>
                              <w:r w:rsidRPr="00D7649E">
                                <w:rPr>
                                  <w:rFonts w:hint="eastAsia"/>
                                  <w:sz w:val="18"/>
                                  <w:szCs w:val="18"/>
                                </w:rPr>
                                <w:t xml:space="preserve"> dlg=</w:t>
                              </w:r>
                              <w:r w:rsidR="00A52FB6">
                                <w:rPr>
                                  <w:rFonts w:hint="eastAsia"/>
                                  <w:sz w:val="18"/>
                                  <w:szCs w:val="18"/>
                                </w:rPr>
                                <w:t>xui</w:t>
                              </w:r>
                              <w:r w:rsidRPr="00D7649E">
                                <w:rPr>
                                  <w:rFonts w:hint="eastAsia"/>
                                  <w:sz w:val="18"/>
                                  <w:szCs w:val="18"/>
                                </w:rPr>
                                <w:t>.prompt(</w:t>
                              </w:r>
                              <w:r w:rsidRPr="00D7649E">
                                <w:rPr>
                                  <w:rFonts w:hint="eastAsia"/>
                                  <w:color w:val="FF00FF"/>
                                  <w:sz w:val="18"/>
                                  <w:szCs w:val="18"/>
                                </w:rPr>
                                <w:t>'</w:t>
                              </w:r>
                              <w:r>
                                <w:rPr>
                                  <w:rFonts w:hint="eastAsia"/>
                                  <w:color w:val="FF00FF"/>
                                  <w:sz w:val="18"/>
                                  <w:szCs w:val="18"/>
                                </w:rPr>
                                <w:t>Specify it</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Update</w:t>
                              </w:r>
                              <w:r w:rsidRPr="00D7649E">
                                <w:rPr>
                                  <w:rFonts w:hint="eastAsia"/>
                                  <w:color w:val="FF00FF"/>
                                  <w:sz w:val="18"/>
                                  <w:szCs w:val="18"/>
                                </w:rPr>
                                <w:t>'</w:t>
                              </w:r>
                              <w:r w:rsidRPr="00D7649E">
                                <w:rPr>
                                  <w:rFonts w:hint="eastAsia"/>
                                  <w:sz w:val="18"/>
                                  <w:szCs w:val="18"/>
                                </w:rPr>
                                <w:t xml:space="preserve">,cell.value, </w:t>
                              </w:r>
                              <w:r w:rsidRPr="00D7649E">
                                <w:rPr>
                                  <w:rFonts w:hint="eastAsia"/>
                                  <w:color w:val="0000FF"/>
                                  <w:sz w:val="18"/>
                                  <w:szCs w:val="18"/>
                                </w:rPr>
                                <w:t>function</w:t>
                              </w:r>
                              <w:r w:rsidRPr="00D7649E">
                                <w:rPr>
                                  <w:rFonts w:hint="eastAsia"/>
                                  <w:sz w:val="18"/>
                                  <w:szCs w:val="18"/>
                                </w:rPr>
                                <w:t>(value){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cell.value!==value)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profile.boxing(</w:t>
                              </w:r>
                              <w:proofErr w:type="gramEnd"/>
                              <w:r w:rsidRPr="00D7649E">
                                <w:rPr>
                                  <w:sz w:val="18"/>
                                  <w:szCs w:val="18"/>
                                </w:rPr>
                                <w:t>).updateCell(cell, value);</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dlg.getRoot(</w:t>
                              </w:r>
                              <w:proofErr w:type="gramEnd"/>
                              <w:r w:rsidRPr="00D7649E">
                                <w:rPr>
                                  <w:sz w:val="18"/>
                                  <w:szCs w:val="18"/>
                                </w:rPr>
                                <w:t>).cssPos(cellNode.offset());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ind w:leftChars="-200" w:left="-420" w:firstLine="420"/>
                                <w:rPr>
                                  <w:szCs w:val="18"/>
                                </w:rPr>
                              </w:pPr>
                              <w:r w:rsidRPr="00D7649E">
                                <w:rPr>
                                  <w:sz w:val="18"/>
                                  <w:szCs w:val="18"/>
                                </w:rPr>
                                <w:t>}).</w:t>
                              </w:r>
                              <w:proofErr w:type="gramStart"/>
                              <w:r w:rsidRPr="00D7649E">
                                <w:rPr>
                                  <w:sz w:val="18"/>
                                  <w:szCs w:val="18"/>
                                </w:rPr>
                                <w:t>show(</w:t>
                              </w:r>
                              <w:proofErr w:type="gramEnd"/>
                              <w:r w:rsidRPr="00D7649E">
                                <w:rPr>
                                  <w:sz w:val="18"/>
                                  <w:szCs w:val="18"/>
                                </w:rPr>
                                <w:t>block);</w:t>
                              </w:r>
                            </w:p>
                          </w:txbxContent>
                        </wps:txbx>
                        <wps:bodyPr rot="0" vert="horz" wrap="square" lIns="54000" tIns="46800" rIns="54000" bIns="45720" anchor="t" anchorCtr="0" upright="1">
                          <a:spAutoFit/>
                        </wps:bodyPr>
                      </wps:wsp>
                      <wps:wsp>
                        <wps:cNvPr id="986" name="AutoShape 967"/>
                        <wps:cNvSpPr>
                          <a:spLocks noChangeArrowheads="1"/>
                        </wps:cNvSpPr>
                        <wps:spPr bwMode="auto">
                          <a:xfrm flipH="1">
                            <a:off x="1485900" y="3566160"/>
                            <a:ext cx="2514600" cy="219710"/>
                          </a:xfrm>
                          <a:prstGeom prst="wedgeRoundRectCallout">
                            <a:avLst>
                              <a:gd name="adj1" fmla="val 52801"/>
                              <a:gd name="adj2" fmla="val -12630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 false for advanced custom editor</w:t>
                              </w:r>
                            </w:p>
                          </w:txbxContent>
                        </wps:txbx>
                        <wps:bodyPr rot="0" vert="horz" wrap="square" lIns="0" tIns="0" rIns="0" bIns="0" anchor="t" anchorCtr="0" upright="1">
                          <a:noAutofit/>
                        </wps:bodyPr>
                      </wps:wsp>
                      <wps:wsp>
                        <wps:cNvPr id="987" name="AutoShape 968"/>
                        <wps:cNvSpPr>
                          <a:spLocks noChangeArrowheads="1"/>
                        </wps:cNvSpPr>
                        <wps:spPr bwMode="auto">
                          <a:xfrm flipH="1">
                            <a:off x="2743200" y="1188720"/>
                            <a:ext cx="1943100" cy="396240"/>
                          </a:xfrm>
                          <a:prstGeom prst="wedgeRoundRectCallout">
                            <a:avLst>
                              <a:gd name="adj1" fmla="val 62449"/>
                              <a:gd name="adj2" fmla="val 95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szCs w:val="18"/>
                                </w:rPr>
                                <w:t>R</w:t>
                              </w:r>
                              <w:r>
                                <w:rPr>
                                  <w:rFonts w:hint="eastAsia"/>
                                  <w:szCs w:val="18"/>
                                </w:rPr>
                                <w:t>eturn the custom editor</w:t>
                              </w:r>
                            </w:p>
                            <w:p w:rsidR="0023747D" w:rsidRPr="000E23E9" w:rsidRDefault="00726AAF" w:rsidP="00375F9C">
                              <w:pPr>
                                <w:rPr>
                                  <w:szCs w:val="18"/>
                                </w:rPr>
                              </w:pPr>
                              <w:proofErr w:type="gramStart"/>
                              <w:r>
                                <w:rPr>
                                  <w:rFonts w:hint="eastAsia"/>
                                  <w:szCs w:val="18"/>
                                </w:rPr>
                                <w:t>xui</w:t>
                              </w:r>
                              <w:r w:rsidR="0023747D">
                                <w:rPr>
                                  <w:rFonts w:hint="eastAsia"/>
                                  <w:szCs w:val="18"/>
                                </w:rPr>
                                <w:t>.U</w:t>
                              </w:r>
                              <w:r>
                                <w:rPr>
                                  <w:rFonts w:hint="eastAsia"/>
                                  <w:szCs w:val="18"/>
                                </w:rPr>
                                <w:t>I</w:t>
                              </w:r>
                              <w:r w:rsidR="0023747D">
                                <w:rPr>
                                  <w:rFonts w:hint="eastAsia"/>
                                  <w:szCs w:val="18"/>
                                </w:rPr>
                                <w:t>.Input</w:t>
                              </w:r>
                              <w:proofErr w:type="gramEnd"/>
                              <w:r w:rsidR="0023747D">
                                <w:rPr>
                                  <w:rFonts w:hint="eastAsia"/>
                                  <w:szCs w:val="18"/>
                                </w:rPr>
                                <w:t xml:space="preserve"> or CombInput</w:t>
                              </w:r>
                            </w:p>
                          </w:txbxContent>
                        </wps:txbx>
                        <wps:bodyPr rot="0" vert="horz" wrap="square" lIns="0" tIns="0" rIns="0" bIns="0" anchor="t" anchorCtr="0" upright="1">
                          <a:noAutofit/>
                        </wps:bodyPr>
                      </wps:wsp>
                    </wpc:wpc>
                  </a:graphicData>
                </a:graphic>
              </wp:inline>
            </w:drawing>
          </mc:Choice>
          <mc:Fallback>
            <w:pict>
              <v:group id="画布 964" o:spid="_x0000_s1721" editas="canvas" style="width:414pt;height:303.75pt;mso-position-horizontal-relative:char;mso-position-vertical-relative:line" coordsize="52578,3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">
                <v:shape id="_x0000_s1722" type="#_x0000_t75" style="position:absolute;width:52578;height:38576;visibility:visible;mso-wrap-style:square">
                  <v:fill o:detectmouseclick="t"/>
                  <v:path o:connecttype="none"/>
                </v:shape>
                <v:shape id="Text Box 966" o:spid="_x0000_s1723" type="#_x0000_t202" style="position:absolute;top:488;width:52578;height:38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e6sMA&#10;AADcAAAADwAAAGRycy9kb3ducmV2LnhtbESPQWsCMRSE74L/ITzBm2YVlHVrlKLI9lKwtr0/Nq+b&#10;xc3LksR1/fdNQehxmJlvmO1+sK3oyYfGsYLFPANBXDndcK3g6/M0y0GEiKyxdUwKHhRgvxuPtlho&#10;d+cP6i+xFgnCoUAFJsaukDJUhiyGueuIk/fjvMWYpK+l9nhPcNvKZZatpcWG04LBjg6GquvlZhVU&#10;1+NwLJtv4/ubzc96Uz7e16VS08nw+gIi0hD/w8/2m1awyVfwdy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8e6sMAAADcAAAADwAAAAAAAAAAAAAAAACYAgAAZHJzL2Rv&#10;d25yZXYueG1sUEsFBgAAAAAEAAQA9QAAAIgDAAAAAA==&#10;" strokeweight="1pt">
                  <v:textbox style="mso-fit-shape-to-text:t" inset="1.5mm,1.3mm,1.5mm">
                    <w:txbxContent>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block=</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.UI.Block({width:</w:t>
                        </w:r>
                        <w:r w:rsidRPr="00D7649E">
                          <w:rPr>
                            <w:color w:val="800000"/>
                            <w:sz w:val="18"/>
                            <w:szCs w:val="18"/>
                          </w:rPr>
                          <w:t>300</w:t>
                        </w:r>
                        <w:r w:rsidRPr="00D7649E">
                          <w:rPr>
                            <w:sz w:val="18"/>
                            <w:szCs w:val="18"/>
                          </w:rPr>
                          <w:t>,height:</w:t>
                        </w:r>
                        <w:r w:rsidRPr="00D7649E">
                          <w:rPr>
                            <w:color w:val="800000"/>
                            <w:sz w:val="18"/>
                            <w:szCs w:val="18"/>
                          </w:rPr>
                          <w:t>340</w:t>
                        </w:r>
                        <w:r w:rsidRPr="00D7649E">
                          <w:rPr>
                            <w:sz w:val="18"/>
                            <w:szCs w:val="18"/>
                          </w:rPr>
                          <w:t>}).show();</w:t>
                        </w:r>
                      </w:p>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tg=</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.UI.TreeGrid;</w:t>
                        </w:r>
                      </w:p>
                      <w:p w:rsidR="0023747D" w:rsidRPr="00D7649E" w:rsidRDefault="0023747D" w:rsidP="00375F9C">
                        <w:pPr>
                          <w:spacing w:line="240" w:lineRule="exact"/>
                          <w:rPr>
                            <w:sz w:val="18"/>
                            <w:szCs w:val="18"/>
                          </w:rPr>
                        </w:pPr>
                        <w:proofErr w:type="gramStart"/>
                        <w:r w:rsidRPr="00D7649E">
                          <w:rPr>
                            <w:sz w:val="18"/>
                            <w:szCs w:val="18"/>
                          </w:rPr>
                          <w:t>tg.setRowHandler(</w:t>
                        </w:r>
                        <w:proofErr w:type="gramEnd"/>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setEditable(</w:t>
                        </w:r>
                        <w:proofErr w:type="gramEnd"/>
                        <w:r w:rsidRPr="00D7649E">
                          <w:rPr>
                            <w:color w:val="0000FF"/>
                            <w:sz w:val="18"/>
                            <w:szCs w:val="18"/>
                          </w:rPr>
                          <w:t>true</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w:t>
                        </w:r>
                        <w:proofErr w:type="gramStart"/>
                        <w:r w:rsidRPr="00D7649E">
                          <w:rPr>
                            <w:rFonts w:hint="eastAsia"/>
                            <w:sz w:val="18"/>
                            <w:szCs w:val="18"/>
                          </w:rPr>
                          <w:t>setHeader(</w:t>
                        </w:r>
                        <w:proofErr w:type="gramEnd"/>
                        <w:r w:rsidRPr="00D7649E">
                          <w:rPr>
                            <w:rFonts w:hint="eastAsia"/>
                            <w:sz w:val="18"/>
                            <w:szCs w:val="18"/>
                          </w:rPr>
                          <w:t>[</w:t>
                        </w:r>
                        <w:r w:rsidRPr="00D7649E">
                          <w:rPr>
                            <w:rFonts w:hint="eastAsia"/>
                            <w:color w:val="FF00FF"/>
                            <w:sz w:val="18"/>
                            <w:szCs w:val="18"/>
                          </w:rPr>
                          <w:t>"</w:t>
                        </w:r>
                        <w:r>
                          <w:rPr>
                            <w:rFonts w:hint="eastAsia"/>
                            <w:color w:val="FF00FF"/>
                            <w:sz w:val="18"/>
                            <w:szCs w:val="18"/>
                          </w:rPr>
                          <w:t>Type</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Cell UI</w:t>
                        </w:r>
                        <w:r w:rsidRPr="00D7649E">
                          <w:rPr>
                            <w:rFonts w:hint="eastAsia"/>
                            <w:color w:val="FF00FF"/>
                            <w:sz w:val="18"/>
                            <w:szCs w:val="18"/>
                          </w:rPr>
                          <w:t xml:space="preserve"> "</w:t>
                        </w:r>
                        <w:r w:rsidRPr="00D7649E">
                          <w:rPr>
                            <w:rFonts w:hint="eastAsia"/>
                            <w:sz w:val="18"/>
                            <w:szCs w:val="18"/>
                          </w:rPr>
                          <w:t>]).setRows([</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'email'</w:t>
                        </w:r>
                        <w:r w:rsidRPr="00D7649E">
                          <w:rPr>
                            <w:sz w:val="18"/>
                            <w:szCs w:val="18"/>
                          </w:rPr>
                          <w:t>,{type:</w:t>
                        </w:r>
                        <w:r w:rsidRPr="00D7649E">
                          <w:rPr>
                            <w:color w:val="FF00FF"/>
                            <w:sz w:val="18"/>
                            <w:szCs w:val="18"/>
                          </w:rPr>
                          <w:t>'email'</w:t>
                        </w:r>
                        <w:r w:rsidRPr="00D7649E">
                          <w:rPr>
                            <w:sz w:val="18"/>
                            <w:szCs w:val="18"/>
                          </w:rPr>
                          <w:t>,value:</w:t>
                        </w:r>
                        <w:r w:rsidRPr="00D7649E">
                          <w:rPr>
                            <w:color w:val="FF00FF"/>
                            <w:sz w:val="18"/>
                            <w:szCs w:val="18"/>
                          </w:rPr>
                          <w:t>'a@b.com'</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'popwnd'</w:t>
                        </w:r>
                        <w:r w:rsidRPr="00D7649E">
                          <w:rPr>
                            <w:sz w:val="18"/>
                            <w:szCs w:val="18"/>
                          </w:rPr>
                          <w:t>,{type:</w:t>
                        </w:r>
                        <w:r w:rsidRPr="00D7649E">
                          <w:rPr>
                            <w:color w:val="FF00FF"/>
                            <w:sz w:val="18"/>
                            <w:szCs w:val="18"/>
                          </w:rPr>
                          <w:t>'popwnd'</w:t>
                        </w:r>
                        <w:r w:rsidRPr="00D7649E">
                          <w:rPr>
                            <w:sz w:val="18"/>
                            <w:szCs w:val="18"/>
                          </w:rPr>
                          <w:t>,value:</w:t>
                        </w:r>
                        <w:r w:rsidRPr="00D7649E">
                          <w:rPr>
                            <w:color w:val="FF00FF"/>
                            <w:sz w:val="18"/>
                            <w:szCs w:val="18"/>
                          </w:rPr>
                          <w:t>'value'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beforeIniEditor(</w:t>
                        </w:r>
                        <w:proofErr w:type="gramEnd"/>
                        <w:r w:rsidRPr="00D7649E">
                          <w:rPr>
                            <w:color w:val="0000FF"/>
                            <w:sz w:val="18"/>
                            <w:szCs w:val="18"/>
                          </w:rPr>
                          <w:t>function</w:t>
                        </w:r>
                        <w:r w:rsidRPr="00D7649E">
                          <w:rPr>
                            <w:sz w:val="18"/>
                            <w:szCs w:val="18"/>
                          </w:rPr>
                          <w:t>(profile, cell, cellNode){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var</w:t>
                        </w:r>
                        <w:proofErr w:type="gramEnd"/>
                        <w:r w:rsidRPr="00D7649E">
                          <w:rPr>
                            <w:sz w:val="18"/>
                            <w:szCs w:val="18"/>
                          </w:rPr>
                          <w:t xml:space="preserve"> t=cell.type;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'email'</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editor = </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.UI.Input({valueFormat:</w:t>
                        </w:r>
                        <w:r w:rsidRPr="00D7649E">
                          <w:rPr>
                            <w:color w:val="FF00FF"/>
                            <w:sz w:val="18"/>
                            <w:szCs w:val="18"/>
                          </w:rPr>
                          <w:t>"^[\\w\\.=-]+@[\\w\\.-]+\\.[\\w\\.-]{2,4}$"</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editor;</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ind w:leftChars="-200" w:left="-420"/>
                          <w:rPr>
                            <w:sz w:val="18"/>
                            <w:szCs w:val="18"/>
                          </w:rPr>
                        </w:pP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'popwnd'</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 xml:space="preserve">        </w:t>
                        </w:r>
                        <w:proofErr w:type="gramStart"/>
                        <w:r w:rsidRPr="00D7649E">
                          <w:rPr>
                            <w:rFonts w:hint="eastAsia"/>
                            <w:color w:val="0000FF"/>
                            <w:sz w:val="18"/>
                            <w:szCs w:val="18"/>
                          </w:rPr>
                          <w:t>var</w:t>
                        </w:r>
                        <w:proofErr w:type="gramEnd"/>
                        <w:r w:rsidRPr="00D7649E">
                          <w:rPr>
                            <w:rFonts w:hint="eastAsia"/>
                            <w:sz w:val="18"/>
                            <w:szCs w:val="18"/>
                          </w:rPr>
                          <w:t xml:space="preserve"> dlg=</w:t>
                        </w:r>
                        <w:r w:rsidR="00A52FB6">
                          <w:rPr>
                            <w:rFonts w:hint="eastAsia"/>
                            <w:sz w:val="18"/>
                            <w:szCs w:val="18"/>
                          </w:rPr>
                          <w:t>xui</w:t>
                        </w:r>
                        <w:r w:rsidRPr="00D7649E">
                          <w:rPr>
                            <w:rFonts w:hint="eastAsia"/>
                            <w:sz w:val="18"/>
                            <w:szCs w:val="18"/>
                          </w:rPr>
                          <w:t>.prompt(</w:t>
                        </w:r>
                        <w:r w:rsidRPr="00D7649E">
                          <w:rPr>
                            <w:rFonts w:hint="eastAsia"/>
                            <w:color w:val="FF00FF"/>
                            <w:sz w:val="18"/>
                            <w:szCs w:val="18"/>
                          </w:rPr>
                          <w:t>'</w:t>
                        </w:r>
                        <w:r>
                          <w:rPr>
                            <w:rFonts w:hint="eastAsia"/>
                            <w:color w:val="FF00FF"/>
                            <w:sz w:val="18"/>
                            <w:szCs w:val="18"/>
                          </w:rPr>
                          <w:t>Specify it</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Update</w:t>
                        </w:r>
                        <w:r w:rsidRPr="00D7649E">
                          <w:rPr>
                            <w:rFonts w:hint="eastAsia"/>
                            <w:color w:val="FF00FF"/>
                            <w:sz w:val="18"/>
                            <w:szCs w:val="18"/>
                          </w:rPr>
                          <w:t>'</w:t>
                        </w:r>
                        <w:r w:rsidRPr="00D7649E">
                          <w:rPr>
                            <w:rFonts w:hint="eastAsia"/>
                            <w:sz w:val="18"/>
                            <w:szCs w:val="18"/>
                          </w:rPr>
                          <w:t xml:space="preserve">,cell.value, </w:t>
                        </w:r>
                        <w:r w:rsidRPr="00D7649E">
                          <w:rPr>
                            <w:rFonts w:hint="eastAsia"/>
                            <w:color w:val="0000FF"/>
                            <w:sz w:val="18"/>
                            <w:szCs w:val="18"/>
                          </w:rPr>
                          <w:t>function</w:t>
                        </w:r>
                        <w:r w:rsidRPr="00D7649E">
                          <w:rPr>
                            <w:rFonts w:hint="eastAsia"/>
                            <w:sz w:val="18"/>
                            <w:szCs w:val="18"/>
                          </w:rPr>
                          <w:t>(value){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cell.value!==value)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profile.boxing(</w:t>
                        </w:r>
                        <w:proofErr w:type="gramEnd"/>
                        <w:r w:rsidRPr="00D7649E">
                          <w:rPr>
                            <w:sz w:val="18"/>
                            <w:szCs w:val="18"/>
                          </w:rPr>
                          <w:t>).updateCell(cell, value);</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dlg.getRoot(</w:t>
                        </w:r>
                        <w:proofErr w:type="gramEnd"/>
                        <w:r w:rsidRPr="00D7649E">
                          <w:rPr>
                            <w:sz w:val="18"/>
                            <w:szCs w:val="18"/>
                          </w:rPr>
                          <w:t>).cssPos(cellNode.offset());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ind w:leftChars="-200" w:left="-420" w:firstLine="420"/>
                          <w:rPr>
                            <w:szCs w:val="18"/>
                          </w:rPr>
                        </w:pPr>
                        <w:r w:rsidRPr="00D7649E">
                          <w:rPr>
                            <w:sz w:val="18"/>
                            <w:szCs w:val="18"/>
                          </w:rPr>
                          <w:t>}).</w:t>
                        </w:r>
                        <w:proofErr w:type="gramStart"/>
                        <w:r w:rsidRPr="00D7649E">
                          <w:rPr>
                            <w:sz w:val="18"/>
                            <w:szCs w:val="18"/>
                          </w:rPr>
                          <w:t>show(</w:t>
                        </w:r>
                        <w:proofErr w:type="gramEnd"/>
                        <w:r w:rsidRPr="00D7649E">
                          <w:rPr>
                            <w:sz w:val="18"/>
                            <w:szCs w:val="18"/>
                          </w:rPr>
                          <w:t>block);</w:t>
                        </w:r>
                      </w:p>
                    </w:txbxContent>
                  </v:textbox>
                </v:shape>
                <v:shape id="AutoShape 967" o:spid="_x0000_s1724" type="#_x0000_t62" style="position:absolute;left:14859;top:35661;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VY8UA&#10;AADcAAAADwAAAGRycy9kb3ducmV2LnhtbESPQWsCMRSE70L/Q3iF3jSrh9WuRrFFqUg9aBU8PjbP&#10;3cXNy5JEXf+9KQgeh5n5hpnMWlOLKzlfWVbQ7yUgiHOrKy4U7P+W3REIH5A11pZJwZ08zKZvnQlm&#10;2t54S9ddKESEsM9QQRlCk0np85IM+p5tiKN3ss5giNIVUju8Rbip5SBJUmmw4rhQYkPfJeXn3cUo&#10;wPR3faiS1c/m2CycH17O6ddyr9THezsfgwjUhlf42V5pBZ+jFP7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ZVjxQAAANwAAAAPAAAAAAAAAAAAAAAAAJgCAABkcnMv&#10;ZG93bnJldi54bWxQSwUGAAAAAAQABAD1AAAAigMAAAAA&#10;" adj="22205,-16481" fillcolor="#ff9">
                  <v:textbox inset="0,0,0,0">
                    <w:txbxContent>
                      <w:p w:rsidR="0023747D" w:rsidRPr="000E23E9" w:rsidRDefault="0023747D" w:rsidP="00375F9C">
                        <w:pPr>
                          <w:rPr>
                            <w:szCs w:val="18"/>
                          </w:rPr>
                        </w:pPr>
                        <w:r>
                          <w:rPr>
                            <w:szCs w:val="18"/>
                          </w:rPr>
                          <w:t>R</w:t>
                        </w:r>
                        <w:r>
                          <w:rPr>
                            <w:rFonts w:hint="eastAsia"/>
                            <w:szCs w:val="18"/>
                          </w:rPr>
                          <w:t>eturn false for advanced custom editor</w:t>
                        </w:r>
                      </w:p>
                    </w:txbxContent>
                  </v:textbox>
                </v:shape>
                <v:shape id="AutoShape 968" o:spid="_x0000_s1725" type="#_x0000_t62" style="position:absolute;left:27432;top:11887;width:19431;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kQ8UA&#10;AADcAAAADwAAAGRycy9kb3ducmV2LnhtbESPQWsCMRSE70L/Q3hCb5rdUqquRpGWohcP2ooeH5vX&#10;3a3JS7qJuv33Rij0OMzMN8xs0VkjLtSGxrGCfJiBIC6dbrhS8PnxPhiDCBFZo3FMCn4pwGL+0Jth&#10;od2Vt3TZxUokCIcCFdQx+kLKUNZkMQydJ07el2stxiTbSuoWrwlujXzKshdpseG0UKOn15rK0+5s&#10;FTzrsH9b+XP+bQ4/frM8mnyLe6Ue+91yCiJSF//Df+21VjAZj+B+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RDxQAAANwAAAAPAAAAAAAAAAAAAAAAAJgCAABkcnMv&#10;ZG93bnJldi54bWxQSwUGAAAAAAQABAD1AAAAigMAAAAA&#10;" adj="24289,31396" fillcolor="#ff9">
                  <v:textbox inset="0,0,0,0">
                    <w:txbxContent>
                      <w:p w:rsidR="0023747D" w:rsidRDefault="0023747D" w:rsidP="00375F9C">
                        <w:pPr>
                          <w:rPr>
                            <w:szCs w:val="18"/>
                          </w:rPr>
                        </w:pPr>
                        <w:r>
                          <w:rPr>
                            <w:szCs w:val="18"/>
                          </w:rPr>
                          <w:t>R</w:t>
                        </w:r>
                        <w:r>
                          <w:rPr>
                            <w:rFonts w:hint="eastAsia"/>
                            <w:szCs w:val="18"/>
                          </w:rPr>
                          <w:t>eturn the custom editor</w:t>
                        </w:r>
                      </w:p>
                      <w:p w:rsidR="0023747D" w:rsidRPr="000E23E9" w:rsidRDefault="00726AAF" w:rsidP="00375F9C">
                        <w:pPr>
                          <w:rPr>
                            <w:szCs w:val="18"/>
                          </w:rPr>
                        </w:pPr>
                        <w:proofErr w:type="gramStart"/>
                        <w:r>
                          <w:rPr>
                            <w:rFonts w:hint="eastAsia"/>
                            <w:szCs w:val="18"/>
                          </w:rPr>
                          <w:t>xui</w:t>
                        </w:r>
                        <w:r w:rsidR="0023747D">
                          <w:rPr>
                            <w:rFonts w:hint="eastAsia"/>
                            <w:szCs w:val="18"/>
                          </w:rPr>
                          <w:t>.U</w:t>
                        </w:r>
                        <w:r>
                          <w:rPr>
                            <w:rFonts w:hint="eastAsia"/>
                            <w:szCs w:val="18"/>
                          </w:rPr>
                          <w:t>I</w:t>
                        </w:r>
                        <w:r w:rsidR="0023747D">
                          <w:rPr>
                            <w:rFonts w:hint="eastAsia"/>
                            <w:szCs w:val="18"/>
                          </w:rPr>
                          <w:t>.Input</w:t>
                        </w:r>
                        <w:proofErr w:type="gramEnd"/>
                        <w:r w:rsidR="0023747D">
                          <w:rPr>
                            <w:rFonts w:hint="eastAsia"/>
                            <w:szCs w:val="18"/>
                          </w:rPr>
                          <w:t xml:space="preserve"> or CombInput</w:t>
                        </w:r>
                      </w:p>
                    </w:txbxContent>
                  </v:textbox>
                </v:shape>
                <w10:anchorlock/>
              </v:group>
            </w:pict>
          </mc:Fallback>
        </mc:AlternateContent>
      </w:r>
    </w:p>
    <w:p w:rsidR="00375F9C" w:rsidRPr="005D625F" w:rsidRDefault="00375F9C" w:rsidP="00375F9C">
      <w:pPr>
        <w:rPr>
          <w:b/>
        </w:rPr>
      </w:pPr>
      <w:r w:rsidRPr="005D625F">
        <w:rPr>
          <w:b/>
        </w:rPr>
        <w:t>Output</w:t>
      </w:r>
      <w:r w:rsidRPr="005D625F">
        <w:rPr>
          <w:rFonts w:hint="eastAsia"/>
          <w:b/>
        </w:rPr>
        <w:t>:</w:t>
      </w:r>
    </w:p>
    <w:p w:rsidR="00375F9C" w:rsidRPr="00D7649E" w:rsidRDefault="005C781A" w:rsidP="00375F9C">
      <w:r>
        <w:rPr>
          <w:rFonts w:hint="eastAsia"/>
          <w:noProof/>
        </w:rPr>
        <mc:AlternateContent>
          <mc:Choice Requires="wps">
            <w:drawing>
              <wp:anchor distT="0" distB="0" distL="114300" distR="114300" simplePos="0" relativeHeight="251593216" behindDoc="0" locked="0" layoutInCell="1" allowOverlap="1" wp14:anchorId="268174A1" wp14:editId="4F6409A5">
                <wp:simplePos x="0" y="0"/>
                <wp:positionH relativeFrom="column">
                  <wp:posOffset>-114300</wp:posOffset>
                </wp:positionH>
                <wp:positionV relativeFrom="line">
                  <wp:posOffset>1173480</wp:posOffset>
                </wp:positionV>
                <wp:extent cx="1257300" cy="198120"/>
                <wp:effectExtent l="0" t="514350" r="19050" b="11430"/>
                <wp:wrapNone/>
                <wp:docPr id="984" name="AutoShap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30759"/>
                            <a:gd name="adj2" fmla="val -3003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custom editor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1" o:spid="_x0000_s1726" type="#_x0000_t62" style="position:absolute;left:0;text-align:left;margin-left:-9pt;margin-top:92.4pt;width:99pt;height:15.6pt;flip:x;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" adj="4156,-54070" fillcolor="#ff9">
                <v:textbox inset="0,0,0,0">
                  <w:txbxContent>
                    <w:p w:rsidR="0023747D" w:rsidRPr="000E23E9" w:rsidRDefault="0023747D" w:rsidP="00375F9C">
                      <w:pPr>
                        <w:rPr>
                          <w:szCs w:val="18"/>
                        </w:rPr>
                      </w:pPr>
                      <w:r>
                        <w:rPr>
                          <w:szCs w:val="18"/>
                        </w:rPr>
                        <w:t>T</w:t>
                      </w:r>
                      <w:r>
                        <w:rPr>
                          <w:rFonts w:hint="eastAsia"/>
                          <w:szCs w:val="18"/>
                        </w:rPr>
                        <w:t>he custom editor</w:t>
                      </w:r>
                    </w:p>
                  </w:txbxContent>
                </v:textbox>
                <w10:wrap anchory="line"/>
              </v:shape>
            </w:pict>
          </mc:Fallback>
        </mc:AlternateContent>
      </w:r>
      <w:r w:rsidR="00A52FB6" w:rsidRPr="00A52FB6">
        <w:rPr>
          <w:noProof/>
        </w:rPr>
        <w:t xml:space="preserve"> </w:t>
      </w:r>
      <w:r w:rsidR="00A52FB6">
        <w:rPr>
          <w:noProof/>
        </w:rPr>
        <w:drawing>
          <wp:inline distT="0" distB="0" distL="0" distR="0" wp14:anchorId="4BD2F1E2" wp14:editId="76963700">
            <wp:extent cx="3838096" cy="1809524"/>
            <wp:effectExtent l="0" t="0" r="0" b="635"/>
            <wp:docPr id="1213" name="图片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838096" cy="1809524"/>
                    </a:xfrm>
                    <a:prstGeom prst="rect">
                      <a:avLst/>
                    </a:prstGeom>
                  </pic:spPr>
                </pic:pic>
              </a:graphicData>
            </a:graphic>
          </wp:inline>
        </w:drawing>
      </w:r>
    </w:p>
    <w:p w:rsidR="00375F9C" w:rsidRDefault="00375F9C" w:rsidP="00E45D25">
      <w:pPr>
        <w:pStyle w:val="3"/>
        <w:numPr>
          <w:ilvl w:val="2"/>
          <w:numId w:val="17"/>
        </w:numPr>
      </w:pPr>
      <w:bookmarkStart w:id="166" w:name="_Toc453071801"/>
      <w:r>
        <w:rPr>
          <w:rFonts w:hint="eastAsia"/>
        </w:rPr>
        <w:t>Add/Remove rows</w:t>
      </w:r>
      <w:bookmarkEnd w:id="166"/>
      <w:r>
        <w:rPr>
          <w:rFonts w:hint="eastAsia"/>
        </w:rPr>
        <w:t xml:space="preserve"> </w:t>
      </w:r>
    </w:p>
    <w:p w:rsidR="00375F9C" w:rsidRPr="005D625F" w:rsidRDefault="00375F9C" w:rsidP="00375F9C">
      <w:pPr>
        <w:rPr>
          <w:b/>
        </w:rPr>
      </w:pPr>
      <w:r w:rsidRPr="005D625F">
        <w:rPr>
          <w:b/>
        </w:rPr>
        <w:t>I</w:t>
      </w:r>
      <w:r w:rsidRPr="005D625F">
        <w:rPr>
          <w:rFonts w:hint="eastAsia"/>
          <w:b/>
        </w:rPr>
        <w:t>nput:</w:t>
      </w:r>
    </w:p>
    <w:p w:rsidR="00375F9C" w:rsidRDefault="005C781A" w:rsidP="00375F9C">
      <w:r>
        <w:rPr>
          <w:noProof/>
        </w:rPr>
        <w:lastRenderedPageBreak/>
        <mc:AlternateContent>
          <mc:Choice Requires="wpc">
            <w:drawing>
              <wp:inline distT="0" distB="0" distL="0" distR="0" wp14:anchorId="7BC8FB46" wp14:editId="685CAB6E">
                <wp:extent cx="5257800" cy="5183505"/>
                <wp:effectExtent l="9525" t="0" r="9525" b="7620"/>
                <wp:docPr id="983" name="画布 9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4" name="Text Box 971"/>
                        <wps:cNvSpPr txBox="1">
                          <a:spLocks noChangeArrowheads="1"/>
                        </wps:cNvSpPr>
                        <wps:spPr bwMode="auto">
                          <a:xfrm>
                            <a:off x="0" y="48895"/>
                            <a:ext cx="5257800" cy="513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block=</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.UI.Block({width:</w:t>
                              </w:r>
                              <w:r w:rsidRPr="00740C0E">
                                <w:rPr>
                                  <w:color w:val="800000"/>
                                  <w:sz w:val="18"/>
                                  <w:szCs w:val="18"/>
                                </w:rPr>
                                <w:t>240</w:t>
                              </w:r>
                              <w:r w:rsidRPr="00740C0E">
                                <w:rPr>
                                  <w:sz w:val="18"/>
                                  <w:szCs w:val="18"/>
                                </w:rPr>
                                <w:t>,height:</w:t>
                              </w:r>
                              <w:r w:rsidRPr="00740C0E">
                                <w:rPr>
                                  <w:color w:val="800000"/>
                                  <w:sz w:val="18"/>
                                  <w:szCs w:val="18"/>
                                </w:rPr>
                                <w:t>200</w:t>
                              </w:r>
                              <w:r w:rsidRPr="00740C0E">
                                <w:rPr>
                                  <w:sz w:val="18"/>
                                  <w:szCs w:val="18"/>
                                </w:rPr>
                                <w:t>}).show();</w:t>
                              </w:r>
                            </w:p>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tg=</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.UI.TreeGrid;</w:t>
                              </w:r>
                            </w:p>
                            <w:p w:rsidR="0023747D" w:rsidRPr="00740C0E" w:rsidRDefault="0023747D" w:rsidP="00375F9C">
                              <w:pPr>
                                <w:spacing w:line="240" w:lineRule="exact"/>
                                <w:ind w:left="420"/>
                                <w:rPr>
                                  <w:sz w:val="18"/>
                                  <w:szCs w:val="18"/>
                                </w:rPr>
                              </w:pPr>
                              <w:proofErr w:type="gramStart"/>
                              <w:r w:rsidRPr="00740C0E">
                                <w:rPr>
                                  <w:sz w:val="18"/>
                                  <w:szCs w:val="18"/>
                                </w:rPr>
                                <w:t>tg.setRowHandler(</w:t>
                              </w:r>
                              <w:proofErr w:type="gramEnd"/>
                              <w:r w:rsidRPr="00740C0E">
                                <w:rPr>
                                  <w:color w:val="0000FF"/>
                                  <w:sz w:val="18"/>
                                  <w:szCs w:val="18"/>
                                </w:rPr>
                                <w:t>false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setEditable(</w:t>
                              </w:r>
                              <w:proofErr w:type="gramEnd"/>
                              <w:r w:rsidRPr="00740C0E">
                                <w:rPr>
                                  <w:color w:val="0000FF"/>
                                  <w:sz w:val="18"/>
                                  <w:szCs w:val="18"/>
                                </w:rPr>
                                <w:t>true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setHeader([</w:t>
                              </w:r>
                              <w:proofErr w:type="gramEnd"/>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"col1"</w:t>
                              </w:r>
                              <w:r w:rsidRPr="00740C0E">
                                <w:rPr>
                                  <w:rFonts w:hint="eastAsia"/>
                                  <w:sz w:val="18"/>
                                  <w:szCs w:val="18"/>
                                </w:rPr>
                                <w:t>, caption:</w:t>
                              </w:r>
                              <w:r w:rsidRPr="00740C0E">
                                <w:rPr>
                                  <w:rFonts w:hint="eastAsia"/>
                                  <w:color w:val="FF00FF"/>
                                  <w:sz w:val="18"/>
                                  <w:szCs w:val="18"/>
                                </w:rPr>
                                <w:t>"</w:t>
                              </w:r>
                              <w:r>
                                <w:rPr>
                                  <w:rFonts w:hint="eastAsia"/>
                                  <w:color w:val="FF00FF"/>
                                  <w:sz w:val="18"/>
                                  <w:szCs w:val="18"/>
                                </w:rPr>
                                <w:t>Name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60</w:t>
                              </w:r>
                              <w:r w:rsidRPr="00740C0E">
                                <w:rPr>
                                  <w:rFonts w:hint="eastAsia"/>
                                  <w:sz w:val="18"/>
                                  <w:szCs w:val="18"/>
                                </w:rPr>
                                <w:t xml:space="preserve">, type: </w:t>
                              </w:r>
                              <w:r w:rsidRPr="00740C0E">
                                <w:rPr>
                                  <w:rFonts w:hint="eastAsia"/>
                                  <w:color w:val="FF00FF"/>
                                  <w:sz w:val="18"/>
                                  <w:szCs w:val="18"/>
                                </w:rPr>
                                <w:t>'input'</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"col2"</w:t>
                              </w:r>
                              <w:r w:rsidRPr="00740C0E">
                                <w:rPr>
                                  <w:rFonts w:hint="eastAsia"/>
                                  <w:sz w:val="18"/>
                                  <w:szCs w:val="18"/>
                                </w:rPr>
                                <w:t>, caption:</w:t>
                              </w:r>
                              <w:r w:rsidRPr="00740C0E">
                                <w:rPr>
                                  <w:rFonts w:hint="eastAsia"/>
                                  <w:color w:val="FF00FF"/>
                                  <w:sz w:val="18"/>
                                  <w:szCs w:val="18"/>
                                </w:rPr>
                                <w:t>"</w:t>
                              </w:r>
                              <w:r>
                                <w:rPr>
                                  <w:rFonts w:hint="eastAsia"/>
                                  <w:color w:val="FF00FF"/>
                                  <w:sz w:val="18"/>
                                  <w:szCs w:val="18"/>
                                </w:rPr>
                                <w:t>Age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40</w:t>
                              </w:r>
                              <w:r w:rsidRPr="00740C0E">
                                <w:rPr>
                                  <w:rFonts w:hint="eastAsia"/>
                                  <w:sz w:val="18"/>
                                  <w:szCs w:val="18"/>
                                </w:rPr>
                                <w:t xml:space="preserve">, type: </w:t>
                              </w:r>
                              <w:r w:rsidRPr="00740C0E">
                                <w:rPr>
                                  <w:rFonts w:hint="eastAsia"/>
                                  <w:color w:val="FF00FF"/>
                                  <w:sz w:val="18"/>
                                  <w:szCs w:val="18"/>
                                </w:rPr>
                                <w:t>"number"</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setRows([</w:t>
                              </w:r>
                              <w:proofErr w:type="gramEnd"/>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'row1'</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'row2'</w:t>
                              </w:r>
                              <w:r w:rsidRPr="00740C0E">
                                <w:rPr>
                                  <w:rFonts w:hint="eastAsia"/>
                                  <w:sz w:val="18"/>
                                  <w:szCs w:val="18"/>
                                </w:rPr>
                                <w:t>,cells:[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25</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show(</w:t>
                              </w:r>
                              <w:proofErr w:type="gramEnd"/>
                              <w:r w:rsidRPr="00740C0E">
                                <w:rPr>
                                  <w:sz w:val="18"/>
                                  <w:szCs w:val="18"/>
                                </w:rPr>
                                <w:t>block);</w:t>
                              </w:r>
                            </w:p>
                            <w:p w:rsidR="0023747D" w:rsidRPr="00740C0E" w:rsidRDefault="0023747D" w:rsidP="00375F9C">
                              <w:pPr>
                                <w:spacing w:line="240" w:lineRule="exact"/>
                                <w:ind w:left="420"/>
                                <w:rPr>
                                  <w:sz w:val="18"/>
                                  <w:szCs w:val="18"/>
                                </w:rPr>
                              </w:pP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tg.insertRows(</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1000</w:t>
                              </w:r>
                              <w:proofErr w:type="gramEnd"/>
                              <w:r w:rsidRPr="00740C0E">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Tom</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30</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2000</w:t>
                              </w:r>
                              <w:proofErr w:type="gramEnd"/>
                              <w:r w:rsidRPr="00740C0E">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'row3'</w:t>
                              </w:r>
                              <w:r w:rsidRPr="00740C0E">
                                <w:rPr>
                                  <w:rFonts w:hint="eastAsia"/>
                                  <w:sz w:val="18"/>
                                  <w:szCs w:val="18"/>
                                </w:rPr>
                                <w:t>,cells:[</w:t>
                              </w:r>
                              <w:r w:rsidRPr="00740C0E">
                                <w:rPr>
                                  <w:rFonts w:hint="eastAsia"/>
                                  <w:color w:val="FF00FF"/>
                                  <w:sz w:val="18"/>
                                  <w:szCs w:val="18"/>
                                </w:rPr>
                                <w:t>'</w:t>
                              </w:r>
                              <w:r>
                                <w:rPr>
                                  <w:rFonts w:hint="eastAsia"/>
                                  <w:color w:val="FF00FF"/>
                                  <w:sz w:val="18"/>
                                  <w:szCs w:val="18"/>
                                </w:rPr>
                                <w:t>Jerry</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19</w:t>
                              </w:r>
                              <w:r w:rsidRPr="00740C0E">
                                <w:rPr>
                                  <w:rFonts w:hint="eastAsia"/>
                                  <w:sz w:val="18"/>
                                  <w:szCs w:val="18"/>
                                </w:rPr>
                                <w:t>]},[</w:t>
                              </w:r>
                              <w:r w:rsidRPr="00740C0E">
                                <w:rPr>
                                  <w:rFonts w:hint="eastAsia"/>
                                  <w:color w:val="FF00FF"/>
                                  <w:sz w:val="18"/>
                                  <w:szCs w:val="18"/>
                                </w:rPr>
                                <w:t>'</w:t>
                              </w:r>
                              <w:r>
                                <w:rPr>
                                  <w:rFonts w:hint="eastAsia"/>
                                  <w:color w:val="FF00FF"/>
                                  <w:sz w:val="18"/>
                                  <w:szCs w:val="18"/>
                                </w:rPr>
                                <w:t>Mark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31</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3000</w:t>
                              </w:r>
                              <w:proofErr w:type="gramEnd"/>
                              <w:r w:rsidRPr="00740C0E">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color w:val="FF00FF"/>
                                  <w:sz w:val="18"/>
                                  <w:szCs w:val="18"/>
                                </w:rPr>
                                <w:t>'row1'</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4000</w:t>
                              </w:r>
                              <w:proofErr w:type="gramEnd"/>
                              <w:r w:rsidRPr="00740C0E">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sz w:val="18"/>
                                  <w:szCs w:val="18"/>
                                </w:rPr>
                                <w:t>[</w:t>
                              </w:r>
                              <w:r w:rsidRPr="00740C0E">
                                <w:rPr>
                                  <w:color w:val="FF00FF"/>
                                  <w:sz w:val="18"/>
                                  <w:szCs w:val="18"/>
                                </w:rPr>
                                <w:t>'row2'</w:t>
                              </w:r>
                              <w:r w:rsidRPr="00740C0E">
                                <w:rPr>
                                  <w:sz w:val="18"/>
                                  <w:szCs w:val="18"/>
                                </w:rPr>
                                <w:t>,</w:t>
                              </w:r>
                              <w:r w:rsidRPr="00740C0E">
                                <w:rPr>
                                  <w:color w:val="FF00FF"/>
                                  <w:sz w:val="18"/>
                                  <w:szCs w:val="18"/>
                                </w:rPr>
                                <w:t>'row3'</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5000</w:t>
                              </w:r>
                              <w:proofErr w:type="gramEnd"/>
                              <w:r w:rsidRPr="00740C0E">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'row4'</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true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6000</w:t>
                              </w:r>
                              <w:proofErr w:type="gramEnd"/>
                              <w:r>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FF00FF"/>
                                  <w:sz w:val="18"/>
                                  <w:szCs w:val="18"/>
                                </w:rPr>
                                <w:t>'row</w:t>
                              </w:r>
                              <w:r>
                                <w:rPr>
                                  <w:rFonts w:hint="eastAsia"/>
                                  <w:color w:val="FF00FF"/>
                                  <w:sz w:val="18"/>
                                  <w:szCs w:val="18"/>
                                </w:rPr>
                                <w:t>1</w:t>
                              </w:r>
                              <w:r w:rsidRPr="00740C0E">
                                <w:rPr>
                                  <w:rFonts w:hint="eastAsia"/>
                                  <w:color w:val="FF00FF"/>
                                  <w:sz w:val="18"/>
                                  <w:szCs w:val="18"/>
                                </w:rPr>
                                <w:t>'</w:t>
                              </w:r>
                              <w:r w:rsidRPr="00740C0E">
                                <w:rPr>
                                  <w:rFonts w:hint="eastAsia"/>
                                  <w:sz w:val="18"/>
                                  <w:szCs w:val="18"/>
                                </w:rPr>
                                <w:t>,</w:t>
                              </w:r>
                              <w:r w:rsidRPr="00740C0E">
                                <w:rPr>
                                  <w:rFonts w:hint="eastAsia"/>
                                  <w:color w:val="0000FF"/>
                                  <w:sz w:val="18"/>
                                  <w:szCs w:val="18"/>
                                </w:rPr>
                                <w:t>false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7000</w:t>
                              </w:r>
                              <w:proofErr w:type="gramEnd"/>
                              <w:r w:rsidRPr="00740C0E">
                                <w:rPr>
                                  <w:sz w:val="18"/>
                                  <w:szCs w:val="18"/>
                                </w:rPr>
                                <w:t>);</w:t>
                              </w:r>
                            </w:p>
                          </w:txbxContent>
                        </wps:txbx>
                        <wps:bodyPr rot="0" vert="horz" wrap="square" lIns="54000" tIns="46800" rIns="54000" bIns="45720" anchor="t" anchorCtr="0" upright="1">
                          <a:spAutoFit/>
                        </wps:bodyPr>
                      </wps:wsp>
                      <wps:wsp>
                        <wps:cNvPr id="975" name="AutoShape 973"/>
                        <wps:cNvSpPr>
                          <a:spLocks noChangeArrowheads="1"/>
                        </wps:cNvSpPr>
                        <wps:spPr bwMode="auto">
                          <a:xfrm flipH="1">
                            <a:off x="2057400" y="1981200"/>
                            <a:ext cx="1257300" cy="219710"/>
                          </a:xfrm>
                          <a:prstGeom prst="wedgeRoundRectCallout">
                            <a:avLst>
                              <a:gd name="adj1" fmla="val 95755"/>
                              <a:gd name="adj2" fmla="val 21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a empty row</w:t>
                              </w:r>
                            </w:p>
                          </w:txbxContent>
                        </wps:txbx>
                        <wps:bodyPr rot="0" vert="horz" wrap="square" lIns="0" tIns="0" rIns="0" bIns="0" anchor="t" anchorCtr="0" upright="1">
                          <a:noAutofit/>
                        </wps:bodyPr>
                      </wps:wsp>
                      <wps:wsp>
                        <wps:cNvPr id="976" name="AutoShape 974"/>
                        <wps:cNvSpPr>
                          <a:spLocks noChangeArrowheads="1"/>
                        </wps:cNvSpPr>
                        <wps:spPr bwMode="auto">
                          <a:xfrm flipH="1">
                            <a:off x="2286000" y="2476500"/>
                            <a:ext cx="1143000" cy="219710"/>
                          </a:xfrm>
                          <a:prstGeom prst="wedgeRoundRectCallout">
                            <a:avLst>
                              <a:gd name="adj1" fmla="val 82833"/>
                              <a:gd name="adj2" fmla="val 1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a new row</w:t>
                              </w:r>
                            </w:p>
                          </w:txbxContent>
                        </wps:txbx>
                        <wps:bodyPr rot="0" vert="horz" wrap="square" lIns="0" tIns="0" rIns="0" bIns="0" anchor="t" anchorCtr="0" upright="1">
                          <a:noAutofit/>
                        </wps:bodyPr>
                      </wps:wsp>
                      <wps:wsp>
                        <wps:cNvPr id="977" name="AutoShape 975"/>
                        <wps:cNvSpPr>
                          <a:spLocks noChangeArrowheads="1"/>
                        </wps:cNvSpPr>
                        <wps:spPr bwMode="auto">
                          <a:xfrm flipH="1">
                            <a:off x="3543300" y="2872740"/>
                            <a:ext cx="1028700" cy="219710"/>
                          </a:xfrm>
                          <a:prstGeom prst="wedgeRoundRectCallout">
                            <a:avLst>
                              <a:gd name="adj1" fmla="val 92032"/>
                              <a:gd name="adj2" fmla="val 39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two rows</w:t>
                              </w:r>
                            </w:p>
                          </w:txbxContent>
                        </wps:txbx>
                        <wps:bodyPr rot="0" vert="horz" wrap="square" lIns="0" tIns="0" rIns="0" bIns="0" anchor="t" anchorCtr="0" upright="1">
                          <a:noAutofit/>
                        </wps:bodyPr>
                      </wps:wsp>
                      <wps:wsp>
                        <wps:cNvPr id="978" name="AutoShape 976"/>
                        <wps:cNvSpPr>
                          <a:spLocks noChangeArrowheads="1"/>
                        </wps:cNvSpPr>
                        <wps:spPr bwMode="auto">
                          <a:xfrm flipH="1">
                            <a:off x="2057400" y="3467100"/>
                            <a:ext cx="1371600" cy="219710"/>
                          </a:xfrm>
                          <a:prstGeom prst="wedgeRoundRectCallout">
                            <a:avLst>
                              <a:gd name="adj1" fmla="val 79444"/>
                              <a:gd name="adj2" fmla="val -2399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a row by id</w:t>
                              </w:r>
                            </w:p>
                          </w:txbxContent>
                        </wps:txbx>
                        <wps:bodyPr rot="0" vert="horz" wrap="square" lIns="0" tIns="0" rIns="0" bIns="0" anchor="t" anchorCtr="0" upright="1">
                          <a:noAutofit/>
                        </wps:bodyPr>
                      </wps:wsp>
                      <wps:wsp>
                        <wps:cNvPr id="979" name="AutoShape 977"/>
                        <wps:cNvSpPr>
                          <a:spLocks noChangeArrowheads="1"/>
                        </wps:cNvSpPr>
                        <wps:spPr bwMode="auto">
                          <a:xfrm flipH="1">
                            <a:off x="2400300" y="3863340"/>
                            <a:ext cx="1600200" cy="219710"/>
                          </a:xfrm>
                          <a:prstGeom prst="wedgeRoundRectCallout">
                            <a:avLst>
                              <a:gd name="adj1" fmla="val 71069"/>
                              <a:gd name="adj2" fmla="val 16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two row by ids</w:t>
                              </w:r>
                            </w:p>
                          </w:txbxContent>
                        </wps:txbx>
                        <wps:bodyPr rot="0" vert="horz" wrap="square" lIns="0" tIns="0" rIns="0" bIns="0" anchor="t" anchorCtr="0" upright="1">
                          <a:noAutofit/>
                        </wps:bodyPr>
                      </wps:wsp>
                      <wps:wsp>
                        <wps:cNvPr id="981" name="AutoShape 978"/>
                        <wps:cNvSpPr>
                          <a:spLocks noChangeArrowheads="1"/>
                        </wps:cNvSpPr>
                        <wps:spPr bwMode="auto">
                          <a:xfrm flipH="1">
                            <a:off x="3543300" y="4061460"/>
                            <a:ext cx="1485900" cy="219710"/>
                          </a:xfrm>
                          <a:prstGeom prst="wedgeRoundRectCallout">
                            <a:avLst>
                              <a:gd name="adj1" fmla="val 71407"/>
                              <a:gd name="adj2" fmla="val 137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D625F" w:rsidRDefault="0023747D" w:rsidP="00375F9C">
                              <w:pPr>
                                <w:rPr>
                                  <w:szCs w:val="18"/>
                                </w:rPr>
                              </w:pPr>
                              <w:r>
                                <w:rPr>
                                  <w:szCs w:val="18"/>
                                </w:rPr>
                                <w:t>A</w:t>
                              </w:r>
                              <w:r>
                                <w:rPr>
                                  <w:rFonts w:hint="eastAsia"/>
                                  <w:szCs w:val="18"/>
                                </w:rPr>
                                <w:t>dds a row to the top</w:t>
                              </w:r>
                            </w:p>
                          </w:txbxContent>
                        </wps:txbx>
                        <wps:bodyPr rot="0" vert="horz" wrap="square" lIns="0" tIns="0" rIns="0" bIns="0" anchor="t" anchorCtr="0" upright="1">
                          <a:noAutofit/>
                        </wps:bodyPr>
                      </wps:wsp>
                      <wps:wsp>
                        <wps:cNvPr id="982" name="AutoShape 979"/>
                        <wps:cNvSpPr>
                          <a:spLocks noChangeArrowheads="1"/>
                        </wps:cNvSpPr>
                        <wps:spPr bwMode="auto">
                          <a:xfrm flipH="1">
                            <a:off x="2971800" y="4655820"/>
                            <a:ext cx="2171700" cy="219710"/>
                          </a:xfrm>
                          <a:prstGeom prst="wedgeRoundRectCallout">
                            <a:avLst>
                              <a:gd name="adj1" fmla="val 64648"/>
                              <a:gd name="adj2" fmla="val 650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dda a row next to </w:t>
                              </w:r>
                              <w:r>
                                <w:rPr>
                                  <w:szCs w:val="18"/>
                                </w:rPr>
                                <w:t>’</w:t>
                              </w:r>
                              <w:r>
                                <w:rPr>
                                  <w:rFonts w:hint="eastAsia"/>
                                  <w:szCs w:val="18"/>
                                </w:rPr>
                                <w:t>row</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p>
                          </w:txbxContent>
                        </wps:txbx>
                        <wps:bodyPr rot="0" vert="horz" wrap="square" lIns="0" tIns="0" rIns="0" bIns="0" anchor="t" anchorCtr="0" upright="1">
                          <a:noAutofit/>
                        </wps:bodyPr>
                      </wps:wsp>
                    </wpc:wpc>
                  </a:graphicData>
                </a:graphic>
              </wp:inline>
            </w:drawing>
          </mc:Choice>
          <mc:Fallback>
            <w:pict>
              <v:group id="画布 969" o:spid="_x0000_s1727" editas="canvas" style="width:414pt;height:408.15pt;mso-position-horizontal-relative:char;mso-position-vertical-relative:line" coordsize="52578,5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">
                <v:shape id="_x0000_s1728" type="#_x0000_t75" style="position:absolute;width:52578;height:51835;visibility:visible;mso-wrap-style:square">
                  <v:fill o:detectmouseclick="t"/>
                  <v:path o:connecttype="none"/>
                </v:shape>
                <v:shape id="Text Box 971" o:spid="_x0000_s1729" type="#_x0000_t202" style="position:absolute;top:488;width:52578;height:5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LVsQA&#10;AADcAAAADwAAAGRycy9kb3ducmV2LnhtbESPT2sCMRTE74V+h/AKvdWspVhdjSJKWS9C/Xd/bJ6b&#10;xc3LksR1/fZGKPQ4zMxvmNmit43oyIfasYLhIANBXDpdc6XgePj5GIMIEVlj45gU3CnAYv76MsNc&#10;uxvvqNvHSiQIhxwVmBjbXMpQGrIYBq4lTt7ZeYsxSV9J7fGW4LaRn1k2khZrTgsGW1oZKi/7q1VQ&#10;Xtb9uqhPxndXO/7Vk+K+HRVKvb/1yymISH38D/+1N1rB5PsL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Wy1bEAAAA3AAAAA8AAAAAAAAAAAAAAAAAmAIAAGRycy9k&#10;b3ducmV2LnhtbFBLBQYAAAAABAAEAPUAAACJAwAAAAA=&#10;" strokeweight="1pt">
                  <v:textbox style="mso-fit-shape-to-text:t" inset="1.5mm,1.3mm,1.5mm">
                    <w:txbxContent>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block=</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.UI.Block({width:</w:t>
                        </w:r>
                        <w:r w:rsidRPr="00740C0E">
                          <w:rPr>
                            <w:color w:val="800000"/>
                            <w:sz w:val="18"/>
                            <w:szCs w:val="18"/>
                          </w:rPr>
                          <w:t>240</w:t>
                        </w:r>
                        <w:r w:rsidRPr="00740C0E">
                          <w:rPr>
                            <w:sz w:val="18"/>
                            <w:szCs w:val="18"/>
                          </w:rPr>
                          <w:t>,height:</w:t>
                        </w:r>
                        <w:r w:rsidRPr="00740C0E">
                          <w:rPr>
                            <w:color w:val="800000"/>
                            <w:sz w:val="18"/>
                            <w:szCs w:val="18"/>
                          </w:rPr>
                          <w:t>200</w:t>
                        </w:r>
                        <w:r w:rsidRPr="00740C0E">
                          <w:rPr>
                            <w:sz w:val="18"/>
                            <w:szCs w:val="18"/>
                          </w:rPr>
                          <w:t>}).show();</w:t>
                        </w:r>
                      </w:p>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tg=</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.UI.TreeGrid;</w:t>
                        </w:r>
                      </w:p>
                      <w:p w:rsidR="0023747D" w:rsidRPr="00740C0E" w:rsidRDefault="0023747D" w:rsidP="00375F9C">
                        <w:pPr>
                          <w:spacing w:line="240" w:lineRule="exact"/>
                          <w:ind w:left="420"/>
                          <w:rPr>
                            <w:sz w:val="18"/>
                            <w:szCs w:val="18"/>
                          </w:rPr>
                        </w:pPr>
                        <w:proofErr w:type="gramStart"/>
                        <w:r w:rsidRPr="00740C0E">
                          <w:rPr>
                            <w:sz w:val="18"/>
                            <w:szCs w:val="18"/>
                          </w:rPr>
                          <w:t>tg.setRowHandler(</w:t>
                        </w:r>
                        <w:proofErr w:type="gramEnd"/>
                        <w:r w:rsidRPr="00740C0E">
                          <w:rPr>
                            <w:color w:val="0000FF"/>
                            <w:sz w:val="18"/>
                            <w:szCs w:val="18"/>
                          </w:rPr>
                          <w:t>false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setEditable(</w:t>
                        </w:r>
                        <w:proofErr w:type="gramEnd"/>
                        <w:r w:rsidRPr="00740C0E">
                          <w:rPr>
                            <w:color w:val="0000FF"/>
                            <w:sz w:val="18"/>
                            <w:szCs w:val="18"/>
                          </w:rPr>
                          <w:t>true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setHeader([</w:t>
                        </w:r>
                        <w:proofErr w:type="gramEnd"/>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"col1"</w:t>
                        </w:r>
                        <w:r w:rsidRPr="00740C0E">
                          <w:rPr>
                            <w:rFonts w:hint="eastAsia"/>
                            <w:sz w:val="18"/>
                            <w:szCs w:val="18"/>
                          </w:rPr>
                          <w:t>, caption:</w:t>
                        </w:r>
                        <w:r w:rsidRPr="00740C0E">
                          <w:rPr>
                            <w:rFonts w:hint="eastAsia"/>
                            <w:color w:val="FF00FF"/>
                            <w:sz w:val="18"/>
                            <w:szCs w:val="18"/>
                          </w:rPr>
                          <w:t>"</w:t>
                        </w:r>
                        <w:r>
                          <w:rPr>
                            <w:rFonts w:hint="eastAsia"/>
                            <w:color w:val="FF00FF"/>
                            <w:sz w:val="18"/>
                            <w:szCs w:val="18"/>
                          </w:rPr>
                          <w:t>Name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60</w:t>
                        </w:r>
                        <w:r w:rsidRPr="00740C0E">
                          <w:rPr>
                            <w:rFonts w:hint="eastAsia"/>
                            <w:sz w:val="18"/>
                            <w:szCs w:val="18"/>
                          </w:rPr>
                          <w:t xml:space="preserve">, type: </w:t>
                        </w:r>
                        <w:r w:rsidRPr="00740C0E">
                          <w:rPr>
                            <w:rFonts w:hint="eastAsia"/>
                            <w:color w:val="FF00FF"/>
                            <w:sz w:val="18"/>
                            <w:szCs w:val="18"/>
                          </w:rPr>
                          <w:t>'input'</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"col2"</w:t>
                        </w:r>
                        <w:r w:rsidRPr="00740C0E">
                          <w:rPr>
                            <w:rFonts w:hint="eastAsia"/>
                            <w:sz w:val="18"/>
                            <w:szCs w:val="18"/>
                          </w:rPr>
                          <w:t>, caption:</w:t>
                        </w:r>
                        <w:r w:rsidRPr="00740C0E">
                          <w:rPr>
                            <w:rFonts w:hint="eastAsia"/>
                            <w:color w:val="FF00FF"/>
                            <w:sz w:val="18"/>
                            <w:szCs w:val="18"/>
                          </w:rPr>
                          <w:t>"</w:t>
                        </w:r>
                        <w:r>
                          <w:rPr>
                            <w:rFonts w:hint="eastAsia"/>
                            <w:color w:val="FF00FF"/>
                            <w:sz w:val="18"/>
                            <w:szCs w:val="18"/>
                          </w:rPr>
                          <w:t>Age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40</w:t>
                        </w:r>
                        <w:r w:rsidRPr="00740C0E">
                          <w:rPr>
                            <w:rFonts w:hint="eastAsia"/>
                            <w:sz w:val="18"/>
                            <w:szCs w:val="18"/>
                          </w:rPr>
                          <w:t xml:space="preserve">, type: </w:t>
                        </w:r>
                        <w:r w:rsidRPr="00740C0E">
                          <w:rPr>
                            <w:rFonts w:hint="eastAsia"/>
                            <w:color w:val="FF00FF"/>
                            <w:sz w:val="18"/>
                            <w:szCs w:val="18"/>
                          </w:rPr>
                          <w:t>"number"</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setRows([</w:t>
                        </w:r>
                        <w:proofErr w:type="gramEnd"/>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'row1'</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'row2'</w:t>
                        </w:r>
                        <w:r w:rsidRPr="00740C0E">
                          <w:rPr>
                            <w:rFonts w:hint="eastAsia"/>
                            <w:sz w:val="18"/>
                            <w:szCs w:val="18"/>
                          </w:rPr>
                          <w:t>,cells:[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25</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show(</w:t>
                        </w:r>
                        <w:proofErr w:type="gramEnd"/>
                        <w:r w:rsidRPr="00740C0E">
                          <w:rPr>
                            <w:sz w:val="18"/>
                            <w:szCs w:val="18"/>
                          </w:rPr>
                          <w:t>block);</w:t>
                        </w:r>
                      </w:p>
                      <w:p w:rsidR="0023747D" w:rsidRPr="00740C0E" w:rsidRDefault="0023747D" w:rsidP="00375F9C">
                        <w:pPr>
                          <w:spacing w:line="240" w:lineRule="exact"/>
                          <w:ind w:left="420"/>
                          <w:rPr>
                            <w:sz w:val="18"/>
                            <w:szCs w:val="18"/>
                          </w:rPr>
                        </w:pP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tg.insertRows(</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1000</w:t>
                        </w:r>
                        <w:proofErr w:type="gramEnd"/>
                        <w:r w:rsidRPr="00740C0E">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Tom</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30</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2000</w:t>
                        </w:r>
                        <w:proofErr w:type="gramEnd"/>
                        <w:r w:rsidRPr="00740C0E">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'row3'</w:t>
                        </w:r>
                        <w:r w:rsidRPr="00740C0E">
                          <w:rPr>
                            <w:rFonts w:hint="eastAsia"/>
                            <w:sz w:val="18"/>
                            <w:szCs w:val="18"/>
                          </w:rPr>
                          <w:t>,cells:[</w:t>
                        </w:r>
                        <w:r w:rsidRPr="00740C0E">
                          <w:rPr>
                            <w:rFonts w:hint="eastAsia"/>
                            <w:color w:val="FF00FF"/>
                            <w:sz w:val="18"/>
                            <w:szCs w:val="18"/>
                          </w:rPr>
                          <w:t>'</w:t>
                        </w:r>
                        <w:r>
                          <w:rPr>
                            <w:rFonts w:hint="eastAsia"/>
                            <w:color w:val="FF00FF"/>
                            <w:sz w:val="18"/>
                            <w:szCs w:val="18"/>
                          </w:rPr>
                          <w:t>Jerry</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19</w:t>
                        </w:r>
                        <w:r w:rsidRPr="00740C0E">
                          <w:rPr>
                            <w:rFonts w:hint="eastAsia"/>
                            <w:sz w:val="18"/>
                            <w:szCs w:val="18"/>
                          </w:rPr>
                          <w:t>]},[</w:t>
                        </w:r>
                        <w:r w:rsidRPr="00740C0E">
                          <w:rPr>
                            <w:rFonts w:hint="eastAsia"/>
                            <w:color w:val="FF00FF"/>
                            <w:sz w:val="18"/>
                            <w:szCs w:val="18"/>
                          </w:rPr>
                          <w:t>'</w:t>
                        </w:r>
                        <w:r>
                          <w:rPr>
                            <w:rFonts w:hint="eastAsia"/>
                            <w:color w:val="FF00FF"/>
                            <w:sz w:val="18"/>
                            <w:szCs w:val="18"/>
                          </w:rPr>
                          <w:t>Mark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31</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3000</w:t>
                        </w:r>
                        <w:proofErr w:type="gramEnd"/>
                        <w:r w:rsidRPr="00740C0E">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color w:val="FF00FF"/>
                            <w:sz w:val="18"/>
                            <w:szCs w:val="18"/>
                          </w:rPr>
                          <w:t>'row1'</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4000</w:t>
                        </w:r>
                        <w:proofErr w:type="gramEnd"/>
                        <w:r w:rsidRPr="00740C0E">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sz w:val="18"/>
                            <w:szCs w:val="18"/>
                          </w:rPr>
                          <w:t>[</w:t>
                        </w:r>
                        <w:r w:rsidRPr="00740C0E">
                          <w:rPr>
                            <w:color w:val="FF00FF"/>
                            <w:sz w:val="18"/>
                            <w:szCs w:val="18"/>
                          </w:rPr>
                          <w:t>'row2'</w:t>
                        </w:r>
                        <w:r w:rsidRPr="00740C0E">
                          <w:rPr>
                            <w:sz w:val="18"/>
                            <w:szCs w:val="18"/>
                          </w:rPr>
                          <w:t>,</w:t>
                        </w:r>
                        <w:r w:rsidRPr="00740C0E">
                          <w:rPr>
                            <w:color w:val="FF00FF"/>
                            <w:sz w:val="18"/>
                            <w:szCs w:val="18"/>
                          </w:rPr>
                          <w:t>'row3'</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5000</w:t>
                        </w:r>
                        <w:proofErr w:type="gramEnd"/>
                        <w:r w:rsidRPr="00740C0E">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'row4'</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true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6000</w:t>
                        </w:r>
                        <w:proofErr w:type="gramEnd"/>
                        <w:r>
                          <w:rPr>
                            <w:sz w:val="18"/>
                            <w:szCs w:val="18"/>
                          </w:rPr>
                          <w:t>);</w:t>
                        </w:r>
                      </w:p>
                      <w:p w:rsidR="0023747D" w:rsidRPr="00740C0E" w:rsidRDefault="00973A41" w:rsidP="00375F9C">
                        <w:pPr>
                          <w:spacing w:line="240" w:lineRule="exact"/>
                          <w:ind w:left="420"/>
                          <w:rPr>
                            <w:sz w:val="18"/>
                            <w:szCs w:val="18"/>
                          </w:rPr>
                        </w:pPr>
                        <w:proofErr w:type="gramStart"/>
                        <w:r>
                          <w:rPr>
                            <w:sz w:val="18"/>
                            <w:szCs w:val="18"/>
                          </w:rPr>
                          <w:t>xui.</w:t>
                        </w:r>
                        <w:r w:rsidR="0023747D" w:rsidRPr="00740C0E">
                          <w:rPr>
                            <w:sz w:val="18"/>
                            <w:szCs w:val="18"/>
                          </w:rPr>
                          <w:t>asyRun(</w:t>
                        </w:r>
                        <w:proofErr w:type="gramEnd"/>
                        <w:r w:rsidR="0023747D" w:rsidRPr="00740C0E">
                          <w:rPr>
                            <w:color w:val="0000FF"/>
                            <w:sz w:val="18"/>
                            <w:szCs w:val="18"/>
                          </w:rPr>
                          <w:t>function</w:t>
                        </w:r>
                        <w:r w:rsidR="0023747D"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FF00FF"/>
                            <w:sz w:val="18"/>
                            <w:szCs w:val="18"/>
                          </w:rPr>
                          <w:t>'row</w:t>
                        </w:r>
                        <w:r>
                          <w:rPr>
                            <w:rFonts w:hint="eastAsia"/>
                            <w:color w:val="FF00FF"/>
                            <w:sz w:val="18"/>
                            <w:szCs w:val="18"/>
                          </w:rPr>
                          <w:t>1</w:t>
                        </w:r>
                        <w:r w:rsidRPr="00740C0E">
                          <w:rPr>
                            <w:rFonts w:hint="eastAsia"/>
                            <w:color w:val="FF00FF"/>
                            <w:sz w:val="18"/>
                            <w:szCs w:val="18"/>
                          </w:rPr>
                          <w:t>'</w:t>
                        </w:r>
                        <w:r w:rsidRPr="00740C0E">
                          <w:rPr>
                            <w:rFonts w:hint="eastAsia"/>
                            <w:sz w:val="18"/>
                            <w:szCs w:val="18"/>
                          </w:rPr>
                          <w:t>,</w:t>
                        </w:r>
                        <w:r w:rsidRPr="00740C0E">
                          <w:rPr>
                            <w:rFonts w:hint="eastAsia"/>
                            <w:color w:val="0000FF"/>
                            <w:sz w:val="18"/>
                            <w:szCs w:val="18"/>
                          </w:rPr>
                          <w:t>false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7000</w:t>
                        </w:r>
                        <w:proofErr w:type="gramEnd"/>
                        <w:r w:rsidRPr="00740C0E">
                          <w:rPr>
                            <w:sz w:val="18"/>
                            <w:szCs w:val="18"/>
                          </w:rPr>
                          <w:t>);</w:t>
                        </w:r>
                      </w:p>
                    </w:txbxContent>
                  </v:textbox>
                </v:shape>
                <v:shape id="AutoShape 973" o:spid="_x0000_s1730" type="#_x0000_t62" style="position:absolute;left:20574;top:1981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SZ8QA&#10;AADcAAAADwAAAGRycy9kb3ducmV2LnhtbESPQWvCQBSE7wX/w/KE3pqNBZMmdRWRFnoqGBtobo/s&#10;Mwlm34bsqum/7wqCx2FmvmFWm8n04kKj6ywrWEQxCOLa6o4bBT+Hz5c3EM4ja+wtk4I/crBZz55W&#10;mGt75T1dCt+IAGGXo4LW+yGX0tUtGXSRHYiDd7SjQR/k2Eg94jXATS9f4ziRBjsOCy0OtGupPhVn&#10;o0Djt8bfNCuTY304l5xWH0tZKfU8n7bvIDxN/hG+t7+0gixdwu1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aEmfEAAAA3AAAAA8AAAAAAAAAAAAAAAAAmAIAAGRycy9k&#10;b3ducmV2LnhtbFBLBQYAAAAABAAEAPUAAACJAwAAAAA=&#10;" adj="31483,15544" fillcolor="#ff9">
                  <v:textbox inset="0,0,0,0">
                    <w:txbxContent>
                      <w:p w:rsidR="0023747D" w:rsidRPr="000E23E9" w:rsidRDefault="0023747D" w:rsidP="00375F9C">
                        <w:pPr>
                          <w:rPr>
                            <w:szCs w:val="18"/>
                          </w:rPr>
                        </w:pPr>
                        <w:r>
                          <w:rPr>
                            <w:rFonts w:hint="eastAsia"/>
                            <w:szCs w:val="18"/>
                          </w:rPr>
                          <w:t>Adds a empty row</w:t>
                        </w:r>
                      </w:p>
                    </w:txbxContent>
                  </v:textbox>
                </v:shape>
                <v:shape id="AutoShape 974" o:spid="_x0000_s1731" type="#_x0000_t62" style="position:absolute;left:22860;top:24765;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yEcMA&#10;AADcAAAADwAAAGRycy9kb3ducmV2LnhtbESPzWrDMBCE74W8g9hCb42cQP5cyyFpKM01Pw+wWBvb&#10;rbUy1sZ2+/RVodDjMDPfMNl2dI3qqQu1ZwOzaQKKuPC25tLA9fL2vAYVBNli45kMfFGAbT55yDC1&#10;fuAT9WcpVYRwSNFAJdKmWoeiIodh6lvi6N1851Ci7EptOxwi3DV6niRL7bDmuFBhS68VFZ/nuzPw&#10;Lt8HqfvFvljMrh942Azojztjnh7H3QsooVH+w3/tozWwWS3h90w8Aj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1yEcMAAADcAAAADwAAAAAAAAAAAAAAAACYAgAAZHJzL2Rv&#10;d25yZXYueG1sUEsFBgAAAAAEAAQA9QAAAIgDAAAAAA==&#10;" adj="28692,14358" fillcolor="#ff9">
                  <v:textbox inset="0,0,0,0">
                    <w:txbxContent>
                      <w:p w:rsidR="0023747D" w:rsidRPr="000E23E9" w:rsidRDefault="0023747D" w:rsidP="00375F9C">
                        <w:pPr>
                          <w:rPr>
                            <w:szCs w:val="18"/>
                          </w:rPr>
                        </w:pPr>
                        <w:r>
                          <w:rPr>
                            <w:rFonts w:hint="eastAsia"/>
                            <w:szCs w:val="18"/>
                          </w:rPr>
                          <w:t>Adds a new row</w:t>
                        </w:r>
                      </w:p>
                    </w:txbxContent>
                  </v:textbox>
                </v:shape>
                <v:shape id="AutoShape 975" o:spid="_x0000_s1732" type="#_x0000_t62" style="position:absolute;left:35433;top:28727;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5KHcUA&#10;AADcAAAADwAAAGRycy9kb3ducmV2LnhtbESP0WrCQBRE3wv9h+UW+lY3+lBrdBUVlEKxVOMHXLPX&#10;bDR7N2TXGP/eFYQ+DjNzhpnMOluJlhpfOlbQ7yUgiHOnSy4U7LPVxxcIH5A1Vo5JwY08zKavLxNM&#10;tbvyltpdKESEsE9RgQmhTqX0uSGLvudq4ugdXWMxRNkUUjd4jXBbyUGSfEqLJccFgzUtDeXn3cUq&#10;+Fn9Jvv5ou0uf7weHbLM+NNmq9T7WzcfgwjUhf/ws/2tFYyGQ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kodxQAAANwAAAAPAAAAAAAAAAAAAAAAAJgCAABkcnMv&#10;ZG93bnJldi54bWxQSwUGAAAAAAQABAD1AAAAigMAAAAA&#10;" adj="30679,19352" fillcolor="#ff9">
                  <v:textbox inset="0,0,0,0">
                    <w:txbxContent>
                      <w:p w:rsidR="0023747D" w:rsidRPr="000E23E9" w:rsidRDefault="0023747D" w:rsidP="00375F9C">
                        <w:pPr>
                          <w:rPr>
                            <w:szCs w:val="18"/>
                          </w:rPr>
                        </w:pPr>
                        <w:r>
                          <w:rPr>
                            <w:rFonts w:hint="eastAsia"/>
                            <w:szCs w:val="18"/>
                          </w:rPr>
                          <w:t>Adds two rows</w:t>
                        </w:r>
                      </w:p>
                    </w:txbxContent>
                  </v:textbox>
                </v:shape>
                <v:shape id="AutoShape 976" o:spid="_x0000_s1733" type="#_x0000_t62" style="position:absolute;left:20574;top:34671;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Jr8EA&#10;AADcAAAADwAAAGRycy9kb3ducmV2LnhtbERPy2rCQBTdF/yH4Qru6iQu+kgzShBEES3ttB9wydw8&#10;NHMnZKYa/76zEFwezjtfjbYTFxp861hBOk9AEJfOtFwr+P3ZPL+B8AHZYOeYFNzIw2o5ecoxM+7K&#10;33TRoRYxhH2GCpoQ+kxKXzZk0c9dTxy5yg0WQ4RDLc2A1xhuO7lIkhdpseXY0GBP64bKs/6zCg57&#10;m5qvjj632u+OhdO6Oh21UrPpWHyACDSGh/ju3hkF769xbT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iCa/BAAAA3AAAAA8AAAAAAAAAAAAAAAAAmAIAAGRycy9kb3du&#10;cmV2LnhtbFBLBQYAAAAABAAEAPUAAACGAwAAAAA=&#10;" adj="27960,5618" fillcolor="#ff9">
                  <v:textbox inset="0,0,0,0">
                    <w:txbxContent>
                      <w:p w:rsidR="0023747D" w:rsidRPr="000E23E9" w:rsidRDefault="0023747D" w:rsidP="00375F9C">
                        <w:pPr>
                          <w:rPr>
                            <w:szCs w:val="18"/>
                          </w:rPr>
                        </w:pPr>
                        <w:r>
                          <w:rPr>
                            <w:szCs w:val="18"/>
                          </w:rPr>
                          <w:t>R</w:t>
                        </w:r>
                        <w:r>
                          <w:rPr>
                            <w:rFonts w:hint="eastAsia"/>
                            <w:szCs w:val="18"/>
                          </w:rPr>
                          <w:t>emoves a row by id</w:t>
                        </w:r>
                      </w:p>
                    </w:txbxContent>
                  </v:textbox>
                </v:shape>
                <v:shape id="AutoShape 977" o:spid="_x0000_s1734" type="#_x0000_t62" style="position:absolute;left:24003;top:38633;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0FXcUA&#10;AADcAAAADwAAAGRycy9kb3ducmV2LnhtbESP3WrCQBSE7wXfYTmCN6Ibhf6YuoooQlFvkuYBjtnT&#10;JJo9G7JrTN++KxR6OczMN8xq05tadNS6yrKC+SwCQZxbXXGhIPs6TN9BOI+ssbZMCn7IwWY9HKww&#10;1vbBCXWpL0SAsItRQel9E0vp8pIMupltiIP3bVuDPsi2kLrFR4CbWi6i6FUarDgslNjQrqT8lt6N&#10;gkl/3mfdKToll2NzfuF0P5fJVanxqN9+gPDU+//wX/tTK1i+LeF5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QVdxQAAANwAAAAPAAAAAAAAAAAAAAAAAJgCAABkcnMv&#10;ZG93bnJldi54bWxQSwUGAAAAAAQABAD1AAAAigMAAAAA&#10;" adj="26151,14295" fillcolor="#ff9">
                  <v:textbox inset="0,0,0,0">
                    <w:txbxContent>
                      <w:p w:rsidR="0023747D" w:rsidRPr="000E23E9" w:rsidRDefault="0023747D" w:rsidP="00375F9C">
                        <w:pPr>
                          <w:rPr>
                            <w:szCs w:val="18"/>
                          </w:rPr>
                        </w:pPr>
                        <w:r>
                          <w:rPr>
                            <w:szCs w:val="18"/>
                          </w:rPr>
                          <w:t>R</w:t>
                        </w:r>
                        <w:r>
                          <w:rPr>
                            <w:rFonts w:hint="eastAsia"/>
                            <w:szCs w:val="18"/>
                          </w:rPr>
                          <w:t>emoves two row by ids</w:t>
                        </w:r>
                      </w:p>
                    </w:txbxContent>
                  </v:textbox>
                </v:shape>
                <v:shape id="AutoShape 978" o:spid="_x0000_s1735" type="#_x0000_t62" style="position:absolute;left:35433;top:40614;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0e28MA&#10;AADcAAAADwAAAGRycy9kb3ducmV2LnhtbESPQYvCMBSE78L+h/AWvGlaQel2jbIIwrLowSp4fSTP&#10;tti8dJuo9d8bQfA4zMw3zHzZ20ZcqfO1YwXpOAFBrJ2puVRw2K9HGQgfkA02jknBnTwsFx+DOebG&#10;3XhH1yKUIkLY56igCqHNpfS6Iot+7Fri6J1cZzFE2ZXSdHiLcNvISZLMpMWa40KFLa0q0ufiYhWs&#10;2nKqi/r/2KyPaa+36Ld/2Uap4Wf/8w0iUB/e4Vf71yj4yl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0e28MAAADcAAAADwAAAAAAAAAAAAAAAACYAgAAZHJzL2Rv&#10;d25yZXYueG1sUEsFBgAAAAAEAAQA9QAAAIgDAAAAAA==&#10;" adj="26224,40453" fillcolor="#ff9">
                  <v:textbox inset="0,0,0,0">
                    <w:txbxContent>
                      <w:p w:rsidR="0023747D" w:rsidRPr="005D625F" w:rsidRDefault="0023747D" w:rsidP="00375F9C">
                        <w:pPr>
                          <w:rPr>
                            <w:szCs w:val="18"/>
                          </w:rPr>
                        </w:pPr>
                        <w:r>
                          <w:rPr>
                            <w:szCs w:val="18"/>
                          </w:rPr>
                          <w:t>A</w:t>
                        </w:r>
                        <w:r>
                          <w:rPr>
                            <w:rFonts w:hint="eastAsia"/>
                            <w:szCs w:val="18"/>
                          </w:rPr>
                          <w:t>dds a row to the top</w:t>
                        </w:r>
                      </w:p>
                    </w:txbxContent>
                  </v:textbox>
                </v:shape>
                <v:shape id="AutoShape 979" o:spid="_x0000_s1736" type="#_x0000_t62" style="position:absolute;left:29718;top:46558;width:2171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JosQA&#10;AADcAAAADwAAAGRycy9kb3ducmV2LnhtbESPT2vCQBTE74V+h+UVems2FWw1ZhUpCLanNv67PrLP&#10;JG32bcxuYvrtXUHwOMzMb5h0MZha9NS6yrKC1ygGQZxbXXGhYLtZvUxAOI+ssbZMCv7JwWL++JBi&#10;ou2Zf6jPfCEChF2CCkrvm0RKl5dk0EW2IQ7e0bYGfZBtIXWL5wA3tRzF8Zs0WHFYKLGhj5Lyv6wz&#10;CvTnr19ixl/8Hp8Ou+9xYHV7pZ6fhuUMhKfB38O39lormE5GcD0Tjo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UCaLEAAAA3AAAAA8AAAAAAAAAAAAAAAAAmAIAAGRycy9k&#10;b3ducmV2LnhtbFBLBQYAAAAABAAEAPUAAACJAwAAAAA=&#10;" adj="24764,24846" fillcolor="#ff9">
                  <v:textbox inset="0,0,0,0">
                    <w:txbxContent>
                      <w:p w:rsidR="0023747D" w:rsidRPr="000E23E9" w:rsidRDefault="0023747D" w:rsidP="00375F9C">
                        <w:pPr>
                          <w:rPr>
                            <w:szCs w:val="18"/>
                          </w:rPr>
                        </w:pPr>
                        <w:r>
                          <w:rPr>
                            <w:szCs w:val="18"/>
                          </w:rPr>
                          <w:t>A</w:t>
                        </w:r>
                        <w:r>
                          <w:rPr>
                            <w:rFonts w:hint="eastAsia"/>
                            <w:szCs w:val="18"/>
                          </w:rPr>
                          <w:t xml:space="preserve">dda a row next to </w:t>
                        </w:r>
                        <w:r>
                          <w:rPr>
                            <w:szCs w:val="18"/>
                          </w:rPr>
                          <w:t>’</w:t>
                        </w:r>
                        <w:r>
                          <w:rPr>
                            <w:rFonts w:hint="eastAsia"/>
                            <w:szCs w:val="18"/>
                          </w:rPr>
                          <w:t>row</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p>
                    </w:txbxContent>
                  </v:textbox>
                </v:shape>
                <w10:anchorlock/>
              </v:group>
            </w:pict>
          </mc:Fallback>
        </mc:AlternateContent>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35200" behindDoc="0" locked="0" layoutInCell="1" allowOverlap="1" wp14:anchorId="462996AB" wp14:editId="4485F3B0">
                <wp:simplePos x="0" y="0"/>
                <wp:positionH relativeFrom="column">
                  <wp:posOffset>0</wp:posOffset>
                </wp:positionH>
                <wp:positionV relativeFrom="line">
                  <wp:posOffset>99060</wp:posOffset>
                </wp:positionV>
                <wp:extent cx="5372100" cy="652780"/>
                <wp:effectExtent l="9525" t="13335" r="9525" b="10160"/>
                <wp:wrapNone/>
                <wp:docPr id="973"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5278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Default="0023747D" w:rsidP="00375F9C">
                            <w:r w:rsidRPr="00714576">
                              <w:rPr>
                                <w:b/>
                              </w:rPr>
                              <w:t>chapter2/TGDynamic</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ThreeGrid</w:t>
                            </w:r>
                          </w:p>
                          <w:p w:rsidR="0023747D" w:rsidRPr="00980CAB" w:rsidRDefault="0023747D" w:rsidP="00375F9C">
                            <w:r w:rsidRPr="00714576">
                              <w:rPr>
                                <w:b/>
                              </w:rPr>
                              <w:t>chapter2/TreeGrid.Paging</w:t>
                            </w:r>
                            <w:r>
                              <w:rPr>
                                <w:rFonts w:hint="eastAsia"/>
                                <w:b/>
                              </w:rPr>
                              <w:t xml:space="preserve">\index.html </w:t>
                            </w:r>
                            <w:r w:rsidRPr="005D318E">
                              <w:rPr>
                                <w:rFonts w:hint="eastAsia"/>
                              </w:rPr>
                              <w:t>is an</w:t>
                            </w:r>
                            <w:r>
                              <w:rPr>
                                <w:rFonts w:hint="eastAsia"/>
                              </w:rPr>
                              <w:t xml:space="preserve">other </w:t>
                            </w:r>
                            <w:r w:rsidRPr="005D318E">
                              <w:t>example</w:t>
                            </w:r>
                            <w:r w:rsidRPr="005D318E">
                              <w:rPr>
                                <w:rFonts w:hint="eastAsia"/>
                              </w:rPr>
                              <w:t xml:space="preserve"> for </w:t>
                            </w:r>
                            <w:r>
                              <w:rPr>
                                <w:rFonts w:hint="eastAsia"/>
                              </w:rPr>
                              <w:t>multi pages</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42" o:spid="_x0000_s1737" type="#_x0000_t202" style="position:absolute;left:0;text-align:left;margin-left:0;margin-top:7.8pt;width:423pt;height:51.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Default="0023747D" w:rsidP="00375F9C">
                      <w:r w:rsidRPr="00714576">
                        <w:rPr>
                          <w:b/>
                        </w:rPr>
                        <w:t>chapter2/TGDynamic</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ThreeGrid</w:t>
                      </w:r>
                    </w:p>
                    <w:p w:rsidR="0023747D" w:rsidRPr="00980CAB" w:rsidRDefault="0023747D" w:rsidP="00375F9C">
                      <w:r w:rsidRPr="00714576">
                        <w:rPr>
                          <w:b/>
                        </w:rPr>
                        <w:t>chapter2/TreeGrid.Paging</w:t>
                      </w:r>
                      <w:r>
                        <w:rPr>
                          <w:rFonts w:hint="eastAsia"/>
                          <w:b/>
                        </w:rPr>
                        <w:t xml:space="preserve">\index.html </w:t>
                      </w:r>
                      <w:r w:rsidRPr="005D318E">
                        <w:rPr>
                          <w:rFonts w:hint="eastAsia"/>
                        </w:rPr>
                        <w:t>is an</w:t>
                      </w:r>
                      <w:r>
                        <w:rPr>
                          <w:rFonts w:hint="eastAsia"/>
                        </w:rPr>
                        <w:t xml:space="preserve">other </w:t>
                      </w:r>
                      <w:r w:rsidRPr="005D318E">
                        <w:t>example</w:t>
                      </w:r>
                      <w:r w:rsidRPr="005D318E">
                        <w:rPr>
                          <w:rFonts w:hint="eastAsia"/>
                        </w:rPr>
                        <w:t xml:space="preserve"> for </w:t>
                      </w:r>
                      <w:r>
                        <w:rPr>
                          <w:rFonts w:hint="eastAsia"/>
                        </w:rPr>
                        <w:t>multi pages</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Pr="00714576" w:rsidRDefault="00375F9C" w:rsidP="00375F9C"/>
    <w:p w:rsidR="00375F9C" w:rsidRDefault="00375F9C" w:rsidP="00E45D25">
      <w:pPr>
        <w:pStyle w:val="2"/>
        <w:numPr>
          <w:ilvl w:val="1"/>
          <w:numId w:val="17"/>
        </w:numPr>
      </w:pPr>
      <w:bookmarkStart w:id="167" w:name="_Toc235676276"/>
      <w:bookmarkStart w:id="168" w:name="_Toc453071802"/>
      <w:r>
        <w:rPr>
          <w:rFonts w:hint="eastAsia"/>
        </w:rPr>
        <w:t>Other standard controls</w:t>
      </w:r>
      <w:bookmarkEnd w:id="167"/>
      <w:bookmarkEnd w:id="168"/>
      <w:r>
        <w:rPr>
          <w:rFonts w:hint="eastAsia"/>
        </w:rPr>
        <w:t xml:space="preserve"> </w:t>
      </w:r>
    </w:p>
    <w:p w:rsidR="00375F9C" w:rsidRDefault="00375F9C" w:rsidP="00E45D25">
      <w:pPr>
        <w:pStyle w:val="3"/>
        <w:numPr>
          <w:ilvl w:val="2"/>
          <w:numId w:val="17"/>
        </w:numPr>
      </w:pPr>
      <w:bookmarkStart w:id="169" w:name="_Toc453071803"/>
      <w:r>
        <w:rPr>
          <w:rFonts w:hint="eastAsia"/>
        </w:rPr>
        <w:t>ProgressBar</w:t>
      </w:r>
      <w:bookmarkEnd w:id="169"/>
      <w:r>
        <w:rPr>
          <w:rFonts w:hint="eastAsia"/>
        </w:rPr>
        <w:t xml:space="preserve"> </w:t>
      </w:r>
    </w:p>
    <w:p w:rsidR="00375F9C" w:rsidRPr="005971D8" w:rsidRDefault="00375F9C" w:rsidP="00375F9C">
      <w:pPr>
        <w:rPr>
          <w:b/>
        </w:rPr>
      </w:pPr>
      <w:r w:rsidRPr="005971D8">
        <w:rPr>
          <w:rFonts w:hint="eastAsia"/>
          <w:b/>
        </w:rPr>
        <w:t>Input:</w:t>
      </w:r>
    </w:p>
    <w:p w:rsidR="00375F9C" w:rsidRDefault="005C781A" w:rsidP="00375F9C">
      <w:r>
        <w:rPr>
          <w:noProof/>
        </w:rPr>
        <w:lastRenderedPageBreak/>
        <mc:AlternateContent>
          <mc:Choice Requires="wpc">
            <w:drawing>
              <wp:inline distT="0" distB="0" distL="0" distR="0" wp14:anchorId="61E29169" wp14:editId="4BF14741">
                <wp:extent cx="5257800" cy="792480"/>
                <wp:effectExtent l="9525" t="0" r="9525" b="0"/>
                <wp:docPr id="575" name="画布 5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0" name="Text Box 577"/>
                        <wps:cNvSpPr txBox="1">
                          <a:spLocks noChangeArrowheads="1"/>
                        </wps:cNvSpPr>
                        <wps:spPr bwMode="auto">
                          <a:xfrm>
                            <a:off x="0" y="48895"/>
                            <a:ext cx="5257800" cy="715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85C68" w:rsidRDefault="00A52FB6" w:rsidP="00375F9C">
                              <w:pPr>
                                <w:spacing w:line="240" w:lineRule="exact"/>
                                <w:rPr>
                                  <w:sz w:val="18"/>
                                  <w:szCs w:val="18"/>
                                </w:rPr>
                              </w:pPr>
                              <w:proofErr w:type="gramStart"/>
                              <w:r>
                                <w:rPr>
                                  <w:sz w:val="18"/>
                                  <w:szCs w:val="18"/>
                                </w:rPr>
                                <w:t>xui</w:t>
                              </w:r>
                              <w:r w:rsidR="0023747D" w:rsidRPr="00E85C68">
                                <w:rPr>
                                  <w:sz w:val="18"/>
                                  <w:szCs w:val="18"/>
                                </w:rPr>
                                <w:t>.create(</w:t>
                              </w:r>
                              <w:proofErr w:type="gramEnd"/>
                              <w:r w:rsidR="0023747D" w:rsidRPr="00E85C68">
                                <w:rPr>
                                  <w:color w:val="FF00FF"/>
                                  <w:sz w:val="18"/>
                                  <w:szCs w:val="18"/>
                                </w:rPr>
                                <w:t>'ProgressBar'</w:t>
                              </w:r>
                              <w:r w:rsidR="0023747D" w:rsidRPr="00E85C68">
                                <w:rPr>
                                  <w:sz w:val="18"/>
                                  <w:szCs w:val="18"/>
                                </w:rPr>
                                <w:t>)</w:t>
                              </w:r>
                            </w:p>
                            <w:p w:rsidR="0023747D" w:rsidRPr="00E85C68" w:rsidRDefault="0023747D" w:rsidP="00375F9C">
                              <w:pPr>
                                <w:spacing w:line="240" w:lineRule="exact"/>
                                <w:rPr>
                                  <w:sz w:val="18"/>
                                  <w:szCs w:val="18"/>
                                </w:rPr>
                              </w:pPr>
                              <w:r w:rsidRPr="00E85C68">
                                <w:rPr>
                                  <w:rFonts w:hint="eastAsia"/>
                                  <w:sz w:val="18"/>
                                  <w:szCs w:val="18"/>
                                </w:rPr>
                                <w:t>.</w:t>
                              </w:r>
                              <w:proofErr w:type="gramStart"/>
                              <w:r w:rsidRPr="00E85C68">
                                <w:rPr>
                                  <w:rFonts w:hint="eastAsia"/>
                                  <w:sz w:val="18"/>
                                  <w:szCs w:val="18"/>
                                </w:rPr>
                                <w:t>setCaptionTpl(</w:t>
                              </w:r>
                              <w:proofErr w:type="gramEnd"/>
                              <w:r w:rsidRPr="00E85C68">
                                <w:rPr>
                                  <w:rFonts w:hint="eastAsia"/>
                                  <w:color w:val="FF00FF"/>
                                  <w:sz w:val="18"/>
                                  <w:szCs w:val="18"/>
                                </w:rPr>
                                <w:t>"{value}%</w:t>
                              </w:r>
                              <w:r>
                                <w:rPr>
                                  <w:rFonts w:hint="eastAsia"/>
                                  <w:color w:val="FF00FF"/>
                                  <w:sz w:val="18"/>
                                  <w:szCs w:val="18"/>
                                </w:rPr>
                                <w:t xml:space="preserve"> finished!</w:t>
                              </w:r>
                              <w:r w:rsidRPr="00E85C68">
                                <w:rPr>
                                  <w:rFonts w:hint="eastAsia"/>
                                  <w:color w:val="FF00FF"/>
                                  <w:sz w:val="18"/>
                                  <w:szCs w:val="18"/>
                                </w:rPr>
                                <w:t>"</w:t>
                              </w:r>
                              <w:r w:rsidRPr="00E85C68">
                                <w:rPr>
                                  <w:rFonts w:hint="eastAsia"/>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setValue(</w:t>
                              </w:r>
                              <w:proofErr w:type="gramEnd"/>
                              <w:r w:rsidRPr="00E85C68">
                                <w:rPr>
                                  <w:color w:val="800000"/>
                                  <w:sz w:val="18"/>
                                  <w:szCs w:val="18"/>
                                </w:rPr>
                                <w:t>80</w:t>
                              </w:r>
                              <w:r w:rsidRPr="00E85C68">
                                <w:rPr>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show(</w:t>
                              </w:r>
                              <w:proofErr w:type="gramEnd"/>
                              <w:r w:rsidRPr="00E85C68">
                                <w:rPr>
                                  <w:sz w:val="18"/>
                                  <w:szCs w:val="18"/>
                                </w:rPr>
                                <w:t>)</w:t>
                              </w:r>
                              <w:r>
                                <w:rPr>
                                  <w:rFonts w:hint="eastAsia"/>
                                  <w:sz w:val="18"/>
                                  <w:szCs w:val="18"/>
                                </w:rPr>
                                <w:t>;</w:t>
                              </w:r>
                            </w:p>
                          </w:txbxContent>
                        </wps:txbx>
                        <wps:bodyPr rot="0" vert="horz" wrap="square" lIns="54000" tIns="46800" rIns="54000" bIns="45720" anchor="t" anchorCtr="0" upright="1">
                          <a:spAutoFit/>
                        </wps:bodyPr>
                      </wps:wsp>
                      <wps:wsp>
                        <wps:cNvPr id="971" name="AutoShape 578"/>
                        <wps:cNvSpPr>
                          <a:spLocks noChangeArrowheads="1"/>
                        </wps:cNvSpPr>
                        <wps:spPr bwMode="auto">
                          <a:xfrm flipH="1">
                            <a:off x="2286000" y="99060"/>
                            <a:ext cx="1600200" cy="219710"/>
                          </a:xfrm>
                          <a:prstGeom prst="wedgeRoundRectCallout">
                            <a:avLst>
                              <a:gd name="adj1" fmla="val 68690"/>
                              <a:gd name="adj2" fmla="val 569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Set</w:t>
                              </w:r>
                              <w:r>
                                <w:rPr>
                                  <w:rFonts w:hint="eastAsia"/>
                                  <w:szCs w:val="18"/>
                                </w:rPr>
                                <w:t>s</w:t>
                              </w:r>
                              <w:r w:rsidRPr="005971D8">
                                <w:rPr>
                                  <w:szCs w:val="18"/>
                                </w:rPr>
                                <w:t xml:space="preserve"> text display template</w:t>
                              </w:r>
                            </w:p>
                          </w:txbxContent>
                        </wps:txbx>
                        <wps:bodyPr rot="0" vert="horz" wrap="square" lIns="0" tIns="0" rIns="0" bIns="0" anchor="t" anchorCtr="0" upright="1">
                          <a:noAutofit/>
                        </wps:bodyPr>
                      </wps:wsp>
                      <wps:wsp>
                        <wps:cNvPr id="972" name="AutoShape 579"/>
                        <wps:cNvSpPr>
                          <a:spLocks noChangeArrowheads="1"/>
                        </wps:cNvSpPr>
                        <wps:spPr bwMode="auto">
                          <a:xfrm flipH="1">
                            <a:off x="1028700" y="495300"/>
                            <a:ext cx="800100" cy="219710"/>
                          </a:xfrm>
                          <a:prstGeom prst="wedgeRoundRectCallout">
                            <a:avLst>
                              <a:gd name="adj1" fmla="val 93333"/>
                              <a:gd name="adj2" fmla="val -41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proofErr w:type="gramStart"/>
                              <w:r w:rsidRPr="005971D8">
                                <w:rPr>
                                  <w:szCs w:val="18"/>
                                </w:rPr>
                                <w:t>percentage</w:t>
                              </w:r>
                              <w:proofErr w:type="gramEnd"/>
                            </w:p>
                          </w:txbxContent>
                        </wps:txbx>
                        <wps:bodyPr rot="0" vert="horz" wrap="square" lIns="0" tIns="0" rIns="0" bIns="0" anchor="t" anchorCtr="0" upright="1">
                          <a:noAutofit/>
                        </wps:bodyPr>
                      </wps:wsp>
                    </wpc:wpc>
                  </a:graphicData>
                </a:graphic>
              </wp:inline>
            </w:drawing>
          </mc:Choice>
          <mc:Fallback>
            <w:pict>
              <v:group id="画布 575" o:spid="_x0000_s1738" editas="canvas" style="width:414pt;height:62.4pt;mso-position-horizontal-relative:char;mso-position-vertical-relative:line" coordsize="52578,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">
                <v:shape id="_x0000_s1739" type="#_x0000_t75" style="position:absolute;width:52578;height:7924;visibility:visible;mso-wrap-style:square">
                  <v:fill o:detectmouseclick="t"/>
                  <v:path o:connecttype="none"/>
                </v:shape>
                <v:shape id="Text Box 577" o:spid="_x0000_s1740" type="#_x0000_t202" style="position:absolute;top:488;width:52578;height:7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3NVcAA&#10;AADcAAAADwAAAGRycy9kb3ducmV2LnhtbERPy4rCMBTdC/MP4Q6401QXPjpGEUU6G8HHzP7S3GmK&#10;zU1JYq1/P1kILg/nvdr0thEd+VA7VjAZZyCIS6drrhT8XA+jBYgQkTU2jknBkwJs1h+DFebaPfhM&#10;3SVWIoVwyFGBibHNpQylIYth7FrixP05bzEm6CupPT5SuG3kNMtm0mLNqcFgSztD5e1ytwrK277f&#10;F/Wv8d3dLk56WTyPs0Kp4We//QIRqY9v8cv9rRUs52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3NVcAAAADcAAAADwAAAAAAAAAAAAAAAACYAgAAZHJzL2Rvd25y&#10;ZXYueG1sUEsFBgAAAAAEAAQA9QAAAIUDAAAAAA==&#10;" strokeweight="1pt">
                  <v:textbox style="mso-fit-shape-to-text:t" inset="1.5mm,1.3mm,1.5mm">
                    <w:txbxContent>
                      <w:p w:rsidR="0023747D" w:rsidRPr="00E85C68" w:rsidRDefault="00A52FB6" w:rsidP="00375F9C">
                        <w:pPr>
                          <w:spacing w:line="240" w:lineRule="exact"/>
                          <w:rPr>
                            <w:sz w:val="18"/>
                            <w:szCs w:val="18"/>
                          </w:rPr>
                        </w:pPr>
                        <w:proofErr w:type="gramStart"/>
                        <w:r>
                          <w:rPr>
                            <w:sz w:val="18"/>
                            <w:szCs w:val="18"/>
                          </w:rPr>
                          <w:t>xui</w:t>
                        </w:r>
                        <w:r w:rsidR="0023747D" w:rsidRPr="00E85C68">
                          <w:rPr>
                            <w:sz w:val="18"/>
                            <w:szCs w:val="18"/>
                          </w:rPr>
                          <w:t>.create(</w:t>
                        </w:r>
                        <w:proofErr w:type="gramEnd"/>
                        <w:r w:rsidR="0023747D" w:rsidRPr="00E85C68">
                          <w:rPr>
                            <w:color w:val="FF00FF"/>
                            <w:sz w:val="18"/>
                            <w:szCs w:val="18"/>
                          </w:rPr>
                          <w:t>'ProgressBar'</w:t>
                        </w:r>
                        <w:r w:rsidR="0023747D" w:rsidRPr="00E85C68">
                          <w:rPr>
                            <w:sz w:val="18"/>
                            <w:szCs w:val="18"/>
                          </w:rPr>
                          <w:t>)</w:t>
                        </w:r>
                      </w:p>
                      <w:p w:rsidR="0023747D" w:rsidRPr="00E85C68" w:rsidRDefault="0023747D" w:rsidP="00375F9C">
                        <w:pPr>
                          <w:spacing w:line="240" w:lineRule="exact"/>
                          <w:rPr>
                            <w:sz w:val="18"/>
                            <w:szCs w:val="18"/>
                          </w:rPr>
                        </w:pPr>
                        <w:r w:rsidRPr="00E85C68">
                          <w:rPr>
                            <w:rFonts w:hint="eastAsia"/>
                            <w:sz w:val="18"/>
                            <w:szCs w:val="18"/>
                          </w:rPr>
                          <w:t>.</w:t>
                        </w:r>
                        <w:proofErr w:type="gramStart"/>
                        <w:r w:rsidRPr="00E85C68">
                          <w:rPr>
                            <w:rFonts w:hint="eastAsia"/>
                            <w:sz w:val="18"/>
                            <w:szCs w:val="18"/>
                          </w:rPr>
                          <w:t>setCaptionTpl(</w:t>
                        </w:r>
                        <w:proofErr w:type="gramEnd"/>
                        <w:r w:rsidRPr="00E85C68">
                          <w:rPr>
                            <w:rFonts w:hint="eastAsia"/>
                            <w:color w:val="FF00FF"/>
                            <w:sz w:val="18"/>
                            <w:szCs w:val="18"/>
                          </w:rPr>
                          <w:t>"{value}%</w:t>
                        </w:r>
                        <w:r>
                          <w:rPr>
                            <w:rFonts w:hint="eastAsia"/>
                            <w:color w:val="FF00FF"/>
                            <w:sz w:val="18"/>
                            <w:szCs w:val="18"/>
                          </w:rPr>
                          <w:t xml:space="preserve"> finished!</w:t>
                        </w:r>
                        <w:r w:rsidRPr="00E85C68">
                          <w:rPr>
                            <w:rFonts w:hint="eastAsia"/>
                            <w:color w:val="FF00FF"/>
                            <w:sz w:val="18"/>
                            <w:szCs w:val="18"/>
                          </w:rPr>
                          <w:t>"</w:t>
                        </w:r>
                        <w:r w:rsidRPr="00E85C68">
                          <w:rPr>
                            <w:rFonts w:hint="eastAsia"/>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setValue(</w:t>
                        </w:r>
                        <w:proofErr w:type="gramEnd"/>
                        <w:r w:rsidRPr="00E85C68">
                          <w:rPr>
                            <w:color w:val="800000"/>
                            <w:sz w:val="18"/>
                            <w:szCs w:val="18"/>
                          </w:rPr>
                          <w:t>80</w:t>
                        </w:r>
                        <w:r w:rsidRPr="00E85C68">
                          <w:rPr>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show(</w:t>
                        </w:r>
                        <w:proofErr w:type="gramEnd"/>
                        <w:r w:rsidRPr="00E85C68">
                          <w:rPr>
                            <w:sz w:val="18"/>
                            <w:szCs w:val="18"/>
                          </w:rPr>
                          <w:t>)</w:t>
                        </w:r>
                        <w:r>
                          <w:rPr>
                            <w:rFonts w:hint="eastAsia"/>
                            <w:sz w:val="18"/>
                            <w:szCs w:val="18"/>
                          </w:rPr>
                          <w:t>;</w:t>
                        </w:r>
                      </w:p>
                    </w:txbxContent>
                  </v:textbox>
                </v:shape>
                <v:shape id="AutoShape 578" o:spid="_x0000_s1741" type="#_x0000_t62" style="position:absolute;left:22860;top:990;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KycQA&#10;AADcAAAADwAAAGRycy9kb3ducmV2LnhtbESPQUsDMRSE74L/ITzBm5tdD1W3TYusyPbaWhRvj81r&#10;djF5WZLYrv31jVDocZiZb5jFanJWHCjEwbOCqihBEHdeD2wU7D7eH55BxISs0XomBX8UYbW8vVlg&#10;rf2RN3TYJiMyhGONCvqUxlrK2PXkMBZ+JM7e3geHKctgpA54zHBn5WNZzqTDgfNCjyM1PXU/21+n&#10;oP1sZrqywdgmfrcb076tv7qTUvd30+scRKIpXcOX9loreHmq4P9MPgJye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ysnEAAAA3AAAAA8AAAAAAAAAAAAAAAAAmAIAAGRycy9k&#10;b3ducmV2LnhtbFBLBQYAAAAABAAEAPUAAACJAwAAAAA=&#10;" adj="25637,23098" fillcolor="#ff9">
                  <v:textbox inset="0,0,0,0">
                    <w:txbxContent>
                      <w:p w:rsidR="0023747D" w:rsidRPr="005971D8" w:rsidRDefault="0023747D" w:rsidP="00375F9C">
                        <w:pPr>
                          <w:rPr>
                            <w:szCs w:val="18"/>
                          </w:rPr>
                        </w:pPr>
                        <w:r w:rsidRPr="005971D8">
                          <w:rPr>
                            <w:szCs w:val="18"/>
                          </w:rPr>
                          <w:t>Set</w:t>
                        </w:r>
                        <w:r>
                          <w:rPr>
                            <w:rFonts w:hint="eastAsia"/>
                            <w:szCs w:val="18"/>
                          </w:rPr>
                          <w:t>s</w:t>
                        </w:r>
                        <w:r w:rsidRPr="005971D8">
                          <w:rPr>
                            <w:szCs w:val="18"/>
                          </w:rPr>
                          <w:t xml:space="preserve"> text display template</w:t>
                        </w:r>
                      </w:p>
                    </w:txbxContent>
                  </v:textbox>
                </v:shape>
                <v:shape id="AutoShape 579" o:spid="_x0000_s1742" type="#_x0000_t62" style="position:absolute;left:10287;top:4953;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rhsQA&#10;AADcAAAADwAAAGRycy9kb3ducmV2LnhtbESPQYvCMBSE7wv+h/AEb2uqB91Wo6ggCnuQrV68PZpn&#10;W2xeahNt3V9vFhY8DjPzDTNfdqYSD2pcaVnBaBiBIM6sLjlXcDpuP79AOI+ssbJMCp7kYLnofcwx&#10;0bblH3qkPhcBwi5BBYX3dSKlywoy6Ia2Jg7exTYGfZBNLnWDbYCbSo6jaCINlhwWCqxpU1B2Te9G&#10;we0c76a/7LttrNfu8H1rMa1bpQb9bjUD4anz7/B/e68VxNMx/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q4bEAAAA3AAAAA8AAAAAAAAAAAAAAAAAmAIAAGRycy9k&#10;b3ducmV2LnhtbFBLBQYAAAAABAAEAPUAAACJAwAAAAA=&#10;" adj="30960,1747" fillcolor="#ff9">
                  <v:textbox inset="0,0,0,0">
                    <w:txbxContent>
                      <w:p w:rsidR="0023747D" w:rsidRPr="005971D8" w:rsidRDefault="0023747D" w:rsidP="00375F9C">
                        <w:pPr>
                          <w:rPr>
                            <w:szCs w:val="18"/>
                          </w:rPr>
                        </w:pPr>
                        <w:proofErr w:type="gramStart"/>
                        <w:r w:rsidRPr="005971D8">
                          <w:rPr>
                            <w:szCs w:val="18"/>
                          </w:rPr>
                          <w:t>percentage</w:t>
                        </w:r>
                        <w:proofErr w:type="gramEnd"/>
                      </w:p>
                    </w:txbxContent>
                  </v:textbox>
                </v:shape>
                <w10:anchorlock/>
              </v:group>
            </w:pict>
          </mc:Fallback>
        </mc:AlternateContent>
      </w:r>
    </w:p>
    <w:p w:rsidR="00375F9C" w:rsidRPr="005971D8" w:rsidRDefault="00375F9C" w:rsidP="00375F9C">
      <w:pPr>
        <w:rPr>
          <w:b/>
        </w:rPr>
      </w:pPr>
      <w:r w:rsidRPr="005971D8">
        <w:rPr>
          <w:rFonts w:hint="eastAsia"/>
          <w:b/>
        </w:rPr>
        <w:t>Output:</w:t>
      </w:r>
    </w:p>
    <w:p w:rsidR="00375F9C" w:rsidRDefault="005C781A" w:rsidP="00375F9C">
      <w:r>
        <w:rPr>
          <w:rFonts w:hint="eastAsia"/>
          <w:noProof/>
        </w:rPr>
        <w:drawing>
          <wp:inline distT="0" distB="0" distL="0" distR="0" wp14:anchorId="024767DA" wp14:editId="0867C481">
            <wp:extent cx="2924175" cy="285750"/>
            <wp:effectExtent l="0" t="0" r="952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24175" cy="285750"/>
                    </a:xfrm>
                    <a:prstGeom prst="rect">
                      <a:avLst/>
                    </a:prstGeom>
                    <a:noFill/>
                    <a:ln>
                      <a:noFill/>
                    </a:ln>
                  </pic:spPr>
                </pic:pic>
              </a:graphicData>
            </a:graphic>
          </wp:inline>
        </w:drawing>
      </w:r>
    </w:p>
    <w:p w:rsidR="00375F9C" w:rsidRDefault="00375F9C" w:rsidP="00E45D25">
      <w:pPr>
        <w:pStyle w:val="3"/>
        <w:numPr>
          <w:ilvl w:val="2"/>
          <w:numId w:val="17"/>
        </w:numPr>
      </w:pPr>
      <w:bookmarkStart w:id="170" w:name="_Toc453071804"/>
      <w:r>
        <w:rPr>
          <w:rFonts w:hint="eastAsia"/>
        </w:rPr>
        <w:t>Slider</w:t>
      </w:r>
      <w:bookmarkEnd w:id="170"/>
    </w:p>
    <w:p w:rsidR="00375F9C" w:rsidRPr="005971D8" w:rsidRDefault="00375F9C" w:rsidP="00375F9C">
      <w:pPr>
        <w:rPr>
          <w:b/>
        </w:rPr>
      </w:pPr>
      <w:r w:rsidRPr="005971D8">
        <w:rPr>
          <w:rFonts w:hint="eastAsia"/>
          <w:b/>
        </w:rPr>
        <w:t>Input:</w:t>
      </w:r>
    </w:p>
    <w:p w:rsidR="00375F9C" w:rsidRDefault="005C781A" w:rsidP="00375F9C">
      <w:r>
        <w:rPr>
          <w:noProof/>
        </w:rPr>
        <mc:AlternateContent>
          <mc:Choice Requires="wpc">
            <w:drawing>
              <wp:inline distT="0" distB="0" distL="0" distR="0" wp14:anchorId="0FEA4616" wp14:editId="298F6D76">
                <wp:extent cx="5257800" cy="2181225"/>
                <wp:effectExtent l="9525" t="0" r="9525" b="9525"/>
                <wp:docPr id="587" name="画布 5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4" name="Text Box 589"/>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setPosition(</w:t>
                              </w:r>
                              <w:proofErr w:type="gramEnd"/>
                              <w:r w:rsidRPr="000247EB">
                                <w:rPr>
                                  <w:color w:val="FF00FF"/>
                                  <w:sz w:val="18"/>
                                  <w:szCs w:val="18"/>
                                </w:rPr>
                                <w:t>'relative'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FF00FF"/>
                                  <w:sz w:val="18"/>
                                  <w:szCs w:val="18"/>
                                </w:rPr>
                                <w:t>"20:50"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show()</w:t>
                              </w:r>
                              <w:proofErr w:type="gramEnd"/>
                            </w:p>
                            <w:p w:rsidR="0023747D" w:rsidRPr="000247EB" w:rsidRDefault="0023747D" w:rsidP="00375F9C">
                              <w:pPr>
                                <w:spacing w:line="240" w:lineRule="exact"/>
                                <w:rPr>
                                  <w:sz w:val="18"/>
                                  <w:szCs w:val="18"/>
                                </w:rPr>
                              </w:pPr>
                            </w:p>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setType(</w:t>
                              </w:r>
                              <w:proofErr w:type="gramEnd"/>
                              <w:r w:rsidRPr="000247EB">
                                <w:rPr>
                                  <w:color w:val="FF00FF"/>
                                  <w:sz w:val="18"/>
                                  <w:szCs w:val="18"/>
                                </w:rPr>
                                <w:t>"vertical"</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setIsRange(</w:t>
                              </w:r>
                              <w:proofErr w:type="gramEnd"/>
                              <w:r w:rsidRPr="000247EB">
                                <w:rPr>
                                  <w:color w:val="0000FF"/>
                                  <w:sz w:val="18"/>
                                  <w:szCs w:val="18"/>
                                </w:rPr>
                                <w:t>false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800000"/>
                                  <w:sz w:val="18"/>
                                  <w:szCs w:val="18"/>
                                </w:rPr>
                                <w:t>2</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setHeight(</w:t>
                              </w:r>
                              <w:proofErr w:type="gramEnd"/>
                              <w:r w:rsidRPr="000247EB">
                                <w:rPr>
                                  <w:color w:val="800000"/>
                                  <w:sz w:val="18"/>
                                  <w:szCs w:val="18"/>
                                </w:rPr>
                                <w:t>200</w:t>
                              </w:r>
                              <w:r w:rsidRPr="000247EB">
                                <w:rPr>
                                  <w:sz w:val="18"/>
                                  <w:szCs w:val="18"/>
                                </w:rPr>
                                <w:t>)</w:t>
                              </w:r>
                            </w:p>
                            <w:p w:rsidR="0023747D" w:rsidRPr="000247EB" w:rsidRDefault="0023747D" w:rsidP="00375F9C">
                              <w:pPr>
                                <w:rPr>
                                  <w:szCs w:val="18"/>
                                </w:rPr>
                              </w:pPr>
                              <w:r w:rsidRPr="000247EB">
                                <w:rPr>
                                  <w:sz w:val="18"/>
                                  <w:szCs w:val="18"/>
                                </w:rPr>
                                <w:t>.</w:t>
                              </w:r>
                              <w:proofErr w:type="gramStart"/>
                              <w:r w:rsidRPr="000247EB">
                                <w:rPr>
                                  <w:sz w:val="18"/>
                                  <w:szCs w:val="18"/>
                                </w:rPr>
                                <w:t>show(</w:t>
                              </w:r>
                              <w:proofErr w:type="gramEnd"/>
                              <w:r w:rsidRPr="000247EB">
                                <w:rPr>
                                  <w:sz w:val="18"/>
                                  <w:szCs w:val="18"/>
                                </w:rPr>
                                <w:t>)</w:t>
                              </w:r>
                              <w:r>
                                <w:rPr>
                                  <w:rFonts w:hint="eastAsia"/>
                                  <w:sz w:val="18"/>
                                  <w:szCs w:val="18"/>
                                </w:rPr>
                                <w:t>;</w:t>
                              </w:r>
                            </w:p>
                          </w:txbxContent>
                        </wps:txbx>
                        <wps:bodyPr rot="0" vert="horz" wrap="square" lIns="54000" tIns="46800" rIns="54000" bIns="45720" anchor="t" anchorCtr="0" upright="1">
                          <a:spAutoFit/>
                        </wps:bodyPr>
                      </wps:wsp>
                      <wps:wsp>
                        <wps:cNvPr id="965" name="AutoShape 590"/>
                        <wps:cNvSpPr>
                          <a:spLocks noChangeArrowheads="1"/>
                        </wps:cNvSpPr>
                        <wps:spPr bwMode="auto">
                          <a:xfrm flipH="1">
                            <a:off x="1371600" y="396240"/>
                            <a:ext cx="1143000" cy="219710"/>
                          </a:xfrm>
                          <a:prstGeom prst="wedgeRoundRectCallout">
                            <a:avLst>
                              <a:gd name="adj1" fmla="val 102000"/>
                              <a:gd name="adj2" fmla="val -20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step to 100</w:t>
                              </w:r>
                            </w:p>
                          </w:txbxContent>
                        </wps:txbx>
                        <wps:bodyPr rot="0" vert="horz" wrap="square" lIns="0" tIns="0" rIns="0" bIns="0" anchor="t" anchorCtr="0" upright="1">
                          <a:noAutofit/>
                        </wps:bodyPr>
                      </wps:wsp>
                      <wps:wsp>
                        <wps:cNvPr id="966" name="AutoShape 591"/>
                        <wps:cNvSpPr>
                          <a:spLocks noChangeArrowheads="1"/>
                        </wps:cNvSpPr>
                        <wps:spPr bwMode="auto">
                          <a:xfrm flipH="1">
                            <a:off x="1257300" y="1783080"/>
                            <a:ext cx="914400" cy="219710"/>
                          </a:xfrm>
                          <a:prstGeom prst="wedgeRoundRectCallout">
                            <a:avLst>
                              <a:gd name="adj1" fmla="val 86875"/>
                              <a:gd name="adj2" fmla="val -1445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single slider</w:t>
                              </w:r>
                            </w:p>
                          </w:txbxContent>
                        </wps:txbx>
                        <wps:bodyPr rot="0" vert="horz" wrap="square" lIns="0" tIns="0" rIns="0" bIns="0" anchor="t" anchorCtr="0" upright="1">
                          <a:noAutofit/>
                        </wps:bodyPr>
                      </wps:wsp>
                      <wps:wsp>
                        <wps:cNvPr id="967" name="AutoShape 592"/>
                        <wps:cNvSpPr>
                          <a:spLocks noChangeArrowheads="1"/>
                        </wps:cNvSpPr>
                        <wps:spPr bwMode="auto">
                          <a:xfrm flipH="1">
                            <a:off x="1371600" y="792480"/>
                            <a:ext cx="2628900" cy="219710"/>
                          </a:xfrm>
                          <a:prstGeom prst="wedgeRoundRectCallout">
                            <a:avLst>
                              <a:gd name="adj1" fmla="val 66449"/>
                              <a:gd name="adj2" fmla="val -985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b/>
                                  <w:color w:val="FF0000"/>
                                  <w:szCs w:val="18"/>
                                </w:rPr>
                              </w:pPr>
                              <w:r>
                                <w:rPr>
                                  <w:b/>
                                  <w:color w:val="FF0000"/>
                                  <w:szCs w:val="18"/>
                                </w:rPr>
                                <w:t>Sets the location</w:t>
                              </w:r>
                              <w:r>
                                <w:rPr>
                                  <w:rFonts w:hint="eastAsia"/>
                                  <w:b/>
                                  <w:color w:val="FF0000"/>
                                  <w:szCs w:val="18"/>
                                </w:rPr>
                                <w:t>s</w:t>
                              </w:r>
                              <w:r>
                                <w:rPr>
                                  <w:b/>
                                  <w:color w:val="FF0000"/>
                                  <w:szCs w:val="18"/>
                                </w:rPr>
                                <w:t xml:space="preserve"> </w:t>
                              </w:r>
                              <w:r>
                                <w:rPr>
                                  <w:rFonts w:hint="eastAsia"/>
                                  <w:b/>
                                  <w:color w:val="FF0000"/>
                                  <w:szCs w:val="18"/>
                                </w:rPr>
                                <w:t>for</w:t>
                              </w:r>
                              <w:r w:rsidRPr="005971D8">
                                <w:rPr>
                                  <w:b/>
                                  <w:color w:val="FF0000"/>
                                  <w:szCs w:val="18"/>
                                </w:rPr>
                                <w:t xml:space="preserve"> the two slider</w:t>
                              </w:r>
                            </w:p>
                          </w:txbxContent>
                        </wps:txbx>
                        <wps:bodyPr rot="0" vert="horz" wrap="square" lIns="0" tIns="0" rIns="0" bIns="0" anchor="t" anchorCtr="0" upright="1">
                          <a:noAutofit/>
                        </wps:bodyPr>
                      </wps:wsp>
                      <wps:wsp>
                        <wps:cNvPr id="968" name="AutoShape 593"/>
                        <wps:cNvSpPr>
                          <a:spLocks noChangeArrowheads="1"/>
                        </wps:cNvSpPr>
                        <wps:spPr bwMode="auto">
                          <a:xfrm flipH="1">
                            <a:off x="1257300" y="1089660"/>
                            <a:ext cx="1143000" cy="219710"/>
                          </a:xfrm>
                          <a:prstGeom prst="wedgeRoundRectCallout">
                            <a:avLst>
                              <a:gd name="adj1" fmla="val 97000"/>
                              <a:gd name="adj2" fmla="val 1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step to 10</w:t>
                              </w:r>
                            </w:p>
                          </w:txbxContent>
                        </wps:txbx>
                        <wps:bodyPr rot="0" vert="horz" wrap="square" lIns="0" tIns="0" rIns="0" bIns="0" anchor="t" anchorCtr="0" upright="1">
                          <a:noAutofit/>
                        </wps:bodyPr>
                      </wps:wsp>
                      <wps:wsp>
                        <wps:cNvPr id="969" name="AutoShape 594"/>
                        <wps:cNvSpPr>
                          <a:spLocks noChangeArrowheads="1"/>
                        </wps:cNvSpPr>
                        <wps:spPr bwMode="auto">
                          <a:xfrm flipH="1">
                            <a:off x="1714500" y="1485900"/>
                            <a:ext cx="1143000" cy="219710"/>
                          </a:xfrm>
                          <a:prstGeom prst="wedgeRoundRectCallout">
                            <a:avLst>
                              <a:gd name="adj1" fmla="val 123667"/>
                              <a:gd name="adj2" fmla="val -91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ertical slider</w:t>
                              </w:r>
                            </w:p>
                          </w:txbxContent>
                        </wps:txbx>
                        <wps:bodyPr rot="0" vert="horz" wrap="square" lIns="0" tIns="0" rIns="0" bIns="0" anchor="t" anchorCtr="0" upright="1">
                          <a:noAutofit/>
                        </wps:bodyPr>
                      </wps:wsp>
                    </wpc:wpc>
                  </a:graphicData>
                </a:graphic>
              </wp:inline>
            </w:drawing>
          </mc:Choice>
          <mc:Fallback>
            <w:pict>
              <v:group id="画布 587" o:spid="_x0000_s1743"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">
                <v:shape id="_x0000_s1744" type="#_x0000_t75" style="position:absolute;width:52578;height:21812;visibility:visible;mso-wrap-style:square">
                  <v:fill o:detectmouseclick="t"/>
                  <v:path o:connecttype="none"/>
                </v:shape>
                <v:shape id="Text Box 589" o:spid="_x0000_s1745"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9di8MA&#10;AADcAAAADwAAAGRycy9kb3ducmV2LnhtbESPQWsCMRSE7wX/Q3iCt5pVZNGtUYoi66VgbXt/bF43&#10;i5uXJYnr+u9NQehxmJlvmPV2sK3oyYfGsYLZNANBXDndcK3g++vwugQRIrLG1jEpuFOA7Wb0ssZC&#10;uxt/Un+OtUgQDgUqMDF2hZShMmQxTF1HnLxf5y3GJH0ttcdbgttWzrMslxYbTgsGO9oZqi7nq1VQ&#10;XfbDvmx+jO+vdnnSq/L+kZdKTcbD+xuISEP8Dz/bR61glS/g70w6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9di8MAAADcAAAADwAAAAAAAAAAAAAAAACYAgAAZHJzL2Rv&#10;d25yZXYueG1sUEsFBgAAAAAEAAQA9QAAAIgDAAAAAA==&#10;" strokeweight="1pt">
                  <v:textbox style="mso-fit-shape-to-text:t" inset="1.5mm,1.3mm,1.5mm">
                    <w:txbxContent>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setPosition(</w:t>
                        </w:r>
                        <w:proofErr w:type="gramEnd"/>
                        <w:r w:rsidRPr="000247EB">
                          <w:rPr>
                            <w:color w:val="FF00FF"/>
                            <w:sz w:val="18"/>
                            <w:szCs w:val="18"/>
                          </w:rPr>
                          <w:t>'relative'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FF00FF"/>
                            <w:sz w:val="18"/>
                            <w:szCs w:val="18"/>
                          </w:rPr>
                          <w:t>"20:50"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show()</w:t>
                        </w:r>
                        <w:proofErr w:type="gramEnd"/>
                      </w:p>
                      <w:p w:rsidR="0023747D" w:rsidRPr="000247EB" w:rsidRDefault="0023747D" w:rsidP="00375F9C">
                        <w:pPr>
                          <w:spacing w:line="240" w:lineRule="exact"/>
                          <w:rPr>
                            <w:sz w:val="18"/>
                            <w:szCs w:val="18"/>
                          </w:rPr>
                        </w:pPr>
                      </w:p>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setType(</w:t>
                        </w:r>
                        <w:proofErr w:type="gramEnd"/>
                        <w:r w:rsidRPr="000247EB">
                          <w:rPr>
                            <w:color w:val="FF00FF"/>
                            <w:sz w:val="18"/>
                            <w:szCs w:val="18"/>
                          </w:rPr>
                          <w:t>"vertical"</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setIsRange(</w:t>
                        </w:r>
                        <w:proofErr w:type="gramEnd"/>
                        <w:r w:rsidRPr="000247EB">
                          <w:rPr>
                            <w:color w:val="0000FF"/>
                            <w:sz w:val="18"/>
                            <w:szCs w:val="18"/>
                          </w:rPr>
                          <w:t>false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800000"/>
                            <w:sz w:val="18"/>
                            <w:szCs w:val="18"/>
                          </w:rPr>
                          <w:t>2</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setHeight(</w:t>
                        </w:r>
                        <w:proofErr w:type="gramEnd"/>
                        <w:r w:rsidRPr="000247EB">
                          <w:rPr>
                            <w:color w:val="800000"/>
                            <w:sz w:val="18"/>
                            <w:szCs w:val="18"/>
                          </w:rPr>
                          <w:t>200</w:t>
                        </w:r>
                        <w:r w:rsidRPr="000247EB">
                          <w:rPr>
                            <w:sz w:val="18"/>
                            <w:szCs w:val="18"/>
                          </w:rPr>
                          <w:t>)</w:t>
                        </w:r>
                      </w:p>
                      <w:p w:rsidR="0023747D" w:rsidRPr="000247EB" w:rsidRDefault="0023747D" w:rsidP="00375F9C">
                        <w:pPr>
                          <w:rPr>
                            <w:szCs w:val="18"/>
                          </w:rPr>
                        </w:pPr>
                        <w:r w:rsidRPr="000247EB">
                          <w:rPr>
                            <w:sz w:val="18"/>
                            <w:szCs w:val="18"/>
                          </w:rPr>
                          <w:t>.</w:t>
                        </w:r>
                        <w:proofErr w:type="gramStart"/>
                        <w:r w:rsidRPr="000247EB">
                          <w:rPr>
                            <w:sz w:val="18"/>
                            <w:szCs w:val="18"/>
                          </w:rPr>
                          <w:t>show(</w:t>
                        </w:r>
                        <w:proofErr w:type="gramEnd"/>
                        <w:r w:rsidRPr="000247EB">
                          <w:rPr>
                            <w:sz w:val="18"/>
                            <w:szCs w:val="18"/>
                          </w:rPr>
                          <w:t>)</w:t>
                        </w:r>
                        <w:r>
                          <w:rPr>
                            <w:rFonts w:hint="eastAsia"/>
                            <w:sz w:val="18"/>
                            <w:szCs w:val="18"/>
                          </w:rPr>
                          <w:t>;</w:t>
                        </w:r>
                      </w:p>
                    </w:txbxContent>
                  </v:textbox>
                </v:shape>
                <v:shape id="AutoShape 590" o:spid="_x0000_s1746" type="#_x0000_t62" style="position:absolute;left:13716;top:3962;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GGMYA&#10;AADcAAAADwAAAGRycy9kb3ducmV2LnhtbESPQWvCQBSE74X+h+UVvJRmo1CJaVYJQkAPLVQLXl+z&#10;L9lg9m3Irhr/fbdQ6HGYmW+YYjPZXlxp9J1jBfMkBUFcO91xq+DrWL1kIHxA1tg7JgV38rBZPz4U&#10;mGt340+6HkIrIoR9jgpMCEMupa8NWfSJG4ij17jRYohybKUe8RbhtpeLNF1Kix3HBYMDbQ3V58PF&#10;KnjeH5vm1Gah+q7Kc/b+cVqZkpWaPU3lG4hAU/gP/7V3WsFq+Q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zGGMYAAADcAAAADwAAAAAAAAAAAAAAAACYAgAAZHJz&#10;L2Rvd25yZXYueG1sUEsFBgAAAAAEAAQA9QAAAIsDAAAAAA==&#10;" adj="32832,10363" fillcolor="#ff9">
                  <v:textbox inset="0,0,0,0">
                    <w:txbxContent>
                      <w:p w:rsidR="0023747D" w:rsidRPr="000E23E9" w:rsidRDefault="0023747D" w:rsidP="00375F9C">
                        <w:pPr>
                          <w:rPr>
                            <w:szCs w:val="18"/>
                          </w:rPr>
                        </w:pPr>
                        <w:r>
                          <w:rPr>
                            <w:rFonts w:hint="eastAsia"/>
                            <w:szCs w:val="18"/>
                          </w:rPr>
                          <w:t>Sets step to 100</w:t>
                        </w:r>
                      </w:p>
                    </w:txbxContent>
                  </v:textbox>
                </v:shape>
                <v:shape id="AutoShape 591" o:spid="_x0000_s1747" type="#_x0000_t62" style="position:absolute;left:12573;top:17830;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ee3McA&#10;AADcAAAADwAAAGRycy9kb3ducmV2LnhtbESPQWvCQBSE70L/w/IK3nSjYLDRTWgNQttDaY0I3h7Z&#10;ZxLMvg3Zrab99a5Q6HGYmW+YdTaYVlyod41lBbNpBIK4tLrhSsG+2E6WIJxH1thaJgU/5CBLH0Zr&#10;TLS98hdddr4SAcIuQQW1910ipStrMuimtiMO3sn2Bn2QfSV1j9cAN62cR1EsDTYcFmrsaFNTed59&#10;GwVvn/nHIT56WSzm+Uvxu2zz5n2m1PhxeF6B8DT4//Bf+1UreIpjuJ8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XntzHAAAA3AAAAA8AAAAAAAAAAAAAAAAAmAIAAGRy&#10;cy9kb3ducmV2LnhtbFBLBQYAAAAABAAEAPUAAACMAwAAAAA=&#10;" adj="29565,-20414" fillcolor="#ff9">
                  <v:textbox inset="0,0,0,0">
                    <w:txbxContent>
                      <w:p w:rsidR="0023747D" w:rsidRPr="000E23E9" w:rsidRDefault="0023747D" w:rsidP="00375F9C">
                        <w:pPr>
                          <w:rPr>
                            <w:szCs w:val="18"/>
                          </w:rPr>
                        </w:pPr>
                        <w:r>
                          <w:rPr>
                            <w:rFonts w:hint="eastAsia"/>
                            <w:szCs w:val="18"/>
                          </w:rPr>
                          <w:t>A single slider</w:t>
                        </w:r>
                      </w:p>
                    </w:txbxContent>
                  </v:textbox>
                </v:shape>
                <v:shape id="AutoShape 592" o:spid="_x0000_s1748" type="#_x0000_t62" style="position:absolute;left:13716;top:7924;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8gMUA&#10;AADcAAAADwAAAGRycy9kb3ducmV2LnhtbESPUUsDMRCE34X+h7AF32yuKlXPpkUERUEK1pbzcbms&#10;l6OXzZmN1/PfG0HwcZiZb5jlevSdGihKG9jAfFaAIq6DbbkxsHt7OLsGJQnZYheYDHyTwHo1OVli&#10;acORX2nYpkZlCEuJBlxKfam11I48yiz0xNn7CNFjyjI22kY8Zrjv9HlRLLTHlvOCw57uHdWH7Zc3&#10;sHm50F1Mn4N7rC6lqt7ludqLMafT8e4WVKIx/Yf/2k/WwM3iCn7P5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XyAxQAAANwAAAAPAAAAAAAAAAAAAAAAAJgCAABkcnMv&#10;ZG93bnJldi54bWxQSwUGAAAAAAQABAD1AAAAigMAAAAA&#10;" adj="25153,-10488" fillcolor="#ff9">
                  <v:textbox inset="0,0,0,0">
                    <w:txbxContent>
                      <w:p w:rsidR="0023747D" w:rsidRPr="005971D8" w:rsidRDefault="0023747D" w:rsidP="00375F9C">
                        <w:pPr>
                          <w:rPr>
                            <w:b/>
                            <w:color w:val="FF0000"/>
                            <w:szCs w:val="18"/>
                          </w:rPr>
                        </w:pPr>
                        <w:r>
                          <w:rPr>
                            <w:b/>
                            <w:color w:val="FF0000"/>
                            <w:szCs w:val="18"/>
                          </w:rPr>
                          <w:t>Sets the location</w:t>
                        </w:r>
                        <w:r>
                          <w:rPr>
                            <w:rFonts w:hint="eastAsia"/>
                            <w:b/>
                            <w:color w:val="FF0000"/>
                            <w:szCs w:val="18"/>
                          </w:rPr>
                          <w:t>s</w:t>
                        </w:r>
                        <w:r>
                          <w:rPr>
                            <w:b/>
                            <w:color w:val="FF0000"/>
                            <w:szCs w:val="18"/>
                          </w:rPr>
                          <w:t xml:space="preserve"> </w:t>
                        </w:r>
                        <w:r>
                          <w:rPr>
                            <w:rFonts w:hint="eastAsia"/>
                            <w:b/>
                            <w:color w:val="FF0000"/>
                            <w:szCs w:val="18"/>
                          </w:rPr>
                          <w:t>for</w:t>
                        </w:r>
                        <w:r w:rsidRPr="005971D8">
                          <w:rPr>
                            <w:b/>
                            <w:color w:val="FF0000"/>
                            <w:szCs w:val="18"/>
                          </w:rPr>
                          <w:t xml:space="preserve"> the two slider</w:t>
                        </w:r>
                      </w:p>
                    </w:txbxContent>
                  </v:textbox>
                </v:shape>
                <v:shape id="AutoShape 593" o:spid="_x0000_s1749" type="#_x0000_t62" style="position:absolute;left:12573;top:10896;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XGMEA&#10;AADcAAAADwAAAGRycy9kb3ducmV2LnhtbERPu27CMBTdK/EP1kXqVpy04hUwCFWKxNKhgQG2K/uS&#10;RMTXwXYh/ft6QOp4dN7r7WA7cScfWscK8kkGglg703Kt4Hgo3xYgQkQ22DkmBb8UYLsZvayxMO7B&#10;33SvYi1SCIcCFTQx9oWUQTdkMUxcT5y4i/MWY4K+lsbjI4XbTr5n2UxabDk1NNjTZ0P6Wv1YBV+3&#10;qdf7Use84vPp4yq7uSlzpV7Hw24FItIQ/8VP994oWM7S2nQmHQ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aVxjBAAAA3AAAAA8AAAAAAAAAAAAAAAAAmAIAAGRycy9kb3du&#10;cmV2LnhtbFBLBQYAAAAABAAEAPUAAACGAwAAAAA=&#10;" adj="31752,15107" fillcolor="#ff9">
                  <v:textbox inset="0,0,0,0">
                    <w:txbxContent>
                      <w:p w:rsidR="0023747D" w:rsidRPr="000E23E9" w:rsidRDefault="0023747D" w:rsidP="00375F9C">
                        <w:pPr>
                          <w:rPr>
                            <w:szCs w:val="18"/>
                          </w:rPr>
                        </w:pPr>
                        <w:r>
                          <w:rPr>
                            <w:rFonts w:hint="eastAsia"/>
                            <w:szCs w:val="18"/>
                          </w:rPr>
                          <w:t>Sets step to 10</w:t>
                        </w:r>
                      </w:p>
                    </w:txbxContent>
                  </v:textbox>
                </v:shape>
                <v:shape id="AutoShape 594" o:spid="_x0000_s1750" type="#_x0000_t62" style="position:absolute;left:17145;top:14859;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X4cQA&#10;AADcAAAADwAAAGRycy9kb3ducmV2LnhtbESPQWvCQBSE7wX/w/KE3upGD2Kiq4iJpHhr2oPeXrOv&#10;STD7NmRXE/+9Wyj0OMzMN8xmN5pW3Kl3jWUF81kEgri0uuFKwdfn8W0Fwnlkja1lUvAgB7vt5GWD&#10;ibYDf9C98JUIEHYJKqi97xIpXVmTQTezHXHwfmxv0AfZV1L3OAS4aeUiipbSYMNhocaODjWV1+Jm&#10;FJSXrJt/3/bn/JQaSlOOzlmeKfU6HfdrEJ5G/x/+a79rBfEyht8z4Qj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V+HEAAAA3AAAAA8AAAAAAAAAAAAAAAAAmAIAAGRycy9k&#10;b3ducmV2LnhtbFBLBQYAAAAABAAEAPUAAACJAwAAAAA=&#10;" adj="37512,-8928" fillcolor="#ff9">
                  <v:textbox inset="0,0,0,0">
                    <w:txbxContent>
                      <w:p w:rsidR="0023747D" w:rsidRPr="000E23E9" w:rsidRDefault="0023747D" w:rsidP="00375F9C">
                        <w:pPr>
                          <w:rPr>
                            <w:szCs w:val="18"/>
                          </w:rPr>
                        </w:pPr>
                        <w:r>
                          <w:rPr>
                            <w:szCs w:val="18"/>
                          </w:rPr>
                          <w:t>V</w:t>
                        </w:r>
                        <w:r>
                          <w:rPr>
                            <w:rFonts w:hint="eastAsia"/>
                            <w:szCs w:val="18"/>
                          </w:rPr>
                          <w:t>ertical slider</w:t>
                        </w:r>
                      </w:p>
                    </w:txbxContent>
                  </v:textbox>
                </v:shape>
                <w10:anchorlock/>
              </v:group>
            </w:pict>
          </mc:Fallback>
        </mc:AlternateContent>
      </w:r>
    </w:p>
    <w:p w:rsidR="00375F9C" w:rsidRPr="005971D8" w:rsidRDefault="00375F9C" w:rsidP="00375F9C">
      <w:pPr>
        <w:rPr>
          <w:b/>
        </w:rPr>
      </w:pPr>
      <w:r w:rsidRPr="005971D8">
        <w:rPr>
          <w:rFonts w:hint="eastAsia"/>
          <w:b/>
        </w:rPr>
        <w:t>Output:</w:t>
      </w:r>
    </w:p>
    <w:p w:rsidR="00375F9C" w:rsidRPr="006974AC" w:rsidRDefault="005C781A" w:rsidP="00375F9C">
      <w:pPr>
        <w:rPr>
          <w:b/>
        </w:rPr>
      </w:pPr>
      <w:r>
        <w:rPr>
          <w:rFonts w:hint="eastAsia"/>
          <w:noProof/>
        </w:rPr>
        <mc:AlternateContent>
          <mc:Choice Requires="wps">
            <w:drawing>
              <wp:anchor distT="0" distB="0" distL="114300" distR="114300" simplePos="0" relativeHeight="251595264" behindDoc="0" locked="0" layoutInCell="1" allowOverlap="1" wp14:anchorId="7E670A4A" wp14:editId="5202A6D7">
                <wp:simplePos x="0" y="0"/>
                <wp:positionH relativeFrom="column">
                  <wp:posOffset>571500</wp:posOffset>
                </wp:positionH>
                <wp:positionV relativeFrom="line">
                  <wp:posOffset>826770</wp:posOffset>
                </wp:positionV>
                <wp:extent cx="914400" cy="229870"/>
                <wp:effectExtent l="9525" t="474345" r="9525" b="10160"/>
                <wp:wrapNone/>
                <wp:docPr id="963" name="Auto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29870"/>
                        </a:xfrm>
                        <a:prstGeom prst="wedgeRoundRectCallout">
                          <a:avLst>
                            <a:gd name="adj1" fmla="val -4792"/>
                            <a:gd name="adj2" fmla="val -2436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Drag it to </w:t>
                            </w:r>
                            <w:r>
                              <w:rPr>
                                <w:szCs w:val="18"/>
                              </w:rPr>
                              <w:t>move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3" o:spid="_x0000_s1751" type="#_x0000_t62" style="position:absolute;left:0;text-align:left;margin-left:45pt;margin-top:65.1pt;width:1in;height:18.1pt;flip:x;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" adj="9765,-41828" fillcolor="#ff9">
                <v:textbox inset="0,0,0,0">
                  <w:txbxContent>
                    <w:p w:rsidR="0023747D" w:rsidRPr="000E23E9" w:rsidRDefault="0023747D" w:rsidP="00375F9C">
                      <w:pPr>
                        <w:rPr>
                          <w:szCs w:val="18"/>
                        </w:rPr>
                      </w:pPr>
                      <w:r>
                        <w:rPr>
                          <w:rFonts w:hint="eastAsia"/>
                          <w:szCs w:val="18"/>
                        </w:rPr>
                        <w:t xml:space="preserve">Drag it to </w:t>
                      </w:r>
                      <w:r>
                        <w:rPr>
                          <w:szCs w:val="18"/>
                        </w:rPr>
                        <w:t>move</w:t>
                      </w:r>
                    </w:p>
                  </w:txbxContent>
                </v:textbox>
                <w10:wrap anchory="line"/>
              </v:shape>
            </w:pict>
          </mc:Fallback>
        </mc:AlternateContent>
      </w:r>
      <w:r>
        <w:rPr>
          <w:rFonts w:hint="eastAsia"/>
          <w:noProof/>
        </w:rPr>
        <mc:AlternateContent>
          <mc:Choice Requires="wps">
            <w:drawing>
              <wp:anchor distT="0" distB="0" distL="114300" distR="114300" simplePos="0" relativeHeight="251594240" behindDoc="0" locked="0" layoutInCell="1" allowOverlap="1" wp14:anchorId="4AC76231" wp14:editId="5E0ED4B4">
                <wp:simplePos x="0" y="0"/>
                <wp:positionH relativeFrom="column">
                  <wp:posOffset>1371600</wp:posOffset>
                </wp:positionH>
                <wp:positionV relativeFrom="line">
                  <wp:posOffset>1223010</wp:posOffset>
                </wp:positionV>
                <wp:extent cx="1257300" cy="198120"/>
                <wp:effectExtent l="9525" t="470535" r="200025" b="7620"/>
                <wp:wrapNone/>
                <wp:docPr id="962" name="Auto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3333"/>
                            <a:gd name="adj2" fmla="val -270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ertial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2" o:spid="_x0000_s1752" type="#_x0000_t62" style="position:absolute;left:0;text-align:left;margin-left:108pt;margin-top:96.3pt;width:99pt;height:15.6pt;flip:x;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" adj="-2880,-47631" fillcolor="#ff9">
                <v:textbox inset="0,0,0,0">
                  <w:txbxContent>
                    <w:p w:rsidR="0023747D" w:rsidRPr="000E23E9" w:rsidRDefault="0023747D" w:rsidP="00375F9C">
                      <w:pPr>
                        <w:rPr>
                          <w:szCs w:val="18"/>
                        </w:rPr>
                      </w:pPr>
                      <w:r>
                        <w:rPr>
                          <w:szCs w:val="18"/>
                        </w:rPr>
                        <w:t>V</w:t>
                      </w:r>
                      <w:r>
                        <w:rPr>
                          <w:rFonts w:hint="eastAsia"/>
                          <w:szCs w:val="18"/>
                        </w:rPr>
                        <w:t>ertial slider</w:t>
                      </w:r>
                    </w:p>
                  </w:txbxContent>
                </v:textbox>
                <w10:wrap anchory="line"/>
              </v:shape>
            </w:pict>
          </mc:Fallback>
        </mc:AlternateContent>
      </w:r>
      <w:r>
        <w:rPr>
          <w:rFonts w:hint="eastAsia"/>
          <w:noProof/>
        </w:rPr>
        <w:drawing>
          <wp:inline distT="0" distB="0" distL="0" distR="0" wp14:anchorId="7A02F499" wp14:editId="5E6E9168">
            <wp:extent cx="3028950" cy="196215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028950" cy="1962150"/>
                    </a:xfrm>
                    <a:prstGeom prst="rect">
                      <a:avLst/>
                    </a:prstGeom>
                    <a:noFill/>
                    <a:ln>
                      <a:noFill/>
                    </a:ln>
                  </pic:spPr>
                </pic:pic>
              </a:graphicData>
            </a:graphic>
          </wp:inline>
        </w:drawing>
      </w:r>
    </w:p>
    <w:p w:rsidR="00375F9C" w:rsidRPr="00425CDC" w:rsidRDefault="00375F9C" w:rsidP="00375F9C"/>
    <w:p w:rsidR="00375F9C" w:rsidRDefault="00375F9C" w:rsidP="00E45D25">
      <w:pPr>
        <w:pStyle w:val="3"/>
        <w:numPr>
          <w:ilvl w:val="2"/>
          <w:numId w:val="17"/>
        </w:numPr>
      </w:pPr>
      <w:bookmarkStart w:id="171" w:name="_Toc453071805"/>
      <w:r>
        <w:rPr>
          <w:rFonts w:hint="eastAsia"/>
        </w:rPr>
        <w:lastRenderedPageBreak/>
        <w:t>Image</w:t>
      </w:r>
      <w:bookmarkEnd w:id="171"/>
    </w:p>
    <w:p w:rsidR="00375F9C" w:rsidRDefault="005C781A" w:rsidP="00375F9C">
      <w:r>
        <w:rPr>
          <w:noProof/>
        </w:rPr>
        <mc:AlternateContent>
          <mc:Choice Requires="wpc">
            <w:drawing>
              <wp:inline distT="0" distB="0" distL="0" distR="0" wp14:anchorId="52CD3E56" wp14:editId="26DD573D">
                <wp:extent cx="5257800" cy="2135505"/>
                <wp:effectExtent l="9525" t="0" r="9525" b="762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1" name="Text Box 584"/>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"img/a.gif"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afterLoad(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rFonts w:hint="eastAsia"/>
                                  <w:sz w:val="18"/>
                                  <w:szCs w:val="18"/>
                                </w:rPr>
                                <w:t xml:space="preserve">    </w:t>
                              </w:r>
                              <w:proofErr w:type="gramStart"/>
                              <w:r w:rsidR="00A52FB6">
                                <w:rPr>
                                  <w:rFonts w:hint="eastAsia"/>
                                  <w:sz w:val="18"/>
                                  <w:szCs w:val="18"/>
                                </w:rPr>
                                <w:t>xui</w:t>
                              </w:r>
                              <w:r w:rsidRPr="00B462C6">
                                <w:rPr>
                                  <w:rFonts w:hint="eastAsia"/>
                                  <w:sz w:val="18"/>
                                  <w:szCs w:val="18"/>
                                </w:rPr>
                                <w:t>.message(</w:t>
                              </w:r>
                              <w:proofErr w:type="gramEnd"/>
                              <w:r w:rsidRPr="00B462C6">
                                <w:rPr>
                                  <w:rFonts w:hint="eastAsia"/>
                                  <w:color w:val="FF00FF"/>
                                  <w:sz w:val="18"/>
                                  <w:szCs w:val="18"/>
                                </w:rPr>
                                <w:t>"</w:t>
                              </w:r>
                              <w:r>
                                <w:rPr>
                                  <w:rFonts w:hint="eastAsia"/>
                                  <w:color w:val="FF00FF"/>
                                  <w:sz w:val="18"/>
                                  <w:szCs w:val="18"/>
                                </w:rPr>
                                <w:t>The picture is loaded.</w:t>
                              </w:r>
                              <w:r w:rsidRPr="00B462C6">
                                <w:rPr>
                                  <w:rFonts w:hint="eastAsia"/>
                                  <w:color w:val="FF00FF"/>
                                  <w:sz w:val="18"/>
                                  <w:szCs w:val="18"/>
                                </w:rPr>
                                <w:t>"</w:t>
                              </w:r>
                              <w:r w:rsidRPr="00B462C6">
                                <w:rPr>
                                  <w:rFonts w:hint="eastAsia"/>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r w:rsidRPr="00B462C6">
                                <w:rPr>
                                  <w:sz w:val="18"/>
                                  <w:szCs w:val="18"/>
                                </w:rPr>
                                <w:t>);</w:t>
                              </w:r>
                            </w:p>
                            <w:p w:rsidR="0023747D" w:rsidRPr="00B462C6" w:rsidRDefault="0023747D" w:rsidP="00375F9C">
                              <w:pPr>
                                <w:spacing w:line="240" w:lineRule="exact"/>
                                <w:rPr>
                                  <w:sz w:val="18"/>
                                  <w:szCs w:val="18"/>
                                </w:rPr>
                              </w:pPr>
                            </w:p>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"img/b.gif"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beforeLoad(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sz w:val="18"/>
                                  <w:szCs w:val="18"/>
                                </w:rPr>
                                <w:t xml:space="preserve">    </w:t>
                              </w:r>
                              <w:proofErr w:type="gramStart"/>
                              <w:r w:rsidRPr="00B462C6">
                                <w:rPr>
                                  <w:color w:val="0000FF"/>
                                  <w:sz w:val="18"/>
                                  <w:szCs w:val="18"/>
                                </w:rPr>
                                <w:t>return</w:t>
                              </w:r>
                              <w:proofErr w:type="gramEnd"/>
                              <w:r w:rsidRPr="00B462C6">
                                <w:rPr>
                                  <w:sz w:val="18"/>
                                  <w:szCs w:val="18"/>
                                </w:rPr>
                                <w:t xml:space="preserve"> </w:t>
                              </w:r>
                              <w:r w:rsidRPr="00B462C6">
                                <w:rPr>
                                  <w:color w:val="0000FF"/>
                                  <w:sz w:val="18"/>
                                  <w:szCs w:val="18"/>
                                </w:rPr>
                                <w:t>false</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p>
                          </w:txbxContent>
                        </wps:txbx>
                        <wps:bodyPr rot="0" vert="horz" wrap="square" lIns="54000" tIns="46800" rIns="54000" bIns="45720" anchor="t" anchorCtr="0" upright="1">
                          <a:spAutoFit/>
                        </wps:bodyPr>
                      </wps:wsp>
                      <wps:wsp>
                        <wps:cNvPr id="960" name="AutoShape 585"/>
                        <wps:cNvSpPr>
                          <a:spLocks noChangeArrowheads="1"/>
                        </wps:cNvSpPr>
                        <wps:spPr bwMode="auto">
                          <a:xfrm flipH="1">
                            <a:off x="1828800" y="792480"/>
                            <a:ext cx="1943100" cy="219710"/>
                          </a:xfrm>
                          <a:prstGeom prst="wedgeRoundRectCallout">
                            <a:avLst>
                              <a:gd name="adj1" fmla="val 45782"/>
                              <a:gd name="adj2" fmla="val -112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 image was loaded successful</w:t>
                              </w:r>
                            </w:p>
                          </w:txbxContent>
                        </wps:txbx>
                        <wps:bodyPr rot="0" vert="horz" wrap="square" lIns="0" tIns="0" rIns="0" bIns="0" anchor="t" anchorCtr="0" upright="1">
                          <a:noAutofit/>
                        </wps:bodyPr>
                      </wps:wsp>
                      <wps:wsp>
                        <wps:cNvPr id="961" name="AutoShape 586"/>
                        <wps:cNvSpPr>
                          <a:spLocks noChangeArrowheads="1"/>
                        </wps:cNvSpPr>
                        <wps:spPr bwMode="auto">
                          <a:xfrm flipH="1">
                            <a:off x="1371600" y="1684020"/>
                            <a:ext cx="1371600" cy="219710"/>
                          </a:xfrm>
                          <a:prstGeom prst="wedgeRoundRectCallout">
                            <a:avLst>
                              <a:gd name="adj1" fmla="val 83611"/>
                              <a:gd name="adj2" fmla="val -25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Cancel loading process</w:t>
                              </w:r>
                            </w:p>
                          </w:txbxContent>
                        </wps:txbx>
                        <wps:bodyPr rot="0" vert="horz" wrap="square" lIns="0" tIns="0" rIns="0" bIns="0" anchor="t" anchorCtr="0" upright="1">
                          <a:noAutofit/>
                        </wps:bodyPr>
                      </wps:wsp>
                    </wpc:wpc>
                  </a:graphicData>
                </a:graphic>
              </wp:inline>
            </w:drawing>
          </mc:Choice>
          <mc:Fallback>
            <w:pict>
              <v:group id="画布 582" o:spid="_x0000_s1753"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">
                <v:shape id="_x0000_s1754" type="#_x0000_t75" style="position:absolute;width:52578;height:21355;visibility:visible;mso-wrap-style:square">
                  <v:fill o:detectmouseclick="t"/>
                  <v:path o:connecttype="none"/>
                </v:shape>
                <v:shape id="Text Box 584" o:spid="_x0000_s1755"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4RMMA&#10;AADcAAAADwAAAGRycy9kb3ducmV2LnhtbESPQWsCMRSE74X+h/AEbzW7gmJXo0hF1kvB2vb+2Dw3&#10;i5uXJYnr+u9NQehxmJlvmNVmsK3oyYfGsYJ8koEgrpxuuFbw871/W4AIEVlj65gU3CnAZv36ssJC&#10;uxt/UX+KtUgQDgUqMDF2hZShMmQxTFxHnLyz8xZjkr6W2uMtwW0rp1k2lxYbTgsGO/owVF1OV6ug&#10;uuyGXdn8Gt9f7eKo38v757xUajwatksQkYb4H362D1rBLM/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4RMMAAADcAAAADwAAAAAAAAAAAAAAAACYAgAAZHJzL2Rv&#10;d25yZXYueG1sUEsFBgAAAAAEAAQA9QAAAIgDAAAAAA==&#10;" strokeweight="1pt">
                  <v:textbox style="mso-fit-shape-to-text:t" inset="1.5mm,1.3mm,1.5mm">
                    <w:txbxContent>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"img/a.gif"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afterLoad(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rFonts w:hint="eastAsia"/>
                            <w:sz w:val="18"/>
                            <w:szCs w:val="18"/>
                          </w:rPr>
                          <w:t xml:space="preserve">    </w:t>
                        </w:r>
                        <w:proofErr w:type="gramStart"/>
                        <w:r w:rsidR="00A52FB6">
                          <w:rPr>
                            <w:rFonts w:hint="eastAsia"/>
                            <w:sz w:val="18"/>
                            <w:szCs w:val="18"/>
                          </w:rPr>
                          <w:t>xui</w:t>
                        </w:r>
                        <w:r w:rsidRPr="00B462C6">
                          <w:rPr>
                            <w:rFonts w:hint="eastAsia"/>
                            <w:sz w:val="18"/>
                            <w:szCs w:val="18"/>
                          </w:rPr>
                          <w:t>.message(</w:t>
                        </w:r>
                        <w:proofErr w:type="gramEnd"/>
                        <w:r w:rsidRPr="00B462C6">
                          <w:rPr>
                            <w:rFonts w:hint="eastAsia"/>
                            <w:color w:val="FF00FF"/>
                            <w:sz w:val="18"/>
                            <w:szCs w:val="18"/>
                          </w:rPr>
                          <w:t>"</w:t>
                        </w:r>
                        <w:r>
                          <w:rPr>
                            <w:rFonts w:hint="eastAsia"/>
                            <w:color w:val="FF00FF"/>
                            <w:sz w:val="18"/>
                            <w:szCs w:val="18"/>
                          </w:rPr>
                          <w:t>The picture is loaded.</w:t>
                        </w:r>
                        <w:r w:rsidRPr="00B462C6">
                          <w:rPr>
                            <w:rFonts w:hint="eastAsia"/>
                            <w:color w:val="FF00FF"/>
                            <w:sz w:val="18"/>
                            <w:szCs w:val="18"/>
                          </w:rPr>
                          <w:t>"</w:t>
                        </w:r>
                        <w:r w:rsidRPr="00B462C6">
                          <w:rPr>
                            <w:rFonts w:hint="eastAsia"/>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r w:rsidRPr="00B462C6">
                          <w:rPr>
                            <w:sz w:val="18"/>
                            <w:szCs w:val="18"/>
                          </w:rPr>
                          <w:t>);</w:t>
                        </w:r>
                      </w:p>
                      <w:p w:rsidR="0023747D" w:rsidRPr="00B462C6" w:rsidRDefault="0023747D" w:rsidP="00375F9C">
                        <w:pPr>
                          <w:spacing w:line="240" w:lineRule="exact"/>
                          <w:rPr>
                            <w:sz w:val="18"/>
                            <w:szCs w:val="18"/>
                          </w:rPr>
                        </w:pPr>
                      </w:p>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"img/b.gif"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beforeLoad(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sz w:val="18"/>
                            <w:szCs w:val="18"/>
                          </w:rPr>
                          <w:t xml:space="preserve">    </w:t>
                        </w:r>
                        <w:proofErr w:type="gramStart"/>
                        <w:r w:rsidRPr="00B462C6">
                          <w:rPr>
                            <w:color w:val="0000FF"/>
                            <w:sz w:val="18"/>
                            <w:szCs w:val="18"/>
                          </w:rPr>
                          <w:t>return</w:t>
                        </w:r>
                        <w:proofErr w:type="gramEnd"/>
                        <w:r w:rsidRPr="00B462C6">
                          <w:rPr>
                            <w:sz w:val="18"/>
                            <w:szCs w:val="18"/>
                          </w:rPr>
                          <w:t xml:space="preserve"> </w:t>
                        </w:r>
                        <w:r w:rsidRPr="00B462C6">
                          <w:rPr>
                            <w:color w:val="0000FF"/>
                            <w:sz w:val="18"/>
                            <w:szCs w:val="18"/>
                          </w:rPr>
                          <w:t>false</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p>
                    </w:txbxContent>
                  </v:textbox>
                </v:shape>
                <v:shape id="AutoShape 585" o:spid="_x0000_s1756" type="#_x0000_t62" style="position:absolute;left:18288;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5lRcEA&#10;AADcAAAADwAAAGRycy9kb3ducmV2LnhtbERPS27CMBDdV+IO1lRiUxUHFmlJMYiPqLpt4AAje0gi&#10;4nGIDTGcHi8qdfn0/otVtK24Ue8bxwqmkwwEsXam4UrB8bB//wThA7LB1jEpuJOH1XL0ssDCuIF/&#10;6VaGSqQQ9gUqqEPoCim9rsmin7iOOHEn11sMCfaVND0OKdy2cpZlubTYcGqosaNtTfpcXq0CquZa&#10;nz7e4iX/vsbzbvM4Dt1OqfFrXH+BCBTDv/jP/WMUzPM0P51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OZUXBAAAA3AAAAA8AAAAAAAAAAAAAAAAAmAIAAGRycy9kb3du&#10;cmV2LnhtbFBLBQYAAAAABAAEAPUAAACGAwAAAAA=&#10;" adj="20689,-13485" fillcolor="#ff9">
                  <v:textbox inset="0,0,0,0">
                    <w:txbxContent>
                      <w:p w:rsidR="0023747D" w:rsidRPr="000E23E9" w:rsidRDefault="0023747D" w:rsidP="00375F9C">
                        <w:pPr>
                          <w:rPr>
                            <w:szCs w:val="18"/>
                          </w:rPr>
                        </w:pPr>
                        <w:r>
                          <w:rPr>
                            <w:rFonts w:hint="eastAsia"/>
                            <w:szCs w:val="18"/>
                          </w:rPr>
                          <w:t>The image was loaded successful</w:t>
                        </w:r>
                      </w:p>
                    </w:txbxContent>
                  </v:textbox>
                </v:shape>
                <v:shape id="AutoShape 586" o:spid="_x0000_s1757" type="#_x0000_t62" style="position:absolute;left:13716;top:1684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hO8QA&#10;AADcAAAADwAAAGRycy9kb3ducmV2LnhtbESPQYvCMBSE78L+h/AWvGmqsFqrURbBVbyIdmGvj+bZ&#10;lm1eShNr9dcbQfA4zMw3zGLVmUq01LjSsoLRMAJBnFldcq7gN90MYhDOI2usLJOCGzlYLT96C0y0&#10;vfKR2pPPRYCwS1BB4X2dSOmyggy6oa2Jg3e2jUEfZJNL3eA1wE0lx1E0kQZLDgsF1rQuKPs/XYyC&#10;yMbp4af7i6v78YDbWdp+7adSqf5n9z0H4anz7/CrvdMKZpMR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LYTvEAAAA3AAAAA8AAAAAAAAAAAAAAAAAmAIAAGRycy9k&#10;b3ducmV2LnhtbFBLBQYAAAAABAAEAPUAAACJAwAAAAA=&#10;" adj="28860,5368" fillcolor="#ff9">
                  <v:textbox inset="0,0,0,0">
                    <w:txbxContent>
                      <w:p w:rsidR="0023747D" w:rsidRPr="000E23E9" w:rsidRDefault="0023747D" w:rsidP="00375F9C">
                        <w:pPr>
                          <w:rPr>
                            <w:szCs w:val="18"/>
                          </w:rPr>
                        </w:pPr>
                        <w:r>
                          <w:rPr>
                            <w:rFonts w:hint="eastAsia"/>
                            <w:szCs w:val="18"/>
                          </w:rPr>
                          <w:t>Cancel loading process</w:t>
                        </w:r>
                      </w:p>
                    </w:txbxContent>
                  </v:textbox>
                </v:shape>
                <w10:anchorlock/>
              </v:group>
            </w:pict>
          </mc:Fallback>
        </mc:AlternateContent>
      </w:r>
    </w:p>
    <w:p w:rsidR="00375F9C" w:rsidRDefault="00375F9C" w:rsidP="00E45D25">
      <w:pPr>
        <w:pStyle w:val="3"/>
        <w:numPr>
          <w:ilvl w:val="2"/>
          <w:numId w:val="17"/>
        </w:numPr>
      </w:pPr>
      <w:bookmarkStart w:id="172" w:name="_Toc453071806"/>
      <w:r>
        <w:rPr>
          <w:rFonts w:hint="eastAsia"/>
        </w:rPr>
        <w:t>PageBar</w:t>
      </w:r>
      <w:bookmarkEnd w:id="172"/>
    </w:p>
    <w:p w:rsidR="00375F9C" w:rsidRPr="005971D8" w:rsidRDefault="00375F9C" w:rsidP="00375F9C">
      <w:pPr>
        <w:rPr>
          <w:b/>
        </w:rPr>
      </w:pPr>
      <w:r w:rsidRPr="005971D8">
        <w:rPr>
          <w:rFonts w:hint="eastAsia"/>
          <w:b/>
        </w:rPr>
        <w:t>I</w:t>
      </w:r>
      <w:r w:rsidRPr="005971D8">
        <w:rPr>
          <w:b/>
        </w:rPr>
        <w:t>n</w:t>
      </w:r>
      <w:r w:rsidRPr="005971D8">
        <w:rPr>
          <w:rFonts w:hint="eastAsia"/>
          <w:b/>
        </w:rPr>
        <w:t>put:</w:t>
      </w:r>
    </w:p>
    <w:p w:rsidR="00375F9C" w:rsidRDefault="005C781A" w:rsidP="00375F9C">
      <w:r>
        <w:rPr>
          <w:noProof/>
        </w:rPr>
        <mc:AlternateContent>
          <mc:Choice Requires="wpc">
            <w:drawing>
              <wp:inline distT="0" distB="0" distL="0" distR="0" wp14:anchorId="14688B84" wp14:editId="09BCFDF4">
                <wp:extent cx="5257800" cy="2943225"/>
                <wp:effectExtent l="9525" t="0" r="9525" b="9525"/>
                <wp:docPr id="595" name="画布 5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2" name="Text Box 597"/>
                        <wps:cNvSpPr txBox="1">
                          <a:spLocks noChangeArrowheads="1"/>
                        </wps:cNvSpPr>
                        <wps:spPr bwMode="auto">
                          <a:xfrm>
                            <a:off x="0" y="48895"/>
                            <a:ext cx="5257800" cy="2894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97DCF" w:rsidRDefault="0023747D" w:rsidP="00375F9C">
                              <w:pPr>
                                <w:spacing w:line="240" w:lineRule="exact"/>
                                <w:rPr>
                                  <w:sz w:val="18"/>
                                  <w:szCs w:val="18"/>
                                </w:rPr>
                              </w:pPr>
                              <w:proofErr w:type="gramStart"/>
                              <w:r w:rsidRPr="00897DCF">
                                <w:rPr>
                                  <w:color w:val="0000FF"/>
                                  <w:sz w:val="18"/>
                                  <w:szCs w:val="18"/>
                                </w:rPr>
                                <w:t>var</w:t>
                              </w:r>
                              <w:proofErr w:type="gramEnd"/>
                              <w:r w:rsidRPr="00897DCF">
                                <w:rPr>
                                  <w:sz w:val="18"/>
                                  <w:szCs w:val="18"/>
                                </w:rPr>
                                <w:t xml:space="preserve"> onclick=</w:t>
                              </w:r>
                              <w:r w:rsidRPr="00897DCF">
                                <w:rPr>
                                  <w:color w:val="0000FF"/>
                                  <w:sz w:val="18"/>
                                  <w:szCs w:val="18"/>
                                </w:rPr>
                                <w:t>function</w:t>
                              </w:r>
                              <w:r w:rsidRPr="00897DCF">
                                <w:rPr>
                                  <w:sz w:val="18"/>
                                  <w:szCs w:val="18"/>
                                </w:rPr>
                                <w:t>(profile,page){</w:t>
                              </w:r>
                            </w:p>
                            <w:p w:rsidR="0023747D" w:rsidRPr="00375F9C" w:rsidRDefault="0023747D" w:rsidP="00375F9C">
                              <w:pPr>
                                <w:spacing w:line="240" w:lineRule="exact"/>
                                <w:rPr>
                                  <w:sz w:val="18"/>
                                  <w:szCs w:val="18"/>
                                  <w:lang w:val="pt-BR"/>
                                </w:rPr>
                              </w:pPr>
                              <w:r w:rsidRPr="00897DCF">
                                <w:rPr>
                                  <w:sz w:val="18"/>
                                  <w:szCs w:val="18"/>
                                </w:rPr>
                                <w:t xml:space="preserve">    </w:t>
                              </w:r>
                              <w:r w:rsidRPr="00375F9C">
                                <w:rPr>
                                  <w:sz w:val="18"/>
                                  <w:szCs w:val="18"/>
                                  <w:lang w:val="pt-BR"/>
                                </w:rPr>
                                <w:t>profile.boxing().setPage(page);</w:t>
                              </w:r>
                            </w:p>
                            <w:p w:rsidR="0023747D" w:rsidRPr="00375F9C" w:rsidRDefault="0023747D" w:rsidP="00375F9C">
                              <w:pPr>
                                <w:spacing w:line="240" w:lineRule="exact"/>
                                <w:rPr>
                                  <w:sz w:val="18"/>
                                  <w:szCs w:val="18"/>
                                  <w:lang w:val="pt-BR"/>
                                </w:rPr>
                              </w:pPr>
                              <w:r w:rsidRPr="00375F9C">
                                <w:rPr>
                                  <w:sz w:val="18"/>
                                  <w:szCs w:val="18"/>
                                  <w:lang w:val="pt-BR"/>
                                </w:rPr>
                                <w:t>};</w:t>
                              </w:r>
                            </w:p>
                            <w:p w:rsidR="0023747D" w:rsidRPr="00375F9C" w:rsidRDefault="0023747D" w:rsidP="00375F9C">
                              <w:pPr>
                                <w:spacing w:line="240" w:lineRule="exact"/>
                                <w:rPr>
                                  <w:sz w:val="18"/>
                                  <w:szCs w:val="18"/>
                                  <w:lang w:val="pt-BR"/>
                                </w:rPr>
                              </w:pPr>
                              <w:r w:rsidRPr="00375F9C">
                                <w:rPr>
                                  <w:rFonts w:hint="eastAsia"/>
                                  <w:color w:val="008000"/>
                                  <w:sz w:val="18"/>
                                  <w:szCs w:val="18"/>
                                  <w:lang w:val="pt-BR"/>
                                </w:rPr>
                                <w:t>// a PageBar</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show(</w:t>
                              </w:r>
                              <w:proofErr w:type="gramEnd"/>
                              <w:r w:rsidRPr="00897DCF">
                                <w:rPr>
                                  <w:sz w:val="18"/>
                                  <w:szCs w:val="18"/>
                                </w:rPr>
                                <w:t>);</w:t>
                              </w:r>
                            </w:p>
                            <w:p w:rsidR="0023747D" w:rsidRDefault="0023747D" w:rsidP="00375F9C">
                              <w:pPr>
                                <w:spacing w:line="240" w:lineRule="exact"/>
                                <w:rPr>
                                  <w:sz w:val="18"/>
                                  <w:szCs w:val="18"/>
                                </w:rPr>
                              </w:pPr>
                              <w:r w:rsidRPr="00B252DC">
                                <w:rPr>
                                  <w:rFonts w:hint="eastAsia"/>
                                  <w:color w:val="008000"/>
                                  <w:sz w:val="18"/>
                                  <w:szCs w:val="18"/>
                                </w:rPr>
                                <w:t>//</w:t>
                              </w:r>
                              <w:r>
                                <w:rPr>
                                  <w:rFonts w:hint="eastAsia"/>
                                  <w:color w:val="008000"/>
                                  <w:sz w:val="18"/>
                                  <w:szCs w:val="18"/>
                                </w:rPr>
                                <w:t xml:space="preserve"> another </w:t>
                              </w:r>
                              <w:r w:rsidRPr="00B252DC">
                                <w:rPr>
                                  <w:rFonts w:hint="eastAsia"/>
                                  <w:color w:val="008000"/>
                                  <w:sz w:val="18"/>
                                  <w:szCs w:val="18"/>
                                </w:rPr>
                                <w:t>PageBar</w:t>
                              </w:r>
                              <w:r w:rsidRPr="00897DCF">
                                <w:rPr>
                                  <w:sz w:val="18"/>
                                  <w:szCs w:val="18"/>
                                </w:rPr>
                                <w:t xml:space="preserve"> </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setTop(</w:t>
                              </w:r>
                              <w:proofErr w:type="gramEnd"/>
                              <w:r w:rsidRPr="00897DCF">
                                <w:rPr>
                                  <w:color w:val="800000"/>
                                  <w:sz w:val="18"/>
                                  <w:szCs w:val="18"/>
                                </w:rPr>
                                <w:t>100</w:t>
                              </w:r>
                              <w:r w:rsidRPr="00897DCF">
                                <w:rPr>
                                  <w:sz w:val="18"/>
                                  <w:szCs w:val="18"/>
                                </w:rPr>
                                <w:t xml:space="preserve">) </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setCaption(</w:t>
                              </w:r>
                              <w:proofErr w:type="gramEnd"/>
                              <w:r w:rsidRPr="00897DCF">
                                <w:rPr>
                                  <w:rFonts w:hint="eastAsia"/>
                                  <w:color w:val="FF00FF"/>
                                  <w:sz w:val="18"/>
                                  <w:szCs w:val="18"/>
                                </w:rPr>
                                <w:t>""</w:t>
                              </w:r>
                              <w:r w:rsidRPr="00897DCF">
                                <w:rPr>
                                  <w:rFonts w:hint="eastAsia"/>
                                  <w:sz w:val="18"/>
                                  <w:szCs w:val="18"/>
                                </w:rPr>
                                <w:t>)</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setPrevMark(</w:t>
                              </w:r>
                              <w:proofErr w:type="gramEnd"/>
                              <w:r w:rsidRPr="00897DCF">
                                <w:rPr>
                                  <w:rFonts w:hint="eastAsia"/>
                                  <w:color w:val="FF00FF"/>
                                  <w:sz w:val="18"/>
                                  <w:szCs w:val="18"/>
                                </w:rPr>
                                <w:t>"</w:t>
                              </w:r>
                              <w:r>
                                <w:rPr>
                                  <w:rFonts w:hint="eastAsia"/>
                                  <w:color w:val="FF00FF"/>
                                  <w:sz w:val="18"/>
                                  <w:szCs w:val="18"/>
                                </w:rPr>
                                <w:t>&lt;&lt;</w:t>
                              </w:r>
                              <w:r w:rsidRPr="00897DCF">
                                <w:rPr>
                                  <w:rFonts w:hint="eastAsia"/>
                                  <w:color w:val="FF00FF"/>
                                  <w:sz w:val="18"/>
                                  <w:szCs w:val="18"/>
                                </w:rPr>
                                <w:t>"</w:t>
                              </w:r>
                              <w:r w:rsidRPr="00897DCF">
                                <w:rPr>
                                  <w:rFonts w:hint="eastAsia"/>
                                  <w:sz w:val="18"/>
                                  <w:szCs w:val="18"/>
                                </w:rPr>
                                <w:t xml:space="preserve">) </w:t>
                              </w:r>
                            </w:p>
                            <w:p w:rsidR="0023747D"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setNextMark(</w:t>
                              </w:r>
                              <w:proofErr w:type="gramEnd"/>
                              <w:r w:rsidRPr="00897DCF">
                                <w:rPr>
                                  <w:rFonts w:hint="eastAsia"/>
                                  <w:color w:val="FF00FF"/>
                                  <w:sz w:val="18"/>
                                  <w:szCs w:val="18"/>
                                </w:rPr>
                                <w:t>"</w:t>
                              </w:r>
                              <w:r>
                                <w:rPr>
                                  <w:rFonts w:hint="eastAsia"/>
                                  <w:color w:val="FF00FF"/>
                                  <w:sz w:val="18"/>
                                  <w:szCs w:val="18"/>
                                </w:rPr>
                                <w:t>&gt;&gt;</w:t>
                              </w:r>
                              <w:r w:rsidRPr="00897DCF">
                                <w:rPr>
                                  <w:rFonts w:hint="eastAsia"/>
                                  <w:color w:val="FF00FF"/>
                                  <w:sz w:val="18"/>
                                  <w:szCs w:val="18"/>
                                </w:rPr>
                                <w:t>"</w:t>
                              </w:r>
                              <w:r w:rsidRPr="00897DCF">
                                <w:rPr>
                                  <w:rFonts w:hint="eastAsia"/>
                                  <w:sz w:val="18"/>
                                  <w:szCs w:val="18"/>
                                </w:rPr>
                                <w:t xml:space="preserve">) </w:t>
                              </w:r>
                            </w:p>
                            <w:p w:rsidR="0023747D" w:rsidRPr="00897DCF" w:rsidRDefault="0023747D" w:rsidP="00375F9C">
                              <w:pPr>
                                <w:spacing w:line="240" w:lineRule="exact"/>
                                <w:rPr>
                                  <w:sz w:val="18"/>
                                  <w:szCs w:val="18"/>
                                </w:rPr>
                              </w:pPr>
                              <w:r>
                                <w:rPr>
                                  <w:rFonts w:hint="eastAsia"/>
                                  <w:sz w:val="18"/>
                                  <w:szCs w:val="18"/>
                                </w:rPr>
                                <w:t>.</w:t>
                              </w:r>
                              <w:proofErr w:type="gramStart"/>
                              <w:r>
                                <w:rPr>
                                  <w:rFonts w:hint="eastAsia"/>
                                  <w:sz w:val="18"/>
                                  <w:szCs w:val="18"/>
                                </w:rPr>
                                <w:t>setT</w:t>
                              </w:r>
                              <w:r w:rsidRPr="00897DCF">
                                <w:rPr>
                                  <w:sz w:val="18"/>
                                  <w:szCs w:val="18"/>
                                </w:rPr>
                                <w:t>extTpl</w:t>
                              </w:r>
                              <w:r>
                                <w:rPr>
                                  <w:rFonts w:hint="eastAsia"/>
                                  <w:sz w:val="18"/>
                                  <w:szCs w:val="18"/>
                                </w:rPr>
                                <w:t>(</w:t>
                              </w:r>
                              <w:proofErr w:type="gramEnd"/>
                              <w:r w:rsidRPr="00897DCF">
                                <w:rPr>
                                  <w:rFonts w:hint="eastAsia"/>
                                  <w:color w:val="FF00FF"/>
                                  <w:sz w:val="18"/>
                                  <w:szCs w:val="18"/>
                                </w:rPr>
                                <w:t>"</w:t>
                              </w:r>
                              <w:r>
                                <w:rPr>
                                  <w:rFonts w:hint="eastAsia"/>
                                  <w:color w:val="FF00FF"/>
                                  <w:sz w:val="18"/>
                                  <w:szCs w:val="18"/>
                                </w:rPr>
                                <w:t>[ * ]</w:t>
                              </w:r>
                              <w:r w:rsidRPr="00897DCF">
                                <w:rPr>
                                  <w:rFonts w:hint="eastAsia"/>
                                  <w:color w:val="FF00FF"/>
                                  <w:sz w:val="18"/>
                                  <w:szCs w:val="18"/>
                                </w:rPr>
                                <w:t>"</w:t>
                              </w:r>
                              <w:r>
                                <w:rPr>
                                  <w:rFonts w:hint="eastAsia"/>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rPr>
                                  <w:szCs w:val="18"/>
                                </w:rPr>
                              </w:pPr>
                              <w:r w:rsidRPr="00897DCF">
                                <w:rPr>
                                  <w:sz w:val="18"/>
                                  <w:szCs w:val="18"/>
                                </w:rPr>
                                <w:t>.</w:t>
                              </w:r>
                              <w:proofErr w:type="gramStart"/>
                              <w:r w:rsidRPr="00897DCF">
                                <w:rPr>
                                  <w:sz w:val="18"/>
                                  <w:szCs w:val="18"/>
                                </w:rPr>
                                <w:t>show(</w:t>
                              </w:r>
                              <w:proofErr w:type="gramEnd"/>
                              <w:r w:rsidRPr="00897DCF">
                                <w:rPr>
                                  <w:sz w:val="18"/>
                                  <w:szCs w:val="18"/>
                                </w:rPr>
                                <w:t>);</w:t>
                              </w:r>
                            </w:p>
                          </w:txbxContent>
                        </wps:txbx>
                        <wps:bodyPr rot="0" vert="horz" wrap="square" lIns="54000" tIns="46800" rIns="54000" bIns="45720" anchor="t" anchorCtr="0" upright="1">
                          <a:spAutoFit/>
                        </wps:bodyPr>
                      </wps:wsp>
                      <wps:wsp>
                        <wps:cNvPr id="504" name="AutoShape 598"/>
                        <wps:cNvSpPr>
                          <a:spLocks noChangeArrowheads="1"/>
                        </wps:cNvSpPr>
                        <wps:spPr bwMode="auto">
                          <a:xfrm flipH="1">
                            <a:off x="2057400" y="99060"/>
                            <a:ext cx="1371600" cy="219710"/>
                          </a:xfrm>
                          <a:prstGeom prst="wedgeRoundRectCallout">
                            <a:avLst>
                              <a:gd name="adj1" fmla="val 74583"/>
                              <a:gd name="adj2" fmla="val 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 current page</w:t>
                              </w:r>
                            </w:p>
                          </w:txbxContent>
                        </wps:txbx>
                        <wps:bodyPr rot="0" vert="horz" wrap="square" lIns="0" tIns="0" rIns="0" bIns="0" anchor="t" anchorCtr="0" upright="1">
                          <a:noAutofit/>
                        </wps:bodyPr>
                      </wps:wsp>
                      <wps:wsp>
                        <wps:cNvPr id="505" name="AutoShape 599"/>
                        <wps:cNvSpPr>
                          <a:spLocks noChangeArrowheads="1"/>
                        </wps:cNvSpPr>
                        <wps:spPr bwMode="auto">
                          <a:xfrm flipH="1">
                            <a:off x="1371600" y="1188720"/>
                            <a:ext cx="914400" cy="219710"/>
                          </a:xfrm>
                          <a:prstGeom prst="wedgeRoundRectCallout">
                            <a:avLst>
                              <a:gd name="adj1" fmla="val 95208"/>
                              <a:gd name="adj2" fmla="val -95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onClick</w:t>
                              </w:r>
                              <w:proofErr w:type="gramEnd"/>
                              <w:r>
                                <w:rPr>
                                  <w:rFonts w:hint="eastAsia"/>
                                  <w:szCs w:val="18"/>
                                </w:rPr>
                                <w:t xml:space="preserve"> event</w:t>
                              </w:r>
                            </w:p>
                          </w:txbxContent>
                        </wps:txbx>
                        <wps:bodyPr rot="0" vert="horz" wrap="square" lIns="0" tIns="0" rIns="0" bIns="0" anchor="t" anchorCtr="0" upright="1">
                          <a:noAutofit/>
                        </wps:bodyPr>
                      </wps:wsp>
                      <wps:wsp>
                        <wps:cNvPr id="506" name="AutoShape 600"/>
                        <wps:cNvSpPr>
                          <a:spLocks noChangeArrowheads="1"/>
                        </wps:cNvSpPr>
                        <wps:spPr bwMode="auto">
                          <a:xfrm flipH="1">
                            <a:off x="1485900" y="693420"/>
                            <a:ext cx="2628900" cy="219710"/>
                          </a:xfrm>
                          <a:prstGeom prst="wedgeRoundRectCallout">
                            <a:avLst>
                              <a:gd name="adj1" fmla="val 69708"/>
                              <a:gd name="adj2" fmla="val 595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1.</w:t>
                              </w:r>
                              <w:r>
                                <w:rPr>
                                  <w:szCs w:val="18"/>
                                </w:rPr>
                                <w:t>M</w:t>
                              </w:r>
                              <w:r>
                                <w:rPr>
                                  <w:rFonts w:hint="eastAsia"/>
                                  <w:szCs w:val="18"/>
                                </w:rPr>
                                <w:t>in</w:t>
                              </w:r>
                              <w:proofErr w:type="gramEnd"/>
                              <w:r>
                                <w:rPr>
                                  <w:rFonts w:hint="eastAsia"/>
                                  <w:szCs w:val="18"/>
                                </w:rPr>
                                <w:t xml:space="preserve"> page; 2.current </w:t>
                              </w:r>
                              <w:r>
                                <w:rPr>
                                  <w:szCs w:val="18"/>
                                </w:rPr>
                                <w:t>page</w:t>
                              </w:r>
                              <w:r>
                                <w:rPr>
                                  <w:rFonts w:hint="eastAsia"/>
                                  <w:szCs w:val="18"/>
                                </w:rPr>
                                <w:t>; 3.max page</w:t>
                              </w:r>
                            </w:p>
                          </w:txbxContent>
                        </wps:txbx>
                        <wps:bodyPr rot="0" vert="horz" wrap="square" lIns="0" tIns="0" rIns="0" bIns="0" anchor="t" anchorCtr="0" upright="1">
                          <a:noAutofit/>
                        </wps:bodyPr>
                      </wps:wsp>
                      <wps:wsp>
                        <wps:cNvPr id="507" name="AutoShape 601"/>
                        <wps:cNvSpPr>
                          <a:spLocks noChangeArrowheads="1"/>
                        </wps:cNvSpPr>
                        <wps:spPr bwMode="auto">
                          <a:xfrm flipH="1">
                            <a:off x="1600200" y="1584960"/>
                            <a:ext cx="800100" cy="219710"/>
                          </a:xfrm>
                          <a:prstGeom prst="wedgeRoundRectCallout">
                            <a:avLst>
                              <a:gd name="adj1" fmla="val 144523"/>
                              <a:gd name="adj2" fmla="val 138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aption label</w:t>
                              </w:r>
                            </w:p>
                          </w:txbxContent>
                        </wps:txbx>
                        <wps:bodyPr rot="0" vert="horz" wrap="square" lIns="0" tIns="0" rIns="0" bIns="0" anchor="t" anchorCtr="0" upright="1">
                          <a:noAutofit/>
                        </wps:bodyPr>
                      </wps:wsp>
                      <wps:wsp>
                        <wps:cNvPr id="508" name="AutoShape 602"/>
                        <wps:cNvSpPr>
                          <a:spLocks noChangeArrowheads="1"/>
                        </wps:cNvSpPr>
                        <wps:spPr bwMode="auto">
                          <a:xfrm flipH="1">
                            <a:off x="1600200" y="1882140"/>
                            <a:ext cx="1257300" cy="219710"/>
                          </a:xfrm>
                          <a:prstGeom prst="wedgeRoundRectCallout">
                            <a:avLst>
                              <a:gd name="adj1" fmla="val 88181"/>
                              <a:gd name="adj2" fmla="val 80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P</w:t>
                              </w:r>
                              <w:r>
                                <w:rPr>
                                  <w:rFonts w:hint="eastAsia"/>
                                  <w:szCs w:val="18"/>
                                </w:rPr>
                                <w:t>rev command label</w:t>
                              </w:r>
                            </w:p>
                          </w:txbxContent>
                        </wps:txbx>
                        <wps:bodyPr rot="0" vert="horz" wrap="square" lIns="0" tIns="0" rIns="0" bIns="0" anchor="t" anchorCtr="0" upright="1">
                          <a:noAutofit/>
                        </wps:bodyPr>
                      </wps:wsp>
                      <wps:wsp>
                        <wps:cNvPr id="509" name="AutoShape 603"/>
                        <wps:cNvSpPr>
                          <a:spLocks noChangeArrowheads="1"/>
                        </wps:cNvSpPr>
                        <wps:spPr bwMode="auto">
                          <a:xfrm flipH="1">
                            <a:off x="1600200" y="2179320"/>
                            <a:ext cx="1257300" cy="219710"/>
                          </a:xfrm>
                          <a:prstGeom prst="wedgeRoundRectCallout">
                            <a:avLst>
                              <a:gd name="adj1" fmla="val 84847"/>
                              <a:gd name="adj2" fmla="val 17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ext command label</w:t>
                              </w:r>
                            </w:p>
                          </w:txbxContent>
                        </wps:txbx>
                        <wps:bodyPr rot="0" vert="horz" wrap="square" lIns="0" tIns="0" rIns="0" bIns="0" anchor="t" anchorCtr="0" upright="1">
                          <a:noAutofit/>
                        </wps:bodyPr>
                      </wps:wsp>
                      <wps:wsp>
                        <wps:cNvPr id="510" name="AutoShape 604"/>
                        <wps:cNvSpPr>
                          <a:spLocks noChangeArrowheads="1"/>
                        </wps:cNvSpPr>
                        <wps:spPr bwMode="auto">
                          <a:xfrm flipH="1">
                            <a:off x="1600200" y="2476500"/>
                            <a:ext cx="2628900" cy="219710"/>
                          </a:xfrm>
                          <a:prstGeom prst="wedgeRoundRectCallout">
                            <a:avLst>
                              <a:gd name="adj1" fmla="val 70648"/>
                              <a:gd name="adj2" fmla="val -41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Page label templates, * is the variable value</w:t>
                              </w:r>
                            </w:p>
                          </w:txbxContent>
                        </wps:txbx>
                        <wps:bodyPr rot="0" vert="horz" wrap="square" lIns="0" tIns="0" rIns="0" bIns="0" anchor="t" anchorCtr="0" upright="1">
                          <a:noAutofit/>
                        </wps:bodyPr>
                      </wps:wsp>
                    </wpc:wpc>
                  </a:graphicData>
                </a:graphic>
              </wp:inline>
            </w:drawing>
          </mc:Choice>
          <mc:Fallback>
            <w:pict>
              <v:group id="画布 595" o:spid="_x0000_s1758" editas="canvas" style="width:414pt;height:231.75pt;mso-position-horizontal-relative:char;mso-position-vertical-relative:line" coordsize="52578,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">
                <v:shape id="_x0000_s1759" type="#_x0000_t75" style="position:absolute;width:52578;height:29432;visibility:visible;mso-wrap-style:square">
                  <v:fill o:detectmouseclick="t"/>
                  <v:path o:connecttype="none"/>
                </v:shape>
                <v:shape id="Text Box 597" o:spid="_x0000_s1760" type="#_x0000_t202" style="position:absolute;top:488;width:52578;height:28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w7sMA&#10;AADcAAAADwAAAGRycy9kb3ducmV2LnhtbESPQWsCMRSE7wX/Q3iCt5pVUOxqFFFkeylYq/fH5rlZ&#10;3LwsSVzXf98UhB6HmfmGWW1624iOfKgdK5iMMxDEpdM1VwrOP4f3BYgQkTU2jknBkwJs1oO3Feba&#10;PfibulOsRIJwyFGBibHNpQylIYth7Fri5F2dtxiT9JXUHh8Jbhs5zbK5tFhzWjDY0s5QeTvdrYLy&#10;tu/3RX0xvrvbxVF/FM+veaHUaNhvlyAi9fE//Gp/agWzbAp/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Rw7sMAAADcAAAADwAAAAAAAAAAAAAAAACYAgAAZHJzL2Rv&#10;d25yZXYueG1sUEsFBgAAAAAEAAQA9QAAAIgDAAAAAA==&#10;" strokeweight="1pt">
                  <v:textbox style="mso-fit-shape-to-text:t" inset="1.5mm,1.3mm,1.5mm">
                    <w:txbxContent>
                      <w:p w:rsidR="0023747D" w:rsidRPr="00897DCF" w:rsidRDefault="0023747D" w:rsidP="00375F9C">
                        <w:pPr>
                          <w:spacing w:line="240" w:lineRule="exact"/>
                          <w:rPr>
                            <w:sz w:val="18"/>
                            <w:szCs w:val="18"/>
                          </w:rPr>
                        </w:pPr>
                        <w:proofErr w:type="gramStart"/>
                        <w:r w:rsidRPr="00897DCF">
                          <w:rPr>
                            <w:color w:val="0000FF"/>
                            <w:sz w:val="18"/>
                            <w:szCs w:val="18"/>
                          </w:rPr>
                          <w:t>var</w:t>
                        </w:r>
                        <w:proofErr w:type="gramEnd"/>
                        <w:r w:rsidRPr="00897DCF">
                          <w:rPr>
                            <w:sz w:val="18"/>
                            <w:szCs w:val="18"/>
                          </w:rPr>
                          <w:t xml:space="preserve"> onclick=</w:t>
                        </w:r>
                        <w:r w:rsidRPr="00897DCF">
                          <w:rPr>
                            <w:color w:val="0000FF"/>
                            <w:sz w:val="18"/>
                            <w:szCs w:val="18"/>
                          </w:rPr>
                          <w:t>function</w:t>
                        </w:r>
                        <w:r w:rsidRPr="00897DCF">
                          <w:rPr>
                            <w:sz w:val="18"/>
                            <w:szCs w:val="18"/>
                          </w:rPr>
                          <w:t>(profile,page){</w:t>
                        </w:r>
                      </w:p>
                      <w:p w:rsidR="0023747D" w:rsidRPr="00375F9C" w:rsidRDefault="0023747D" w:rsidP="00375F9C">
                        <w:pPr>
                          <w:spacing w:line="240" w:lineRule="exact"/>
                          <w:rPr>
                            <w:sz w:val="18"/>
                            <w:szCs w:val="18"/>
                            <w:lang w:val="pt-BR"/>
                          </w:rPr>
                        </w:pPr>
                        <w:r w:rsidRPr="00897DCF">
                          <w:rPr>
                            <w:sz w:val="18"/>
                            <w:szCs w:val="18"/>
                          </w:rPr>
                          <w:t xml:space="preserve">    </w:t>
                        </w:r>
                        <w:r w:rsidRPr="00375F9C">
                          <w:rPr>
                            <w:sz w:val="18"/>
                            <w:szCs w:val="18"/>
                            <w:lang w:val="pt-BR"/>
                          </w:rPr>
                          <w:t>profile.boxing().setPage(page);</w:t>
                        </w:r>
                      </w:p>
                      <w:p w:rsidR="0023747D" w:rsidRPr="00375F9C" w:rsidRDefault="0023747D" w:rsidP="00375F9C">
                        <w:pPr>
                          <w:spacing w:line="240" w:lineRule="exact"/>
                          <w:rPr>
                            <w:sz w:val="18"/>
                            <w:szCs w:val="18"/>
                            <w:lang w:val="pt-BR"/>
                          </w:rPr>
                        </w:pPr>
                        <w:r w:rsidRPr="00375F9C">
                          <w:rPr>
                            <w:sz w:val="18"/>
                            <w:szCs w:val="18"/>
                            <w:lang w:val="pt-BR"/>
                          </w:rPr>
                          <w:t>};</w:t>
                        </w:r>
                      </w:p>
                      <w:p w:rsidR="0023747D" w:rsidRPr="00375F9C" w:rsidRDefault="0023747D" w:rsidP="00375F9C">
                        <w:pPr>
                          <w:spacing w:line="240" w:lineRule="exact"/>
                          <w:rPr>
                            <w:sz w:val="18"/>
                            <w:szCs w:val="18"/>
                            <w:lang w:val="pt-BR"/>
                          </w:rPr>
                        </w:pPr>
                        <w:r w:rsidRPr="00375F9C">
                          <w:rPr>
                            <w:rFonts w:hint="eastAsia"/>
                            <w:color w:val="008000"/>
                            <w:sz w:val="18"/>
                            <w:szCs w:val="18"/>
                            <w:lang w:val="pt-BR"/>
                          </w:rPr>
                          <w:t>// a PageBar</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show(</w:t>
                        </w:r>
                        <w:proofErr w:type="gramEnd"/>
                        <w:r w:rsidRPr="00897DCF">
                          <w:rPr>
                            <w:sz w:val="18"/>
                            <w:szCs w:val="18"/>
                          </w:rPr>
                          <w:t>);</w:t>
                        </w:r>
                      </w:p>
                      <w:p w:rsidR="0023747D" w:rsidRDefault="0023747D" w:rsidP="00375F9C">
                        <w:pPr>
                          <w:spacing w:line="240" w:lineRule="exact"/>
                          <w:rPr>
                            <w:sz w:val="18"/>
                            <w:szCs w:val="18"/>
                          </w:rPr>
                        </w:pPr>
                        <w:r w:rsidRPr="00B252DC">
                          <w:rPr>
                            <w:rFonts w:hint="eastAsia"/>
                            <w:color w:val="008000"/>
                            <w:sz w:val="18"/>
                            <w:szCs w:val="18"/>
                          </w:rPr>
                          <w:t>//</w:t>
                        </w:r>
                        <w:r>
                          <w:rPr>
                            <w:rFonts w:hint="eastAsia"/>
                            <w:color w:val="008000"/>
                            <w:sz w:val="18"/>
                            <w:szCs w:val="18"/>
                          </w:rPr>
                          <w:t xml:space="preserve"> another </w:t>
                        </w:r>
                        <w:r w:rsidRPr="00B252DC">
                          <w:rPr>
                            <w:rFonts w:hint="eastAsia"/>
                            <w:color w:val="008000"/>
                            <w:sz w:val="18"/>
                            <w:szCs w:val="18"/>
                          </w:rPr>
                          <w:t>PageBar</w:t>
                        </w:r>
                        <w:r w:rsidRPr="00897DCF">
                          <w:rPr>
                            <w:sz w:val="18"/>
                            <w:szCs w:val="18"/>
                          </w:rPr>
                          <w:t xml:space="preserve"> </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setTop(</w:t>
                        </w:r>
                        <w:proofErr w:type="gramEnd"/>
                        <w:r w:rsidRPr="00897DCF">
                          <w:rPr>
                            <w:color w:val="800000"/>
                            <w:sz w:val="18"/>
                            <w:szCs w:val="18"/>
                          </w:rPr>
                          <w:t>100</w:t>
                        </w:r>
                        <w:r w:rsidRPr="00897DCF">
                          <w:rPr>
                            <w:sz w:val="18"/>
                            <w:szCs w:val="18"/>
                          </w:rPr>
                          <w:t xml:space="preserve">) </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setCaption(</w:t>
                        </w:r>
                        <w:proofErr w:type="gramEnd"/>
                        <w:r w:rsidRPr="00897DCF">
                          <w:rPr>
                            <w:rFonts w:hint="eastAsia"/>
                            <w:color w:val="FF00FF"/>
                            <w:sz w:val="18"/>
                            <w:szCs w:val="18"/>
                          </w:rPr>
                          <w:t>""</w:t>
                        </w:r>
                        <w:r w:rsidRPr="00897DCF">
                          <w:rPr>
                            <w:rFonts w:hint="eastAsia"/>
                            <w:sz w:val="18"/>
                            <w:szCs w:val="18"/>
                          </w:rPr>
                          <w:t>)</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setPrevMark(</w:t>
                        </w:r>
                        <w:proofErr w:type="gramEnd"/>
                        <w:r w:rsidRPr="00897DCF">
                          <w:rPr>
                            <w:rFonts w:hint="eastAsia"/>
                            <w:color w:val="FF00FF"/>
                            <w:sz w:val="18"/>
                            <w:szCs w:val="18"/>
                          </w:rPr>
                          <w:t>"</w:t>
                        </w:r>
                        <w:r>
                          <w:rPr>
                            <w:rFonts w:hint="eastAsia"/>
                            <w:color w:val="FF00FF"/>
                            <w:sz w:val="18"/>
                            <w:szCs w:val="18"/>
                          </w:rPr>
                          <w:t>&lt;&lt;</w:t>
                        </w:r>
                        <w:r w:rsidRPr="00897DCF">
                          <w:rPr>
                            <w:rFonts w:hint="eastAsia"/>
                            <w:color w:val="FF00FF"/>
                            <w:sz w:val="18"/>
                            <w:szCs w:val="18"/>
                          </w:rPr>
                          <w:t>"</w:t>
                        </w:r>
                        <w:r w:rsidRPr="00897DCF">
                          <w:rPr>
                            <w:rFonts w:hint="eastAsia"/>
                            <w:sz w:val="18"/>
                            <w:szCs w:val="18"/>
                          </w:rPr>
                          <w:t xml:space="preserve">) </w:t>
                        </w:r>
                      </w:p>
                      <w:p w:rsidR="0023747D"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setNextMark(</w:t>
                        </w:r>
                        <w:proofErr w:type="gramEnd"/>
                        <w:r w:rsidRPr="00897DCF">
                          <w:rPr>
                            <w:rFonts w:hint="eastAsia"/>
                            <w:color w:val="FF00FF"/>
                            <w:sz w:val="18"/>
                            <w:szCs w:val="18"/>
                          </w:rPr>
                          <w:t>"</w:t>
                        </w:r>
                        <w:r>
                          <w:rPr>
                            <w:rFonts w:hint="eastAsia"/>
                            <w:color w:val="FF00FF"/>
                            <w:sz w:val="18"/>
                            <w:szCs w:val="18"/>
                          </w:rPr>
                          <w:t>&gt;&gt;</w:t>
                        </w:r>
                        <w:r w:rsidRPr="00897DCF">
                          <w:rPr>
                            <w:rFonts w:hint="eastAsia"/>
                            <w:color w:val="FF00FF"/>
                            <w:sz w:val="18"/>
                            <w:szCs w:val="18"/>
                          </w:rPr>
                          <w:t>"</w:t>
                        </w:r>
                        <w:r w:rsidRPr="00897DCF">
                          <w:rPr>
                            <w:rFonts w:hint="eastAsia"/>
                            <w:sz w:val="18"/>
                            <w:szCs w:val="18"/>
                          </w:rPr>
                          <w:t xml:space="preserve">) </w:t>
                        </w:r>
                      </w:p>
                      <w:p w:rsidR="0023747D" w:rsidRPr="00897DCF" w:rsidRDefault="0023747D" w:rsidP="00375F9C">
                        <w:pPr>
                          <w:spacing w:line="240" w:lineRule="exact"/>
                          <w:rPr>
                            <w:sz w:val="18"/>
                            <w:szCs w:val="18"/>
                          </w:rPr>
                        </w:pPr>
                        <w:r>
                          <w:rPr>
                            <w:rFonts w:hint="eastAsia"/>
                            <w:sz w:val="18"/>
                            <w:szCs w:val="18"/>
                          </w:rPr>
                          <w:t>.</w:t>
                        </w:r>
                        <w:proofErr w:type="gramStart"/>
                        <w:r>
                          <w:rPr>
                            <w:rFonts w:hint="eastAsia"/>
                            <w:sz w:val="18"/>
                            <w:szCs w:val="18"/>
                          </w:rPr>
                          <w:t>setT</w:t>
                        </w:r>
                        <w:r w:rsidRPr="00897DCF">
                          <w:rPr>
                            <w:sz w:val="18"/>
                            <w:szCs w:val="18"/>
                          </w:rPr>
                          <w:t>extTpl</w:t>
                        </w:r>
                        <w:r>
                          <w:rPr>
                            <w:rFonts w:hint="eastAsia"/>
                            <w:sz w:val="18"/>
                            <w:szCs w:val="18"/>
                          </w:rPr>
                          <w:t>(</w:t>
                        </w:r>
                        <w:proofErr w:type="gramEnd"/>
                        <w:r w:rsidRPr="00897DCF">
                          <w:rPr>
                            <w:rFonts w:hint="eastAsia"/>
                            <w:color w:val="FF00FF"/>
                            <w:sz w:val="18"/>
                            <w:szCs w:val="18"/>
                          </w:rPr>
                          <w:t>"</w:t>
                        </w:r>
                        <w:r>
                          <w:rPr>
                            <w:rFonts w:hint="eastAsia"/>
                            <w:color w:val="FF00FF"/>
                            <w:sz w:val="18"/>
                            <w:szCs w:val="18"/>
                          </w:rPr>
                          <w:t>[ * ]</w:t>
                        </w:r>
                        <w:r w:rsidRPr="00897DCF">
                          <w:rPr>
                            <w:rFonts w:hint="eastAsia"/>
                            <w:color w:val="FF00FF"/>
                            <w:sz w:val="18"/>
                            <w:szCs w:val="18"/>
                          </w:rPr>
                          <w:t>"</w:t>
                        </w:r>
                        <w:r>
                          <w:rPr>
                            <w:rFonts w:hint="eastAsia"/>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rPr>
                            <w:szCs w:val="18"/>
                          </w:rPr>
                        </w:pPr>
                        <w:r w:rsidRPr="00897DCF">
                          <w:rPr>
                            <w:sz w:val="18"/>
                            <w:szCs w:val="18"/>
                          </w:rPr>
                          <w:t>.</w:t>
                        </w:r>
                        <w:proofErr w:type="gramStart"/>
                        <w:r w:rsidRPr="00897DCF">
                          <w:rPr>
                            <w:sz w:val="18"/>
                            <w:szCs w:val="18"/>
                          </w:rPr>
                          <w:t>show(</w:t>
                        </w:r>
                        <w:proofErr w:type="gramEnd"/>
                        <w:r w:rsidRPr="00897DCF">
                          <w:rPr>
                            <w:sz w:val="18"/>
                            <w:szCs w:val="18"/>
                          </w:rPr>
                          <w:t>);</w:t>
                        </w:r>
                      </w:p>
                    </w:txbxContent>
                  </v:textbox>
                </v:shape>
                <v:shape id="AutoShape 598" o:spid="_x0000_s1761" type="#_x0000_t62" style="position:absolute;left:20574;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J1mMYA&#10;AADcAAAADwAAAGRycy9kb3ducmV2LnhtbESPT2vCQBTE7wW/w/IEb3WjqJjoKmIstXgy/QPeHtln&#10;Esy+DdlVYz99t1DocZiZ3zDLdWdqcaPWVZYVjIYRCOLc6ooLBR/vL89zEM4ja6wtk4IHOVivek9L&#10;TLS985FumS9EgLBLUEHpfZNI6fKSDLqhbYiDd7atQR9kW0jd4j3ATS3HUTSTBisOCyU2tC0pv2RX&#10;Eyhphruvz83p1caH71mcvsXbdKrUoN9tFiA8df4//NfeawXTaAK/Z8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J1mMYAAADcAAAADwAAAAAAAAAAAAAAAACYAgAAZHJz&#10;L2Rvd25yZXYueG1sUEsFBgAAAAAEAAQA9QAAAIsDAAAAAA==&#10;" adj="26910,22661" fillcolor="#ff9">
                  <v:textbox inset="0,0,0,0">
                    <w:txbxContent>
                      <w:p w:rsidR="0023747D" w:rsidRPr="000E23E9" w:rsidRDefault="0023747D" w:rsidP="00375F9C">
                        <w:pPr>
                          <w:rPr>
                            <w:szCs w:val="18"/>
                          </w:rPr>
                        </w:pPr>
                        <w:r>
                          <w:rPr>
                            <w:rFonts w:hint="eastAsia"/>
                            <w:szCs w:val="18"/>
                          </w:rPr>
                          <w:t>Set current page</w:t>
                        </w:r>
                      </w:p>
                    </w:txbxContent>
                  </v:textbox>
                </v:shape>
                <v:shape id="AutoShape 599" o:spid="_x0000_s1762" type="#_x0000_t62" style="position:absolute;left:13716;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Pi8QA&#10;AADcAAAADwAAAGRycy9kb3ducmV2LnhtbESPwWrDMBBE74X8g9hAbrVkg0txo4RSEkhCD23SD1is&#10;jW1srYwlO87fR4VCj8PMvGHW29l2YqLBN441pIkCQVw603Cl4eeyf34F4QOywc4xabiTh+1m8bTG&#10;wrgbf9N0DpWIEPYFaqhD6AspfVmTRZ+4njh6VzdYDFEOlTQD3iLcdjJT6kVabDgu1NjTR01lex6t&#10;BnXt2+YzO+VlNh/anf0a0/uRtF4t5/c3EIHm8B/+ax+Mhlzl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dT4vEAAAA3AAAAA8AAAAAAAAAAAAAAAAAmAIAAGRycy9k&#10;b3ducmV2LnhtbFBLBQYAAAAABAAEAPUAAACJAwAAAAA=&#10;" adj="31365,-9864" fillcolor="#ff9">
                  <v:textbox inset="0,0,0,0">
                    <w:txbxContent>
                      <w:p w:rsidR="0023747D" w:rsidRPr="000E23E9" w:rsidRDefault="0023747D" w:rsidP="00375F9C">
                        <w:pPr>
                          <w:rPr>
                            <w:szCs w:val="18"/>
                          </w:rPr>
                        </w:pPr>
                        <w:proofErr w:type="gramStart"/>
                        <w:r>
                          <w:rPr>
                            <w:rFonts w:hint="eastAsia"/>
                            <w:szCs w:val="18"/>
                          </w:rPr>
                          <w:t>onClick</w:t>
                        </w:r>
                        <w:proofErr w:type="gramEnd"/>
                        <w:r>
                          <w:rPr>
                            <w:rFonts w:hint="eastAsia"/>
                            <w:szCs w:val="18"/>
                          </w:rPr>
                          <w:t xml:space="preserve"> event</w:t>
                        </w:r>
                      </w:p>
                    </w:txbxContent>
                  </v:textbox>
                </v:shape>
                <v:shape id="AutoShape 600" o:spid="_x0000_s1763" type="#_x0000_t62" style="position:absolute;left:14859;top:6934;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BVmsUA&#10;AADcAAAADwAAAGRycy9kb3ducmV2LnhtbESPwWrDMBBE74H+g9hCb7HcQo1xrYS2JBAwOdTJpbfF&#10;2tim1spYiqPk66NCocdhZt4w5TqYQcw0ud6yguckBUHcWN1zq+B42C5zEM4jaxwsk4IrOVivHhYl&#10;Ftpe+Ivm2rciQtgVqKDzfiykdE1HBl1iR+Lonexk0Ec5tVJPeIlwM8iXNM2kwZ7jQocjfXbU/NRn&#10;oyDfZmGTVVU4jR/fsrrN+02PXqmnx/D+BsJT8P/hv/ZOK3hNM/g9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FWaxQAAANwAAAAPAAAAAAAAAAAAAAAAAJgCAABkcnMv&#10;ZG93bnJldi54bWxQSwUGAAAAAAQABAD1AAAAigMAAAAA&#10;" adj="25857,23660" fillcolor="#ff9">
                  <v:textbox inset="0,0,0,0">
                    <w:txbxContent>
                      <w:p w:rsidR="0023747D" w:rsidRPr="000E23E9" w:rsidRDefault="0023747D" w:rsidP="00375F9C">
                        <w:pPr>
                          <w:rPr>
                            <w:szCs w:val="18"/>
                          </w:rPr>
                        </w:pPr>
                        <w:proofErr w:type="gramStart"/>
                        <w:r>
                          <w:rPr>
                            <w:rFonts w:hint="eastAsia"/>
                            <w:szCs w:val="18"/>
                          </w:rPr>
                          <w:t>1.</w:t>
                        </w:r>
                        <w:r>
                          <w:rPr>
                            <w:szCs w:val="18"/>
                          </w:rPr>
                          <w:t>M</w:t>
                        </w:r>
                        <w:r>
                          <w:rPr>
                            <w:rFonts w:hint="eastAsia"/>
                            <w:szCs w:val="18"/>
                          </w:rPr>
                          <w:t>in</w:t>
                        </w:r>
                        <w:proofErr w:type="gramEnd"/>
                        <w:r>
                          <w:rPr>
                            <w:rFonts w:hint="eastAsia"/>
                            <w:szCs w:val="18"/>
                          </w:rPr>
                          <w:t xml:space="preserve"> page; 2.current </w:t>
                        </w:r>
                        <w:r>
                          <w:rPr>
                            <w:szCs w:val="18"/>
                          </w:rPr>
                          <w:t>page</w:t>
                        </w:r>
                        <w:r>
                          <w:rPr>
                            <w:rFonts w:hint="eastAsia"/>
                            <w:szCs w:val="18"/>
                          </w:rPr>
                          <w:t>; 3.max page</w:t>
                        </w:r>
                      </w:p>
                    </w:txbxContent>
                  </v:textbox>
                </v:shape>
                <v:shape id="AutoShape 601" o:spid="_x0000_s1764" type="#_x0000_t62" style="position:absolute;left:16002;top:15849;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4eMUA&#10;AADcAAAADwAAAGRycy9kb3ducmV2LnhtbESPT2sCMRTE7wW/Q3iF3mq2C2rZGqUIgkgvVSn09tg8&#10;N2uTl2UT94+f3hQKPQ4z8xtmuR6cFR21ofas4GWagSAuva65UnA6bp9fQYSIrNF6JgUjBVivJg9L&#10;LLTv+ZO6Q6xEgnAoUIGJsSmkDKUhh2HqG+LknX3rMCbZVlK32Ce4szLPsrl0WHNaMNjQxlD5c7g6&#10;BV2f237MN19uO/Nz8z3e9vbjotTT4/D+BiLSEP/Df+2dVjDLFvB7Jh0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fh4xQAAANwAAAAPAAAAAAAAAAAAAAAAAJgCAABkcnMv&#10;ZG93bnJldi54bWxQSwUGAAAAAAQABAD1AAAAigMAAAAA&#10;" adj="42017,40765" fillcolor="#ff9">
                  <v:textbox inset="0,0,0,0">
                    <w:txbxContent>
                      <w:p w:rsidR="0023747D" w:rsidRPr="000E23E9" w:rsidRDefault="0023747D" w:rsidP="00375F9C">
                        <w:pPr>
                          <w:rPr>
                            <w:szCs w:val="18"/>
                          </w:rPr>
                        </w:pPr>
                        <w:r>
                          <w:rPr>
                            <w:szCs w:val="18"/>
                          </w:rPr>
                          <w:t>C</w:t>
                        </w:r>
                        <w:r>
                          <w:rPr>
                            <w:rFonts w:hint="eastAsia"/>
                            <w:szCs w:val="18"/>
                          </w:rPr>
                          <w:t>aption label</w:t>
                        </w:r>
                      </w:p>
                    </w:txbxContent>
                  </v:textbox>
                </v:shape>
                <v:shape id="_x0000_s1765" type="#_x0000_t62" style="position:absolute;left:16002;top:1882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tb8A&#10;AADcAAAADwAAAGRycy9kb3ducmV2LnhtbERPTYvCMBC9C/sfwgh7s6mCIl2jiLCyeNIq7HVoxqbY&#10;TEoSbddfvzkIHh/ve7UZbCse5EPjWME0y0EQV043XCu4nL8nSxAhImtsHZOCPwqwWX+MVlho1/OJ&#10;HmWsRQrhUKACE2NXSBkqQxZD5jrixF2dtxgT9LXUHvsUbls5y/OFtNhwajDY0c5QdSvvVsGzP0yf&#10;s8rftr/HZXvVOJR7aZT6HA/bLxCRhvgWv9w/WsE8T2vTmXQE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E421vwAAANwAAAAPAAAAAAAAAAAAAAAAAJgCAABkcnMvZG93bnJl&#10;di54bWxQSwUGAAAAAAQABAD1AAAAhAMAAAAA&#10;" adj="29847,28217" fillcolor="#ff9">
                  <v:textbox inset="0,0,0,0">
                    <w:txbxContent>
                      <w:p w:rsidR="0023747D" w:rsidRPr="000E23E9" w:rsidRDefault="0023747D" w:rsidP="00375F9C">
                        <w:pPr>
                          <w:rPr>
                            <w:szCs w:val="18"/>
                          </w:rPr>
                        </w:pPr>
                        <w:r>
                          <w:rPr>
                            <w:szCs w:val="18"/>
                          </w:rPr>
                          <w:t>P</w:t>
                        </w:r>
                        <w:r>
                          <w:rPr>
                            <w:rFonts w:hint="eastAsia"/>
                            <w:szCs w:val="18"/>
                          </w:rPr>
                          <w:t>rev command label</w:t>
                        </w:r>
                      </w:p>
                    </w:txbxContent>
                  </v:textbox>
                </v:shape>
                <v:shape id="_x0000_s1766" type="#_x0000_t62" style="position:absolute;left:16002;top:21793;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b0ccUA&#10;AADcAAAADwAAAGRycy9kb3ducmV2LnhtbESPUWvCMBSF3wf7D+EOfBkznbDhOqOIIvgkVv0Bl+au&#10;qTY3WRNt++/NQNjj4ZzzHc5s0dtG3KgNtWMF7+MMBHHpdM2VgtNx8zYFESKyxsYxKRgowGL+/DTD&#10;XLuOC7odYiUShEOOCkyMPpcylIYshrHzxMn7ca3FmGRbSd1il+C2kZMs+5QWa04LBj2tDJWXw9Uq&#10;aFbHYij85GSu3fC7fPXnfr9bKzV66ZffICL18T/8aG+1go/sC/7O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vRxxQAAANwAAAAPAAAAAAAAAAAAAAAAAJgCAABkcnMv&#10;ZG93bnJldi54bWxQSwUGAAAAAAQABAD1AAAAigMAAAAA&#10;" adj="29127,14545" fillcolor="#ff9">
                  <v:textbox inset="0,0,0,0">
                    <w:txbxContent>
                      <w:p w:rsidR="0023747D" w:rsidRPr="000E23E9" w:rsidRDefault="0023747D" w:rsidP="00375F9C">
                        <w:pPr>
                          <w:rPr>
                            <w:szCs w:val="18"/>
                          </w:rPr>
                        </w:pPr>
                        <w:r>
                          <w:rPr>
                            <w:szCs w:val="18"/>
                          </w:rPr>
                          <w:t>N</w:t>
                        </w:r>
                        <w:r>
                          <w:rPr>
                            <w:rFonts w:hint="eastAsia"/>
                            <w:szCs w:val="18"/>
                          </w:rPr>
                          <w:t>ext command label</w:t>
                        </w:r>
                      </w:p>
                    </w:txbxContent>
                  </v:textbox>
                </v:shape>
                <v:shape id="_x0000_s1767" type="#_x0000_t62" style="position:absolute;left:16002;top:24765;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D7MAA&#10;AADcAAAADwAAAGRycy9kb3ducmV2LnhtbERPTWvCQBC9F/oflhF6qxsVg0ZXCYIgvWm9eBuyYxLM&#10;zqbZ0cT++u5B6PHxvtfbwTXqQV2oPRuYjBNQxIW3NZcGzt/7zwWoIMgWG89k4EkBtpv3tzVm1vd8&#10;pMdJShVDOGRooBJpM61DUZHDMPYtceSuvnMoEXalth32Mdw1epokqXZYc2yosKVdRcXtdHcGME3z&#10;400k/+Vlf724xddz1v4Y8zEa8hUooUH+xS/3wRqYT+L8eCYeAb3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6uD7MAAAADcAAAADwAAAAAAAAAAAAAAAACYAgAAZHJzL2Rvd25y&#10;ZXYueG1sUEsFBgAAAAAEAAQA9QAAAIUDAAAAAA==&#10;" adj="26060,1810" fillcolor="#ff9">
                  <v:textbox inset="0,0,0,0">
                    <w:txbxContent>
                      <w:p w:rsidR="0023747D" w:rsidRPr="005971D8" w:rsidRDefault="0023747D" w:rsidP="00375F9C">
                        <w:pPr>
                          <w:rPr>
                            <w:szCs w:val="18"/>
                          </w:rPr>
                        </w:pPr>
                        <w:r w:rsidRPr="005971D8">
                          <w:rPr>
                            <w:szCs w:val="18"/>
                          </w:rPr>
                          <w:t>Page label templates, * is the variable value</w:t>
                        </w:r>
                      </w:p>
                    </w:txbxContent>
                  </v:textbox>
                </v:shape>
                <w10:anchorlock/>
              </v:group>
            </w:pict>
          </mc:Fallback>
        </mc:AlternateContent>
      </w:r>
    </w:p>
    <w:p w:rsidR="00375F9C" w:rsidRPr="00FF1C6C" w:rsidRDefault="00375F9C" w:rsidP="00375F9C">
      <w:pPr>
        <w:rPr>
          <w:b/>
        </w:rPr>
      </w:pPr>
      <w:r w:rsidRPr="00FF1C6C">
        <w:rPr>
          <w:rFonts w:hint="eastAsia"/>
          <w:b/>
        </w:rPr>
        <w:t>Output:</w:t>
      </w:r>
    </w:p>
    <w:p w:rsidR="00375F9C" w:rsidRPr="00425CDC" w:rsidRDefault="005C781A" w:rsidP="00375F9C">
      <w:r>
        <w:rPr>
          <w:rFonts w:hint="eastAsia"/>
          <w:noProof/>
        </w:rPr>
        <w:drawing>
          <wp:inline distT="0" distB="0" distL="0" distR="0" wp14:anchorId="3267398E" wp14:editId="3D17D41A">
            <wp:extent cx="3895725" cy="1038225"/>
            <wp:effectExtent l="0" t="0" r="9525"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895725" cy="1038225"/>
                    </a:xfrm>
                    <a:prstGeom prst="rect">
                      <a:avLst/>
                    </a:prstGeom>
                    <a:noFill/>
                    <a:ln>
                      <a:noFill/>
                    </a:ln>
                  </pic:spPr>
                </pic:pic>
              </a:graphicData>
            </a:graphic>
          </wp:inline>
        </w:drawing>
      </w:r>
    </w:p>
    <w:p w:rsidR="00375F9C" w:rsidRDefault="00375F9C" w:rsidP="00E45D25">
      <w:pPr>
        <w:pStyle w:val="1"/>
        <w:numPr>
          <w:ilvl w:val="0"/>
          <w:numId w:val="17"/>
        </w:numPr>
      </w:pPr>
      <w:bookmarkStart w:id="173" w:name="_Toc453071807"/>
      <w:r>
        <w:rPr>
          <w:rFonts w:hint="eastAsia"/>
        </w:rPr>
        <w:lastRenderedPageBreak/>
        <w:t>Data exchanging(</w:t>
      </w:r>
      <w:smartTag w:uri="urn:schemas-microsoft-com:office:smarttags" w:element="place">
        <w:smartTag w:uri="urn:schemas-microsoft-com:office:smarttags" w:element="City">
          <w:r>
            <w:rPr>
              <w:rFonts w:hint="eastAsia"/>
            </w:rPr>
            <w:t>Ajax</w:t>
          </w:r>
        </w:smartTag>
      </w:smartTag>
      <w:r>
        <w:rPr>
          <w:rFonts w:hint="eastAsia"/>
        </w:rPr>
        <w:t>)</w:t>
      </w:r>
      <w:bookmarkEnd w:id="173"/>
    </w:p>
    <w:p w:rsidR="00375F9C" w:rsidRPr="003146F5" w:rsidRDefault="007E23B3" w:rsidP="00375F9C">
      <w:r>
        <w:rPr>
          <w:rFonts w:hint="eastAsia"/>
        </w:rPr>
        <w:t>CrossUI</w:t>
      </w:r>
      <w:r w:rsidR="00375F9C">
        <w:rPr>
          <w:rFonts w:hint="eastAsia"/>
        </w:rPr>
        <w:t xml:space="preserve"> is a </w:t>
      </w:r>
      <w:r w:rsidR="00375F9C">
        <w:t xml:space="preserve">client-side </w:t>
      </w:r>
      <w:r w:rsidR="00375F9C">
        <w:rPr>
          <w:rFonts w:hint="eastAsia"/>
        </w:rPr>
        <w:t xml:space="preserve">solution, it can </w:t>
      </w:r>
      <w:r w:rsidR="00375F9C" w:rsidRPr="003146F5">
        <w:t>work with any backend (php, .Net, Java, python) or static HTML pages.</w:t>
      </w:r>
      <w:r w:rsidR="00375F9C">
        <w:rPr>
          <w:rFonts w:hint="eastAsia"/>
        </w:rPr>
        <w:t xml:space="preserve"> </w:t>
      </w:r>
      <w:r w:rsidR="00375F9C" w:rsidRPr="003146F5">
        <w:t xml:space="preserve">Client-side and backend is completely decoupled. Client-side </w:t>
      </w:r>
      <w:r w:rsidR="00375F9C" w:rsidRPr="004740AC">
        <w:t>does</w:t>
      </w:r>
      <w:r w:rsidR="00375F9C" w:rsidRPr="003146F5">
        <w:t xml:space="preserve"> not need </w:t>
      </w:r>
      <w:r w:rsidR="00375F9C" w:rsidRPr="004740AC">
        <w:t>to</w:t>
      </w:r>
      <w:r w:rsidR="00375F9C" w:rsidRPr="003146F5">
        <w:t xml:space="preserve"> care what kind of technique is used in the backend. Client-side sends request to, and get</w:t>
      </w:r>
      <w:r w:rsidR="00375F9C" w:rsidRPr="003146F5">
        <w:rPr>
          <w:color w:val="FF0000"/>
        </w:rPr>
        <w:t>s</w:t>
      </w:r>
      <w:r w:rsidR="00375F9C" w:rsidRPr="003146F5">
        <w:t xml:space="preserve"> response from a given backend service(e.g. JSON service, REST service) .</w:t>
      </w:r>
    </w:p>
    <w:p w:rsidR="00375F9C" w:rsidRDefault="00375F9C" w:rsidP="00375F9C"/>
    <w:p w:rsidR="00375F9C" w:rsidRDefault="00375F9C" w:rsidP="00375F9C">
      <w:r>
        <w:rPr>
          <w:rFonts w:hint="eastAsia"/>
        </w:rPr>
        <w:t xml:space="preserve">There are three IO class in </w:t>
      </w:r>
      <w:r w:rsidR="007E23B3">
        <w:rPr>
          <w:rFonts w:hint="eastAsia"/>
        </w:rPr>
        <w:t>CrossUI</w:t>
      </w:r>
      <w:r>
        <w:rPr>
          <w:rFonts w:hint="eastAsia"/>
        </w:rPr>
        <w:t xml:space="preserve">: </w:t>
      </w:r>
    </w:p>
    <w:p w:rsidR="00375F9C" w:rsidRDefault="00704D04" w:rsidP="00E45D25">
      <w:pPr>
        <w:numPr>
          <w:ilvl w:val="0"/>
          <w:numId w:val="9"/>
        </w:numPr>
      </w:pPr>
      <w:r>
        <w:rPr>
          <w:rFonts w:hint="eastAsia"/>
        </w:rPr>
        <w:t>xui.</w:t>
      </w:r>
      <w:r w:rsidR="00375F9C">
        <w:rPr>
          <w:rFonts w:hint="eastAsia"/>
        </w:rPr>
        <w:t xml:space="preserve">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for xmlHttp object. It</w:t>
      </w:r>
      <w:r w:rsidR="00375F9C">
        <w:t>’</w:t>
      </w:r>
      <w:r w:rsidR="00375F9C">
        <w:rPr>
          <w:rFonts w:hint="eastAsia"/>
        </w:rPr>
        <w:t>s features:</w:t>
      </w:r>
    </w:p>
    <w:p w:rsidR="00375F9C" w:rsidRDefault="00375F9C" w:rsidP="00E45D25">
      <w:pPr>
        <w:numPr>
          <w:ilvl w:val="1"/>
          <w:numId w:val="9"/>
        </w:numPr>
      </w:pPr>
      <w:r w:rsidRPr="003146F5">
        <w:t>Can only access the same domain</w:t>
      </w:r>
      <w:r>
        <w:rPr>
          <w:rFonts w:hint="eastAsia"/>
        </w:rPr>
        <w:t xml:space="preserve"> by default;</w:t>
      </w:r>
    </w:p>
    <w:p w:rsidR="00375F9C" w:rsidRDefault="00375F9C" w:rsidP="00E45D25">
      <w:pPr>
        <w:numPr>
          <w:ilvl w:val="1"/>
          <w:numId w:val="9"/>
        </w:numPr>
      </w:pPr>
      <w:r>
        <w:rPr>
          <w:rFonts w:hint="eastAsia"/>
        </w:rPr>
        <w:t xml:space="preserve">Works both </w:t>
      </w:r>
      <w:r w:rsidRPr="003146F5">
        <w:t>synchronous</w:t>
      </w:r>
      <w:r>
        <w:rPr>
          <w:rFonts w:hint="eastAsia"/>
        </w:rPr>
        <w:t xml:space="preserve"> and a</w:t>
      </w:r>
      <w:r w:rsidRPr="003146F5">
        <w:t>synchronous</w:t>
      </w:r>
      <w:r>
        <w:rPr>
          <w:rFonts w:hint="eastAsia"/>
        </w:rPr>
        <w:t>;</w:t>
      </w:r>
    </w:p>
    <w:p w:rsidR="00375F9C" w:rsidRDefault="00375F9C" w:rsidP="00E45D25">
      <w:pPr>
        <w:numPr>
          <w:ilvl w:val="1"/>
          <w:numId w:val="9"/>
        </w:numPr>
      </w:pPr>
      <w:r>
        <w:rPr>
          <w:rFonts w:hint="eastAsia"/>
        </w:rPr>
        <w:t xml:space="preserve">Works both </w:t>
      </w:r>
      <w:r>
        <w:t>‘</w:t>
      </w:r>
      <w:r>
        <w:rPr>
          <w:rFonts w:hint="eastAsia"/>
        </w:rPr>
        <w:t>get</w:t>
      </w:r>
      <w:r>
        <w:t>’</w:t>
      </w:r>
      <w:r>
        <w:rPr>
          <w:rFonts w:hint="eastAsia"/>
        </w:rPr>
        <w:t xml:space="preserve"> and </w:t>
      </w:r>
      <w:r>
        <w:t>‘</w:t>
      </w:r>
      <w:r>
        <w:rPr>
          <w:rFonts w:hint="eastAsia"/>
        </w:rPr>
        <w:t>post</w:t>
      </w:r>
      <w:r>
        <w:t>’</w:t>
      </w:r>
      <w:r>
        <w:rPr>
          <w:rFonts w:hint="eastAsia"/>
        </w:rPr>
        <w:t xml:space="preserve"> methods;</w:t>
      </w:r>
    </w:p>
    <w:p w:rsidR="00375F9C" w:rsidRDefault="00375F9C" w:rsidP="00E45D25">
      <w:pPr>
        <w:numPr>
          <w:ilvl w:val="1"/>
          <w:numId w:val="9"/>
        </w:numPr>
      </w:pPr>
      <w:r>
        <w:rPr>
          <w:rFonts w:hint="eastAsia"/>
        </w:rPr>
        <w:t xml:space="preserve">Returns string. </w:t>
      </w:r>
    </w:p>
    <w:p w:rsidR="00375F9C" w:rsidRDefault="00704D04" w:rsidP="00E45D25">
      <w:pPr>
        <w:numPr>
          <w:ilvl w:val="0"/>
          <w:numId w:val="9"/>
        </w:numPr>
      </w:pPr>
      <w:r>
        <w:rPr>
          <w:rFonts w:hint="eastAsia"/>
        </w:rPr>
        <w:t>xui.</w:t>
      </w:r>
      <w:r w:rsidR="00375F9C">
        <w:rPr>
          <w:rFonts w:hint="eastAsia"/>
        </w:rPr>
        <w:t xml:space="preserve">SAjax: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 xml:space="preserve">for </w:t>
      </w:r>
      <w:r w:rsidR="00375F9C">
        <w:t>“</w:t>
      </w:r>
      <w:r w:rsidR="00375F9C">
        <w:rPr>
          <w:rFonts w:hint="eastAsia"/>
        </w:rPr>
        <w:t>script tag</w:t>
      </w:r>
      <w:r w:rsidR="00375F9C">
        <w:t>”</w:t>
      </w:r>
      <w:r w:rsidR="00375F9C">
        <w:rPr>
          <w:rFonts w:hint="eastAsia"/>
        </w:rPr>
        <w:t>. It</w:t>
      </w:r>
      <w:r w:rsidR="00375F9C">
        <w:t>’</w:t>
      </w:r>
      <w:r w:rsidR="00375F9C">
        <w:rPr>
          <w:rFonts w:hint="eastAsia"/>
        </w:rPr>
        <w:t>s features:</w:t>
      </w:r>
    </w:p>
    <w:p w:rsidR="00375F9C" w:rsidRDefault="00375F9C" w:rsidP="00E45D25">
      <w:pPr>
        <w:numPr>
          <w:ilvl w:val="1"/>
          <w:numId w:val="9"/>
        </w:numPr>
      </w:pPr>
      <w:r>
        <w:rPr>
          <w:rFonts w:hint="eastAsia"/>
        </w:rPr>
        <w:t>Cross</w:t>
      </w:r>
      <w:r w:rsidRPr="003146F5">
        <w:t xml:space="preserve"> domain</w:t>
      </w:r>
      <w:r>
        <w:rPr>
          <w:rFonts w:hint="eastAsia"/>
        </w:rPr>
        <w:t>;</w:t>
      </w:r>
    </w:p>
    <w:p w:rsidR="00375F9C" w:rsidRDefault="00375F9C" w:rsidP="00E45D25">
      <w:pPr>
        <w:numPr>
          <w:ilvl w:val="1"/>
          <w:numId w:val="9"/>
        </w:numPr>
      </w:pPr>
      <w:r>
        <w:t>A</w:t>
      </w:r>
      <w:r w:rsidRPr="003146F5">
        <w:t>synchronous</w:t>
      </w:r>
      <w:r>
        <w:rPr>
          <w:rFonts w:hint="eastAsia"/>
        </w:rPr>
        <w:t xml:space="preserve"> only;</w:t>
      </w:r>
    </w:p>
    <w:p w:rsidR="00375F9C" w:rsidRDefault="004D6FBC" w:rsidP="00E45D25">
      <w:pPr>
        <w:numPr>
          <w:ilvl w:val="1"/>
          <w:numId w:val="9"/>
        </w:numPr>
      </w:pPr>
      <w:r>
        <w:t>Cannot</w:t>
      </w:r>
      <w:r w:rsidR="00375F9C">
        <w:rPr>
          <w:rFonts w:hint="eastAsia"/>
        </w:rPr>
        <w:t xml:space="preserve"> post data;</w:t>
      </w:r>
    </w:p>
    <w:p w:rsidR="00375F9C" w:rsidRDefault="00375F9C" w:rsidP="00E45D25">
      <w:pPr>
        <w:numPr>
          <w:ilvl w:val="1"/>
          <w:numId w:val="9"/>
        </w:numPr>
      </w:pPr>
      <w:r>
        <w:rPr>
          <w:rFonts w:hint="eastAsia"/>
        </w:rPr>
        <w:t>R</w:t>
      </w:r>
      <w:r w:rsidRPr="005770D0">
        <w:t>eturned content is packaged as javascript</w:t>
      </w:r>
      <w:r>
        <w:t>’</w:t>
      </w:r>
      <w:r w:rsidRPr="005770D0">
        <w:t>s Object</w:t>
      </w:r>
      <w:r>
        <w:rPr>
          <w:rFonts w:hint="eastAsia"/>
        </w:rPr>
        <w:t xml:space="preserve"> </w:t>
      </w:r>
    </w:p>
    <w:p w:rsidR="00375F9C" w:rsidRDefault="00375F9C" w:rsidP="00375F9C">
      <w:pPr>
        <w:ind w:left="1260"/>
      </w:pPr>
      <w:r w:rsidRPr="00123BB9">
        <w:t xml:space="preserve">inb.SAjax send request data includes a </w:t>
      </w:r>
      <w:r>
        <w:t>“</w:t>
      </w:r>
      <w:r w:rsidRPr="00123BB9">
        <w:t>callback</w:t>
      </w:r>
      <w:r>
        <w:t>”</w:t>
      </w:r>
      <w:r w:rsidRPr="00123BB9">
        <w:t xml:space="preserve"> parameter</w:t>
      </w:r>
      <w:r w:rsidRPr="00123BB9">
        <w:rPr>
          <w:rFonts w:hint="eastAsia"/>
        </w:rPr>
        <w:t xml:space="preserve"> </w:t>
      </w:r>
      <w:r>
        <w:rPr>
          <w:rFonts w:hint="eastAsia"/>
        </w:rPr>
        <w:t xml:space="preserve">(default is </w:t>
      </w:r>
      <w:r>
        <w:t>“</w:t>
      </w:r>
      <w:r w:rsidR="00704D04">
        <w:rPr>
          <w:i/>
          <w:iCs/>
        </w:rPr>
        <w:t>xui.</w:t>
      </w:r>
      <w:r w:rsidR="00F40987">
        <w:rPr>
          <w:i/>
          <w:iCs/>
        </w:rPr>
        <w:t>SAjax.NO._</w:t>
      </w:r>
      <w:smartTag w:uri="urn:schemas-microsoft-com:office:smarttags" w:element="chmetcnv">
        <w:smartTagPr>
          <w:attr w:name="UnitName" w:val="”"/>
          <w:attr w:name="SourceValue" w:val="1"/>
          <w:attr w:name="HasSpace" w:val="False"/>
          <w:attr w:name="Negative" w:val="False"/>
          <w:attr w:name="NumberType" w:val="1"/>
          <w:attr w:name="TCSC" w:val="0"/>
        </w:smartTagPr>
        <w:r w:rsidR="00F40987">
          <w:rPr>
            <w:i/>
            <w:iCs/>
          </w:rPr>
          <w:t>1</w:t>
        </w:r>
        <w:r>
          <w:t>”</w:t>
        </w:r>
      </w:smartTag>
      <w:r>
        <w:rPr>
          <w:rFonts w:hint="eastAsia"/>
        </w:rPr>
        <w:t>).</w:t>
      </w:r>
    </w:p>
    <w:p w:rsidR="00375F9C" w:rsidRPr="00123BB9" w:rsidRDefault="00375F9C" w:rsidP="00375F9C">
      <w:pPr>
        <w:ind w:left="1260"/>
        <w:rPr>
          <w:b/>
        </w:rPr>
      </w:pPr>
      <w:r w:rsidRPr="00123BB9">
        <w:rPr>
          <w:b/>
        </w:rPr>
        <w:t>Server</w:t>
      </w:r>
      <w:r>
        <w:rPr>
          <w:b/>
        </w:rPr>
        <w:t>’</w:t>
      </w:r>
      <w:r w:rsidRPr="00123BB9">
        <w:rPr>
          <w:b/>
        </w:rPr>
        <w:t>s return data must be the following format</w:t>
      </w:r>
      <w:r w:rsidRPr="00123BB9">
        <w:rPr>
          <w:rFonts w:hint="eastAsia"/>
          <w:b/>
        </w:rPr>
        <w:t xml:space="preserve">: </w:t>
      </w:r>
    </w:p>
    <w:p w:rsidR="00375F9C" w:rsidRPr="00A66089" w:rsidRDefault="005C781A" w:rsidP="00F40987">
      <w:pPr>
        <w:ind w:left="840" w:firstLine="420"/>
      </w:pPr>
      <w:r>
        <w:rPr>
          <w:noProof/>
        </w:rPr>
        <mc:AlternateContent>
          <mc:Choice Requires="wpc">
            <w:drawing>
              <wp:inline distT="0" distB="0" distL="0" distR="0" wp14:anchorId="5630C947" wp14:editId="28A68ED9">
                <wp:extent cx="4343400" cy="396240"/>
                <wp:effectExtent l="9525" t="9525" r="9525" b="3810"/>
                <wp:docPr id="501"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0" name="Text Box 17"/>
                        <wps:cNvSpPr txBox="1">
                          <a:spLocks noChangeArrowheads="1"/>
                        </wps:cNvSpPr>
                        <wps:spPr bwMode="auto">
                          <a:xfrm>
                            <a:off x="0" y="0"/>
                            <a:ext cx="43434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0987" w:rsidRDefault="00726AAF" w:rsidP="00F40987">
                              <w:pPr>
                                <w:rPr>
                                  <w:szCs w:val="18"/>
                                </w:rPr>
                              </w:pPr>
                              <w:r>
                                <w:rPr>
                                  <w:rFonts w:hint="eastAsia"/>
                                  <w:i/>
                                  <w:iCs/>
                                </w:rPr>
                                <w:t>xui</w:t>
                              </w:r>
                              <w:r w:rsidR="0023747D">
                                <w:rPr>
                                  <w:i/>
                                  <w:iCs/>
                                </w:rPr>
                                <w:t>.SAjax.NO._1</w:t>
                              </w:r>
                              <w:r w:rsidR="0023747D" w:rsidRPr="00442C91">
                                <w:rPr>
                                  <w:rFonts w:hint="eastAsia"/>
                                  <w:sz w:val="18"/>
                                  <w:szCs w:val="18"/>
                                </w:rPr>
                                <w:t xml:space="preserve"> ({</w:t>
                              </w:r>
                              <w:r w:rsidR="0023747D" w:rsidRPr="00442C91">
                                <w:rPr>
                                  <w:rFonts w:hint="eastAsia"/>
                                  <w:color w:val="008000"/>
                                  <w:sz w:val="18"/>
                                  <w:szCs w:val="18"/>
                                </w:rPr>
                                <w:t>/*</w:t>
                              </w:r>
                              <w:r w:rsidR="0023747D">
                                <w:rPr>
                                  <w:rFonts w:hint="eastAsia"/>
                                  <w:color w:val="008000"/>
                                  <w:sz w:val="18"/>
                                  <w:szCs w:val="18"/>
                                </w:rPr>
                                <w:t>JSON</w:t>
                              </w:r>
                              <w:r w:rsidR="0023747D" w:rsidRPr="00442C91">
                                <w:rPr>
                                  <w:rFonts w:hint="eastAsia"/>
                                  <w:color w:val="008000"/>
                                  <w:sz w:val="18"/>
                                  <w:szCs w:val="18"/>
                                </w:rPr>
                                <w:t xml:space="preserve"> */</w:t>
                              </w:r>
                              <w:r w:rsidR="0023747D" w:rsidRPr="00442C91">
                                <w:rPr>
                                  <w:rFonts w:hint="eastAsia"/>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15" o:spid="_x0000_s1768" editas="canvas" style="width:342pt;height:31.2pt;mso-position-horizontal-relative:char;mso-position-vertical-relative:line" coordsize="43434,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">
                <v:shape id="_x0000_s1769" type="#_x0000_t75" style="position:absolute;width:43434;height:3962;visibility:visible;mso-wrap-style:square">
                  <v:fill o:detectmouseclick="t"/>
                  <v:path o:connecttype="none"/>
                </v:shape>
                <v:shape id="Text Box 17" o:spid="_x0000_s1770" type="#_x0000_t202" style="position:absolute;width:4343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LAsEA&#10;AADcAAAADwAAAGRycy9kb3ducmV2LnhtbERPyWrDMBC9F/IPYgK9NXIDNa4bJZSE4l4CbZrcB2tq&#10;mVgjIyle/j46FHp8vH2zm2wnBvKhdazgeZWBIK6dbrlRcP75eCpAhIissXNMCmYKsNsuHjZYajfy&#10;Nw2n2IgUwqFEBSbGvpQy1IYshpXriRP367zFmKBvpPY4pnDbyXWW5dJiy6nBYE97Q/X1dLMK6uth&#10;OlTtxfjhZosv/VrNx7xS6nE5vb+BiDTFf/Gf+1MreMnS/HQmHQG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6SwLBAAAA3AAAAA8AAAAAAAAAAAAAAAAAmAIAAGRycy9kb3du&#10;cmV2LnhtbFBLBQYAAAAABAAEAPUAAACGAwAAAAA=&#10;" strokeweight="1pt">
                  <v:textbox style="mso-fit-shape-to-text:t" inset="1.5mm,1.3mm,1.5mm">
                    <w:txbxContent>
                      <w:p w:rsidR="0023747D" w:rsidRPr="00F40987" w:rsidRDefault="00726AAF" w:rsidP="00F40987">
                        <w:pPr>
                          <w:rPr>
                            <w:szCs w:val="18"/>
                          </w:rPr>
                        </w:pPr>
                        <w:r>
                          <w:rPr>
                            <w:rFonts w:hint="eastAsia"/>
                            <w:i/>
                            <w:iCs/>
                          </w:rPr>
                          <w:t>xui</w:t>
                        </w:r>
                        <w:r w:rsidR="0023747D">
                          <w:rPr>
                            <w:i/>
                            <w:iCs/>
                          </w:rPr>
                          <w:t>.SAjax.NO._1</w:t>
                        </w:r>
                        <w:r w:rsidR="0023747D" w:rsidRPr="00442C91">
                          <w:rPr>
                            <w:rFonts w:hint="eastAsia"/>
                            <w:sz w:val="18"/>
                            <w:szCs w:val="18"/>
                          </w:rPr>
                          <w:t xml:space="preserve"> ({</w:t>
                        </w:r>
                        <w:r w:rsidR="0023747D" w:rsidRPr="00442C91">
                          <w:rPr>
                            <w:rFonts w:hint="eastAsia"/>
                            <w:color w:val="008000"/>
                            <w:sz w:val="18"/>
                            <w:szCs w:val="18"/>
                          </w:rPr>
                          <w:t>/*</w:t>
                        </w:r>
                        <w:r w:rsidR="0023747D">
                          <w:rPr>
                            <w:rFonts w:hint="eastAsia"/>
                            <w:color w:val="008000"/>
                            <w:sz w:val="18"/>
                            <w:szCs w:val="18"/>
                          </w:rPr>
                          <w:t>JSON</w:t>
                        </w:r>
                        <w:r w:rsidR="0023747D" w:rsidRPr="00442C91">
                          <w:rPr>
                            <w:rFonts w:hint="eastAsia"/>
                            <w:color w:val="008000"/>
                            <w:sz w:val="18"/>
                            <w:szCs w:val="18"/>
                          </w:rPr>
                          <w:t xml:space="preserve"> */</w:t>
                        </w:r>
                        <w:r w:rsidR="0023747D" w:rsidRPr="00442C91">
                          <w:rPr>
                            <w:rFonts w:hint="eastAsia"/>
                            <w:sz w:val="18"/>
                            <w:szCs w:val="18"/>
                          </w:rPr>
                          <w:t>})</w:t>
                        </w:r>
                      </w:p>
                    </w:txbxContent>
                  </v:textbox>
                </v:shape>
                <w10:anchorlock/>
              </v:group>
            </w:pict>
          </mc:Fallback>
        </mc:AlternateContent>
      </w:r>
    </w:p>
    <w:p w:rsidR="00375F9C" w:rsidRDefault="00704D04" w:rsidP="00E45D25">
      <w:pPr>
        <w:numPr>
          <w:ilvl w:val="0"/>
          <w:numId w:val="9"/>
        </w:numPr>
      </w:pPr>
      <w:r>
        <w:rPr>
          <w:rFonts w:hint="eastAsia"/>
        </w:rPr>
        <w:t>xui.</w:t>
      </w:r>
      <w:r w:rsidR="00375F9C">
        <w:rPr>
          <w:rFonts w:hint="eastAsia"/>
        </w:rPr>
        <w:t xml:space="preserve">IAjax: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 xml:space="preserve">for </w:t>
      </w:r>
      <w:r w:rsidR="00375F9C">
        <w:t>“</w:t>
      </w:r>
      <w:r w:rsidR="00375F9C">
        <w:rPr>
          <w:rFonts w:hint="eastAsia"/>
        </w:rPr>
        <w:t>iframe</w:t>
      </w:r>
      <w:r w:rsidR="00375F9C">
        <w:t>”</w:t>
      </w:r>
      <w:r w:rsidR="00375F9C">
        <w:rPr>
          <w:rFonts w:hint="eastAsia"/>
        </w:rPr>
        <w:t>. It</w:t>
      </w:r>
      <w:r w:rsidR="00375F9C">
        <w:t>’</w:t>
      </w:r>
      <w:r w:rsidR="00375F9C">
        <w:rPr>
          <w:rFonts w:hint="eastAsia"/>
        </w:rPr>
        <w:t xml:space="preserve">s features: </w:t>
      </w:r>
    </w:p>
    <w:p w:rsidR="00375F9C" w:rsidRDefault="00375F9C" w:rsidP="00E45D25">
      <w:pPr>
        <w:numPr>
          <w:ilvl w:val="1"/>
          <w:numId w:val="9"/>
        </w:numPr>
      </w:pPr>
      <w:r>
        <w:rPr>
          <w:rFonts w:hint="eastAsia"/>
        </w:rPr>
        <w:t>Cross</w:t>
      </w:r>
      <w:r w:rsidRPr="003146F5">
        <w:t xml:space="preserve"> domain</w:t>
      </w:r>
      <w:r>
        <w:rPr>
          <w:rFonts w:hint="eastAsia"/>
        </w:rPr>
        <w:t>;</w:t>
      </w:r>
    </w:p>
    <w:p w:rsidR="00375F9C" w:rsidRDefault="00375F9C" w:rsidP="00E45D25">
      <w:pPr>
        <w:numPr>
          <w:ilvl w:val="1"/>
          <w:numId w:val="9"/>
        </w:numPr>
      </w:pPr>
      <w:r>
        <w:t>A</w:t>
      </w:r>
      <w:r w:rsidRPr="003146F5">
        <w:t>synchronous</w:t>
      </w:r>
      <w:r>
        <w:rPr>
          <w:rFonts w:hint="eastAsia"/>
        </w:rPr>
        <w:t xml:space="preserve"> only;</w:t>
      </w:r>
    </w:p>
    <w:p w:rsidR="00375F9C" w:rsidRDefault="00375F9C" w:rsidP="00E45D25">
      <w:pPr>
        <w:numPr>
          <w:ilvl w:val="1"/>
          <w:numId w:val="9"/>
        </w:numPr>
      </w:pPr>
      <w:r>
        <w:rPr>
          <w:rFonts w:hint="eastAsia"/>
        </w:rPr>
        <w:t xml:space="preserve">Can update file; </w:t>
      </w:r>
    </w:p>
    <w:p w:rsidR="00375F9C" w:rsidRDefault="00375F9C" w:rsidP="00E45D25">
      <w:pPr>
        <w:numPr>
          <w:ilvl w:val="1"/>
          <w:numId w:val="9"/>
        </w:numPr>
      </w:pPr>
      <w:r>
        <w:rPr>
          <w:rFonts w:hint="eastAsia"/>
        </w:rPr>
        <w:t xml:space="preserve">Works both </w:t>
      </w:r>
      <w:r>
        <w:t>‘</w:t>
      </w:r>
      <w:r>
        <w:rPr>
          <w:rFonts w:hint="eastAsia"/>
        </w:rPr>
        <w:t>get</w:t>
      </w:r>
      <w:r>
        <w:t>’</w:t>
      </w:r>
      <w:r>
        <w:rPr>
          <w:rFonts w:hint="eastAsia"/>
        </w:rPr>
        <w:t xml:space="preserve"> and </w:t>
      </w:r>
      <w:r>
        <w:t>‘</w:t>
      </w:r>
      <w:r>
        <w:rPr>
          <w:rFonts w:hint="eastAsia"/>
        </w:rPr>
        <w:t>post</w:t>
      </w:r>
      <w:r>
        <w:t>’</w:t>
      </w:r>
      <w:r>
        <w:rPr>
          <w:rFonts w:hint="eastAsia"/>
        </w:rPr>
        <w:t xml:space="preserve"> methods;</w:t>
      </w:r>
    </w:p>
    <w:p w:rsidR="00375F9C" w:rsidRDefault="00375F9C" w:rsidP="00E45D25">
      <w:pPr>
        <w:numPr>
          <w:ilvl w:val="1"/>
          <w:numId w:val="9"/>
        </w:numPr>
      </w:pPr>
      <w:r>
        <w:rPr>
          <w:rFonts w:hint="eastAsia"/>
        </w:rPr>
        <w:t>R</w:t>
      </w:r>
      <w:r w:rsidRPr="005770D0">
        <w:t>eturned content is packaged as javascript</w:t>
      </w:r>
      <w:r>
        <w:t>’</w:t>
      </w:r>
      <w:r w:rsidRPr="005770D0">
        <w:t>s Object</w:t>
      </w:r>
    </w:p>
    <w:p w:rsidR="00375F9C" w:rsidRDefault="00375F9C" w:rsidP="00375F9C">
      <w:pPr>
        <w:ind w:left="1260"/>
      </w:pPr>
      <w:r w:rsidRPr="00123BB9">
        <w:t>inb.</w:t>
      </w:r>
      <w:r>
        <w:rPr>
          <w:rFonts w:hint="eastAsia"/>
        </w:rPr>
        <w:t>I</w:t>
      </w:r>
      <w:r w:rsidRPr="00123BB9">
        <w:t xml:space="preserve">Ajax </w:t>
      </w:r>
      <w:r w:rsidR="00F40987" w:rsidRPr="00123BB9">
        <w:t xml:space="preserve">send request data includes a </w:t>
      </w:r>
      <w:r w:rsidR="00F40987">
        <w:t>“</w:t>
      </w:r>
      <w:r w:rsidR="00F40987" w:rsidRPr="00123BB9">
        <w:t>callback</w:t>
      </w:r>
      <w:r w:rsidR="00F40987">
        <w:t>”</w:t>
      </w:r>
      <w:r w:rsidR="00F40987" w:rsidRPr="00123BB9">
        <w:t xml:space="preserve"> parameter</w:t>
      </w:r>
      <w:r w:rsidR="00F40987" w:rsidRPr="00123BB9">
        <w:rPr>
          <w:rFonts w:hint="eastAsia"/>
        </w:rPr>
        <w:t xml:space="preserve"> </w:t>
      </w:r>
      <w:r w:rsidR="00F40987">
        <w:rPr>
          <w:rFonts w:hint="eastAsia"/>
        </w:rPr>
        <w:t xml:space="preserve">(default is </w:t>
      </w:r>
      <w:r w:rsidR="00F40987">
        <w:t>“</w:t>
      </w:r>
      <w:r w:rsidR="00F40987">
        <w:rPr>
          <w:rFonts w:hint="eastAsia"/>
        </w:rPr>
        <w:t>window.name</w:t>
      </w:r>
      <w:r w:rsidR="00F40987">
        <w:t>”</w:t>
      </w:r>
      <w:r w:rsidR="00F40987">
        <w:rPr>
          <w:rFonts w:hint="eastAsia"/>
        </w:rPr>
        <w:t>)</w:t>
      </w:r>
      <w:r>
        <w:rPr>
          <w:rFonts w:hint="eastAsia"/>
        </w:rPr>
        <w:t>.</w:t>
      </w:r>
    </w:p>
    <w:p w:rsidR="00375F9C" w:rsidRPr="00123BB9" w:rsidRDefault="00375F9C" w:rsidP="00375F9C">
      <w:pPr>
        <w:ind w:left="1260"/>
        <w:rPr>
          <w:b/>
        </w:rPr>
      </w:pPr>
      <w:r w:rsidRPr="00123BB9">
        <w:rPr>
          <w:b/>
        </w:rPr>
        <w:t>Server</w:t>
      </w:r>
      <w:r>
        <w:rPr>
          <w:b/>
        </w:rPr>
        <w:t>’</w:t>
      </w:r>
      <w:r w:rsidRPr="00123BB9">
        <w:rPr>
          <w:b/>
        </w:rPr>
        <w:t>s return data must be the following format</w:t>
      </w:r>
      <w:r w:rsidRPr="00123BB9">
        <w:rPr>
          <w:rFonts w:hint="eastAsia"/>
          <w:b/>
        </w:rPr>
        <w:t xml:space="preserve">: </w:t>
      </w:r>
    </w:p>
    <w:p w:rsidR="00375F9C" w:rsidRDefault="00375F9C" w:rsidP="00375F9C">
      <w:r>
        <w:rPr>
          <w:rFonts w:hint="eastAsia"/>
        </w:rPr>
        <w:tab/>
      </w:r>
      <w:r>
        <w:rPr>
          <w:rFonts w:hint="eastAsia"/>
        </w:rPr>
        <w:tab/>
      </w:r>
      <w:r>
        <w:rPr>
          <w:rFonts w:hint="eastAsia"/>
        </w:rPr>
        <w:tab/>
      </w:r>
      <w:r w:rsidR="005C781A">
        <w:rPr>
          <w:noProof/>
        </w:rPr>
        <mc:AlternateContent>
          <mc:Choice Requires="wpc">
            <w:drawing>
              <wp:inline distT="0" distB="0" distL="0" distR="0" wp14:anchorId="18C2DD72" wp14:editId="06B62440">
                <wp:extent cx="4343400" cy="792480"/>
                <wp:effectExtent l="9525" t="9525" r="9525" b="0"/>
                <wp:docPr id="499"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8" name="Text Box 29"/>
                        <wps:cNvSpPr txBox="1">
                          <a:spLocks noChangeArrowheads="1"/>
                        </wps:cNvSpPr>
                        <wps:spPr bwMode="auto">
                          <a:xfrm>
                            <a:off x="0" y="0"/>
                            <a:ext cx="4343400" cy="715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42C91"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w:t>
                              </w:r>
                              <w:r w:rsidRPr="00442C91">
                                <w:rPr>
                                  <w:rFonts w:ascii="宋体" w:cs="宋体"/>
                                  <w:kern w:val="0"/>
                                  <w:sz w:val="18"/>
                                  <w:szCs w:val="18"/>
                                </w:rPr>
                                <w:t xml:space="preserve"> id=</w:t>
                              </w:r>
                              <w:r w:rsidRPr="00442C91">
                                <w:rPr>
                                  <w:rFonts w:ascii="宋体" w:cs="宋体"/>
                                  <w:color w:val="FF00FF"/>
                                  <w:kern w:val="0"/>
                                  <w:sz w:val="18"/>
                                  <w:szCs w:val="18"/>
                                </w:rPr>
                                <w:t>'json'</w:t>
                              </w:r>
                              <w:proofErr w:type="gramStart"/>
                              <w:r w:rsidRPr="00442C91">
                                <w:rPr>
                                  <w:rFonts w:ascii="宋体" w:cs="宋体"/>
                                  <w:kern w:val="0"/>
                                  <w:sz w:val="18"/>
                                  <w:szCs w:val="18"/>
                                </w:rPr>
                                <w:t>&gt;{</w:t>
                              </w:r>
                              <w:proofErr w:type="gramEnd"/>
                              <w:r w:rsidRPr="00442C91">
                                <w:rPr>
                                  <w:rFonts w:hint="eastAsia"/>
                                  <w:color w:val="008000"/>
                                  <w:sz w:val="18"/>
                                  <w:szCs w:val="18"/>
                                </w:rPr>
                                <w:t>/*</w:t>
                              </w:r>
                              <w:r>
                                <w:rPr>
                                  <w:rFonts w:hint="eastAsia"/>
                                  <w:color w:val="008000"/>
                                  <w:sz w:val="18"/>
                                  <w:szCs w:val="18"/>
                                </w:rPr>
                                <w:t>JSON</w:t>
                              </w:r>
                              <w:r w:rsidRPr="00442C91">
                                <w:rPr>
                                  <w:rFonts w:hint="eastAsia"/>
                                  <w:color w:val="008000"/>
                                  <w:sz w:val="18"/>
                                  <w:szCs w:val="18"/>
                                </w:rPr>
                                <w:t>*/</w:t>
                              </w:r>
                              <w:r>
                                <w:rPr>
                                  <w:rFonts w:ascii="宋体" w:cs="宋体"/>
                                  <w:kern w:val="0"/>
                                  <w:sz w:val="18"/>
                                  <w:szCs w:val="18"/>
                                </w:rPr>
                                <w:t>}</w:t>
                              </w:r>
                              <w:r w:rsidRPr="00442C91">
                                <w:rPr>
                                  <w:rFonts w:ascii="宋体" w:cs="宋体"/>
                                  <w:kern w:val="0"/>
                                  <w:sz w:val="18"/>
                                  <w:szCs w:val="18"/>
                                </w:rPr>
                                <w:t>&lt;/script&gt;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'text/javascript'</w:t>
                              </w:r>
                              <w:r w:rsidRPr="00442C91">
                                <w:rPr>
                                  <w:rFonts w:ascii="宋体" w:cs="宋体"/>
                                  <w:kern w:val="0"/>
                                  <w:sz w:val="18"/>
                                  <w:szCs w:val="18"/>
                                </w:rPr>
                                <w: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window.name=</w:t>
                              </w:r>
                              <w:proofErr w:type="gramStart"/>
                              <w:r w:rsidRPr="00442C91">
                                <w:rPr>
                                  <w:rFonts w:ascii="宋体" w:cs="宋体"/>
                                  <w:kern w:val="0"/>
                                  <w:sz w:val="18"/>
                                  <w:szCs w:val="18"/>
                                </w:rPr>
                                <w:t>document.getElementById(</w:t>
                              </w:r>
                              <w:proofErr w:type="gramEnd"/>
                              <w:r w:rsidRPr="00442C91">
                                <w:rPr>
                                  <w:rFonts w:ascii="宋体" w:cs="宋体"/>
                                  <w:color w:val="FF00FF"/>
                                  <w:kern w:val="0"/>
                                  <w:sz w:val="18"/>
                                  <w:szCs w:val="18"/>
                                </w:rPr>
                                <w:t>'json'</w:t>
                              </w:r>
                              <w:r w:rsidRPr="00442C91">
                                <w:rPr>
                                  <w:rFonts w:ascii="宋体" w:cs="宋体"/>
                                  <w:kern w:val="0"/>
                                  <w:sz w:val="18"/>
                                  <w:szCs w:val="18"/>
                                </w:rPr>
                                <w:t>).innerHTML;</w:t>
                              </w:r>
                            </w:p>
                            <w:p w:rsidR="0023747D" w:rsidRPr="00F40987" w:rsidRDefault="0023747D" w:rsidP="00F40987">
                              <w:pPr>
                                <w:spacing w:line="240" w:lineRule="exact"/>
                                <w:jc w:val="left"/>
                              </w:pPr>
                              <w:r w:rsidRPr="00442C91">
                                <w:rPr>
                                  <w:rFonts w:ascii="宋体" w:cs="宋体"/>
                                  <w:kern w:val="0"/>
                                  <w:sz w:val="18"/>
                                  <w:szCs w:val="18"/>
                                </w:rPr>
                                <w:t>&lt;/script&gt;</w:t>
                              </w:r>
                            </w:p>
                          </w:txbxContent>
                        </wps:txbx>
                        <wps:bodyPr rot="0" vert="horz" wrap="square" lIns="54000" tIns="46800" rIns="54000" bIns="45720" anchor="t" anchorCtr="0" upright="1">
                          <a:spAutoFit/>
                        </wps:bodyPr>
                      </wps:wsp>
                    </wpc:wpc>
                  </a:graphicData>
                </a:graphic>
              </wp:inline>
            </w:drawing>
          </mc:Choice>
          <mc:Fallback>
            <w:pict>
              <v:group id="画布 27" o:spid="_x0000_s1771" editas="canvas" style="width:342pt;height:62.4pt;mso-position-horizontal-relative:char;mso-position-vertical-relative:line" coordsize="43434,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">
                <v:shape id="_x0000_s1772" type="#_x0000_t75" style="position:absolute;width:43434;height:7924;visibility:visible;mso-wrap-style:square">
                  <v:fill o:detectmouseclick="t"/>
                  <v:path o:connecttype="none"/>
                </v:shape>
                <v:shape id="Text Box 29" o:spid="_x0000_s1773" type="#_x0000_t202" style="position:absolute;width:43434;height:7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dHsAA&#10;AADcAAAADwAAAGRycy9kb3ducmV2LnhtbERPy4rCMBTdC/MP4Q7MTlNFRDtGEUU6G8HHzP7S3GmK&#10;zU1JYq1/bxaCy8N5L9e9bURHPtSOFYxHGQji0umaKwW/l/1wDiJEZI2NY1LwoADr1cdgibl2dz5R&#10;d46VSCEcclRgYmxzKUNpyGIYuZY4cf/OW4wJ+kpqj/cUbhs5ybKZtFhzajDY0tZQeT3frILyuut3&#10;Rf1nfHez86NeFI/DrFDq67PffIOI1Me3+OX+0Qqmi7Q2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fdHsAAAADcAAAADwAAAAAAAAAAAAAAAACYAgAAZHJzL2Rvd25y&#10;ZXYueG1sUEsFBgAAAAAEAAQA9QAAAIUDAAAAAA==&#10;" strokeweight="1pt">
                  <v:textbox style="mso-fit-shape-to-text:t" inset="1.5mm,1.3mm,1.5mm">
                    <w:txbxContent>
                      <w:p w:rsidR="0023747D" w:rsidRPr="00442C91"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w:t>
                        </w:r>
                        <w:r w:rsidRPr="00442C91">
                          <w:rPr>
                            <w:rFonts w:ascii="宋体" w:cs="宋体"/>
                            <w:kern w:val="0"/>
                            <w:sz w:val="18"/>
                            <w:szCs w:val="18"/>
                          </w:rPr>
                          <w:t xml:space="preserve"> id=</w:t>
                        </w:r>
                        <w:r w:rsidRPr="00442C91">
                          <w:rPr>
                            <w:rFonts w:ascii="宋体" w:cs="宋体"/>
                            <w:color w:val="FF00FF"/>
                            <w:kern w:val="0"/>
                            <w:sz w:val="18"/>
                            <w:szCs w:val="18"/>
                          </w:rPr>
                          <w:t>'json'</w:t>
                        </w:r>
                        <w:proofErr w:type="gramStart"/>
                        <w:r w:rsidRPr="00442C91">
                          <w:rPr>
                            <w:rFonts w:ascii="宋体" w:cs="宋体"/>
                            <w:kern w:val="0"/>
                            <w:sz w:val="18"/>
                            <w:szCs w:val="18"/>
                          </w:rPr>
                          <w:t>&gt;{</w:t>
                        </w:r>
                        <w:proofErr w:type="gramEnd"/>
                        <w:r w:rsidRPr="00442C91">
                          <w:rPr>
                            <w:rFonts w:hint="eastAsia"/>
                            <w:color w:val="008000"/>
                            <w:sz w:val="18"/>
                            <w:szCs w:val="18"/>
                          </w:rPr>
                          <w:t>/*</w:t>
                        </w:r>
                        <w:r>
                          <w:rPr>
                            <w:rFonts w:hint="eastAsia"/>
                            <w:color w:val="008000"/>
                            <w:sz w:val="18"/>
                            <w:szCs w:val="18"/>
                          </w:rPr>
                          <w:t>JSON</w:t>
                        </w:r>
                        <w:r w:rsidRPr="00442C91">
                          <w:rPr>
                            <w:rFonts w:hint="eastAsia"/>
                            <w:color w:val="008000"/>
                            <w:sz w:val="18"/>
                            <w:szCs w:val="18"/>
                          </w:rPr>
                          <w:t>*/</w:t>
                        </w:r>
                        <w:r>
                          <w:rPr>
                            <w:rFonts w:ascii="宋体" w:cs="宋体"/>
                            <w:kern w:val="0"/>
                            <w:sz w:val="18"/>
                            <w:szCs w:val="18"/>
                          </w:rPr>
                          <w:t>}</w:t>
                        </w:r>
                        <w:r w:rsidRPr="00442C91">
                          <w:rPr>
                            <w:rFonts w:ascii="宋体" w:cs="宋体"/>
                            <w:kern w:val="0"/>
                            <w:sz w:val="18"/>
                            <w:szCs w:val="18"/>
                          </w:rPr>
                          <w:t>&lt;/script&gt;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'text/javascript'</w:t>
                        </w:r>
                        <w:r w:rsidRPr="00442C91">
                          <w:rPr>
                            <w:rFonts w:ascii="宋体" w:cs="宋体"/>
                            <w:kern w:val="0"/>
                            <w:sz w:val="18"/>
                            <w:szCs w:val="18"/>
                          </w:rPr>
                          <w: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window.name=</w:t>
                        </w:r>
                        <w:proofErr w:type="gramStart"/>
                        <w:r w:rsidRPr="00442C91">
                          <w:rPr>
                            <w:rFonts w:ascii="宋体" w:cs="宋体"/>
                            <w:kern w:val="0"/>
                            <w:sz w:val="18"/>
                            <w:szCs w:val="18"/>
                          </w:rPr>
                          <w:t>document.getElementById(</w:t>
                        </w:r>
                        <w:proofErr w:type="gramEnd"/>
                        <w:r w:rsidRPr="00442C91">
                          <w:rPr>
                            <w:rFonts w:ascii="宋体" w:cs="宋体"/>
                            <w:color w:val="FF00FF"/>
                            <w:kern w:val="0"/>
                            <w:sz w:val="18"/>
                            <w:szCs w:val="18"/>
                          </w:rPr>
                          <w:t>'json'</w:t>
                        </w:r>
                        <w:r w:rsidRPr="00442C91">
                          <w:rPr>
                            <w:rFonts w:ascii="宋体" w:cs="宋体"/>
                            <w:kern w:val="0"/>
                            <w:sz w:val="18"/>
                            <w:szCs w:val="18"/>
                          </w:rPr>
                          <w:t>).innerHTML;</w:t>
                        </w:r>
                      </w:p>
                      <w:p w:rsidR="0023747D" w:rsidRPr="00F40987" w:rsidRDefault="0023747D" w:rsidP="00F40987">
                        <w:pPr>
                          <w:spacing w:line="240" w:lineRule="exact"/>
                          <w:jc w:val="left"/>
                        </w:pPr>
                        <w:r w:rsidRPr="00442C91">
                          <w:rPr>
                            <w:rFonts w:ascii="宋体" w:cs="宋体"/>
                            <w:kern w:val="0"/>
                            <w:sz w:val="18"/>
                            <w:szCs w:val="18"/>
                          </w:rPr>
                          <w:t>&lt;/script&gt;</w:t>
                        </w:r>
                      </w:p>
                    </w:txbxContent>
                  </v:textbox>
                </v:shape>
                <w10:anchorlock/>
              </v:group>
            </w:pict>
          </mc:Fallback>
        </mc:AlternateContent>
      </w:r>
    </w:p>
    <w:p w:rsidR="00375F9C" w:rsidRPr="00351C5F" w:rsidRDefault="00375F9C" w:rsidP="00375F9C">
      <w:pPr>
        <w:rPr>
          <w:b/>
        </w:rPr>
      </w:pPr>
      <w:r w:rsidRPr="00351C5F">
        <w:rPr>
          <w:b/>
        </w:rPr>
        <w:t>“</w:t>
      </w:r>
      <w:r w:rsidR="00704D04">
        <w:rPr>
          <w:rFonts w:hint="eastAsia"/>
          <w:b/>
        </w:rPr>
        <w:t>xui.</w:t>
      </w:r>
      <w:r w:rsidRPr="00351C5F">
        <w:rPr>
          <w:rFonts w:hint="eastAsia"/>
          <w:b/>
        </w:rPr>
        <w:t>request</w:t>
      </w:r>
      <w:r w:rsidRPr="00351C5F">
        <w:rPr>
          <w:b/>
        </w:rPr>
        <w:t>”</w:t>
      </w:r>
      <w:r w:rsidRPr="00351C5F">
        <w:rPr>
          <w:rFonts w:hint="eastAsia"/>
          <w:b/>
        </w:rPr>
        <w:t xml:space="preserve"> function </w:t>
      </w:r>
      <w:r w:rsidRPr="001E1EAE">
        <w:rPr>
          <w:b/>
        </w:rPr>
        <w:t>can choose</w:t>
      </w:r>
      <w:r>
        <w:rPr>
          <w:rFonts w:hint="eastAsia"/>
          <w:b/>
        </w:rPr>
        <w:t xml:space="preserve"> </w:t>
      </w:r>
      <w:r w:rsidRPr="001E1EAE">
        <w:rPr>
          <w:b/>
        </w:rPr>
        <w:t xml:space="preserve">an appropriate </w:t>
      </w:r>
      <w:r>
        <w:rPr>
          <w:rFonts w:hint="eastAsia"/>
          <w:b/>
        </w:rPr>
        <w:t>class</w:t>
      </w:r>
      <w:r w:rsidRPr="001E1EAE">
        <w:rPr>
          <w:b/>
        </w:rPr>
        <w:t xml:space="preserve"> from </w:t>
      </w:r>
      <w:r w:rsidR="00704D04">
        <w:rPr>
          <w:b/>
        </w:rPr>
        <w:t>xui.</w:t>
      </w:r>
      <w:r w:rsidRPr="001E1EAE">
        <w:rPr>
          <w:b/>
        </w:rPr>
        <w:t xml:space="preserve">Ajax, </w:t>
      </w:r>
      <w:r w:rsidR="00704D04">
        <w:rPr>
          <w:b/>
        </w:rPr>
        <w:t>xui.</w:t>
      </w:r>
      <w:r w:rsidRPr="001E1EAE">
        <w:rPr>
          <w:b/>
        </w:rPr>
        <w:t xml:space="preserve">SAjax or </w:t>
      </w:r>
      <w:r w:rsidR="00704D04">
        <w:rPr>
          <w:b/>
        </w:rPr>
        <w:t>xui.</w:t>
      </w:r>
      <w:r w:rsidRPr="001E1EAE">
        <w:rPr>
          <w:b/>
        </w:rPr>
        <w:t xml:space="preserve">IAjax automatically, according to requested domain, </w:t>
      </w:r>
      <w:r>
        <w:rPr>
          <w:b/>
        </w:rPr>
        <w:t>‘</w:t>
      </w:r>
      <w:r w:rsidRPr="001E1EAE">
        <w:rPr>
          <w:b/>
        </w:rPr>
        <w:t>GET/POST</w:t>
      </w:r>
      <w:r>
        <w:rPr>
          <w:b/>
        </w:rPr>
        <w:t>’</w:t>
      </w:r>
      <w:r w:rsidRPr="001E1EAE">
        <w:rPr>
          <w:b/>
        </w:rPr>
        <w:t xml:space="preserve"> method and other information.</w:t>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9056" behindDoc="0" locked="0" layoutInCell="1" allowOverlap="1" wp14:anchorId="149969D1" wp14:editId="5C7D441A">
                <wp:simplePos x="0" y="0"/>
                <wp:positionH relativeFrom="column">
                  <wp:posOffset>0</wp:posOffset>
                </wp:positionH>
                <wp:positionV relativeFrom="line">
                  <wp:posOffset>99060</wp:posOffset>
                </wp:positionV>
                <wp:extent cx="5372100" cy="454660"/>
                <wp:effectExtent l="9525" t="13335" r="9525" b="8255"/>
                <wp:wrapNone/>
                <wp:docPr id="49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351C5F" w:rsidRDefault="0023747D" w:rsidP="00375F9C">
                            <w:r w:rsidRPr="00351C5F">
                              <w:t xml:space="preserve">Examples in this chapter works only as </w:t>
                            </w:r>
                            <w:proofErr w:type="gramStart"/>
                            <w:r w:rsidRPr="00351C5F">
                              <w:t>a</w:t>
                            </w:r>
                            <w:proofErr w:type="gramEnd"/>
                            <w:r w:rsidRPr="00351C5F">
                              <w:t xml:space="preserve"> http url, do not double-click directly to open.</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7" o:spid="_x0000_s1774" type="#_x0000_t202" style="position:absolute;left:0;text-align:left;margin-left:0;margin-top:7.8pt;width:423pt;height:35.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351C5F" w:rsidRDefault="0023747D" w:rsidP="00375F9C">
                      <w:r w:rsidRPr="00351C5F">
                        <w:t xml:space="preserve">Examples in this chapter works only as </w:t>
                      </w:r>
                      <w:proofErr w:type="gramStart"/>
                      <w:r w:rsidRPr="00351C5F">
                        <w:t>a</w:t>
                      </w:r>
                      <w:proofErr w:type="gramEnd"/>
                      <w:r w:rsidRPr="00351C5F">
                        <w:t xml:space="preserve"> http url, do not double-click directly to open.</w:t>
                      </w:r>
                    </w:p>
                  </w:txbxContent>
                </v:textbox>
                <w10:wrap anchory="line"/>
              </v:shape>
            </w:pict>
          </mc:Fallback>
        </mc:AlternateContent>
      </w:r>
    </w:p>
    <w:p w:rsidR="00375F9C" w:rsidRDefault="00375F9C" w:rsidP="00375F9C"/>
    <w:p w:rsidR="00375F9C" w:rsidRDefault="00375F9C" w:rsidP="00E45D25">
      <w:pPr>
        <w:pStyle w:val="2"/>
        <w:numPr>
          <w:ilvl w:val="1"/>
          <w:numId w:val="17"/>
        </w:numPr>
      </w:pPr>
      <w:bookmarkStart w:id="174" w:name="_Toc235676285"/>
      <w:r>
        <w:rPr>
          <w:rFonts w:hint="eastAsia"/>
        </w:rPr>
        <w:lastRenderedPageBreak/>
        <w:t xml:space="preserve"> </w:t>
      </w:r>
      <w:bookmarkStart w:id="175" w:name="_Toc453071808"/>
      <w:r>
        <w:rPr>
          <w:rFonts w:hint="eastAsia"/>
        </w:rPr>
        <w:t>Fiddler</w:t>
      </w:r>
      <w:bookmarkEnd w:id="175"/>
    </w:p>
    <w:p w:rsidR="00375F9C" w:rsidRDefault="00375F9C" w:rsidP="00375F9C">
      <w:r w:rsidRPr="002F15DA">
        <w:t>In order to understand the data exchanges process better,</w:t>
      </w:r>
      <w:r>
        <w:rPr>
          <w:rFonts w:hint="eastAsia"/>
        </w:rPr>
        <w:t xml:space="preserve"> you need a</w:t>
      </w:r>
      <w:r w:rsidRPr="002F15DA">
        <w:t xml:space="preserve"> tool</w:t>
      </w:r>
      <w:r>
        <w:rPr>
          <w:rFonts w:hint="eastAsia"/>
        </w:rPr>
        <w:t xml:space="preserve"> like Fiddler</w:t>
      </w:r>
      <w:r w:rsidRPr="002F15DA">
        <w:t xml:space="preserve"> to monitor network traffic</w:t>
      </w:r>
      <w:r>
        <w:rPr>
          <w:rFonts w:hint="eastAsia"/>
        </w:rPr>
        <w:t>.</w:t>
      </w:r>
    </w:p>
    <w:p w:rsidR="00375F9C" w:rsidRDefault="00375F9C" w:rsidP="00375F9C">
      <w:pPr>
        <w:ind w:left="105" w:hangingChars="50" w:hanging="105"/>
      </w:pPr>
    </w:p>
    <w:p w:rsidR="00375F9C" w:rsidRDefault="00375F9C" w:rsidP="00375F9C">
      <w:pPr>
        <w:ind w:left="105" w:hangingChars="50" w:hanging="105"/>
      </w:pPr>
      <w:r>
        <w:rPr>
          <w:rFonts w:hint="eastAsia"/>
        </w:rPr>
        <w:t xml:space="preserve">Go to </w:t>
      </w:r>
      <w:hyperlink r:id="rId159" w:history="1">
        <w:r w:rsidRPr="00B63994">
          <w:rPr>
            <w:rStyle w:val="a3"/>
          </w:rPr>
          <w:t>http://www.fiddler2.com/fiddler2/</w:t>
        </w:r>
      </w:hyperlink>
      <w:r>
        <w:rPr>
          <w:rFonts w:hint="eastAsia"/>
        </w:rPr>
        <w:t xml:space="preserve"> to get Fiddler. </w:t>
      </w:r>
    </w:p>
    <w:p w:rsidR="00375F9C" w:rsidRDefault="00375F9C" w:rsidP="00375F9C">
      <w:pPr>
        <w:ind w:left="105" w:hangingChars="50" w:hanging="105"/>
      </w:pPr>
    </w:p>
    <w:p w:rsidR="00375F9C" w:rsidRPr="002F15DA" w:rsidRDefault="00375F9C" w:rsidP="00375F9C">
      <w:r w:rsidRPr="002F15DA">
        <w:t>Fiddler can configure IE proxy automatically</w:t>
      </w:r>
      <w:r>
        <w:rPr>
          <w:rFonts w:hint="eastAsia"/>
        </w:rPr>
        <w:t xml:space="preserve">, but if you are in </w:t>
      </w:r>
      <w:r w:rsidR="004D6FBC">
        <w:t>Firefox</w:t>
      </w:r>
      <w:r>
        <w:rPr>
          <w:rFonts w:hint="eastAsia"/>
        </w:rPr>
        <w:t>, chrome or opera, you need to configure</w:t>
      </w:r>
      <w:r w:rsidR="00F55F81">
        <w:rPr>
          <w:rFonts w:hint="eastAsia"/>
        </w:rPr>
        <w:t xml:space="preserve"> the</w:t>
      </w:r>
      <w:r w:rsidR="00F55F81">
        <w:rPr>
          <w:rFonts w:hint="eastAsia"/>
          <w:color w:val="FF0000"/>
        </w:rPr>
        <w:t xml:space="preserve"> </w:t>
      </w:r>
      <w:r>
        <w:rPr>
          <w:rFonts w:hint="eastAsia"/>
        </w:rPr>
        <w:t xml:space="preserve">proxy </w:t>
      </w:r>
      <w:r w:rsidRPr="002F15DA">
        <w:t>by manual</w:t>
      </w:r>
      <w:r>
        <w:rPr>
          <w:rFonts w:hint="eastAsia"/>
        </w:rPr>
        <w:t xml:space="preserve"> (Fiddler proxy: 127.0.0.1:</w:t>
      </w:r>
      <w:r w:rsidRPr="00FF7E3A">
        <w:t>8888</w:t>
      </w:r>
      <w:r>
        <w:rPr>
          <w:rFonts w:hint="eastAsia"/>
        </w:rPr>
        <w:t xml:space="preserve">). </w:t>
      </w:r>
      <w:r w:rsidRPr="002F15DA">
        <w:t xml:space="preserve">Of course, you can find some </w:t>
      </w:r>
      <w:r w:rsidR="004D6FBC" w:rsidRPr="002F15DA">
        <w:t>Firefox</w:t>
      </w:r>
      <w:r w:rsidRPr="002F15DA">
        <w:t xml:space="preserve"> proxy plug-ins to help you</w:t>
      </w:r>
      <w:r>
        <w:rPr>
          <w:rFonts w:hint="eastAsia"/>
        </w:rPr>
        <w:t>.</w:t>
      </w:r>
    </w:p>
    <w:p w:rsidR="00375F9C" w:rsidRDefault="00375F9C" w:rsidP="00E45D25">
      <w:pPr>
        <w:pStyle w:val="2"/>
        <w:numPr>
          <w:ilvl w:val="1"/>
          <w:numId w:val="17"/>
        </w:numPr>
      </w:pPr>
      <w:bookmarkStart w:id="176" w:name="_Toc453071809"/>
      <w:bookmarkEnd w:id="174"/>
      <w:r w:rsidRPr="00511C94">
        <w:t>To get the contents of the file</w:t>
      </w:r>
      <w:bookmarkEnd w:id="176"/>
    </w:p>
    <w:p w:rsidR="00375F9C" w:rsidRDefault="00704D04" w:rsidP="00375F9C">
      <w:r>
        <w:rPr>
          <w:rFonts w:hint="eastAsia"/>
        </w:rPr>
        <w:t>xui.</w:t>
      </w:r>
      <w:r w:rsidR="00375F9C">
        <w:rPr>
          <w:rFonts w:hint="eastAsia"/>
        </w:rPr>
        <w:t>Ajax can get file contents easily.</w:t>
      </w:r>
    </w:p>
    <w:p w:rsidR="00375F9C" w:rsidRDefault="005C781A" w:rsidP="00375F9C">
      <w:r>
        <w:rPr>
          <w:noProof/>
        </w:rPr>
        <mc:AlternateContent>
          <mc:Choice Requires="wpc">
            <w:drawing>
              <wp:inline distT="0" distB="0" distL="0" distR="0" wp14:anchorId="4CAA76BB" wp14:editId="4299C33E">
                <wp:extent cx="5257800" cy="1525905"/>
                <wp:effectExtent l="9525" t="0" r="9525" b="0"/>
                <wp:docPr id="980" name="画布 9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Text Box 982"/>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
                            <w:p w:rsidR="0023747D" w:rsidRDefault="0023747D" w:rsidP="00375F9C">
                              <w:pPr>
                                <w:spacing w:line="240" w:lineRule="exact"/>
                                <w:rPr>
                                  <w:sz w:val="18"/>
                                  <w:szCs w:val="18"/>
                                </w:rPr>
                              </w:pPr>
                            </w:p>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'data/ajax.js'</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Pr>
                                  <w:rFonts w:hint="eastAsia"/>
                                  <w:color w:val="FF00FF"/>
                                  <w:sz w:val="18"/>
                                  <w:szCs w:val="18"/>
                                </w:rPr>
                                <w:t>23233</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.message(</w:t>
                              </w:r>
                              <w:proofErr w:type="gramEnd"/>
                              <w:r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wps:txbx>
                        <wps:bodyPr rot="0" vert="horz" wrap="square" lIns="54000" tIns="46800" rIns="54000" bIns="45720" anchor="t" anchorCtr="0" upright="1">
                          <a:spAutoFit/>
                        </wps:bodyPr>
                      </wps:wsp>
                      <wps:wsp>
                        <wps:cNvPr id="492" name="AutoShape 986"/>
                        <wps:cNvSpPr>
                          <a:spLocks noChangeArrowheads="1"/>
                        </wps:cNvSpPr>
                        <wps:spPr bwMode="auto">
                          <a:xfrm flipH="1">
                            <a:off x="1257300" y="1188720"/>
                            <a:ext cx="1371600" cy="219710"/>
                          </a:xfrm>
                          <a:prstGeom prst="wedgeRoundRectCallout">
                            <a:avLst>
                              <a:gd name="adj1" fmla="val 102870"/>
                              <a:gd name="adj2" fmla="val -10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tart to send request</w:t>
                              </w:r>
                            </w:p>
                          </w:txbxContent>
                        </wps:txbx>
                        <wps:bodyPr rot="0" vert="horz" wrap="square" lIns="0" tIns="0" rIns="0" bIns="0" anchor="t" anchorCtr="0" upright="1">
                          <a:noAutofit/>
                        </wps:bodyPr>
                      </wps:wsp>
                      <wps:wsp>
                        <wps:cNvPr id="493" name="AutoShape 985"/>
                        <wps:cNvSpPr>
                          <a:spLocks noChangeArrowheads="1"/>
                        </wps:cNvSpPr>
                        <wps:spPr bwMode="auto">
                          <a:xfrm flipH="1">
                            <a:off x="1485900" y="792480"/>
                            <a:ext cx="1943100" cy="219710"/>
                          </a:xfrm>
                          <a:prstGeom prst="wedgeRoundRectCallout">
                            <a:avLst>
                              <a:gd name="adj1" fmla="val 73102"/>
                              <a:gd name="adj2" fmla="val 49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11C94" w:rsidRDefault="0023747D" w:rsidP="00375F9C">
                              <w:pPr>
                                <w:rPr>
                                  <w:szCs w:val="18"/>
                                </w:rPr>
                              </w:pPr>
                              <w:r>
                                <w:rPr>
                                  <w:szCs w:val="18"/>
                                </w:rPr>
                                <w:t>C</w:t>
                              </w:r>
                              <w:r>
                                <w:rPr>
                                  <w:rFonts w:hint="eastAsia"/>
                                  <w:szCs w:val="18"/>
                                </w:rPr>
                                <w:t>allback function for fail</w:t>
                              </w:r>
                            </w:p>
                          </w:txbxContent>
                        </wps:txbx>
                        <wps:bodyPr rot="0" vert="horz" wrap="square" lIns="0" tIns="0" rIns="0" bIns="0" anchor="t" anchorCtr="0" upright="1">
                          <a:noAutofit/>
                        </wps:bodyPr>
                      </wps:wsp>
                      <wps:wsp>
                        <wps:cNvPr id="494" name="AutoShape 983"/>
                        <wps:cNvSpPr>
                          <a:spLocks noChangeArrowheads="1"/>
                        </wps:cNvSpPr>
                        <wps:spPr bwMode="auto">
                          <a:xfrm flipH="1">
                            <a:off x="2857500" y="396240"/>
                            <a:ext cx="1943100" cy="219710"/>
                          </a:xfrm>
                          <a:prstGeom prst="wedgeRoundRectCallout">
                            <a:avLst>
                              <a:gd name="adj1" fmla="val 74083"/>
                              <a:gd name="adj2" fmla="val 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 for success</w:t>
                              </w:r>
                            </w:p>
                          </w:txbxContent>
                        </wps:txbx>
                        <wps:bodyPr rot="0" vert="horz" wrap="square" lIns="0" tIns="0" rIns="0" bIns="0" anchor="t" anchorCtr="0" upright="1">
                          <a:noAutofit/>
                        </wps:bodyPr>
                      </wps:wsp>
                      <wps:wsp>
                        <wps:cNvPr id="495" name="AutoShape 987"/>
                        <wps:cNvSpPr>
                          <a:spLocks noChangeArrowheads="1"/>
                        </wps:cNvSpPr>
                        <wps:spPr bwMode="auto">
                          <a:xfrm flipH="1">
                            <a:off x="0" y="99060"/>
                            <a:ext cx="1371600" cy="219710"/>
                          </a:xfrm>
                          <a:prstGeom prst="wedgeRoundRectCallout">
                            <a:avLst>
                              <a:gd name="adj1" fmla="val -1296"/>
                              <a:gd name="adj2" fmla="val 80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w:t>
                              </w:r>
                              <w:r>
                                <w:rPr>
                                  <w:szCs w:val="18"/>
                                </w:rPr>
                                <w:t>’</w:t>
                              </w:r>
                              <w:r>
                                <w:rPr>
                                  <w:rFonts w:hint="eastAsia"/>
                                  <w:szCs w:val="18"/>
                                </w:rPr>
                                <w:t>s uri address</w:t>
                              </w:r>
                            </w:p>
                          </w:txbxContent>
                        </wps:txbx>
                        <wps:bodyPr rot="0" vert="horz" wrap="square" lIns="0" tIns="0" rIns="0" bIns="0" anchor="t" anchorCtr="0" upright="1">
                          <a:noAutofit/>
                        </wps:bodyPr>
                      </wps:wsp>
                      <wps:wsp>
                        <wps:cNvPr id="496" name="AutoShape 988"/>
                        <wps:cNvSpPr>
                          <a:spLocks noChangeArrowheads="1"/>
                        </wps:cNvSpPr>
                        <wps:spPr bwMode="auto">
                          <a:xfrm flipH="1">
                            <a:off x="1485900" y="99060"/>
                            <a:ext cx="2743200" cy="219710"/>
                          </a:xfrm>
                          <a:prstGeom prst="wedgeRoundRectCallout">
                            <a:avLst>
                              <a:gd name="adj1" fmla="val 47963"/>
                              <a:gd name="adj2" fmla="val 786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11C94" w:rsidRDefault="0023747D" w:rsidP="00375F9C">
                              <w:pPr>
                                <w:rPr>
                                  <w:szCs w:val="18"/>
                                </w:rPr>
                              </w:pPr>
                              <w:r>
                                <w:rPr>
                                  <w:rFonts w:hint="eastAsia"/>
                                  <w:szCs w:val="18"/>
                                </w:rPr>
                                <w:t>A</w:t>
                              </w:r>
                              <w:r w:rsidRPr="00511C94">
                                <w:rPr>
                                  <w:szCs w:val="18"/>
                                </w:rPr>
                                <w:t xml:space="preserve"> random string for avoiding browser cache</w:t>
                              </w:r>
                            </w:p>
                          </w:txbxContent>
                        </wps:txbx>
                        <wps:bodyPr rot="0" vert="horz" wrap="square" lIns="0" tIns="0" rIns="0" bIns="0" anchor="t" anchorCtr="0" upright="1">
                          <a:noAutofit/>
                        </wps:bodyPr>
                      </wps:wsp>
                    </wpc:wpc>
                  </a:graphicData>
                </a:graphic>
              </wp:inline>
            </w:drawing>
          </mc:Choice>
          <mc:Fallback>
            <w:pict>
              <v:group id="画布 980" o:spid="_x0000_s1775"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">
                <v:shape id="_x0000_s1776" type="#_x0000_t75" style="position:absolute;width:52578;height:15259;visibility:visible;mso-wrap-style:square">
                  <v:fill o:detectmouseclick="t"/>
                  <v:path o:connecttype="none"/>
                </v:shape>
                <v:shape id="Text Box 982" o:spid="_x0000_s1777"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10g8MA&#10;AADcAAAADwAAAGRycy9kb3ducmV2LnhtbESPT2sCMRTE7wW/Q3hCbzWrFNHVKKLIeim0/rk/Ns/N&#10;4uZlSeK6fntTKPQ4zMxvmOW6t43oyIfasYLxKANBXDpdc6XgfNp/zECEiKyxcUwKnhRgvRq8LTHX&#10;7sE/1B1jJRKEQ44KTIxtLmUoDVkMI9cSJ+/qvMWYpK+k9vhIcNvISZZNpcWa04LBlraGytvxbhWU&#10;t12/K+qL8d3dzr71vHh+TQul3of9ZgEiUh//w3/tg1bwOR/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10g8MAAADcAAAADwAAAAAAAAAAAAAAAACYAgAAZHJzL2Rv&#10;d25yZXYueG1sUEsFBgAAAAAEAAQA9QAAAIgDAAAAAA==&#10;" strokeweight="1pt">
                  <v:textbox style="mso-fit-shape-to-text:t" inset="1.5mm,1.3mm,1.5mm">
                    <w:txbxContent>
                      <w:p w:rsidR="0023747D" w:rsidRDefault="0023747D" w:rsidP="00375F9C">
                        <w:pPr>
                          <w:spacing w:line="240" w:lineRule="exact"/>
                          <w:rPr>
                            <w:sz w:val="18"/>
                            <w:szCs w:val="18"/>
                          </w:rPr>
                        </w:pPr>
                      </w:p>
                      <w:p w:rsidR="0023747D" w:rsidRDefault="0023747D" w:rsidP="00375F9C">
                        <w:pPr>
                          <w:spacing w:line="240" w:lineRule="exact"/>
                          <w:rPr>
                            <w:sz w:val="18"/>
                            <w:szCs w:val="18"/>
                          </w:rPr>
                        </w:pPr>
                      </w:p>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'data/ajax.js'</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Pr>
                            <w:rFonts w:hint="eastAsia"/>
                            <w:color w:val="FF00FF"/>
                            <w:sz w:val="18"/>
                            <w:szCs w:val="18"/>
                          </w:rPr>
                          <w:t>23233</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.message(</w:t>
                        </w:r>
                        <w:proofErr w:type="gramEnd"/>
                        <w:r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v:textbox>
                </v:shape>
                <v:shape id="AutoShape 986" o:spid="_x0000_s1778" type="#_x0000_t62" style="position:absolute;left:12573;top:11887;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9t6sQA&#10;AADcAAAADwAAAGRycy9kb3ducmV2LnhtbESPQWvCQBSE7wX/w/IEL0U3SikxuooUqr1YqNX7I/tM&#10;gtm3IfsS47/vFgo9DjPzDbPeDq5WPbWh8mxgPktAEefeVlwYOH+/T1NQQZAt1p7JwIMCbDejpzVm&#10;1t/5i/qTFCpCOGRooBRpMq1DXpLDMPMNcfSuvnUoUbaFti3eI9zVepEkr9phxXGhxIbeSspvp84Z&#10;uDz33fFiD6l08rmfp8eEwnAzZjIeditQQoP8h//aH9bAy3IBv2fi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fberEAAAA3AAAAA8AAAAAAAAAAAAAAAAAmAIAAGRycy9k&#10;b3ducmV2LnhtbFBLBQYAAAAABAAEAPUAAACJAwAAAAA=&#10;" adj="33020,8552" fillcolor="#ff9">
                  <v:textbox inset="0,0,0,0">
                    <w:txbxContent>
                      <w:p w:rsidR="0023747D" w:rsidRPr="000E23E9" w:rsidRDefault="0023747D" w:rsidP="00375F9C">
                        <w:pPr>
                          <w:rPr>
                            <w:szCs w:val="18"/>
                          </w:rPr>
                        </w:pPr>
                        <w:r>
                          <w:rPr>
                            <w:szCs w:val="18"/>
                          </w:rPr>
                          <w:t>S</w:t>
                        </w:r>
                        <w:r>
                          <w:rPr>
                            <w:rFonts w:hint="eastAsia"/>
                            <w:szCs w:val="18"/>
                          </w:rPr>
                          <w:t>tart to send request</w:t>
                        </w:r>
                      </w:p>
                    </w:txbxContent>
                  </v:textbox>
                </v:shape>
                <v:shape id="AutoShape 985" o:spid="_x0000_s1779" type="#_x0000_t62" style="position:absolute;left:14859;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gsQA&#10;AADcAAAADwAAAGRycy9kb3ducmV2LnhtbESPQWsCMRSE7wX/Q3hCbzWrK62uRtGC0FvpVg/eHpvn&#10;ZnHzsiRZXf99Uyj0OMzMN8x6O9hW3MiHxrGC6SQDQVw53XCt4Ph9eFmACBFZY+uYFDwowHYzelpj&#10;od2dv+hWxlokCIcCFZgYu0LKUBmyGCauI07exXmLMUlfS+3xnuC2lbMse5UWG04LBjt6N1Rdy94q&#10;COVnv6x6M5dv16nnc25Ou3yv1PN42K1ARBrif/iv/aEVzJc5/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av4LEAAAA3AAAAA8AAAAAAAAAAAAAAAAAmAIAAGRycy9k&#10;b3ducmV2LnhtbFBLBQYAAAAABAAEAPUAAACJAwAAAAA=&#10;" adj="26590,21599" fillcolor="#ff9">
                  <v:textbox inset="0,0,0,0">
                    <w:txbxContent>
                      <w:p w:rsidR="0023747D" w:rsidRPr="00511C94" w:rsidRDefault="0023747D" w:rsidP="00375F9C">
                        <w:pPr>
                          <w:rPr>
                            <w:szCs w:val="18"/>
                          </w:rPr>
                        </w:pPr>
                        <w:r>
                          <w:rPr>
                            <w:szCs w:val="18"/>
                          </w:rPr>
                          <w:t>C</w:t>
                        </w:r>
                        <w:r>
                          <w:rPr>
                            <w:rFonts w:hint="eastAsia"/>
                            <w:szCs w:val="18"/>
                          </w:rPr>
                          <w:t>allback function for fail</w:t>
                        </w:r>
                      </w:p>
                    </w:txbxContent>
                  </v:textbox>
                </v:shape>
                <v:shape id="AutoShape 983" o:spid="_x0000_s1780" type="#_x0000_t62" style="position:absolute;left:28575;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KoMMA&#10;AADcAAAADwAAAGRycy9kb3ducmV2LnhtbESP0WqDQBRE3wP9h+UG+pastiKtySZUQUjf0sQPuLg3&#10;KnHvirtV+/fdQKGPw8ycYfbHxfRiotF1lhXE2wgEcW11x42C6lpu3kA4j6yxt0wKfsjB8fC02mOm&#10;7cxfNF18IwKEXYYKWu+HTEpXt2TQbe1AHLybHQ36IMdG6hHnADe9fImiVBrsOCy0OFDRUn2/fBsF&#10;r805znWVFjVPeVnl5zxNPhelntfLxw6Ep8X/h//aJ60geU/gcSYcAX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nKoMMAAADcAAAADwAAAAAAAAAAAAAAAACYAgAAZHJzL2Rv&#10;d25yZXYueG1sUEsFBgAAAAAEAAQA9QAAAIgDAAAAAA==&#10;" adj="26802,11861" fillcolor="#ff9">
                  <v:textbox inset="0,0,0,0">
                    <w:txbxContent>
                      <w:p w:rsidR="0023747D" w:rsidRPr="000E23E9" w:rsidRDefault="0023747D" w:rsidP="00375F9C">
                        <w:pPr>
                          <w:rPr>
                            <w:szCs w:val="18"/>
                          </w:rPr>
                        </w:pPr>
                        <w:r>
                          <w:rPr>
                            <w:szCs w:val="18"/>
                          </w:rPr>
                          <w:t>C</w:t>
                        </w:r>
                        <w:r>
                          <w:rPr>
                            <w:rFonts w:hint="eastAsia"/>
                            <w:szCs w:val="18"/>
                          </w:rPr>
                          <w:t>allback function for success</w:t>
                        </w:r>
                      </w:p>
                    </w:txbxContent>
                  </v:textbox>
                </v:shape>
                <v:shape id="AutoShape 987" o:spid="_x0000_s1781" type="#_x0000_t62" style="position:absolute;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rU+8UA&#10;AADcAAAADwAAAGRycy9kb3ducmV2LnhtbESPT2vCQBTE74V+h+UVvNWNUv8kdZViVYT2ohG9PrKv&#10;SWj2bcyuMX57Vyj0OMzMb5jZojOVaKlxpWUFg34EgjizuuRcwSFdv05BOI+ssbJMCm7kYDF/fpph&#10;ou2Vd9TufS4ChF2CCgrv60RKlxVk0PVtTRy8H9sY9EE2udQNXgPcVHIYRWNpsOSwUGBNy4Ky3/3F&#10;KIiPZz38StPV9wbbycluYhx8aqV6L93HOwhPnf8P/7W3WsFbPILH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tT7xQAAANwAAAAPAAAAAAAAAAAAAAAAAJgCAABkcnMv&#10;ZG93bnJldi54bWxQSwUGAAAAAAQABAD1AAAAigMAAAAA&#10;" adj="10520,28217" fillcolor="#ff9">
                  <v:textbox inset="0,0,0,0">
                    <w:txbxContent>
                      <w:p w:rsidR="0023747D" w:rsidRPr="000E23E9" w:rsidRDefault="0023747D" w:rsidP="00375F9C">
                        <w:pPr>
                          <w:rPr>
                            <w:szCs w:val="18"/>
                          </w:rPr>
                        </w:pPr>
                        <w:r>
                          <w:rPr>
                            <w:szCs w:val="18"/>
                          </w:rPr>
                          <w:t>F</w:t>
                        </w:r>
                        <w:r>
                          <w:rPr>
                            <w:rFonts w:hint="eastAsia"/>
                            <w:szCs w:val="18"/>
                          </w:rPr>
                          <w:t>ile</w:t>
                        </w:r>
                        <w:r>
                          <w:rPr>
                            <w:szCs w:val="18"/>
                          </w:rPr>
                          <w:t>’</w:t>
                        </w:r>
                        <w:r>
                          <w:rPr>
                            <w:rFonts w:hint="eastAsia"/>
                            <w:szCs w:val="18"/>
                          </w:rPr>
                          <w:t>s uri address</w:t>
                        </w:r>
                      </w:p>
                    </w:txbxContent>
                  </v:textbox>
                </v:shape>
                <v:shape id="AutoShape 988" o:spid="_x0000_s1782" type="#_x0000_t62" style="position:absolute;left:14859;top:990;width:2743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mtecMA&#10;AADcAAAADwAAAGRycy9kb3ducmV2LnhtbESPQWvCQBSE74L/YXmCN92oRUzqKioI8VJo2ktvj+xr&#10;Epp9G7Ivmv77bqHQ4zAz3zD74+hadac+NJ4NrJYJKOLS24YrA+9v18UOVBBki61nMvBNAY6H6WSP&#10;mfUPfqV7IZWKEA4ZGqhFukzrUNbkMCx9Rxy9T987lCj7StseHxHuWr1Okq122HBcqLGjS03lVzE4&#10;A7hJi5Df8iGV4Ywv/mY/dizGzGfj6RmU0Cj/4b92bg08pVv4PROPgD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mtecMAAADcAAAADwAAAAAAAAAAAAAAAACYAgAAZHJzL2Rv&#10;d25yZXYueG1sUEsFBgAAAAAEAAQA9QAAAIgDAAAAAA==&#10;" adj="21160,27780" fillcolor="#ff9">
                  <v:textbox inset="0,0,0,0">
                    <w:txbxContent>
                      <w:p w:rsidR="0023747D" w:rsidRPr="00511C94" w:rsidRDefault="0023747D" w:rsidP="00375F9C">
                        <w:pPr>
                          <w:rPr>
                            <w:szCs w:val="18"/>
                          </w:rPr>
                        </w:pPr>
                        <w:r>
                          <w:rPr>
                            <w:rFonts w:hint="eastAsia"/>
                            <w:szCs w:val="18"/>
                          </w:rPr>
                          <w:t>A</w:t>
                        </w:r>
                        <w:r w:rsidRPr="00511C94">
                          <w:rPr>
                            <w:szCs w:val="18"/>
                          </w:rPr>
                          <w:t xml:space="preserve"> random string for avoiding browser cache</w:t>
                        </w:r>
                      </w:p>
                    </w:txbxContent>
                  </v:textbox>
                </v:shape>
                <w10:anchorlock/>
              </v:group>
            </w:pict>
          </mc:Fallback>
        </mc:AlternateContent>
      </w:r>
    </w:p>
    <w:p w:rsidR="00375F9C" w:rsidRPr="00703031" w:rsidRDefault="00375F9C" w:rsidP="00375F9C">
      <w:pPr>
        <w:rPr>
          <w:b/>
        </w:rPr>
      </w:pPr>
      <w:r w:rsidRPr="00703031">
        <w:rPr>
          <w:rFonts w:hint="eastAsia"/>
          <w:b/>
        </w:rPr>
        <w:t xml:space="preserve">In Fiddler: </w:t>
      </w:r>
    </w:p>
    <w:p w:rsidR="00375F9C" w:rsidRDefault="005C781A" w:rsidP="00375F9C">
      <w:pPr>
        <w:jc w:val="left"/>
      </w:pPr>
      <w:r>
        <w:rPr>
          <w:rFonts w:hint="eastAsia"/>
          <w:noProof/>
        </w:rPr>
        <w:drawing>
          <wp:inline distT="0" distB="0" distL="0" distR="0" wp14:anchorId="1FE3FD2A" wp14:editId="0873ED5B">
            <wp:extent cx="5067300" cy="111442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067300" cy="1114425"/>
                    </a:xfrm>
                    <a:prstGeom prst="rect">
                      <a:avLst/>
                    </a:prstGeom>
                    <a:noFill/>
                    <a:ln>
                      <a:noFill/>
                    </a:ln>
                  </pic:spPr>
                </pic:pic>
              </a:graphicData>
            </a:graphic>
          </wp:inline>
        </w:drawing>
      </w:r>
    </w:p>
    <w:p w:rsidR="00375F9C" w:rsidRDefault="00375F9C" w:rsidP="00E45D25">
      <w:pPr>
        <w:pStyle w:val="2"/>
        <w:numPr>
          <w:ilvl w:val="1"/>
          <w:numId w:val="17"/>
        </w:numPr>
      </w:pPr>
      <w:bookmarkStart w:id="177" w:name="_Toc453071810"/>
      <w:r w:rsidRPr="00543AD6">
        <w:t>Synchronous data exchange</w:t>
      </w:r>
      <w:bookmarkEnd w:id="177"/>
    </w:p>
    <w:p w:rsidR="00375F9C" w:rsidRDefault="00375F9C" w:rsidP="00375F9C">
      <w:r>
        <w:rPr>
          <w:rFonts w:hint="eastAsia"/>
        </w:rPr>
        <w:t xml:space="preserve">Only </w:t>
      </w:r>
      <w:r w:rsidR="00704D04">
        <w:rPr>
          <w:rFonts w:hint="eastAsia"/>
        </w:rPr>
        <w:t>xui.</w:t>
      </w:r>
      <w:r>
        <w:rPr>
          <w:rFonts w:hint="eastAsia"/>
        </w:rPr>
        <w:t>Ajax support s</w:t>
      </w:r>
      <w:r w:rsidRPr="00703031">
        <w:t>ynchronous</w:t>
      </w:r>
      <w:r>
        <w:rPr>
          <w:rFonts w:hint="eastAsia"/>
        </w:rPr>
        <w:t xml:space="preserve"> data exchanging. </w:t>
      </w:r>
    </w:p>
    <w:p w:rsidR="00375F9C" w:rsidRDefault="005C781A" w:rsidP="00375F9C">
      <w:r>
        <w:rPr>
          <w:noProof/>
        </w:rPr>
        <w:lastRenderedPageBreak/>
        <mc:AlternateContent>
          <mc:Choice Requires="wpc">
            <w:drawing>
              <wp:inline distT="0" distB="0" distL="0" distR="0" wp14:anchorId="62657F44" wp14:editId="6AD05148">
                <wp:extent cx="5257800" cy="1830705"/>
                <wp:effectExtent l="9525" t="0" r="9525" b="7620"/>
                <wp:docPr id="490"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7" name="Text Box 48"/>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r>
                                <w:rPr>
                                  <w:rFonts w:hint="eastAsia"/>
                                  <w:sz w:val="18"/>
                                  <w:szCs w:val="18"/>
                                </w:rPr>
                                <w:t>, null, {</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asy:</w:t>
                              </w:r>
                              <w:proofErr w:type="gramEnd"/>
                              <w:r>
                                <w:rPr>
                                  <w:rFonts w:hint="eastAsia"/>
                                  <w:sz w:val="18"/>
                                  <w:szCs w:val="18"/>
                                </w:rPr>
                                <w:t>false</w:t>
                              </w:r>
                            </w:p>
                            <w:p w:rsidR="0023747D" w:rsidRPr="00B046B1"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88" name="AutoShape 49"/>
                        <wps:cNvSpPr>
                          <a:spLocks noChangeArrowheads="1"/>
                        </wps:cNvSpPr>
                        <wps:spPr bwMode="auto">
                          <a:xfrm flipH="1">
                            <a:off x="1143000" y="1287780"/>
                            <a:ext cx="914400" cy="219710"/>
                          </a:xfrm>
                          <a:prstGeom prst="wedgeRoundRectCallout">
                            <a:avLst>
                              <a:gd name="adj1" fmla="val 97014"/>
                              <a:gd name="adj2" fmla="val 63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w:t>
                              </w:r>
                              <w:r w:rsidRPr="00703031">
                                <w:rPr>
                                  <w:szCs w:val="18"/>
                                </w:rPr>
                                <w:t>ynchronous</w:t>
                              </w:r>
                              <w:proofErr w:type="gramEnd"/>
                            </w:p>
                          </w:txbxContent>
                        </wps:txbx>
                        <wps:bodyPr rot="0" vert="horz" wrap="square" lIns="0" tIns="0" rIns="0" bIns="0" anchor="t" anchorCtr="0" upright="1">
                          <a:noAutofit/>
                        </wps:bodyPr>
                      </wps:wsp>
                      <wps:wsp>
                        <wps:cNvPr id="489" name="AutoShape 45"/>
                        <wps:cNvSpPr>
                          <a:spLocks noChangeArrowheads="1"/>
                        </wps:cNvSpPr>
                        <wps:spPr bwMode="auto">
                          <a:xfrm flipH="1">
                            <a:off x="1485900" y="326390"/>
                            <a:ext cx="1485900" cy="219710"/>
                          </a:xfrm>
                          <a:prstGeom prst="wedgeRoundRectCallout">
                            <a:avLst>
                              <a:gd name="adj1" fmla="val 80213"/>
                              <a:gd name="adj2" fmla="val 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wpc:wpc>
                  </a:graphicData>
                </a:graphic>
              </wp:inline>
            </w:drawing>
          </mc:Choice>
          <mc:Fallback>
            <w:pict>
              <v:group id="画布 46" o:spid="_x0000_s1783"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">
                <v:shape id="_x0000_s1784" type="#_x0000_t75" style="position:absolute;width:52578;height:18307;visibility:visible;mso-wrap-style:square">
                  <v:fill o:detectmouseclick="t"/>
                  <v:path o:connecttype="none"/>
                </v:shape>
                <v:shape id="Text Box 48" o:spid="_x0000_s1785"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fscQA&#10;AADcAAAADwAAAGRycy9kb3ducmV2LnhtbESPQWsCMRSE7wX/Q3hCbzXbUuy6GkWUsl6E1ur9sXnd&#10;LG5eliSu6783QqHHYWa+YRarwbaiJx8axwpeJxkI4srphmsFx5/PlxxEiMgaW8ek4EYBVsvR0wIL&#10;7a78Tf0h1iJBOBSowMTYFVKGypDFMHEdcfJ+nbcYk/S11B6vCW5b+ZZlU2mx4bRgsKONoep8uFgF&#10;1Xk7bMvmZHx/sfmXnpW3/bRU6nk8rOcgIg3xP/zX3mkF7/k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37H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r>
                          <w:rPr>
                            <w:rFonts w:hint="eastAsia"/>
                            <w:sz w:val="18"/>
                            <w:szCs w:val="18"/>
                          </w:rPr>
                          <w:t>, null, {</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asy:</w:t>
                        </w:r>
                        <w:proofErr w:type="gramEnd"/>
                        <w:r>
                          <w:rPr>
                            <w:rFonts w:hint="eastAsia"/>
                            <w:sz w:val="18"/>
                            <w:szCs w:val="18"/>
                          </w:rPr>
                          <w:t>false</w:t>
                        </w:r>
                      </w:p>
                      <w:p w:rsidR="0023747D" w:rsidRPr="00B046B1"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_x0000_s1786" type="#_x0000_t62" style="position:absolute;left:11430;top:1287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UHsQA&#10;AADcAAAADwAAAGRycy9kb3ducmV2LnhtbERPy2rCQBTdC/2H4Qrd6cT0gUQnIpXQ2p0vxN0lc/PA&#10;zJ2Ymca0X99ZFLo8nPdyNZhG9NS52rKC2TQCQZxbXXOp4HjIJnMQziNrbCyTgm9ysEofRktMtL3z&#10;jvq9L0UIYZeggsr7NpHS5RUZdFPbEgeusJ1BH2BXSt3hPYSbRsZR9CoN1hwaKmzpraL8uv8yCrKf&#10;7LQttv26vW1O8UsZv58vn09KPY6H9QKEp8H/i//cH1rB8zysDW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lVB7EAAAA3AAAAA8AAAAAAAAAAAAAAAAAmAIAAGRycy9k&#10;b3ducmV2LnhtbFBLBQYAAAAABAAEAPUAAACJAwAAAAA=&#10;" adj="31755,24596" fillcolor="#ff9">
                  <v:textbox inset="0,0,0,0">
                    <w:txbxContent>
                      <w:p w:rsidR="0023747D" w:rsidRPr="000E23E9" w:rsidRDefault="0023747D" w:rsidP="00375F9C">
                        <w:pPr>
                          <w:rPr>
                            <w:szCs w:val="18"/>
                          </w:rPr>
                        </w:pPr>
                        <w:proofErr w:type="gramStart"/>
                        <w:r>
                          <w:rPr>
                            <w:rFonts w:hint="eastAsia"/>
                            <w:szCs w:val="18"/>
                          </w:rPr>
                          <w:t>s</w:t>
                        </w:r>
                        <w:r w:rsidRPr="00703031">
                          <w:rPr>
                            <w:szCs w:val="18"/>
                          </w:rPr>
                          <w:t>ynchronous</w:t>
                        </w:r>
                        <w:proofErr w:type="gramEnd"/>
                      </w:p>
                    </w:txbxContent>
                  </v:textbox>
                </v:shape>
                <v:shape id="AutoShape 45" o:spid="_x0000_s1787" type="#_x0000_t62" style="position:absolute;left:14859;top:3263;width:14859;height:219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18QA&#10;AADcAAAADwAAAGRycy9kb3ducmV2LnhtbESPQYvCMBSE78L+h/AWvGm6ouJ2jbIIhYInqx729mje&#10;ttXmpSRR6783guBxmJlvmOW6N624kvONZQVf4wQEcWl1w5WCwz4bLUD4gKyxtUwK7uRhvfoYLDHV&#10;9sY7uhahEhHCPkUFdQhdKqUvazLox7Yjjt6/dQZDlK6S2uEtwk0rJ0kylwYbjgs1drSpqTwXF6Og&#10;2By32bbpy5Pd36en7Jz/zVyu1PCz//0BEagP7/CrnWsF08U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vntfEAAAA3AAAAA8AAAAAAAAAAAAAAAAAmAIAAGRycy9k&#10;b3ducmV2LnhtbFBLBQYAAAAABAAEAPUAAACJAwAAAAA=&#10;" adj="28126,11861" fillcolor="#ff9">
                  <v:textbox inset="0,0,0,0">
                    <w:txbxContent>
                      <w:p w:rsidR="0023747D" w:rsidRPr="000E23E9" w:rsidRDefault="0023747D" w:rsidP="00375F9C">
                        <w:pPr>
                          <w:rPr>
                            <w:szCs w:val="18"/>
                          </w:rPr>
                        </w:pPr>
                        <w:r>
                          <w:rPr>
                            <w:szCs w:val="18"/>
                          </w:rPr>
                          <w:t>R</w:t>
                        </w:r>
                        <w:r>
                          <w:rPr>
                            <w:rFonts w:hint="eastAsia"/>
                            <w:szCs w:val="18"/>
                          </w:rPr>
                          <w:t>equest data</w:t>
                        </w:r>
                      </w:p>
                    </w:txbxContent>
                  </v:textbox>
                </v:shape>
                <w10:anchorlock/>
              </v:group>
            </w:pict>
          </mc:Fallback>
        </mc:AlternateContent>
      </w:r>
    </w:p>
    <w:p w:rsidR="00375F9C" w:rsidRPr="00703031" w:rsidRDefault="00375F9C" w:rsidP="00375F9C">
      <w:pPr>
        <w:rPr>
          <w:b/>
        </w:rPr>
      </w:pPr>
      <w:r w:rsidRPr="00703031">
        <w:rPr>
          <w:rFonts w:hint="eastAsia"/>
          <w:b/>
        </w:rPr>
        <w:t>In fiddler:</w:t>
      </w:r>
    </w:p>
    <w:p w:rsidR="00375F9C" w:rsidRPr="00703031" w:rsidRDefault="00375F9C" w:rsidP="00375F9C">
      <w:pPr>
        <w:rPr>
          <w:b/>
        </w:rPr>
      </w:pPr>
      <w:r w:rsidRPr="00703031">
        <w:rPr>
          <w:rFonts w:hint="eastAsia"/>
          <w:b/>
        </w:rPr>
        <w:t>The request:</w:t>
      </w:r>
    </w:p>
    <w:p w:rsidR="00375F9C" w:rsidRDefault="005C781A" w:rsidP="00375F9C">
      <w:r>
        <w:rPr>
          <w:rFonts w:hint="eastAsia"/>
          <w:noProof/>
        </w:rPr>
        <w:drawing>
          <wp:inline distT="0" distB="0" distL="0" distR="0" wp14:anchorId="54CB217B" wp14:editId="0FD03BEF">
            <wp:extent cx="5391150" cy="1524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91150" cy="152400"/>
                    </a:xfrm>
                    <a:prstGeom prst="rect">
                      <a:avLst/>
                    </a:prstGeom>
                    <a:noFill/>
                    <a:ln>
                      <a:noFill/>
                    </a:ln>
                  </pic:spPr>
                </pic:pic>
              </a:graphicData>
            </a:graphic>
          </wp:inline>
        </w:drawing>
      </w:r>
    </w:p>
    <w:p w:rsidR="00375F9C" w:rsidRPr="00703031" w:rsidRDefault="00375F9C" w:rsidP="00375F9C">
      <w:pPr>
        <w:rPr>
          <w:b/>
        </w:rPr>
      </w:pPr>
      <w:r w:rsidRPr="00703031">
        <w:rPr>
          <w:rFonts w:hint="eastAsia"/>
          <w:b/>
        </w:rPr>
        <w:t>The response:</w:t>
      </w:r>
    </w:p>
    <w:p w:rsidR="00375F9C" w:rsidRDefault="005C781A" w:rsidP="00375F9C">
      <w:r>
        <w:rPr>
          <w:rFonts w:hint="eastAsia"/>
          <w:noProof/>
        </w:rPr>
        <w:drawing>
          <wp:inline distT="0" distB="0" distL="0" distR="0" wp14:anchorId="429807E8" wp14:editId="5D741F14">
            <wp:extent cx="5391150" cy="47625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150" cy="476250"/>
                    </a:xfrm>
                    <a:prstGeom prst="rect">
                      <a:avLst/>
                    </a:prstGeom>
                    <a:noFill/>
                    <a:ln>
                      <a:noFill/>
                    </a:ln>
                  </pic:spPr>
                </pic:pic>
              </a:graphicData>
            </a:graphic>
          </wp:inline>
        </w:drawing>
      </w:r>
    </w:p>
    <w:p w:rsidR="00375F9C" w:rsidRDefault="00375F9C" w:rsidP="00375F9C"/>
    <w:p w:rsidR="00375F9C" w:rsidRDefault="00375F9C" w:rsidP="00375F9C">
      <w:r>
        <w:rPr>
          <w:rFonts w:hint="eastAsia"/>
        </w:rPr>
        <w:t>This is an as</w:t>
      </w:r>
      <w:r w:rsidRPr="00703031">
        <w:t>ynchronous</w:t>
      </w:r>
      <w:r>
        <w:rPr>
          <w:rFonts w:hint="eastAsia"/>
        </w:rPr>
        <w:t xml:space="preserve"> </w:t>
      </w:r>
      <w:r>
        <w:t>request</w:t>
      </w:r>
      <w:r>
        <w:rPr>
          <w:rFonts w:hint="eastAsia"/>
        </w:rPr>
        <w:t>:</w:t>
      </w:r>
    </w:p>
    <w:p w:rsidR="00375F9C" w:rsidRDefault="005C781A" w:rsidP="00375F9C">
      <w:r>
        <w:rPr>
          <w:noProof/>
        </w:rPr>
        <mc:AlternateContent>
          <mc:Choice Requires="wpc">
            <w:drawing>
              <wp:inline distT="0" distB="0" distL="0" distR="0" wp14:anchorId="4AD92D43" wp14:editId="08AA4BDE">
                <wp:extent cx="5257800" cy="1571625"/>
                <wp:effectExtent l="9525" t="0" r="9525" b="9525"/>
                <wp:docPr id="486"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5" name="Text Box 44"/>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 o:spid="_x0000_s1788"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">
                <v:shape id="_x0000_s1789" type="#_x0000_t75" style="position:absolute;width:52578;height:15716;visibility:visible;mso-wrap-style:square">
                  <v:fill o:detectmouseclick="t"/>
                  <v:path o:connecttype="none"/>
                </v:shape>
                <v:shape id="Text Box 44" o:spid="_x0000_s1790"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XcQA&#10;AADcAAAADwAAAGRycy9kb3ducmV2LnhtbESPQWsCMRSE7wX/Q3iCt5q1WNlujSJK2V6Equ39sXlu&#10;FjcvSxLX9d83BaHHYWa+YZbrwbaiJx8axwpm0wwEceV0w7WC79PHcw4iRGSNrWNScKcA69XoaYmF&#10;djc+UH+MtUgQDgUqMDF2hZShMmQxTF1HnLyz8xZjkr6W2uMtwW0rX7JsIS02nBYMdrQ1VF2OV6ug&#10;uuyGXdn8GN9fbf6l38r7flEqNRkPm3cQkYb4H360P7WCef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5F3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v:textbox>
                </v:shape>
                <w10:anchorlock/>
              </v:group>
            </w:pict>
          </mc:Fallback>
        </mc:AlternateContent>
      </w:r>
    </w:p>
    <w:p w:rsidR="00375F9C" w:rsidRDefault="00375F9C" w:rsidP="00E45D25">
      <w:pPr>
        <w:pStyle w:val="2"/>
        <w:numPr>
          <w:ilvl w:val="1"/>
          <w:numId w:val="17"/>
        </w:numPr>
      </w:pPr>
      <w:bookmarkStart w:id="178" w:name="_Toc453071811"/>
      <w:r>
        <w:rPr>
          <w:rFonts w:hint="eastAsia"/>
        </w:rPr>
        <w:t>Cross-domain</w:t>
      </w:r>
      <w:bookmarkEnd w:id="178"/>
    </w:p>
    <w:p w:rsidR="00375F9C" w:rsidRDefault="00704D04" w:rsidP="00375F9C">
      <w:r>
        <w:rPr>
          <w:rFonts w:hint="eastAsia"/>
        </w:rPr>
        <w:t>xui.</w:t>
      </w:r>
      <w:r w:rsidR="00375F9C">
        <w:rPr>
          <w:rFonts w:hint="eastAsia"/>
        </w:rPr>
        <w:t xml:space="preserve">SAjax and </w:t>
      </w:r>
      <w:r>
        <w:rPr>
          <w:rFonts w:hint="eastAsia"/>
        </w:rPr>
        <w:t>xui.</w:t>
      </w:r>
      <w:r w:rsidR="00375F9C">
        <w:rPr>
          <w:rFonts w:hint="eastAsia"/>
        </w:rPr>
        <w:t>IAjax can be</w:t>
      </w:r>
      <w:r w:rsidR="00375F9C" w:rsidRPr="0061417B">
        <w:t xml:space="preserve"> </w:t>
      </w:r>
      <w:r w:rsidR="00375F9C">
        <w:rPr>
          <w:rFonts w:hint="eastAsia"/>
        </w:rPr>
        <w:t>used for c</w:t>
      </w:r>
      <w:r w:rsidR="00375F9C" w:rsidRPr="0061417B">
        <w:t>alling Cross Domain Web Services</w:t>
      </w:r>
      <w:r w:rsidR="00375F9C">
        <w:rPr>
          <w:rFonts w:hint="eastAsia"/>
        </w:rPr>
        <w:t xml:space="preserve">. But only </w:t>
      </w:r>
      <w:r>
        <w:rPr>
          <w:rFonts w:hint="eastAsia"/>
        </w:rPr>
        <w:t>xui.</w:t>
      </w:r>
      <w:r w:rsidR="00375F9C">
        <w:rPr>
          <w:rFonts w:hint="eastAsia"/>
        </w:rPr>
        <w:t>IAjax can post data and upload file.</w:t>
      </w:r>
    </w:p>
    <w:p w:rsidR="00375F9C" w:rsidRDefault="00375F9C" w:rsidP="00E45D25">
      <w:pPr>
        <w:pStyle w:val="3"/>
        <w:numPr>
          <w:ilvl w:val="2"/>
          <w:numId w:val="17"/>
        </w:numPr>
      </w:pPr>
      <w:bookmarkStart w:id="179" w:name="_Toc453071812"/>
      <w:r>
        <w:rPr>
          <w:rFonts w:hint="eastAsia"/>
        </w:rPr>
        <w:t>To monitor SAjax</w:t>
      </w:r>
      <w:bookmarkEnd w:id="179"/>
    </w:p>
    <w:p w:rsidR="00375F9C" w:rsidRPr="0061417B" w:rsidRDefault="00375F9C" w:rsidP="00375F9C">
      <w:pPr>
        <w:rPr>
          <w:b/>
        </w:rPr>
      </w:pPr>
      <w:r w:rsidRPr="0061417B">
        <w:rPr>
          <w:rFonts w:hint="eastAsia"/>
          <w:b/>
        </w:rPr>
        <w:t>Code:</w:t>
      </w:r>
    </w:p>
    <w:p w:rsidR="00375F9C" w:rsidRDefault="005C781A" w:rsidP="00375F9C">
      <w:r>
        <w:rPr>
          <w:noProof/>
        </w:rPr>
        <w:lastRenderedPageBreak/>
        <mc:AlternateContent>
          <mc:Choice Requires="wpc">
            <w:drawing>
              <wp:inline distT="0" distB="0" distL="0" distR="0" wp14:anchorId="082D460A" wp14:editId="4BE49E90">
                <wp:extent cx="5257800" cy="1571625"/>
                <wp:effectExtent l="9525" t="0" r="9525" b="9525"/>
                <wp:docPr id="48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2" name="Text Box 36"/>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Pr>
                                  <w:rFonts w:hint="eastAsia"/>
                                  <w:sz w:val="18"/>
                                  <w:szCs w:val="18"/>
                                </w:rPr>
                                <w:t>S</w:t>
                              </w:r>
                              <w:r w:rsidR="0023747D" w:rsidRPr="00B046B1">
                                <w:rPr>
                                  <w:sz w:val="18"/>
                                  <w:szCs w:val="18"/>
                                </w:rPr>
                                <w:t>Ajax(</w:t>
                              </w:r>
                              <w:proofErr w:type="gramEnd"/>
                              <w:r w:rsidR="0023747D" w:rsidRPr="00B046B1">
                                <w:rPr>
                                  <w:sz w:val="18"/>
                                  <w:szCs w:val="18"/>
                                </w:rPr>
                                <w:t>url, {</w:t>
                              </w:r>
                            </w:p>
                            <w:p w:rsidR="0023747D" w:rsidRPr="00375F9C" w:rsidRDefault="0023747D" w:rsidP="00375F9C">
                              <w:pPr>
                                <w:spacing w:line="240" w:lineRule="exact"/>
                                <w:rPr>
                                  <w:sz w:val="18"/>
                                  <w:szCs w:val="18"/>
                                  <w:lang w:val="pt-BR"/>
                                </w:rPr>
                              </w:pPr>
                              <w:r w:rsidRPr="00B046B1">
                                <w:rPr>
                                  <w:sz w:val="18"/>
                                  <w:szCs w:val="18"/>
                                </w:rPr>
                                <w:t xml:space="preserve">    </w:t>
                              </w:r>
                              <w:r w:rsidRPr="00375F9C">
                                <w:rPr>
                                  <w:sz w:val="18"/>
                                  <w:szCs w:val="18"/>
                                  <w:lang w:val="pt-BR"/>
                                </w:rPr>
                                <w:t>key:</w:t>
                              </w:r>
                              <w:r w:rsidRPr="00375F9C">
                                <w:rPr>
                                  <w:color w:val="FF00FF"/>
                                  <w:sz w:val="18"/>
                                  <w:szCs w:val="18"/>
                                  <w:lang w:val="pt-BR"/>
                                </w:rPr>
                                <w:t>'test'</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 xml:space="preserve">    para:{p1:</w:t>
                              </w:r>
                              <w:r w:rsidRPr="00375F9C">
                                <w:rPr>
                                  <w:color w:val="FF00FF"/>
                                  <w:sz w:val="18"/>
                                  <w:szCs w:val="18"/>
                                  <w:lang w:val="pt-BR"/>
                                </w:rPr>
                                <w:t>'para 1'</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(rsp){</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.log(rsp);</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(errMsg){</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.alert(errMsg)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83" name="AutoShape 37"/>
                        <wps:cNvSpPr>
                          <a:spLocks noChangeArrowheads="1"/>
                        </wps:cNvSpPr>
                        <wps:spPr bwMode="auto">
                          <a:xfrm flipH="1">
                            <a:off x="1600200" y="198120"/>
                            <a:ext cx="1143000" cy="219710"/>
                          </a:xfrm>
                          <a:prstGeom prst="wedgeRoundRectCallout">
                            <a:avLst>
                              <a:gd name="adj1" fmla="val 111778"/>
                              <a:gd name="adj2" fmla="val 88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wpc:wpc>
                  </a:graphicData>
                </a:graphic>
              </wp:inline>
            </w:drawing>
          </mc:Choice>
          <mc:Fallback>
            <w:pict>
              <v:group id="画布 34" o:spid="_x0000_s1791"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">
                <v:shape id="_x0000_s1792" type="#_x0000_t75" style="position:absolute;width:52578;height:15716;visibility:visible;mso-wrap-style:square">
                  <v:fill o:detectmouseclick="t"/>
                  <v:path o:connecttype="none"/>
                </v:shape>
                <v:shape id="Text Box 36" o:spid="_x0000_s1793"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8KcMA&#10;AADcAAAADwAAAGRycy9kb3ducmV2LnhtbESPQWsCMRSE74L/ITyhN81Wimy3RimKbC+CtXp/bF43&#10;i5uXJYnr+u8bQehxmJlvmOV6sK3oyYfGsYLXWQaCuHK64VrB6Wc3zUGEiKyxdUwK7hRgvRqPllho&#10;d+Nv6o+xFgnCoUAFJsaukDJUhiyGmeuIk/frvMWYpK+l9nhLcNvKeZYtpMWG04LBjjaGqsvxahVU&#10;l+2wLZuz8f3V5gf9Xt73i1Kpl8nw+QEi0hD/w8/2l1bwls/h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Z8KcMAAADcAAAADwAAAAAAAAAAAAAAAACYAgAAZHJzL2Rv&#10;d25yZXYueG1sUEsFBgAAAAAEAAQA9QAAAIgDA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Pr>
                            <w:rFonts w:hint="eastAsia"/>
                            <w:sz w:val="18"/>
                            <w:szCs w:val="18"/>
                          </w:rPr>
                          <w:t>S</w:t>
                        </w:r>
                        <w:r w:rsidR="0023747D" w:rsidRPr="00B046B1">
                          <w:rPr>
                            <w:sz w:val="18"/>
                            <w:szCs w:val="18"/>
                          </w:rPr>
                          <w:t>Ajax(</w:t>
                        </w:r>
                        <w:proofErr w:type="gramEnd"/>
                        <w:r w:rsidR="0023747D" w:rsidRPr="00B046B1">
                          <w:rPr>
                            <w:sz w:val="18"/>
                            <w:szCs w:val="18"/>
                          </w:rPr>
                          <w:t>url, {</w:t>
                        </w:r>
                      </w:p>
                      <w:p w:rsidR="0023747D" w:rsidRPr="00375F9C" w:rsidRDefault="0023747D" w:rsidP="00375F9C">
                        <w:pPr>
                          <w:spacing w:line="240" w:lineRule="exact"/>
                          <w:rPr>
                            <w:sz w:val="18"/>
                            <w:szCs w:val="18"/>
                            <w:lang w:val="pt-BR"/>
                          </w:rPr>
                        </w:pPr>
                        <w:r w:rsidRPr="00B046B1">
                          <w:rPr>
                            <w:sz w:val="18"/>
                            <w:szCs w:val="18"/>
                          </w:rPr>
                          <w:t xml:space="preserve">    </w:t>
                        </w:r>
                        <w:r w:rsidRPr="00375F9C">
                          <w:rPr>
                            <w:sz w:val="18"/>
                            <w:szCs w:val="18"/>
                            <w:lang w:val="pt-BR"/>
                          </w:rPr>
                          <w:t>key:</w:t>
                        </w:r>
                        <w:r w:rsidRPr="00375F9C">
                          <w:rPr>
                            <w:color w:val="FF00FF"/>
                            <w:sz w:val="18"/>
                            <w:szCs w:val="18"/>
                            <w:lang w:val="pt-BR"/>
                          </w:rPr>
                          <w:t>'test'</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 xml:space="preserve">    para:{p1:</w:t>
                        </w:r>
                        <w:r w:rsidRPr="00375F9C">
                          <w:rPr>
                            <w:color w:val="FF00FF"/>
                            <w:sz w:val="18"/>
                            <w:szCs w:val="18"/>
                            <w:lang w:val="pt-BR"/>
                          </w:rPr>
                          <w:t>'para 1'</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(rsp){</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.log(rsp);</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(errMsg){</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.alert(errMsg)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_x0000_s1794" type="#_x0000_t62" style="position:absolute;left:16002;top:1981;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vY8UA&#10;AADcAAAADwAAAGRycy9kb3ducmV2LnhtbESPT4vCMBTE74LfITzBm6auItI1yiIIugfFf8jens2z&#10;Ldu8dJtsrd/eCILHYWZ+w0znjSlETZXLLSsY9CMQxInVOacKjodlbwLCeWSNhWVScCcH81m7NcVY&#10;2xvvqN77VAQIuxgVZN6XsZQuycig69uSOHhXWxn0QVap1BXeAtwU8iOKxtJgzmEhw5IWGSW/+3+j&#10;wNUDfcbNvdiODsf15Scaf5+2f0p1O83XJwhPjX+HX+2VVjCaDO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69jxQAAANwAAAAPAAAAAAAAAAAAAAAAAJgCAABkcnMv&#10;ZG93bnJldi54bWxQSwUGAAAAAAQABAD1AAAAigMAAAAA&#10;" adj="34944,29840" fillcolor="#ff9">
                  <v:textbox inset="0,0,0,0">
                    <w:txbxContent>
                      <w:p w:rsidR="0023747D" w:rsidRPr="000E23E9" w:rsidRDefault="0023747D" w:rsidP="00375F9C">
                        <w:pPr>
                          <w:rPr>
                            <w:szCs w:val="18"/>
                          </w:rPr>
                        </w:pPr>
                        <w:r>
                          <w:rPr>
                            <w:szCs w:val="18"/>
                          </w:rPr>
                          <w:t>R</w:t>
                        </w:r>
                        <w:r>
                          <w:rPr>
                            <w:rFonts w:hint="eastAsia"/>
                            <w:szCs w:val="18"/>
                          </w:rPr>
                          <w:t>equest data</w:t>
                        </w:r>
                      </w:p>
                    </w:txbxContent>
                  </v:textbox>
                </v:shape>
                <w10:anchorlock/>
              </v:group>
            </w:pict>
          </mc:Fallback>
        </mc:AlternateContent>
      </w:r>
    </w:p>
    <w:p w:rsidR="00375F9C" w:rsidRPr="0061417B" w:rsidRDefault="00375F9C" w:rsidP="00375F9C">
      <w:pPr>
        <w:rPr>
          <w:b/>
        </w:rPr>
      </w:pPr>
      <w:r w:rsidRPr="0061417B">
        <w:rPr>
          <w:rFonts w:hint="eastAsia"/>
          <w:b/>
        </w:rPr>
        <w:t>In Fiddler:</w:t>
      </w:r>
    </w:p>
    <w:p w:rsidR="00375F9C" w:rsidRDefault="005C781A" w:rsidP="00375F9C">
      <w:r>
        <w:rPr>
          <w:rFonts w:hint="eastAsia"/>
          <w:noProof/>
        </w:rPr>
        <mc:AlternateContent>
          <mc:Choice Requires="wps">
            <w:drawing>
              <wp:anchor distT="0" distB="0" distL="114300" distR="114300" simplePos="0" relativeHeight="251540992" behindDoc="0" locked="0" layoutInCell="1" allowOverlap="1" wp14:anchorId="1CA3C53E" wp14:editId="51D2A793">
                <wp:simplePos x="0" y="0"/>
                <wp:positionH relativeFrom="column">
                  <wp:posOffset>4114800</wp:posOffset>
                </wp:positionH>
                <wp:positionV relativeFrom="line">
                  <wp:posOffset>693420</wp:posOffset>
                </wp:positionV>
                <wp:extent cx="800100" cy="219710"/>
                <wp:effectExtent l="400050" t="7620" r="9525" b="86995"/>
                <wp:wrapNone/>
                <wp:docPr id="48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91583"/>
                            <a:gd name="adj2" fmla="val 75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417B" w:rsidRDefault="0023747D" w:rsidP="00375F9C">
                            <w:pPr>
                              <w:rPr>
                                <w:szCs w:val="18"/>
                              </w:rPr>
                            </w:pPr>
                            <w:r>
                              <w:rPr>
                                <w:rFonts w:hint="eastAsia"/>
                                <w:szCs w:val="18"/>
                              </w:rPr>
                              <w:t>The 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795" type="#_x0000_t62" style="position:absolute;left:0;text-align:left;margin-left:324pt;margin-top:54.6pt;width:63pt;height:17.3pt;flip:x;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" adj="30582,27093" fillcolor="#ff9">
                <v:textbox inset="0,0,0,0">
                  <w:txbxContent>
                    <w:p w:rsidR="0023747D" w:rsidRPr="0061417B" w:rsidRDefault="0023747D" w:rsidP="00375F9C">
                      <w:pPr>
                        <w:rPr>
                          <w:szCs w:val="18"/>
                        </w:rPr>
                      </w:pPr>
                      <w:r>
                        <w:rPr>
                          <w:rFonts w:hint="eastAsia"/>
                          <w:szCs w:val="18"/>
                        </w:rPr>
                        <w:t>The response</w:t>
                      </w:r>
                    </w:p>
                  </w:txbxContent>
                </v:textbox>
                <w10:wrap anchory="line"/>
              </v:shape>
            </w:pict>
          </mc:Fallback>
        </mc:AlternateContent>
      </w:r>
      <w:r>
        <w:rPr>
          <w:rFonts w:hint="eastAsia"/>
          <w:noProof/>
        </w:rPr>
        <mc:AlternateContent>
          <mc:Choice Requires="wps">
            <w:drawing>
              <wp:anchor distT="0" distB="0" distL="114300" distR="114300" simplePos="0" relativeHeight="251539968" behindDoc="0" locked="0" layoutInCell="1" allowOverlap="1" wp14:anchorId="19739A41" wp14:editId="02F18004">
                <wp:simplePos x="0" y="0"/>
                <wp:positionH relativeFrom="column">
                  <wp:posOffset>2400300</wp:posOffset>
                </wp:positionH>
                <wp:positionV relativeFrom="line">
                  <wp:posOffset>99060</wp:posOffset>
                </wp:positionV>
                <wp:extent cx="1143000" cy="219710"/>
                <wp:effectExtent l="361950" t="13335" r="9525" b="176530"/>
                <wp:wrapNone/>
                <wp:docPr id="480"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9710"/>
                        </a:xfrm>
                        <a:prstGeom prst="wedgeRoundRectCallout">
                          <a:avLst>
                            <a:gd name="adj1" fmla="val 80778"/>
                            <a:gd name="adj2" fmla="val 1144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796" type="#_x0000_t62" style="position:absolute;left:0;text-align:left;margin-left:189pt;margin-top:7.8pt;width:90pt;height:17.3pt;flip:x;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" adj="28248,35521" fillcolor="#ff9">
                <v:textbox inset="0,0,0,0">
                  <w:txbxContent>
                    <w:p w:rsidR="0023747D" w:rsidRPr="000E23E9" w:rsidRDefault="0023747D" w:rsidP="00375F9C">
                      <w:pPr>
                        <w:rPr>
                          <w:szCs w:val="18"/>
                        </w:rPr>
                      </w:pPr>
                      <w:r>
                        <w:rPr>
                          <w:rFonts w:hint="eastAsia"/>
                          <w:szCs w:val="18"/>
                        </w:rPr>
                        <w:t>GET method</w:t>
                      </w:r>
                    </w:p>
                  </w:txbxContent>
                </v:textbox>
                <w10:wrap anchory="line"/>
              </v:shape>
            </w:pict>
          </mc:Fallback>
        </mc:AlternateContent>
      </w:r>
      <w:r>
        <w:rPr>
          <w:rFonts w:hint="eastAsia"/>
          <w:noProof/>
        </w:rPr>
        <w:drawing>
          <wp:inline distT="0" distB="0" distL="0" distR="0" wp14:anchorId="05C8C91D" wp14:editId="02D7FEBC">
            <wp:extent cx="5400675" cy="1295400"/>
            <wp:effectExtent l="0" t="0" r="9525"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00675" cy="1295400"/>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552256" behindDoc="0" locked="0" layoutInCell="1" allowOverlap="1" wp14:anchorId="33542851" wp14:editId="3E9B7C37">
                <wp:simplePos x="0" y="0"/>
                <wp:positionH relativeFrom="column">
                  <wp:posOffset>457200</wp:posOffset>
                </wp:positionH>
                <wp:positionV relativeFrom="line">
                  <wp:posOffset>99060</wp:posOffset>
                </wp:positionV>
                <wp:extent cx="1600200" cy="396240"/>
                <wp:effectExtent l="9525" t="13335" r="9525" b="742950"/>
                <wp:wrapNone/>
                <wp:docPr id="47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396240"/>
                        </a:xfrm>
                        <a:prstGeom prst="wedgeRoundRectCallout">
                          <a:avLst>
                            <a:gd name="adj1" fmla="val -24444"/>
                            <a:gd name="adj2" fmla="val 2341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szCs w:val="18"/>
                              </w:rPr>
                              <w:t>‘</w:t>
                            </w:r>
                            <w:proofErr w:type="gramStart"/>
                            <w:r>
                              <w:rPr>
                                <w:rFonts w:hint="eastAsia"/>
                                <w:szCs w:val="18"/>
                              </w:rPr>
                              <w:t>script</w:t>
                            </w:r>
                            <w:proofErr w:type="gramEnd"/>
                            <w:r>
                              <w:rPr>
                                <w:szCs w:val="18"/>
                              </w:rPr>
                              <w:t>’</w:t>
                            </w:r>
                            <w:r>
                              <w:rPr>
                                <w:rFonts w:hint="eastAsia"/>
                                <w:szCs w:val="18"/>
                              </w:rPr>
                              <w:t xml:space="preserve"> tells backend: this is a SAjax 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797" type="#_x0000_t62" style="position:absolute;left:0;text-align:left;margin-left:36pt;margin-top:7.8pt;width:126pt;height:31.2pt;flip:x;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" adj="5520,61373" fillcolor="#ff9">
                <v:textbox inset="0,0,0,0">
                  <w:txbxContent>
                    <w:p w:rsidR="0023747D" w:rsidRPr="000E23E9" w:rsidRDefault="0023747D" w:rsidP="00375F9C">
                      <w:pPr>
                        <w:spacing w:line="240" w:lineRule="exact"/>
                        <w:rPr>
                          <w:szCs w:val="18"/>
                        </w:rPr>
                      </w:pPr>
                      <w:r>
                        <w:rPr>
                          <w:szCs w:val="18"/>
                        </w:rPr>
                        <w:t>‘</w:t>
                      </w:r>
                      <w:proofErr w:type="gramStart"/>
                      <w:r>
                        <w:rPr>
                          <w:rFonts w:hint="eastAsia"/>
                          <w:szCs w:val="18"/>
                        </w:rPr>
                        <w:t>script</w:t>
                      </w:r>
                      <w:proofErr w:type="gramEnd"/>
                      <w:r>
                        <w:rPr>
                          <w:szCs w:val="18"/>
                        </w:rPr>
                        <w:t>’</w:t>
                      </w:r>
                      <w:r>
                        <w:rPr>
                          <w:rFonts w:hint="eastAsia"/>
                          <w:szCs w:val="18"/>
                        </w:rPr>
                        <w:t xml:space="preserve"> tells backend: this is a SAjax request</w:t>
                      </w:r>
                    </w:p>
                  </w:txbxContent>
                </v:textbox>
                <w10:wrap anchory="line"/>
              </v:shape>
            </w:pict>
          </mc:Fallback>
        </mc:AlternateContent>
      </w:r>
      <w:r>
        <w:rPr>
          <w:rFonts w:hint="eastAsia"/>
          <w:noProof/>
        </w:rPr>
        <mc:AlternateContent>
          <mc:Choice Requires="wps">
            <w:drawing>
              <wp:anchor distT="0" distB="0" distL="114300" distR="114300" simplePos="0" relativeHeight="251545088" behindDoc="0" locked="0" layoutInCell="1" allowOverlap="1" wp14:anchorId="6DF92401" wp14:editId="09E730AE">
                <wp:simplePos x="0" y="0"/>
                <wp:positionH relativeFrom="column">
                  <wp:posOffset>0</wp:posOffset>
                </wp:positionH>
                <wp:positionV relativeFrom="line">
                  <wp:posOffset>495300</wp:posOffset>
                </wp:positionV>
                <wp:extent cx="1143000" cy="212090"/>
                <wp:effectExtent l="9525" t="9525" r="9525" b="140335"/>
                <wp:wrapNone/>
                <wp:docPr id="478"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2090"/>
                        </a:xfrm>
                        <a:prstGeom prst="wedgeRoundRectCallout">
                          <a:avLst>
                            <a:gd name="adj1" fmla="val 37444"/>
                            <a:gd name="adj2" fmla="val 10718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rFonts w:hint="eastAsia"/>
                                <w:szCs w:val="18"/>
                              </w:rPr>
                              <w:t>The request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798" type="#_x0000_t62" style="position:absolute;left:0;text-align:left;margin-left:0;margin-top:39pt;width:90pt;height:16.7pt;flip:x;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" adj="18888,33952" fillcolor="#ff9">
                <v:textbox inset="0,0,0,0">
                  <w:txbxContent>
                    <w:p w:rsidR="0023747D" w:rsidRPr="000E23E9" w:rsidRDefault="0023747D" w:rsidP="00375F9C">
                      <w:pPr>
                        <w:spacing w:line="240" w:lineRule="exact"/>
                        <w:rPr>
                          <w:szCs w:val="18"/>
                        </w:rPr>
                      </w:pPr>
                      <w:r>
                        <w:rPr>
                          <w:rFonts w:hint="eastAsia"/>
                          <w:szCs w:val="18"/>
                        </w:rPr>
                        <w:t>The request data</w:t>
                      </w:r>
                    </w:p>
                  </w:txbxContent>
                </v:textbox>
                <w10:wrap anchory="line"/>
              </v:shape>
            </w:pict>
          </mc:Fallback>
        </mc:AlternateContent>
      </w:r>
      <w:r>
        <w:rPr>
          <w:rFonts w:hint="eastAsia"/>
          <w:noProof/>
        </w:rPr>
        <w:drawing>
          <wp:inline distT="0" distB="0" distL="0" distR="0" wp14:anchorId="05432F7F" wp14:editId="7D81DC05">
            <wp:extent cx="2076450" cy="1657350"/>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p>
    <w:p w:rsidR="00375F9C" w:rsidRPr="00537C8E" w:rsidRDefault="00375F9C" w:rsidP="00E45D25">
      <w:pPr>
        <w:pStyle w:val="3"/>
        <w:numPr>
          <w:ilvl w:val="2"/>
          <w:numId w:val="17"/>
        </w:numPr>
      </w:pPr>
      <w:bookmarkStart w:id="180" w:name="_Toc453071813"/>
      <w:r>
        <w:rPr>
          <w:rFonts w:hint="eastAsia"/>
        </w:rPr>
        <w:t>To monitor IAjax</w:t>
      </w:r>
      <w:bookmarkEnd w:id="180"/>
    </w:p>
    <w:p w:rsidR="00375F9C" w:rsidRPr="00DF2387" w:rsidRDefault="00375F9C" w:rsidP="00375F9C">
      <w:pPr>
        <w:rPr>
          <w:b/>
        </w:rPr>
      </w:pPr>
      <w:r w:rsidRPr="00DF2387">
        <w:rPr>
          <w:rFonts w:hint="eastAsia"/>
          <w:b/>
        </w:rPr>
        <w:t>Code:</w:t>
      </w:r>
    </w:p>
    <w:p w:rsidR="00375F9C" w:rsidRDefault="005C781A" w:rsidP="00375F9C">
      <w:r>
        <w:rPr>
          <w:noProof/>
        </w:rPr>
        <mc:AlternateContent>
          <mc:Choice Requires="wpc">
            <w:drawing>
              <wp:inline distT="0" distB="0" distL="0" distR="0" wp14:anchorId="79E2B78E" wp14:editId="09A8B9A7">
                <wp:extent cx="5257800" cy="1571625"/>
                <wp:effectExtent l="9525" t="0" r="9525" b="9525"/>
                <wp:docPr id="477"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5" name="Text Box 40"/>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76" name="AutoShape 41"/>
                        <wps:cNvSpPr>
                          <a:spLocks noChangeArrowheads="1"/>
                        </wps:cNvSpPr>
                        <wps:spPr bwMode="auto">
                          <a:xfrm flipH="1">
                            <a:off x="1600200" y="198120"/>
                            <a:ext cx="914400" cy="219710"/>
                          </a:xfrm>
                          <a:prstGeom prst="wedgeRoundRectCallout">
                            <a:avLst>
                              <a:gd name="adj1" fmla="val 127222"/>
                              <a:gd name="adj2" fmla="val 878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Request</w:t>
                              </w:r>
                              <w:r>
                                <w:rPr>
                                  <w:rFonts w:hint="eastAsia"/>
                                  <w:szCs w:val="18"/>
                                </w:rPr>
                                <w:t xml:space="preserve"> data</w:t>
                              </w:r>
                            </w:p>
                          </w:txbxContent>
                        </wps:txbx>
                        <wps:bodyPr rot="0" vert="horz" wrap="square" lIns="0" tIns="0" rIns="0" bIns="0" anchor="t" anchorCtr="0" upright="1">
                          <a:noAutofit/>
                        </wps:bodyPr>
                      </wps:wsp>
                    </wpc:wpc>
                  </a:graphicData>
                </a:graphic>
              </wp:inline>
            </w:drawing>
          </mc:Choice>
          <mc:Fallback>
            <w:pict>
              <v:group id="画布 38" o:spid="_x0000_s1799"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">
                <v:shape id="_x0000_s1800" type="#_x0000_t75" style="position:absolute;width:52578;height:15716;visibility:visible;mso-wrap-style:square">
                  <v:fill o:detectmouseclick="t"/>
                  <v:path o:connecttype="none"/>
                </v:shape>
                <v:shape id="Text Box 40" o:spid="_x0000_s1801"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esQA&#10;AADcAAAADwAAAGRycy9kb3ducmV2LnhtbESPQWsCMRSE7wX/Q3iCt5q1WLWrUaRStpeC2vb+2Dw3&#10;i5uXJYnr+u8bQehxmJlvmNWmt43oyIfasYLJOANBXDpdc6Xg5/vjeQEiRGSNjWNScKMAm/XgaYW5&#10;dlc+UHeMlUgQDjkqMDG2uZShNGQxjF1LnLyT8xZjkr6S2uM1wW0jX7JsJi3WnBYMtvRuqDwfL1ZB&#10;ed71u6L+Nb672MVevxW3r1mh1GjYb5cgIvXxP/xof2oF0/kr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lHr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AutoShape 41" o:spid="_x0000_s1802" type="#_x0000_t62" style="position:absolute;left:16002;top:1981;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Xk8IA&#10;AADcAAAADwAAAGRycy9kb3ducmV2LnhtbESPzarCMBSE94LvEI5wd5r2IirVKCLIdXP937g7NMe2&#10;2pyUJmp9eyMILoeZ+YaZzBpTijvVrrCsIO5FIIhTqwvOFBwPy+4IhPPIGkvLpOBJDmbTdmuCibYP&#10;3tF97zMRIOwSVJB7XyVSujQng65nK+LgnW1t0AdZZ1LX+AhwU8rfKBpIgwWHhRwrWuSUXvc3o+BW&#10;Xf42aayb03yYrbfx89/TRiv102nmYxCeGv8Nf9orraA/HMD7TDgC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3FeTwgAAANwAAAAPAAAAAAAAAAAAAAAAAJgCAABkcnMvZG93&#10;bnJldi54bWxQSwUGAAAAAAQABAD1AAAAhwMAAAAA&#10;" adj="38280,29778" fillcolor="#ff9">
                  <v:textbox inset="0,0,0,0">
                    <w:txbxContent>
                      <w:p w:rsidR="0023747D" w:rsidRPr="000E23E9" w:rsidRDefault="0023747D" w:rsidP="00375F9C">
                        <w:pPr>
                          <w:rPr>
                            <w:szCs w:val="18"/>
                          </w:rPr>
                        </w:pPr>
                        <w:r>
                          <w:rPr>
                            <w:szCs w:val="18"/>
                          </w:rPr>
                          <w:t>Request</w:t>
                        </w:r>
                        <w:r>
                          <w:rPr>
                            <w:rFonts w:hint="eastAsia"/>
                            <w:szCs w:val="18"/>
                          </w:rPr>
                          <w:t xml:space="preserve"> data</w:t>
                        </w:r>
                      </w:p>
                    </w:txbxContent>
                  </v:textbox>
                </v:shape>
                <w10:anchorlock/>
              </v:group>
            </w:pict>
          </mc:Fallback>
        </mc:AlternateContent>
      </w:r>
    </w:p>
    <w:p w:rsidR="00375F9C" w:rsidRDefault="00375F9C" w:rsidP="00375F9C"/>
    <w:p w:rsidR="00375F9C" w:rsidRPr="0061417B" w:rsidRDefault="00375F9C" w:rsidP="00375F9C">
      <w:pPr>
        <w:rPr>
          <w:b/>
        </w:rPr>
      </w:pPr>
      <w:r w:rsidRPr="0061417B">
        <w:rPr>
          <w:rFonts w:hint="eastAsia"/>
          <w:b/>
        </w:rPr>
        <w:t>In Fiddler:</w:t>
      </w:r>
    </w:p>
    <w:p w:rsidR="00375F9C" w:rsidRDefault="005C781A" w:rsidP="00375F9C">
      <w:r>
        <w:rPr>
          <w:rFonts w:hint="eastAsia"/>
          <w:noProof/>
        </w:rPr>
        <w:lastRenderedPageBreak/>
        <mc:AlternateContent>
          <mc:Choice Requires="wps">
            <w:drawing>
              <wp:anchor distT="0" distB="0" distL="114300" distR="114300" simplePos="0" relativeHeight="251543040" behindDoc="0" locked="0" layoutInCell="1" allowOverlap="1" wp14:anchorId="28E6E0E9" wp14:editId="3C4F08B0">
                <wp:simplePos x="0" y="0"/>
                <wp:positionH relativeFrom="column">
                  <wp:posOffset>4343400</wp:posOffset>
                </wp:positionH>
                <wp:positionV relativeFrom="line">
                  <wp:posOffset>693420</wp:posOffset>
                </wp:positionV>
                <wp:extent cx="800100" cy="219710"/>
                <wp:effectExtent l="390525" t="7620" r="9525" b="10795"/>
                <wp:wrapNone/>
                <wp:docPr id="47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90394"/>
                            <a:gd name="adj2" fmla="val 45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417B" w:rsidRDefault="0023747D" w:rsidP="00375F9C">
                            <w:pPr>
                              <w:rPr>
                                <w:szCs w:val="18"/>
                              </w:rPr>
                            </w:pPr>
                            <w:r>
                              <w:rPr>
                                <w:rFonts w:hint="eastAsia"/>
                                <w:szCs w:val="18"/>
                              </w:rPr>
                              <w:t>The response</w:t>
                            </w:r>
                          </w:p>
                          <w:p w:rsidR="0023747D" w:rsidRPr="00DF238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803" type="#_x0000_t62" style="position:absolute;left:0;text-align:left;margin-left:342pt;margin-top:54.6pt;width:63pt;height:17.3pt;flip:x;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" adj="30325,20601" fillcolor="#ff9">
                <v:textbox inset="0,0,0,0">
                  <w:txbxContent>
                    <w:p w:rsidR="0023747D" w:rsidRPr="0061417B" w:rsidRDefault="0023747D" w:rsidP="00375F9C">
                      <w:pPr>
                        <w:rPr>
                          <w:szCs w:val="18"/>
                        </w:rPr>
                      </w:pPr>
                      <w:r>
                        <w:rPr>
                          <w:rFonts w:hint="eastAsia"/>
                          <w:szCs w:val="18"/>
                        </w:rPr>
                        <w:t>The response</w:t>
                      </w:r>
                    </w:p>
                    <w:p w:rsidR="0023747D" w:rsidRPr="00DF238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42016" behindDoc="0" locked="0" layoutInCell="1" allowOverlap="1" wp14:anchorId="3F0D0AB3" wp14:editId="726048CB">
                <wp:simplePos x="0" y="0"/>
                <wp:positionH relativeFrom="column">
                  <wp:posOffset>2628900</wp:posOffset>
                </wp:positionH>
                <wp:positionV relativeFrom="line">
                  <wp:posOffset>99060</wp:posOffset>
                </wp:positionV>
                <wp:extent cx="1143000" cy="219710"/>
                <wp:effectExtent l="304800" t="13335" r="9525" b="186055"/>
                <wp:wrapNone/>
                <wp:docPr id="47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9710"/>
                        </a:xfrm>
                        <a:prstGeom prst="wedgeRoundRectCallout">
                          <a:avLst>
                            <a:gd name="adj1" fmla="val 69944"/>
                            <a:gd name="adj2" fmla="val 123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37C8E" w:rsidRDefault="0023747D" w:rsidP="00375F9C">
                            <w:pPr>
                              <w:rPr>
                                <w:szCs w:val="18"/>
                              </w:rPr>
                            </w:pPr>
                            <w:r>
                              <w:rPr>
                                <w:rFonts w:hint="eastAsia"/>
                                <w:szCs w:val="18"/>
                              </w:rPr>
                              <w:t>POST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804" type="#_x0000_t62" style="position:absolute;left:0;text-align:left;margin-left:207pt;margin-top:7.8pt;width:90pt;height:17.3pt;flip:x;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" adj="25908,37456" fillcolor="#ff9">
                <v:textbox inset="0,0,0,0">
                  <w:txbxContent>
                    <w:p w:rsidR="0023747D" w:rsidRPr="00537C8E" w:rsidRDefault="0023747D" w:rsidP="00375F9C">
                      <w:pPr>
                        <w:rPr>
                          <w:szCs w:val="18"/>
                        </w:rPr>
                      </w:pPr>
                      <w:r>
                        <w:rPr>
                          <w:rFonts w:hint="eastAsia"/>
                          <w:szCs w:val="18"/>
                        </w:rPr>
                        <w:t>POST method</w:t>
                      </w:r>
                    </w:p>
                  </w:txbxContent>
                </v:textbox>
                <w10:wrap anchory="line"/>
              </v:shape>
            </w:pict>
          </mc:Fallback>
        </mc:AlternateContent>
      </w:r>
      <w:r>
        <w:rPr>
          <w:rFonts w:hint="eastAsia"/>
          <w:noProof/>
        </w:rPr>
        <w:drawing>
          <wp:inline distT="0" distB="0" distL="0" distR="0" wp14:anchorId="72D596CB" wp14:editId="0706DE1D">
            <wp:extent cx="5391150" cy="1381125"/>
            <wp:effectExtent l="0" t="0" r="0"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1150" cy="1381125"/>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630080" behindDoc="0" locked="0" layoutInCell="1" allowOverlap="1" wp14:anchorId="2D83B576" wp14:editId="30D528D0">
                <wp:simplePos x="0" y="0"/>
                <wp:positionH relativeFrom="column">
                  <wp:posOffset>228600</wp:posOffset>
                </wp:positionH>
                <wp:positionV relativeFrom="line">
                  <wp:posOffset>99060</wp:posOffset>
                </wp:positionV>
                <wp:extent cx="1600200" cy="396240"/>
                <wp:effectExtent l="9525" t="13335" r="9525" b="981075"/>
                <wp:wrapNone/>
                <wp:docPr id="472" name="AutoShap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396240"/>
                        </a:xfrm>
                        <a:prstGeom prst="wedgeRoundRectCallout">
                          <a:avLst>
                            <a:gd name="adj1" fmla="val -35875"/>
                            <a:gd name="adj2" fmla="val 295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szCs w:val="18"/>
                              </w:rPr>
                              <w:t>‘</w:t>
                            </w:r>
                            <w:proofErr w:type="gramStart"/>
                            <w:r>
                              <w:rPr>
                                <w:rFonts w:hint="eastAsia"/>
                                <w:szCs w:val="18"/>
                              </w:rPr>
                              <w:t>iframe</w:t>
                            </w:r>
                            <w:proofErr w:type="gramEnd"/>
                            <w:r>
                              <w:rPr>
                                <w:szCs w:val="18"/>
                              </w:rPr>
                              <w:t>’</w:t>
                            </w:r>
                            <w:r>
                              <w:rPr>
                                <w:rFonts w:hint="eastAsia"/>
                                <w:szCs w:val="18"/>
                              </w:rPr>
                              <w:t xml:space="preserve"> tells backend: this is an IAjax 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8" o:spid="_x0000_s1805" type="#_x0000_t62" style="position:absolute;left:0;text-align:left;margin-left:18pt;margin-top:7.8pt;width:126pt;height:31.2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" adj="3051,74561" fillcolor="#ff9">
                <v:textbox inset="0,0,0,0">
                  <w:txbxContent>
                    <w:p w:rsidR="0023747D" w:rsidRPr="000E23E9" w:rsidRDefault="0023747D" w:rsidP="00375F9C">
                      <w:pPr>
                        <w:spacing w:line="240" w:lineRule="exact"/>
                        <w:rPr>
                          <w:szCs w:val="18"/>
                        </w:rPr>
                      </w:pPr>
                      <w:r>
                        <w:rPr>
                          <w:szCs w:val="18"/>
                        </w:rPr>
                        <w:t>‘</w:t>
                      </w:r>
                      <w:proofErr w:type="gramStart"/>
                      <w:r>
                        <w:rPr>
                          <w:rFonts w:hint="eastAsia"/>
                          <w:szCs w:val="18"/>
                        </w:rPr>
                        <w:t>iframe</w:t>
                      </w:r>
                      <w:proofErr w:type="gramEnd"/>
                      <w:r>
                        <w:rPr>
                          <w:szCs w:val="18"/>
                        </w:rPr>
                        <w:t>’</w:t>
                      </w:r>
                      <w:r>
                        <w:rPr>
                          <w:rFonts w:hint="eastAsia"/>
                          <w:szCs w:val="18"/>
                        </w:rPr>
                        <w:t xml:space="preserve"> tells backend: this is an IAjax request</w:t>
                      </w:r>
                    </w:p>
                  </w:txbxContent>
                </v:textbox>
                <w10:wrap anchory="line"/>
              </v:shape>
            </w:pict>
          </mc:Fallback>
        </mc:AlternateContent>
      </w:r>
      <w:r>
        <w:rPr>
          <w:rFonts w:hint="eastAsia"/>
          <w:noProof/>
        </w:rPr>
        <mc:AlternateContent>
          <mc:Choice Requires="wps">
            <w:drawing>
              <wp:anchor distT="0" distB="0" distL="114300" distR="114300" simplePos="0" relativeHeight="251544064" behindDoc="0" locked="0" layoutInCell="1" allowOverlap="1" wp14:anchorId="7C8B8F32" wp14:editId="110176FD">
                <wp:simplePos x="0" y="0"/>
                <wp:positionH relativeFrom="column">
                  <wp:posOffset>114300</wp:posOffset>
                </wp:positionH>
                <wp:positionV relativeFrom="line">
                  <wp:posOffset>495300</wp:posOffset>
                </wp:positionV>
                <wp:extent cx="914400" cy="219710"/>
                <wp:effectExtent l="9525" t="9525" r="9525" b="151765"/>
                <wp:wrapNone/>
                <wp:docPr id="47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4653"/>
                            <a:gd name="adj2" fmla="val 11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rFonts w:hint="eastAsia"/>
                                <w:szCs w:val="18"/>
                              </w:rPr>
                              <w:t>The request data</w:t>
                            </w:r>
                          </w:p>
                          <w:p w:rsidR="0023747D" w:rsidRPr="00DF238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806" type="#_x0000_t62" style="position:absolute;left:0;text-align:left;margin-left:9pt;margin-top:39pt;width:1in;height:17.3pt;flip:x;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" adj="7635,35209" fillcolor="#ff9">
                <v:textbox inset="0,0,0,0">
                  <w:txbxContent>
                    <w:p w:rsidR="0023747D" w:rsidRPr="000E23E9" w:rsidRDefault="0023747D" w:rsidP="00375F9C">
                      <w:pPr>
                        <w:spacing w:line="240" w:lineRule="exact"/>
                        <w:rPr>
                          <w:szCs w:val="18"/>
                        </w:rPr>
                      </w:pPr>
                      <w:r>
                        <w:rPr>
                          <w:rFonts w:hint="eastAsia"/>
                          <w:szCs w:val="18"/>
                        </w:rPr>
                        <w:t>The request data</w:t>
                      </w:r>
                    </w:p>
                    <w:p w:rsidR="0023747D" w:rsidRPr="00DF2387" w:rsidRDefault="0023747D" w:rsidP="00375F9C">
                      <w:pPr>
                        <w:rPr>
                          <w:szCs w:val="18"/>
                        </w:rPr>
                      </w:pPr>
                    </w:p>
                  </w:txbxContent>
                </v:textbox>
                <w10:wrap anchory="line"/>
              </v:shape>
            </w:pict>
          </mc:Fallback>
        </mc:AlternateContent>
      </w:r>
      <w:r w:rsidR="00375F9C" w:rsidRPr="00537C8E">
        <w:rPr>
          <w:rFonts w:hint="eastAsia"/>
        </w:rPr>
        <w:t xml:space="preserve"> </w:t>
      </w:r>
      <w:r>
        <w:rPr>
          <w:rFonts w:hint="eastAsia"/>
          <w:noProof/>
        </w:rPr>
        <w:drawing>
          <wp:inline distT="0" distB="0" distL="0" distR="0" wp14:anchorId="003E8B20" wp14:editId="7A6BFB7A">
            <wp:extent cx="2019300" cy="165735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19300" cy="1657350"/>
                    </a:xfrm>
                    <a:prstGeom prst="rect">
                      <a:avLst/>
                    </a:prstGeom>
                    <a:noFill/>
                    <a:ln>
                      <a:noFill/>
                    </a:ln>
                  </pic:spPr>
                </pic:pic>
              </a:graphicData>
            </a:graphic>
          </wp:inline>
        </w:drawing>
      </w:r>
    </w:p>
    <w:p w:rsidR="00375F9C" w:rsidRPr="00B046B1" w:rsidRDefault="00375F9C" w:rsidP="00375F9C">
      <w:pPr>
        <w:spacing w:line="240" w:lineRule="exact"/>
        <w:rPr>
          <w:sz w:val="18"/>
          <w:szCs w:val="18"/>
        </w:rPr>
      </w:pPr>
    </w:p>
    <w:p w:rsidR="00375F9C" w:rsidRDefault="00375F9C" w:rsidP="00375F9C">
      <w:r>
        <w:rPr>
          <w:rFonts w:hint="eastAsia"/>
        </w:rPr>
        <w:t xml:space="preserve">By default, IAajax use </w:t>
      </w:r>
      <w:r>
        <w:t>“</w:t>
      </w:r>
      <w:r>
        <w:rPr>
          <w:rFonts w:hint="eastAsia"/>
        </w:rPr>
        <w:t>POST</w:t>
      </w:r>
      <w:r>
        <w:t>”</w:t>
      </w:r>
      <w:r>
        <w:rPr>
          <w:rFonts w:hint="eastAsia"/>
        </w:rPr>
        <w:t xml:space="preserve"> method, you can specify method in options.</w:t>
      </w:r>
    </w:p>
    <w:p w:rsidR="00375F9C" w:rsidRPr="006C7434" w:rsidRDefault="005C781A" w:rsidP="00375F9C">
      <w:r>
        <w:rPr>
          <w:noProof/>
        </w:rPr>
        <mc:AlternateContent>
          <mc:Choice Requires="wpc">
            <w:drawing>
              <wp:inline distT="0" distB="0" distL="0" distR="0" wp14:anchorId="1B9B61A6" wp14:editId="32FDD56D">
                <wp:extent cx="5257800" cy="1967865"/>
                <wp:effectExtent l="9525" t="0" r="9525" b="3810"/>
                <wp:docPr id="470"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8" name="Text Box 60"/>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proofErr w:type="gramStart"/>
                              <w:r>
                                <w:rPr>
                                  <w:rFonts w:hint="eastAsia"/>
                                  <w:sz w:val="18"/>
                                  <w:szCs w:val="18"/>
                                </w:rPr>
                                <w:t>,null</w:t>
                              </w:r>
                              <w:proofErr w:type="gramEnd"/>
                              <w:r>
                                <w:rPr>
                                  <w:rFonts w:hint="eastAsia"/>
                                  <w:sz w:val="18"/>
                                  <w:szCs w:val="18"/>
                                </w:rPr>
                                <w:t>,{</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method</w:t>
                              </w:r>
                              <w:proofErr w:type="gramEnd"/>
                              <w:r>
                                <w:rPr>
                                  <w:rFonts w:hint="eastAsia"/>
                                  <w:sz w:val="18"/>
                                  <w:szCs w:val="18"/>
                                </w:rPr>
                                <w:t>:</w:t>
                              </w:r>
                              <w:r w:rsidRPr="00660048">
                                <w:rPr>
                                  <w:color w:val="FF00FF"/>
                                  <w:sz w:val="18"/>
                                  <w:szCs w:val="18"/>
                                </w:rPr>
                                <w:t xml:space="preserve"> </w:t>
                              </w:r>
                              <w:r w:rsidRPr="00B046B1">
                                <w:rPr>
                                  <w:color w:val="FF00FF"/>
                                  <w:sz w:val="18"/>
                                  <w:szCs w:val="18"/>
                                </w:rPr>
                                <w:t>'</w:t>
                              </w:r>
                              <w:r>
                                <w:rPr>
                                  <w:rFonts w:hint="eastAsia"/>
                                  <w:color w:val="FF00FF"/>
                                  <w:sz w:val="18"/>
                                  <w:szCs w:val="18"/>
                                </w:rPr>
                                <w:t>get</w:t>
                              </w:r>
                              <w:r w:rsidRPr="00B046B1">
                                <w:rPr>
                                  <w:color w:val="FF00FF"/>
                                  <w:sz w:val="18"/>
                                  <w:szCs w:val="18"/>
                                </w:rPr>
                                <w:t>'</w:t>
                              </w:r>
                            </w:p>
                            <w:p w:rsidR="0023747D" w:rsidRPr="00660048"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69" name="AutoShape 61"/>
                        <wps:cNvSpPr>
                          <a:spLocks noChangeArrowheads="1"/>
                        </wps:cNvSpPr>
                        <wps:spPr bwMode="auto">
                          <a:xfrm flipH="1">
                            <a:off x="1143000" y="1089660"/>
                            <a:ext cx="1600200" cy="219710"/>
                          </a:xfrm>
                          <a:prstGeom prst="wedgeRoundRectCallout">
                            <a:avLst>
                              <a:gd name="adj1" fmla="val 61981"/>
                              <a:gd name="adj2" fmla="val 136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Switch to GET method</w:t>
                              </w:r>
                            </w:p>
                          </w:txbxContent>
                        </wps:txbx>
                        <wps:bodyPr rot="0" vert="horz" wrap="square" lIns="0" tIns="0" rIns="0" bIns="0" anchor="t" anchorCtr="0" upright="1">
                          <a:noAutofit/>
                        </wps:bodyPr>
                      </wps:wsp>
                    </wpc:wpc>
                  </a:graphicData>
                </a:graphic>
              </wp:inline>
            </w:drawing>
          </mc:Choice>
          <mc:Fallback>
            <w:pict>
              <v:group id="画布 58" o:spid="_x0000_s1807" editas="canvas" style="width:414pt;height:154.95pt;mso-position-horizontal-relative:char;mso-position-vertical-relative:line" coordsize="52578,19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">
                <v:shape id="_x0000_s1808" type="#_x0000_t75" style="position:absolute;width:52578;height:19678;visibility:visible;mso-wrap-style:square">
                  <v:fill o:detectmouseclick="t"/>
                  <v:path o:connecttype="none"/>
                </v:shape>
                <v:shape id="Text Box 60" o:spid="_x0000_s1809"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tOcAA&#10;AADcAAAADwAAAGRycy9kb3ducmV2LnhtbERPz2vCMBS+D/wfwhO8zVQZxVWjiDLqRdic3h/Nsyk2&#10;LyWJtf735jDY8eP7vdoMthU9+dA4VjCbZiCIK6cbrhWcf7/eFyBCRNbYOiYFTwqwWY/eVlho9+Af&#10;6k+xFimEQ4EKTIxdIWWoDFkMU9cRJ+7qvMWYoK+l9vhI4baV8yzLpcWGU4PBjnaGqtvpbhVUt/2w&#10;L5uL8f3dLr71Z/k85q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KtOcAAAADcAAAADwAAAAAAAAAAAAAAAACYAgAAZHJzL2Rvd25y&#10;ZXYueG1sUEsFBgAAAAAEAAQA9QAAAIUDA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proofErr w:type="gramStart"/>
                        <w:r>
                          <w:rPr>
                            <w:rFonts w:hint="eastAsia"/>
                            <w:sz w:val="18"/>
                            <w:szCs w:val="18"/>
                          </w:rPr>
                          <w:t>,null</w:t>
                        </w:r>
                        <w:proofErr w:type="gramEnd"/>
                        <w:r>
                          <w:rPr>
                            <w:rFonts w:hint="eastAsia"/>
                            <w:sz w:val="18"/>
                            <w:szCs w:val="18"/>
                          </w:rPr>
                          <w:t>,{</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method</w:t>
                        </w:r>
                        <w:proofErr w:type="gramEnd"/>
                        <w:r>
                          <w:rPr>
                            <w:rFonts w:hint="eastAsia"/>
                            <w:sz w:val="18"/>
                            <w:szCs w:val="18"/>
                          </w:rPr>
                          <w:t>:</w:t>
                        </w:r>
                        <w:r w:rsidRPr="00660048">
                          <w:rPr>
                            <w:color w:val="FF00FF"/>
                            <w:sz w:val="18"/>
                            <w:szCs w:val="18"/>
                          </w:rPr>
                          <w:t xml:space="preserve"> </w:t>
                        </w:r>
                        <w:r w:rsidRPr="00B046B1">
                          <w:rPr>
                            <w:color w:val="FF00FF"/>
                            <w:sz w:val="18"/>
                            <w:szCs w:val="18"/>
                          </w:rPr>
                          <w:t>'</w:t>
                        </w:r>
                        <w:r>
                          <w:rPr>
                            <w:rFonts w:hint="eastAsia"/>
                            <w:color w:val="FF00FF"/>
                            <w:sz w:val="18"/>
                            <w:szCs w:val="18"/>
                          </w:rPr>
                          <w:t>get</w:t>
                        </w:r>
                        <w:r w:rsidRPr="00B046B1">
                          <w:rPr>
                            <w:color w:val="FF00FF"/>
                            <w:sz w:val="18"/>
                            <w:szCs w:val="18"/>
                          </w:rPr>
                          <w:t>'</w:t>
                        </w:r>
                      </w:p>
                      <w:p w:rsidR="0023747D" w:rsidRPr="00660048"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AutoShape 61" o:spid="_x0000_s1810" type="#_x0000_t62" style="position:absolute;left:11430;top:10896;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3a8IA&#10;AADcAAAADwAAAGRycy9kb3ducmV2LnhtbESPW2sCMRSE3wv9D+EIfdOsVqSuRikFQXzyBn09bs5e&#10;MDnZJqlu/fVGEPo4zMw3zHzZWSMu5EPjWMFwkIEgLpxuuFJwPKz6HyBCRNZoHJOCPwqwXLy+zDHX&#10;7so7uuxjJRKEQ44K6hjbXMpQ1GQxDFxLnLzSeYsxSV9J7fGa4NbIUZZNpMWG00KNLX3VVJz3v1YB&#10;vcvqx2y+8eTXfCuP240tDSr11us+ZyAidfE//GyvtYLxZAqPM+k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vdrwgAAANwAAAAPAAAAAAAAAAAAAAAAAJgCAABkcnMvZG93&#10;bnJldi54bWxQSwUGAAAAAAQABAD1AAAAhwMAAAAA&#10;" adj="24188,40203" fillcolor="#ff9">
                  <v:textbox inset="0,0,0,0">
                    <w:txbxContent>
                      <w:p w:rsidR="0023747D" w:rsidRPr="000E23E9" w:rsidRDefault="0023747D" w:rsidP="00375F9C">
                        <w:pPr>
                          <w:rPr>
                            <w:szCs w:val="18"/>
                          </w:rPr>
                        </w:pPr>
                        <w:r>
                          <w:rPr>
                            <w:rFonts w:hint="eastAsia"/>
                            <w:szCs w:val="18"/>
                          </w:rPr>
                          <w:t>Switch to GET method</w:t>
                        </w:r>
                      </w:p>
                    </w:txbxContent>
                  </v:textbox>
                </v:shape>
                <w10:anchorlock/>
              </v:group>
            </w:pict>
          </mc:Fallback>
        </mc:AlternateContent>
      </w:r>
    </w:p>
    <w:p w:rsidR="00375F9C" w:rsidRDefault="00375F9C" w:rsidP="00E45D25">
      <w:pPr>
        <w:pStyle w:val="2"/>
        <w:numPr>
          <w:ilvl w:val="1"/>
          <w:numId w:val="17"/>
        </w:numPr>
      </w:pPr>
      <w:bookmarkStart w:id="181" w:name="_Toc453071814"/>
      <w:r>
        <w:rPr>
          <w:rStyle w:val="shorttext"/>
        </w:rPr>
        <w:t>File Upload</w:t>
      </w:r>
      <w:bookmarkEnd w:id="181"/>
    </w:p>
    <w:p w:rsidR="00375F9C" w:rsidRDefault="00375F9C" w:rsidP="00375F9C">
      <w:pPr>
        <w:ind w:left="420"/>
      </w:pPr>
      <w:r>
        <w:rPr>
          <w:rFonts w:hint="eastAsia"/>
        </w:rPr>
        <w:t xml:space="preserve">Only </w:t>
      </w:r>
      <w:r w:rsidR="00704D04">
        <w:rPr>
          <w:rFonts w:hint="eastAsia"/>
        </w:rPr>
        <w:t>xui.</w:t>
      </w:r>
      <w:r>
        <w:rPr>
          <w:rFonts w:hint="eastAsia"/>
        </w:rPr>
        <w:t>UI.IAjax can upload file.</w:t>
      </w:r>
    </w:p>
    <w:p w:rsidR="00375F9C" w:rsidRPr="00F832D2" w:rsidRDefault="00375F9C" w:rsidP="00375F9C">
      <w:pPr>
        <w:ind w:left="420"/>
      </w:pPr>
      <w:r w:rsidRPr="00F832D2">
        <w:t>This code in this section is in "chapter3/upload/".</w:t>
      </w:r>
    </w:p>
    <w:p w:rsidR="00375F9C" w:rsidRDefault="005C781A" w:rsidP="00E45D25">
      <w:pPr>
        <w:pStyle w:val="3"/>
        <w:numPr>
          <w:ilvl w:val="2"/>
          <w:numId w:val="17"/>
        </w:numPr>
      </w:pPr>
      <w:bookmarkStart w:id="182" w:name="_Toc453071815"/>
      <w:r>
        <w:rPr>
          <w:rFonts w:hint="eastAsia"/>
          <w:noProof/>
        </w:rPr>
        <mc:AlternateContent>
          <mc:Choice Requires="wps">
            <w:drawing>
              <wp:anchor distT="0" distB="0" distL="114300" distR="114300" simplePos="0" relativeHeight="251553280" behindDoc="0" locked="0" layoutInCell="1" allowOverlap="1" wp14:anchorId="4EF1924F" wp14:editId="2486C721">
                <wp:simplePos x="0" y="0"/>
                <wp:positionH relativeFrom="column">
                  <wp:posOffset>3314700</wp:posOffset>
                </wp:positionH>
                <wp:positionV relativeFrom="line">
                  <wp:posOffset>706120</wp:posOffset>
                </wp:positionV>
                <wp:extent cx="914400" cy="219710"/>
                <wp:effectExtent l="628650" t="10795" r="9525" b="131445"/>
                <wp:wrapNone/>
                <wp:docPr id="46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17847"/>
                            <a:gd name="adj2" fmla="val 94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ComboInput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811" type="#_x0000_t62" style="position:absolute;left:0;text-align:left;margin-left:261pt;margin-top:55.6pt;width:1in;height:17.3pt;flip:x;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" adj="36255,31151" fillcolor="#ff9">
                <v:textbox inset="0,0,0,0">
                  <w:txbxContent>
                    <w:p w:rsidR="0023747D" w:rsidRPr="000E23E9" w:rsidRDefault="0023747D" w:rsidP="00375F9C">
                      <w:pPr>
                        <w:rPr>
                          <w:szCs w:val="18"/>
                        </w:rPr>
                      </w:pPr>
                      <w:r>
                        <w:rPr>
                          <w:rFonts w:hint="eastAsia"/>
                        </w:rPr>
                        <w:t>ComboInput</w:t>
                      </w:r>
                    </w:p>
                  </w:txbxContent>
                </v:textbox>
                <w10:wrap anchory="line"/>
              </v:shape>
            </w:pict>
          </mc:Fallback>
        </mc:AlternateContent>
      </w:r>
      <w:r w:rsidR="00375F9C">
        <w:rPr>
          <w:rFonts w:hint="eastAsia"/>
        </w:rPr>
        <w:t>Selecting upload file with ComboInput</w:t>
      </w:r>
      <w:bookmarkEnd w:id="182"/>
    </w:p>
    <w:p w:rsidR="00375F9C" w:rsidRDefault="00375F9C" w:rsidP="00375F9C">
      <w:r>
        <w:rPr>
          <w:rFonts w:hint="eastAsia"/>
        </w:rPr>
        <w:t>Sets ComboInput</w:t>
      </w:r>
      <w:r>
        <w:t>’</w:t>
      </w:r>
      <w:r>
        <w:rPr>
          <w:rFonts w:hint="eastAsia"/>
        </w:rPr>
        <w:t xml:space="preserve">s type property to </w:t>
      </w:r>
      <w:r>
        <w:t>“</w:t>
      </w:r>
      <w:r w:rsidR="00F55F81">
        <w:rPr>
          <w:rFonts w:hint="eastAsia"/>
        </w:rPr>
        <w:t>file</w:t>
      </w:r>
      <w:r>
        <w:t>”</w:t>
      </w:r>
      <w:r>
        <w:rPr>
          <w:rFonts w:hint="eastAsia"/>
        </w:rPr>
        <w:t>:</w:t>
      </w:r>
    </w:p>
    <w:p w:rsidR="00375F9C" w:rsidRDefault="005C781A" w:rsidP="00375F9C">
      <w:pPr>
        <w:jc w:val="center"/>
      </w:pPr>
      <w:r>
        <w:rPr>
          <w:rFonts w:hint="eastAsia"/>
          <w:noProof/>
        </w:rPr>
        <w:drawing>
          <wp:inline distT="0" distB="0" distL="0" distR="0" wp14:anchorId="6191FC14" wp14:editId="388062DC">
            <wp:extent cx="3133725" cy="333375"/>
            <wp:effectExtent l="0" t="0" r="9525" b="952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133725" cy="333375"/>
                    </a:xfrm>
                    <a:prstGeom prst="rect">
                      <a:avLst/>
                    </a:prstGeom>
                    <a:noFill/>
                    <a:ln>
                      <a:noFill/>
                    </a:ln>
                  </pic:spPr>
                </pic:pic>
              </a:graphicData>
            </a:graphic>
          </wp:inline>
        </w:drawing>
      </w:r>
    </w:p>
    <w:p w:rsidR="00375F9C" w:rsidRPr="00F832D2" w:rsidRDefault="00375F9C" w:rsidP="00375F9C">
      <w:pPr>
        <w:jc w:val="center"/>
        <w:rPr>
          <w:b/>
        </w:rPr>
      </w:pPr>
      <w:r w:rsidRPr="00F832D2">
        <w:rPr>
          <w:b/>
        </w:rPr>
        <w:t>chapter3/upload/</w:t>
      </w:r>
      <w:r w:rsidRPr="00F832D2">
        <w:rPr>
          <w:rFonts w:hint="eastAsia"/>
          <w:b/>
        </w:rPr>
        <w:t>index.html</w:t>
      </w:r>
    </w:p>
    <w:p w:rsidR="00375F9C" w:rsidRDefault="00375F9C" w:rsidP="00E45D25">
      <w:pPr>
        <w:pStyle w:val="3"/>
        <w:numPr>
          <w:ilvl w:val="2"/>
          <w:numId w:val="17"/>
        </w:numPr>
      </w:pPr>
      <w:bookmarkStart w:id="183" w:name="_Toc453071816"/>
      <w:bookmarkStart w:id="184" w:name="_Toc235676289"/>
      <w:r>
        <w:rPr>
          <w:rFonts w:hint="eastAsia"/>
        </w:rPr>
        <w:lastRenderedPageBreak/>
        <w:t>Upload by IAjax</w:t>
      </w:r>
      <w:bookmarkEnd w:id="183"/>
    </w:p>
    <w:p w:rsidR="00375F9C" w:rsidRPr="00F6184B" w:rsidRDefault="005C781A" w:rsidP="00375F9C">
      <w:r>
        <w:rPr>
          <w:noProof/>
        </w:rPr>
        <mc:AlternateContent>
          <mc:Choice Requires="wpc">
            <w:drawing>
              <wp:inline distT="0" distB="0" distL="0" distR="0" wp14:anchorId="305D525D" wp14:editId="072D755B">
                <wp:extent cx="5257800" cy="7210425"/>
                <wp:effectExtent l="9525" t="0" r="9525" b="9525"/>
                <wp:docPr id="466"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0" name="Text Box 77"/>
                        <wps:cNvSpPr txBox="1">
                          <a:spLocks noChangeArrowheads="1"/>
                        </wps:cNvSpPr>
                        <wps:spPr bwMode="auto">
                          <a:xfrm>
                            <a:off x="0" y="48895"/>
                            <a:ext cx="5257800" cy="716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6184B" w:rsidRDefault="0023747D" w:rsidP="00375F9C">
                              <w:pPr>
                                <w:spacing w:line="240" w:lineRule="exact"/>
                                <w:rPr>
                                  <w:sz w:val="18"/>
                                  <w:szCs w:val="18"/>
                                </w:rPr>
                              </w:pPr>
                              <w:proofErr w:type="gramStart"/>
                              <w:r w:rsidRPr="00F6184B">
                                <w:rPr>
                                  <w:sz w:val="18"/>
                                  <w:szCs w:val="18"/>
                                </w:rPr>
                                <w:t>Class(</w:t>
                              </w:r>
                              <w:proofErr w:type="gramEnd"/>
                              <w:r w:rsidRPr="00F6184B">
                                <w:rPr>
                                  <w:color w:val="FF00FF"/>
                                  <w:sz w:val="18"/>
                                  <w:szCs w:val="18"/>
                                </w:rPr>
                                <w:t>'App'</w:t>
                              </w:r>
                              <w:r w:rsidRPr="00F6184B">
                                <w:rPr>
                                  <w:sz w:val="18"/>
                                  <w:szCs w:val="18"/>
                                </w:rPr>
                                <w:t xml:space="preserve">, </w:t>
                              </w:r>
                              <w:r w:rsidRPr="00F6184B">
                                <w:rPr>
                                  <w:color w:val="FF00FF"/>
                                  <w:sz w:val="18"/>
                                  <w:szCs w:val="18"/>
                                </w:rPr>
                                <w:t>'</w:t>
                              </w:r>
                              <w:r w:rsidR="00FD7171">
                                <w:rPr>
                                  <w:color w:val="FF00FF"/>
                                  <w:sz w:val="18"/>
                                  <w:szCs w:val="18"/>
                                </w:rPr>
                                <w:t>xui.Module</w:t>
                              </w:r>
                              <w:r w:rsidRPr="00F6184B">
                                <w:rPr>
                                  <w:color w:val="FF00FF"/>
                                  <w:sz w:val="18"/>
                                  <w:szCs w:val="18"/>
                                </w:rPr>
                                <w:t>'</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roofErr w:type="gramStart"/>
                              <w:r w:rsidRPr="00F6184B">
                                <w:rPr>
                                  <w:sz w:val="18"/>
                                  <w:szCs w:val="18"/>
                                </w:rPr>
                                <w:t>Instance:</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iniComponents:</w:t>
                              </w:r>
                              <w:proofErr w:type="gramEnd"/>
                              <w:r w:rsidRPr="00F6184B">
                                <w:rPr>
                                  <w:color w:val="0000FF"/>
                                  <w:sz w:val="18"/>
                                  <w:szCs w:val="18"/>
                                </w:rPr>
                                <w:t>function</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host=</w:t>
                              </w:r>
                              <w:r w:rsidRPr="00F6184B">
                                <w:rPr>
                                  <w:color w:val="0000FF"/>
                                  <w:sz w:val="18"/>
                                  <w:szCs w:val="18"/>
                                </w:rPr>
                                <w:t>this</w:t>
                              </w:r>
                              <w:r w:rsidRPr="00F6184B">
                                <w:rPr>
                                  <w:sz w:val="18"/>
                                  <w:szCs w:val="18"/>
                                </w:rPr>
                                <w:t>, children=[], append=</w:t>
                              </w:r>
                              <w:r w:rsidRPr="00F6184B">
                                <w:rPr>
                                  <w:color w:val="0000FF"/>
                                  <w:sz w:val="18"/>
                                  <w:szCs w:val="18"/>
                                </w:rPr>
                                <w:t>function</w:t>
                              </w:r>
                              <w:r w:rsidRPr="00F6184B">
                                <w:rPr>
                                  <w:sz w:val="18"/>
                                  <w:szCs w:val="18"/>
                                </w:rPr>
                                <w:t>(child){children.push(child.get(</w:t>
                              </w:r>
                              <w:r w:rsidRPr="00F6184B">
                                <w:rPr>
                                  <w:color w:val="800000"/>
                                  <w:sz w:val="18"/>
                                  <w:szCs w:val="18"/>
                                </w:rPr>
                                <w:t>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.UI.SLabel)</w:t>
                              </w:r>
                            </w:p>
                            <w:p w:rsidR="0023747D" w:rsidRPr="00F6184B" w:rsidRDefault="0023747D" w:rsidP="00375F9C">
                              <w:pPr>
                                <w:spacing w:line="240" w:lineRule="exact"/>
                                <w:rPr>
                                  <w:sz w:val="18"/>
                                  <w:szCs w:val="18"/>
                                </w:rPr>
                              </w:pPr>
                              <w:r w:rsidRPr="00F6184B">
                                <w:rPr>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"slabel1"</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44</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Select your file:</w:t>
                              </w:r>
                              <w:r w:rsidRPr="00F6184B">
                                <w:rPr>
                                  <w:rFonts w:hint="eastAsia"/>
                                  <w:color w:val="FF00FF"/>
                                  <w:sz w:val="18"/>
                                  <w:szCs w:val="18"/>
                                </w:rPr>
                                <w:t xml:space="preserve"> "</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.UI.ComboInput)</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setWidth(</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setReadonly(</w:t>
                              </w:r>
                              <w:proofErr w:type="gramEnd"/>
                              <w:r w:rsidRPr="00F6184B">
                                <w:rPr>
                                  <w:color w:val="0000FF"/>
                                  <w:sz w:val="18"/>
                                  <w:szCs w:val="18"/>
                                </w:rPr>
                                <w:t>true</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setType(</w:t>
                              </w:r>
                              <w:proofErr w:type="gramEnd"/>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setValue(</w:t>
                              </w:r>
                              <w:proofErr w:type="gramEnd"/>
                              <w:r w:rsidRPr="00F6184B">
                                <w:rPr>
                                  <w:rFonts w:hint="eastAsia"/>
                                  <w:color w:val="FF00FF"/>
                                  <w:sz w:val="18"/>
                                  <w:szCs w:val="18"/>
                                </w:rPr>
                                <w:t>"</w:t>
                              </w:r>
                              <w:r>
                                <w:rPr>
                                  <w:rFonts w:hint="eastAsia"/>
                                  <w:color w:val="FF00FF"/>
                                  <w:sz w:val="18"/>
                                  <w:szCs w:val="18"/>
                                </w:rPr>
                                <w:t xml:space="preserve">Select a file </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.UI.SButton)</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"sbutton3"</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290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Upload it</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onClick(</w:t>
                              </w:r>
                              <w:proofErr w:type="gramEnd"/>
                              <w:r w:rsidRPr="00F6184B">
                                <w:rPr>
                                  <w:color w:val="FF00FF"/>
                                  <w:sz w:val="18"/>
                                  <w:szCs w:val="18"/>
                                </w:rPr>
                                <w:t>"_sbutton3_onclick"</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return</w:t>
                              </w:r>
                              <w:proofErr w:type="gramEnd"/>
                              <w:r w:rsidRPr="00F6184B">
                                <w:rPr>
                                  <w:sz w:val="18"/>
                                  <w:szCs w:val="18"/>
                                </w:rPr>
                                <w:t xml:space="preserve"> children;</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w:t>
                              </w:r>
                              <w:proofErr w:type="gramStart"/>
                              <w:r w:rsidRPr="00F6184B">
                                <w:rPr>
                                  <w:color w:val="008000"/>
                                  <w:sz w:val="18"/>
                                  <w:szCs w:val="18"/>
                                </w:rPr>
                                <w:t>/ ]</w:t>
                              </w:r>
                              <w:proofErr w:type="gramEnd"/>
                              <w:r w:rsidRPr="00F6184B">
                                <w:rPr>
                                  <w:color w:val="008000"/>
                                  <w:sz w:val="18"/>
                                  <w:szCs w:val="18"/>
                                </w:rPr>
                                <w:t xml:space="preserve">]code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 </w:t>
                              </w:r>
                            </w:p>
                            <w:p w:rsidR="0023747D" w:rsidRPr="00F6184B" w:rsidRDefault="0023747D" w:rsidP="00375F9C">
                              <w:pPr>
                                <w:spacing w:line="240" w:lineRule="exact"/>
                                <w:rPr>
                                  <w:sz w:val="18"/>
                                  <w:szCs w:val="18"/>
                                </w:rPr>
                              </w:pPr>
                              <w:r w:rsidRPr="00F6184B">
                                <w:rPr>
                                  <w:sz w:val="18"/>
                                  <w:szCs w:val="18"/>
                                </w:rPr>
                                <w:t xml:space="preserve">        _sbutton3_onclick</w:t>
                              </w:r>
                              <w:proofErr w:type="gramStart"/>
                              <w:r w:rsidRPr="00F6184B">
                                <w:rPr>
                                  <w:sz w:val="18"/>
                                  <w:szCs w:val="18"/>
                                </w:rPr>
                                <w:t>:</w:t>
                              </w:r>
                              <w:r w:rsidRPr="00F6184B">
                                <w:rPr>
                                  <w:color w:val="0000FF"/>
                                  <w:sz w:val="18"/>
                                  <w:szCs w:val="18"/>
                                </w:rPr>
                                <w:t>function</w:t>
                              </w:r>
                              <w:proofErr w:type="gramEnd"/>
                              <w:r w:rsidRPr="00F6184B">
                                <w:rPr>
                                  <w:sz w:val="18"/>
                                  <w:szCs w:val="18"/>
                                </w:rPr>
                                <w:t xml:space="preserve"> (profile, e, src, value)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file=</w:t>
                              </w:r>
                              <w:r w:rsidRPr="00F6184B">
                                <w:rPr>
                                  <w:color w:val="0000FF"/>
                                  <w:sz w:val="18"/>
                                  <w:szCs w:val="18"/>
                                </w:rPr>
                                <w:t>this</w:t>
                              </w:r>
                              <w:r w:rsidRPr="00F6184B">
                                <w:rPr>
                                  <w:sz w:val="18"/>
                                  <w:szCs w:val="18"/>
                                </w:rPr>
                                <w:t>.upload.getUploadObj();</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if</w:t>
                              </w:r>
                              <w:r w:rsidRPr="00F6184B">
                                <w:rPr>
                                  <w:sz w:val="18"/>
                                  <w:szCs w:val="18"/>
                                </w:rPr>
                                <w:t>(</w:t>
                              </w:r>
                              <w:proofErr w:type="gramEnd"/>
                              <w:r w:rsidRPr="00F6184B">
                                <w:rPr>
                                  <w:sz w:val="18"/>
                                  <w:szCs w:val="18"/>
                                </w:rPr>
                                <w:t>file){</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.IAjax(</w:t>
                              </w:r>
                              <w:proofErr w:type="gramEnd"/>
                              <w:r w:rsidRPr="00F6184B">
                                <w:rPr>
                                  <w:color w:val="FF00FF"/>
                                  <w:sz w:val="18"/>
                                  <w:szCs w:val="18"/>
                                </w:rPr>
                                <w:t>'../request.php'</w:t>
                              </w:r>
                              <w:proofErr w:type="gramStart"/>
                              <w:r w:rsidRPr="00F6184B">
                                <w:rPr>
                                  <w:sz w:val="18"/>
                                  <w:szCs w:val="18"/>
                                </w:rPr>
                                <w:t>,{</w:t>
                              </w:r>
                              <w:proofErr w:type="gramEnd"/>
                              <w:r w:rsidRPr="00F6184B">
                                <w:rPr>
                                  <w:sz w:val="18"/>
                                  <w:szCs w:val="18"/>
                                </w:rPr>
                                <w:t>key:</w:t>
                              </w:r>
                              <w:r w:rsidRPr="00F6184B">
                                <w:rPr>
                                  <w:color w:val="FF00FF"/>
                                  <w:sz w:val="18"/>
                                  <w:szCs w:val="18"/>
                                </w:rPr>
                                <w:t>'upload'</w:t>
                              </w:r>
                              <w:r w:rsidRPr="00F6184B">
                                <w:rPr>
                                  <w:sz w:val="18"/>
                                  <w:szCs w:val="18"/>
                                </w:rPr>
                                <w:t>,para:{},file:file},</w:t>
                              </w:r>
                              <w:r w:rsidRPr="00F6184B">
                                <w:rPr>
                                  <w:color w:val="0000FF"/>
                                  <w:sz w:val="18"/>
                                  <w:szCs w:val="18"/>
                                </w:rPr>
                                <w:t>function</w:t>
                              </w:r>
                              <w:r w:rsidRPr="00F6184B">
                                <w:rPr>
                                  <w:sz w:val="18"/>
                                  <w:szCs w:val="18"/>
                                </w:rPr>
                                <w:t>(rsp){</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rsp.data.message);</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w:t>
                              </w:r>
                              <w:r w:rsidRPr="00F6184B">
                                <w:rPr>
                                  <w:color w:val="0000FF"/>
                                  <w:sz w:val="18"/>
                                  <w:szCs w:val="18"/>
                                </w:rPr>
                                <w:t>function</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start(</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
                            <w:p w:rsidR="0023747D" w:rsidRPr="00F6184B" w:rsidRDefault="0023747D" w:rsidP="00375F9C">
                              <w:pPr>
                                <w:rPr>
                                  <w:szCs w:val="18"/>
                                </w:rPr>
                              </w:pPr>
                              <w:r w:rsidRPr="00F6184B">
                                <w:rPr>
                                  <w:sz w:val="18"/>
                                  <w:szCs w:val="18"/>
                                </w:rPr>
                                <w:t>});</w:t>
                              </w:r>
                            </w:p>
                          </w:txbxContent>
                        </wps:txbx>
                        <wps:bodyPr rot="0" vert="horz" wrap="square" lIns="54000" tIns="46800" rIns="54000" bIns="45720" anchor="t" anchorCtr="0" upright="1">
                          <a:spAutoFit/>
                        </wps:bodyPr>
                      </wps:wsp>
                      <wps:wsp>
                        <wps:cNvPr id="461" name="AutoShape 78"/>
                        <wps:cNvSpPr>
                          <a:spLocks noChangeArrowheads="1"/>
                        </wps:cNvSpPr>
                        <wps:spPr bwMode="auto">
                          <a:xfrm flipH="1">
                            <a:off x="2514600" y="99060"/>
                            <a:ext cx="1371600" cy="219710"/>
                          </a:xfrm>
                          <a:prstGeom prst="wedgeRoundRectCallout">
                            <a:avLst>
                              <a:gd name="adj1" fmla="val 56343"/>
                              <a:gd name="adj2" fmla="val 17109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Created by Designer</w:t>
                              </w:r>
                            </w:p>
                          </w:txbxContent>
                        </wps:txbx>
                        <wps:bodyPr rot="0" vert="horz" wrap="square" lIns="0" tIns="0" rIns="0" bIns="0" anchor="t" anchorCtr="0" upright="1">
                          <a:noAutofit/>
                        </wps:bodyPr>
                      </wps:wsp>
                      <wps:wsp>
                        <wps:cNvPr id="462" name="AutoShape 79"/>
                        <wps:cNvSpPr>
                          <a:spLocks noChangeArrowheads="1"/>
                        </wps:cNvSpPr>
                        <wps:spPr bwMode="auto">
                          <a:xfrm flipH="1">
                            <a:off x="2400300" y="2278380"/>
                            <a:ext cx="1143000" cy="219710"/>
                          </a:xfrm>
                          <a:prstGeom prst="wedgeRoundRectCallout">
                            <a:avLst>
                              <a:gd name="adj1" fmla="val 81778"/>
                              <a:gd name="adj2" fmla="val -23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pload control</w:t>
                              </w:r>
                            </w:p>
                          </w:txbxContent>
                        </wps:txbx>
                        <wps:bodyPr rot="0" vert="horz" wrap="square" lIns="0" tIns="0" rIns="0" bIns="0" anchor="t" anchorCtr="0" upright="1">
                          <a:noAutofit/>
                        </wps:bodyPr>
                      </wps:wsp>
                      <wps:wsp>
                        <wps:cNvPr id="463" name="AutoShape 80"/>
                        <wps:cNvSpPr>
                          <a:spLocks noChangeArrowheads="1"/>
                        </wps:cNvSpPr>
                        <wps:spPr bwMode="auto">
                          <a:xfrm flipH="1">
                            <a:off x="2857500" y="5448300"/>
                            <a:ext cx="1028700" cy="219710"/>
                          </a:xfrm>
                          <a:prstGeom prst="wedgeRoundRectCallout">
                            <a:avLst>
                              <a:gd name="adj1" fmla="val 85306"/>
                              <a:gd name="adj2" fmla="val 6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IAjax upload</w:t>
                              </w:r>
                            </w:p>
                          </w:txbxContent>
                        </wps:txbx>
                        <wps:bodyPr rot="0" vert="horz" wrap="square" lIns="0" tIns="0" rIns="0" bIns="0" anchor="t" anchorCtr="0" upright="1">
                          <a:noAutofit/>
                        </wps:bodyPr>
                      </wps:wsp>
                      <wps:wsp>
                        <wps:cNvPr id="464" name="AutoShape 82"/>
                        <wps:cNvSpPr>
                          <a:spLocks noChangeArrowheads="1"/>
                        </wps:cNvSpPr>
                        <wps:spPr bwMode="auto">
                          <a:xfrm flipH="1">
                            <a:off x="3086100" y="5943600"/>
                            <a:ext cx="1028700" cy="219710"/>
                          </a:xfrm>
                          <a:prstGeom prst="wedgeRoundRectCallout">
                            <a:avLst>
                              <a:gd name="adj1" fmla="val 102898"/>
                              <a:gd name="adj2" fmla="val -25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uccessful return</w:t>
                              </w:r>
                            </w:p>
                          </w:txbxContent>
                        </wps:txbx>
                        <wps:bodyPr rot="0" vert="horz" wrap="square" lIns="0" tIns="0" rIns="0" bIns="0" anchor="t" anchorCtr="0" upright="1">
                          <a:noAutofit/>
                        </wps:bodyPr>
                      </wps:wsp>
                      <wps:wsp>
                        <wps:cNvPr id="465" name="AutoShape 549"/>
                        <wps:cNvSpPr>
                          <a:spLocks noChangeArrowheads="1"/>
                        </wps:cNvSpPr>
                        <wps:spPr bwMode="auto">
                          <a:xfrm flipH="1">
                            <a:off x="3086100" y="5052060"/>
                            <a:ext cx="1257300" cy="219710"/>
                          </a:xfrm>
                          <a:prstGeom prst="wedgeRoundRectCallout">
                            <a:avLst>
                              <a:gd name="adj1" fmla="val 97069"/>
                              <a:gd name="adj2" fmla="val 167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Getting file content</w:t>
                              </w:r>
                            </w:p>
                          </w:txbxContent>
                        </wps:txbx>
                        <wps:bodyPr rot="0" vert="horz" wrap="square" lIns="0" tIns="0" rIns="0" bIns="0" anchor="t" anchorCtr="0" upright="1">
                          <a:noAutofit/>
                        </wps:bodyPr>
                      </wps:wsp>
                    </wpc:wpc>
                  </a:graphicData>
                </a:graphic>
              </wp:inline>
            </w:drawing>
          </mc:Choice>
          <mc:Fallback>
            <w:pict>
              <v:group id="画布 75" o:spid="_x0000_s1812" editas="canvas" style="width:414pt;height:567.75pt;mso-position-horizontal-relative:char;mso-position-vertical-relative:line" coordsize="52578,7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">
                <v:shape id="_x0000_s1813" type="#_x0000_t75" style="position:absolute;width:52578;height:72104;visibility:visible;mso-wrap-style:square">
                  <v:fill o:detectmouseclick="t"/>
                  <v:path o:connecttype="none"/>
                </v:shape>
                <v:shape id="Text Box 77" o:spid="_x0000_s1814" type="#_x0000_t202" style="position:absolute;top:488;width:52578;height:71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P8AA&#10;AADcAAAADwAAAGRycy9kb3ducmV2LnhtbERPz2vCMBS+D/wfwhO8zVQZxVWjiDLqRdic3h/Nsyk2&#10;LyWJtf735jDY8eP7vdoMthU9+dA4VjCbZiCIK6cbrhWcf7/eFyBCRNbYOiYFTwqwWY/eVlho9+Af&#10;6k+xFimEQ4EKTIxdIWWoDFkMU9cRJ+7qvMWYoK+l9vhI4baV8yzLpcWGU4PBjnaGqtvpbhVUt/2w&#10;L5uL8f3dLr71Z/k85qVSk/GwXYKINMR/8Z/7oBV85Gl+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P8AAAADcAAAADwAAAAAAAAAAAAAAAACYAgAAZHJzL2Rvd25y&#10;ZXYueG1sUEsFBgAAAAAEAAQA9QAAAIUDAAAAAA==&#10;" strokeweight="1pt">
                  <v:textbox style="mso-fit-shape-to-text:t" inset="1.5mm,1.3mm,1.5mm">
                    <w:txbxContent>
                      <w:p w:rsidR="0023747D" w:rsidRPr="00F6184B" w:rsidRDefault="0023747D" w:rsidP="00375F9C">
                        <w:pPr>
                          <w:spacing w:line="240" w:lineRule="exact"/>
                          <w:rPr>
                            <w:sz w:val="18"/>
                            <w:szCs w:val="18"/>
                          </w:rPr>
                        </w:pPr>
                        <w:proofErr w:type="gramStart"/>
                        <w:r w:rsidRPr="00F6184B">
                          <w:rPr>
                            <w:sz w:val="18"/>
                            <w:szCs w:val="18"/>
                          </w:rPr>
                          <w:t>Class(</w:t>
                        </w:r>
                        <w:proofErr w:type="gramEnd"/>
                        <w:r w:rsidRPr="00F6184B">
                          <w:rPr>
                            <w:color w:val="FF00FF"/>
                            <w:sz w:val="18"/>
                            <w:szCs w:val="18"/>
                          </w:rPr>
                          <w:t>'App'</w:t>
                        </w:r>
                        <w:r w:rsidRPr="00F6184B">
                          <w:rPr>
                            <w:sz w:val="18"/>
                            <w:szCs w:val="18"/>
                          </w:rPr>
                          <w:t xml:space="preserve">, </w:t>
                        </w:r>
                        <w:r w:rsidRPr="00F6184B">
                          <w:rPr>
                            <w:color w:val="FF00FF"/>
                            <w:sz w:val="18"/>
                            <w:szCs w:val="18"/>
                          </w:rPr>
                          <w:t>'</w:t>
                        </w:r>
                        <w:r w:rsidR="00FD7171">
                          <w:rPr>
                            <w:color w:val="FF00FF"/>
                            <w:sz w:val="18"/>
                            <w:szCs w:val="18"/>
                          </w:rPr>
                          <w:t>xui.Module</w:t>
                        </w:r>
                        <w:r w:rsidRPr="00F6184B">
                          <w:rPr>
                            <w:color w:val="FF00FF"/>
                            <w:sz w:val="18"/>
                            <w:szCs w:val="18"/>
                          </w:rPr>
                          <w:t>'</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roofErr w:type="gramStart"/>
                        <w:r w:rsidRPr="00F6184B">
                          <w:rPr>
                            <w:sz w:val="18"/>
                            <w:szCs w:val="18"/>
                          </w:rPr>
                          <w:t>Instance:</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iniComponents:</w:t>
                        </w:r>
                        <w:proofErr w:type="gramEnd"/>
                        <w:r w:rsidRPr="00F6184B">
                          <w:rPr>
                            <w:color w:val="0000FF"/>
                            <w:sz w:val="18"/>
                            <w:szCs w:val="18"/>
                          </w:rPr>
                          <w:t>function</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host=</w:t>
                        </w:r>
                        <w:r w:rsidRPr="00F6184B">
                          <w:rPr>
                            <w:color w:val="0000FF"/>
                            <w:sz w:val="18"/>
                            <w:szCs w:val="18"/>
                          </w:rPr>
                          <w:t>this</w:t>
                        </w:r>
                        <w:r w:rsidRPr="00F6184B">
                          <w:rPr>
                            <w:sz w:val="18"/>
                            <w:szCs w:val="18"/>
                          </w:rPr>
                          <w:t>, children=[], append=</w:t>
                        </w:r>
                        <w:r w:rsidRPr="00F6184B">
                          <w:rPr>
                            <w:color w:val="0000FF"/>
                            <w:sz w:val="18"/>
                            <w:szCs w:val="18"/>
                          </w:rPr>
                          <w:t>function</w:t>
                        </w:r>
                        <w:r w:rsidRPr="00F6184B">
                          <w:rPr>
                            <w:sz w:val="18"/>
                            <w:szCs w:val="18"/>
                          </w:rPr>
                          <w:t>(child){children.push(child.get(</w:t>
                        </w:r>
                        <w:r w:rsidRPr="00F6184B">
                          <w:rPr>
                            <w:color w:val="800000"/>
                            <w:sz w:val="18"/>
                            <w:szCs w:val="18"/>
                          </w:rPr>
                          <w:t>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.UI.SLabel)</w:t>
                        </w:r>
                      </w:p>
                      <w:p w:rsidR="0023747D" w:rsidRPr="00F6184B" w:rsidRDefault="0023747D" w:rsidP="00375F9C">
                        <w:pPr>
                          <w:spacing w:line="240" w:lineRule="exact"/>
                          <w:rPr>
                            <w:sz w:val="18"/>
                            <w:szCs w:val="18"/>
                          </w:rPr>
                        </w:pPr>
                        <w:r w:rsidRPr="00F6184B">
                          <w:rPr>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"slabel1"</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44</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Select your file:</w:t>
                        </w:r>
                        <w:r w:rsidRPr="00F6184B">
                          <w:rPr>
                            <w:rFonts w:hint="eastAsia"/>
                            <w:color w:val="FF00FF"/>
                            <w:sz w:val="18"/>
                            <w:szCs w:val="18"/>
                          </w:rPr>
                          <w:t xml:space="preserve"> "</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.UI.ComboInput)</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setWidth(</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setReadonly(</w:t>
                        </w:r>
                        <w:proofErr w:type="gramEnd"/>
                        <w:r w:rsidRPr="00F6184B">
                          <w:rPr>
                            <w:color w:val="0000FF"/>
                            <w:sz w:val="18"/>
                            <w:szCs w:val="18"/>
                          </w:rPr>
                          <w:t>true</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setType(</w:t>
                        </w:r>
                        <w:proofErr w:type="gramEnd"/>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setValue(</w:t>
                        </w:r>
                        <w:proofErr w:type="gramEnd"/>
                        <w:r w:rsidRPr="00F6184B">
                          <w:rPr>
                            <w:rFonts w:hint="eastAsia"/>
                            <w:color w:val="FF00FF"/>
                            <w:sz w:val="18"/>
                            <w:szCs w:val="18"/>
                          </w:rPr>
                          <w:t>"</w:t>
                        </w:r>
                        <w:r>
                          <w:rPr>
                            <w:rFonts w:hint="eastAsia"/>
                            <w:color w:val="FF00FF"/>
                            <w:sz w:val="18"/>
                            <w:szCs w:val="18"/>
                          </w:rPr>
                          <w:t xml:space="preserve">Select a file </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.UI.SButton)</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"sbutton3"</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290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Upload it</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onClick(</w:t>
                        </w:r>
                        <w:proofErr w:type="gramEnd"/>
                        <w:r w:rsidRPr="00F6184B">
                          <w:rPr>
                            <w:color w:val="FF00FF"/>
                            <w:sz w:val="18"/>
                            <w:szCs w:val="18"/>
                          </w:rPr>
                          <w:t>"_sbutton3_onclick"</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return</w:t>
                        </w:r>
                        <w:proofErr w:type="gramEnd"/>
                        <w:r w:rsidRPr="00F6184B">
                          <w:rPr>
                            <w:sz w:val="18"/>
                            <w:szCs w:val="18"/>
                          </w:rPr>
                          <w:t xml:space="preserve"> children;</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w:t>
                        </w:r>
                        <w:proofErr w:type="gramStart"/>
                        <w:r w:rsidRPr="00F6184B">
                          <w:rPr>
                            <w:color w:val="008000"/>
                            <w:sz w:val="18"/>
                            <w:szCs w:val="18"/>
                          </w:rPr>
                          <w:t>/ ]</w:t>
                        </w:r>
                        <w:proofErr w:type="gramEnd"/>
                        <w:r w:rsidRPr="00F6184B">
                          <w:rPr>
                            <w:color w:val="008000"/>
                            <w:sz w:val="18"/>
                            <w:szCs w:val="18"/>
                          </w:rPr>
                          <w:t xml:space="preserve">]code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 </w:t>
                        </w:r>
                      </w:p>
                      <w:p w:rsidR="0023747D" w:rsidRPr="00F6184B" w:rsidRDefault="0023747D" w:rsidP="00375F9C">
                        <w:pPr>
                          <w:spacing w:line="240" w:lineRule="exact"/>
                          <w:rPr>
                            <w:sz w:val="18"/>
                            <w:szCs w:val="18"/>
                          </w:rPr>
                        </w:pPr>
                        <w:r w:rsidRPr="00F6184B">
                          <w:rPr>
                            <w:sz w:val="18"/>
                            <w:szCs w:val="18"/>
                          </w:rPr>
                          <w:t xml:space="preserve">        _sbutton3_onclick</w:t>
                        </w:r>
                        <w:proofErr w:type="gramStart"/>
                        <w:r w:rsidRPr="00F6184B">
                          <w:rPr>
                            <w:sz w:val="18"/>
                            <w:szCs w:val="18"/>
                          </w:rPr>
                          <w:t>:</w:t>
                        </w:r>
                        <w:r w:rsidRPr="00F6184B">
                          <w:rPr>
                            <w:color w:val="0000FF"/>
                            <w:sz w:val="18"/>
                            <w:szCs w:val="18"/>
                          </w:rPr>
                          <w:t>function</w:t>
                        </w:r>
                        <w:proofErr w:type="gramEnd"/>
                        <w:r w:rsidRPr="00F6184B">
                          <w:rPr>
                            <w:sz w:val="18"/>
                            <w:szCs w:val="18"/>
                          </w:rPr>
                          <w:t xml:space="preserve"> (profile, e, src, value)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file=</w:t>
                        </w:r>
                        <w:r w:rsidRPr="00F6184B">
                          <w:rPr>
                            <w:color w:val="0000FF"/>
                            <w:sz w:val="18"/>
                            <w:szCs w:val="18"/>
                          </w:rPr>
                          <w:t>this</w:t>
                        </w:r>
                        <w:r w:rsidRPr="00F6184B">
                          <w:rPr>
                            <w:sz w:val="18"/>
                            <w:szCs w:val="18"/>
                          </w:rPr>
                          <w:t>.upload.getUploadObj();</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if</w:t>
                        </w:r>
                        <w:r w:rsidRPr="00F6184B">
                          <w:rPr>
                            <w:sz w:val="18"/>
                            <w:szCs w:val="18"/>
                          </w:rPr>
                          <w:t>(</w:t>
                        </w:r>
                        <w:proofErr w:type="gramEnd"/>
                        <w:r w:rsidRPr="00F6184B">
                          <w:rPr>
                            <w:sz w:val="18"/>
                            <w:szCs w:val="18"/>
                          </w:rPr>
                          <w:t>file){</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.IAjax(</w:t>
                        </w:r>
                        <w:proofErr w:type="gramEnd"/>
                        <w:r w:rsidRPr="00F6184B">
                          <w:rPr>
                            <w:color w:val="FF00FF"/>
                            <w:sz w:val="18"/>
                            <w:szCs w:val="18"/>
                          </w:rPr>
                          <w:t>'../request.php'</w:t>
                        </w:r>
                        <w:proofErr w:type="gramStart"/>
                        <w:r w:rsidRPr="00F6184B">
                          <w:rPr>
                            <w:sz w:val="18"/>
                            <w:szCs w:val="18"/>
                          </w:rPr>
                          <w:t>,{</w:t>
                        </w:r>
                        <w:proofErr w:type="gramEnd"/>
                        <w:r w:rsidRPr="00F6184B">
                          <w:rPr>
                            <w:sz w:val="18"/>
                            <w:szCs w:val="18"/>
                          </w:rPr>
                          <w:t>key:</w:t>
                        </w:r>
                        <w:r w:rsidRPr="00F6184B">
                          <w:rPr>
                            <w:color w:val="FF00FF"/>
                            <w:sz w:val="18"/>
                            <w:szCs w:val="18"/>
                          </w:rPr>
                          <w:t>'upload'</w:t>
                        </w:r>
                        <w:r w:rsidRPr="00F6184B">
                          <w:rPr>
                            <w:sz w:val="18"/>
                            <w:szCs w:val="18"/>
                          </w:rPr>
                          <w:t>,para:{},file:file},</w:t>
                        </w:r>
                        <w:r w:rsidRPr="00F6184B">
                          <w:rPr>
                            <w:color w:val="0000FF"/>
                            <w:sz w:val="18"/>
                            <w:szCs w:val="18"/>
                          </w:rPr>
                          <w:t>function</w:t>
                        </w:r>
                        <w:r w:rsidRPr="00F6184B">
                          <w:rPr>
                            <w:sz w:val="18"/>
                            <w:szCs w:val="18"/>
                          </w:rPr>
                          <w:t>(rsp){</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rsp.data.message);</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w:t>
                        </w:r>
                        <w:r w:rsidRPr="00F6184B">
                          <w:rPr>
                            <w:color w:val="0000FF"/>
                            <w:sz w:val="18"/>
                            <w:szCs w:val="18"/>
                          </w:rPr>
                          <w:t>function</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start(</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
                      <w:p w:rsidR="0023747D" w:rsidRPr="00F6184B" w:rsidRDefault="0023747D" w:rsidP="00375F9C">
                        <w:pPr>
                          <w:rPr>
                            <w:szCs w:val="18"/>
                          </w:rPr>
                        </w:pPr>
                        <w:r w:rsidRPr="00F6184B">
                          <w:rPr>
                            <w:sz w:val="18"/>
                            <w:szCs w:val="18"/>
                          </w:rPr>
                          <w:t>});</w:t>
                        </w:r>
                      </w:p>
                    </w:txbxContent>
                  </v:textbox>
                </v:shape>
                <v:shape id="AutoShape 78" o:spid="_x0000_s1815" type="#_x0000_t62" style="position:absolute;left:25146;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2H8MMA&#10;AADcAAAADwAAAGRycy9kb3ducmV2LnhtbESP0WoCMRRE34X+Q7gF3zSr6NJujVIFwQdFa/sBl83t&#10;ZtvNzZJEXf/eCIKPw8ycYWaLzjbiTD7UjhWMhhkI4tLpmisFP9/rwRuIEJE1No5JwZUCLOYvvRkW&#10;2l34i87HWIkE4VCgAhNjW0gZSkMWw9C1xMn7dd5iTNJXUnu8JLht5DjLcmmx5rRgsKWVofL/eLIK&#10;DtNt0I056MkyW/3l753e+7BTqv/afX6AiNTFZ/jR3mgFk3wE9zPp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2H8MMAAADcAAAADwAAAAAAAAAAAAAAAACYAgAAZHJzL2Rv&#10;d25yZXYueG1sUEsFBgAAAAAEAAQA9QAAAIgDAAAAAA==&#10;" adj="22970,47757" fillcolor="#ff9">
                  <v:textbox inset="0,0,0,0">
                    <w:txbxContent>
                      <w:p w:rsidR="0023747D" w:rsidRPr="000E23E9" w:rsidRDefault="0023747D" w:rsidP="00375F9C">
                        <w:pPr>
                          <w:rPr>
                            <w:szCs w:val="18"/>
                          </w:rPr>
                        </w:pPr>
                        <w:r>
                          <w:rPr>
                            <w:rFonts w:hint="eastAsia"/>
                            <w:szCs w:val="18"/>
                          </w:rPr>
                          <w:t>Created by Designer</w:t>
                        </w:r>
                      </w:p>
                    </w:txbxContent>
                  </v:textbox>
                </v:shape>
                <v:shape id="AutoShape 79" o:spid="_x0000_s1816" type="#_x0000_t62" style="position:absolute;left:24003;top:22783;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OQJ8QA&#10;AADcAAAADwAAAGRycy9kb3ducmV2LnhtbESPT2sCMRTE7wW/Q3hCbzWryCqrUUQoCF5aK+LxuXn7&#10;Bzcv2ySrq5++KRR6HGbmN8xy3ZtG3Mj52rKC8SgBQZxbXXOp4Pj1/jYH4QOyxsYyKXiQh/Vq8LLE&#10;TNs7f9LtEEoRIewzVFCF0GZS+rwig35kW+LoFdYZDFG6UmqH9wg3jZwkSSoN1hwXKmxpW1F+PXRG&#10;QXqi79m+K3ZPe+4oKdxlgx8zpV6H/WYBIlAf/sN/7Z1WME0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zkCfEAAAA3AAAAA8AAAAAAAAAAAAAAAAAmAIAAGRycy9k&#10;b3ducmV2LnhtbFBLBQYAAAAABAAEAPUAAACJAwAAAAA=&#10;" adj="28464,5680" fillcolor="#ff9">
                  <v:textbox inset="0,0,0,0">
                    <w:txbxContent>
                      <w:p w:rsidR="0023747D" w:rsidRPr="000E23E9" w:rsidRDefault="0023747D" w:rsidP="00375F9C">
                        <w:pPr>
                          <w:rPr>
                            <w:szCs w:val="18"/>
                          </w:rPr>
                        </w:pPr>
                        <w:r>
                          <w:rPr>
                            <w:szCs w:val="18"/>
                          </w:rPr>
                          <w:t>U</w:t>
                        </w:r>
                        <w:r>
                          <w:rPr>
                            <w:rFonts w:hint="eastAsia"/>
                            <w:szCs w:val="18"/>
                          </w:rPr>
                          <w:t>pload control</w:t>
                        </w:r>
                      </w:p>
                    </w:txbxContent>
                  </v:textbox>
                </v:shape>
                <v:shape id="AutoShape 80" o:spid="_x0000_s1817" type="#_x0000_t62" style="position:absolute;left:28575;top:5448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0D8YA&#10;AADcAAAADwAAAGRycy9kb3ducmV2LnhtbESPQWvCQBSE70L/w/IKvUizSZVQY1YpQqEgFDQe9PbM&#10;vmZDs29DdtX033cLBY/DzHzDlOvRduJKg28dK8iSFARx7XTLjYJD9f78CsIHZI2dY1LwQx7Wq4dJ&#10;iYV2N97RdR8aESHsC1RgQugLKX1tyKJPXE8cvS83WAxRDo3UA94i3HbyJU1zabHluGCwp42h+nt/&#10;sQroXMvFqZpeNkfTmOPhM/PVNlPq6XF8W4IINIZ7+L/9oRXM8x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Z0D8YAAADcAAAADwAAAAAAAAAAAAAAAACYAgAAZHJz&#10;L2Rvd25yZXYueG1sUEsFBgAAAAAEAAQA9QAAAIsDAAAAAA==&#10;" adj="29226,25158" fillcolor="#ff9">
                  <v:textbox inset="0,0,0,0">
                    <w:txbxContent>
                      <w:p w:rsidR="0023747D" w:rsidRPr="000E23E9" w:rsidRDefault="0023747D" w:rsidP="00375F9C">
                        <w:pPr>
                          <w:rPr>
                            <w:szCs w:val="18"/>
                          </w:rPr>
                        </w:pPr>
                        <w:r>
                          <w:rPr>
                            <w:rFonts w:hint="eastAsia"/>
                            <w:szCs w:val="18"/>
                          </w:rPr>
                          <w:t>IAjax upload</w:t>
                        </w:r>
                      </w:p>
                    </w:txbxContent>
                  </v:textbox>
                </v:shape>
                <v:shape id="AutoShape 82" o:spid="_x0000_s1818" type="#_x0000_t62" style="position:absolute;left:30861;top:59436;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Jy8QA&#10;AADcAAAADwAAAGRycy9kb3ducmV2LnhtbESPQYvCMBSE78L+h/AWvIimK1q0NsoiCiJ40F3w+mie&#10;bbF5KU1q67/fLAgeh5n5hkk3vanEgxpXWlbwNYlAEGdWl5wr+P3ZjxcgnEfWWFkmBU9ysFl/DFJM&#10;tO34TI+Lz0WAsEtQQeF9nUjpsoIMuomtiYN3s41BH2STS91gF+CmktMoiqXBksNCgTVtC8rul9Yo&#10;2B+j+HRqp/Odvm6ttMv2eT+MlBp+9t8rEJ56/w6/2getYBbP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ScvEAAAA3AAAAA8AAAAAAAAAAAAAAAAAmAIAAGRycy9k&#10;b3ducmV2LnhtbFBLBQYAAAAABAAEAPUAAACJAwAAAAA=&#10;" adj="33026,5243" fillcolor="#ff9">
                  <v:textbox inset="0,0,0,0">
                    <w:txbxContent>
                      <w:p w:rsidR="0023747D" w:rsidRPr="000E23E9" w:rsidRDefault="0023747D" w:rsidP="00375F9C">
                        <w:pPr>
                          <w:rPr>
                            <w:szCs w:val="18"/>
                          </w:rPr>
                        </w:pPr>
                        <w:r>
                          <w:rPr>
                            <w:szCs w:val="18"/>
                          </w:rPr>
                          <w:t>S</w:t>
                        </w:r>
                        <w:r>
                          <w:rPr>
                            <w:rFonts w:hint="eastAsia"/>
                            <w:szCs w:val="18"/>
                          </w:rPr>
                          <w:t>uccessful return</w:t>
                        </w:r>
                      </w:p>
                    </w:txbxContent>
                  </v:textbox>
                </v:shape>
                <v:shape id="AutoShape 549" o:spid="_x0000_s1819" type="#_x0000_t62" style="position:absolute;left:30861;top:50520;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v9cQA&#10;AADcAAAADwAAAGRycy9kb3ducmV2LnhtbESPT4vCMBTE78J+h/AW9qZJRUW6RtkVBFnw4B/2/Gie&#10;bbV5qU3U6qc3guBxmJnfMJNZaytxocaXjjUkPQWCOHOm5FzDbrvojkH4gGywckwabuRhNv3oTDA1&#10;7sprumxCLiKEfYoaihDqVEqfFWTR91xNHL29ayyGKJtcmgavEW4r2VdqJC2WHBcKrGleUHbcnK2G&#10;35AMxrtK/f2v1PGU+Ppwp3yr9ddn+/MNIlAb3uFXe2k0DEZD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77/XEAAAA3AAAAA8AAAAAAAAAAAAAAAAAmAIAAGRycy9k&#10;b3ducmV2LnhtbFBLBQYAAAAABAAEAPUAAACJAwAAAAA=&#10;" adj="31767,47008" fillcolor="#ff9">
                  <v:textbox inset="0,0,0,0">
                    <w:txbxContent>
                      <w:p w:rsidR="0023747D" w:rsidRPr="000E23E9" w:rsidRDefault="0023747D" w:rsidP="00375F9C">
                        <w:pPr>
                          <w:rPr>
                            <w:szCs w:val="18"/>
                          </w:rPr>
                        </w:pPr>
                        <w:r>
                          <w:rPr>
                            <w:rFonts w:hint="eastAsia"/>
                            <w:szCs w:val="18"/>
                          </w:rPr>
                          <w:t>Getting file content</w:t>
                        </w:r>
                      </w:p>
                    </w:txbxContent>
                  </v:textbox>
                </v:shape>
                <w10:anchorlock/>
              </v:group>
            </w:pict>
          </mc:Fallback>
        </mc:AlternateContent>
      </w:r>
    </w:p>
    <w:bookmarkEnd w:id="184"/>
    <w:p w:rsidR="00375F9C" w:rsidRDefault="00375F9C" w:rsidP="00E45D25">
      <w:pPr>
        <w:pStyle w:val="2"/>
        <w:numPr>
          <w:ilvl w:val="1"/>
          <w:numId w:val="17"/>
        </w:numPr>
      </w:pPr>
      <w:r>
        <w:rPr>
          <w:rFonts w:hint="eastAsia"/>
        </w:rPr>
        <w:t xml:space="preserve"> </w:t>
      </w:r>
      <w:bookmarkStart w:id="185" w:name="_Toc453071817"/>
      <w:r w:rsidRPr="00D5119D">
        <w:t>A request wrapper for real application</w:t>
      </w:r>
      <w:bookmarkEnd w:id="185"/>
    </w:p>
    <w:p w:rsidR="00375F9C" w:rsidRPr="00D5119D" w:rsidRDefault="00375F9C" w:rsidP="00375F9C">
      <w:pPr>
        <w:ind w:firstLine="420"/>
      </w:pPr>
      <w:r w:rsidRPr="00D5119D">
        <w:t xml:space="preserve">In practical applications, you can choose </w:t>
      </w:r>
      <w:r w:rsidR="00704D04">
        <w:t>xui.</w:t>
      </w:r>
      <w:r w:rsidRPr="00D5119D">
        <w:t xml:space="preserve">Ajax, </w:t>
      </w:r>
      <w:r w:rsidR="00704D04">
        <w:t>xui.</w:t>
      </w:r>
      <w:r w:rsidRPr="00D5119D">
        <w:t xml:space="preserve">SAjax and </w:t>
      </w:r>
      <w:r w:rsidR="00704D04">
        <w:t>xui.</w:t>
      </w:r>
      <w:r w:rsidRPr="00D5119D">
        <w:t xml:space="preserve">IAjax according to the </w:t>
      </w:r>
      <w:r w:rsidRPr="00D5119D">
        <w:lastRenderedPageBreak/>
        <w:t>actual situation.</w:t>
      </w:r>
      <w:r>
        <w:rPr>
          <w:rFonts w:hint="eastAsia"/>
        </w:rPr>
        <w:t xml:space="preserve"> </w:t>
      </w:r>
      <w:r w:rsidRPr="00D5119D">
        <w:t>Usually, we will wrap a common function or class to handle all data interaction with the backend service. This is an example wrapper. Just for your reference.</w:t>
      </w:r>
    </w:p>
    <w:p w:rsidR="00375F9C" w:rsidRPr="00C76BBF" w:rsidRDefault="005C781A" w:rsidP="00375F9C">
      <w:r>
        <w:rPr>
          <w:noProof/>
        </w:rPr>
        <mc:AlternateContent>
          <mc:Choice Requires="wpc">
            <w:drawing>
              <wp:inline distT="0" distB="0" distL="0" distR="0" wp14:anchorId="75FBE70B" wp14:editId="5BDB79AB">
                <wp:extent cx="5257800" cy="4853940"/>
                <wp:effectExtent l="9525" t="0" r="9525" b="3810"/>
                <wp:docPr id="459"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8" name="Text Box 86"/>
                        <wps:cNvSpPr txBox="1">
                          <a:spLocks noChangeArrowheads="1"/>
                        </wps:cNvSpPr>
                        <wps:spPr bwMode="auto">
                          <a:xfrm>
                            <a:off x="0" y="48895"/>
                            <a:ext cx="5257800" cy="4723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76BBF" w:rsidRDefault="0023747D" w:rsidP="00375F9C">
                              <w:pPr>
                                <w:spacing w:line="240" w:lineRule="exact"/>
                                <w:rPr>
                                  <w:sz w:val="18"/>
                                  <w:szCs w:val="18"/>
                                </w:rPr>
                              </w:pPr>
                              <w:proofErr w:type="gramStart"/>
                              <w:r w:rsidRPr="00C76BBF">
                                <w:rPr>
                                  <w:rFonts w:hint="eastAsia"/>
                                  <w:sz w:val="18"/>
                                  <w:szCs w:val="18"/>
                                </w:rPr>
                                <w:t>r</w:t>
                              </w:r>
                              <w:r w:rsidRPr="00C76BBF">
                                <w:rPr>
                                  <w:sz w:val="18"/>
                                  <w:szCs w:val="18"/>
                                </w:rPr>
                                <w:t>equest</w:t>
                              </w:r>
                              <w:r w:rsidRPr="00C76BBF">
                                <w:rPr>
                                  <w:rFonts w:hint="eastAsia"/>
                                  <w:sz w:val="18"/>
                                  <w:szCs w:val="18"/>
                                </w:rPr>
                                <w:t>=</w:t>
                              </w:r>
                              <w:proofErr w:type="gramEnd"/>
                              <w:r w:rsidRPr="00C76BBF">
                                <w:rPr>
                                  <w:color w:val="0000FF"/>
                                  <w:sz w:val="18"/>
                                  <w:szCs w:val="18"/>
                                </w:rPr>
                                <w:t>function</w:t>
                              </w:r>
                              <w:r w:rsidRPr="00C76BBF">
                                <w:rPr>
                                  <w:sz w:val="18"/>
                                  <w:szCs w:val="18"/>
                                </w:rPr>
                                <w:t xml:space="preserve">(service,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requestData</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Pr>
                                  <w:rFonts w:hint="eastAsia"/>
                                  <w:sz w:val="18"/>
                                  <w:szCs w:val="18"/>
                                </w:rPr>
                                <w:t>onOK</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onStart</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onEnd</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file</w:t>
                              </w:r>
                              <w:proofErr w:type="gramEnd"/>
                            </w:p>
                            <w:p w:rsidR="0023747D" w:rsidRPr="00C76BBF" w:rsidRDefault="0023747D" w:rsidP="00375F9C">
                              <w:pPr>
                                <w:spacing w:line="240" w:lineRule="exact"/>
                                <w:rPr>
                                  <w:sz w:val="18"/>
                                  <w:szCs w:val="18"/>
                                </w:rPr>
                              </w:pP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roofErr w:type="gramStart"/>
                              <w:r w:rsidR="00973A41">
                                <w:rPr>
                                  <w:sz w:val="18"/>
                                  <w:szCs w:val="18"/>
                                </w:rPr>
                                <w:t>xui.</w:t>
                              </w:r>
                              <w:r w:rsidRPr="00C76BBF">
                                <w:rPr>
                                  <w:sz w:val="18"/>
                                  <w:szCs w:val="18"/>
                                </w:rPr>
                                <w:t>tryF(</w:t>
                              </w:r>
                              <w:proofErr w:type="gramEnd"/>
                              <w:r w:rsidRPr="00C76BBF">
                                <w:rPr>
                                  <w:sz w:val="18"/>
                                  <w:szCs w:val="18"/>
                                </w:rPr>
                                <w:t>onStart);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.observableRun(</w:t>
                              </w:r>
                              <w:proofErr w:type="gramEnd"/>
                              <w:r w:rsidRPr="00C76BBF">
                                <w:rPr>
                                  <w:color w:val="0000FF"/>
                                  <w:sz w:val="18"/>
                                  <w:szCs w:val="18"/>
                                </w:rPr>
                                <w:t>function</w:t>
                              </w:r>
                              <w:r w:rsidRPr="00C76BBF">
                                <w:rPr>
                                  <w:sz w:val="18"/>
                                  <w:szCs w:val="18"/>
                                </w:rPr>
                                <w:t>(threadid){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var</w:t>
                              </w:r>
                              <w:proofErr w:type="gramEnd"/>
                              <w:r w:rsidRPr="00C76BBF">
                                <w:rPr>
                                  <w:sz w:val="18"/>
                                  <w:szCs w:val="18"/>
                                </w:rPr>
                                <w:t xml:space="preserve"> options;</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file){</w:t>
                              </w:r>
                            </w:p>
                            <w:p w:rsidR="0023747D" w:rsidRPr="00C76BBF" w:rsidRDefault="0023747D" w:rsidP="00375F9C">
                              <w:pPr>
                                <w:spacing w:line="240" w:lineRule="exact"/>
                                <w:rPr>
                                  <w:sz w:val="18"/>
                                  <w:szCs w:val="18"/>
                                </w:rPr>
                              </w:pPr>
                              <w:r w:rsidRPr="00C76BBF">
                                <w:rPr>
                                  <w:sz w:val="18"/>
                                  <w:szCs w:val="18"/>
                                </w:rPr>
                                <w:t xml:space="preserve">            requestData.file=file;</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options</w:t>
                              </w:r>
                              <w:proofErr w:type="gramEnd"/>
                              <w:r w:rsidRPr="00C76BBF">
                                <w:rPr>
                                  <w:sz w:val="18"/>
                                  <w:szCs w:val="18"/>
                                </w:rPr>
                                <w:t>={method:</w:t>
                              </w:r>
                              <w:r w:rsidRPr="00C76BBF">
                                <w:rPr>
                                  <w:color w:val="FF00FF"/>
                                  <w:sz w:val="18"/>
                                  <w:szCs w:val="18"/>
                                </w:rPr>
                                <w:t>'post'</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.request(</w:t>
                              </w:r>
                              <w:proofErr w:type="gramEnd"/>
                              <w:r w:rsidRPr="00C76BBF">
                                <w:rPr>
                                  <w:sz w:val="18"/>
                                  <w:szCs w:val="18"/>
                                </w:rPr>
                                <w:t xml:space="preserve">service, requestData,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!rsp.error)</w:t>
                              </w:r>
                            </w:p>
                            <w:p w:rsidR="0023747D" w:rsidRPr="00C76BBF" w:rsidRDefault="0023747D" w:rsidP="00375F9C">
                              <w:pPr>
                                <w:spacing w:line="240" w:lineRule="exact"/>
                                <w:rPr>
                                  <w:sz w:val="18"/>
                                  <w:szCs w:val="18"/>
                                </w:rPr>
                              </w:pPr>
                              <w:r w:rsidRPr="00C76BBF">
                                <w:rPr>
                                  <w:sz w:val="18"/>
                                  <w:szCs w:val="18"/>
                                </w:rPr>
                                <w:t xml:space="preserve">                    </w:t>
                              </w:r>
                              <w:proofErr w:type="gramStart"/>
                              <w:r w:rsidR="00973A41">
                                <w:rPr>
                                  <w:sz w:val="18"/>
                                  <w:szCs w:val="18"/>
                                </w:rPr>
                                <w:t>xui.</w:t>
                              </w:r>
                              <w:r w:rsidRPr="00C76BBF">
                                <w:rPr>
                                  <w:sz w:val="18"/>
                                  <w:szCs w:val="18"/>
                                </w:rPr>
                                <w:t>tryF(</w:t>
                              </w:r>
                              <w:proofErr w:type="gramEnd"/>
                              <w:r>
                                <w:rPr>
                                  <w:rFonts w:hint="eastAsia"/>
                                  <w:sz w:val="18"/>
                                  <w:szCs w:val="18"/>
                                </w:rPr>
                                <w:t>onOK</w:t>
                              </w:r>
                              <w:r w:rsidRPr="00C76BBF">
                                <w:rPr>
                                  <w:sz w:val="18"/>
                                  <w:szCs w:val="18"/>
                                </w:rPr>
                                <w:t>,</w:t>
                              </w:r>
                              <w:r>
                                <w:rPr>
                                  <w:rFonts w:hint="eastAsia"/>
                                  <w:sz w:val="18"/>
                                  <w:szCs w:val="18"/>
                                </w:rPr>
                                <w:t xml:space="preserve"> </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else</w:t>
                              </w:r>
                              <w:proofErr w:type="gramEnd"/>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00973A41">
                                <w:rPr>
                                  <w:sz w:val="18"/>
                                  <w:szCs w:val="18"/>
                                </w:rPr>
                                <w:t>xui.</w:t>
                              </w:r>
                              <w:r w:rsidRPr="00C76BBF">
                                <w:rPr>
                                  <w:sz w:val="18"/>
                                  <w:szCs w:val="18"/>
                                </w:rPr>
                                <w:t>serialize(rsp.error));</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else</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00973A41">
                                <w:rPr>
                                  <w:sz w:val="18"/>
                                  <w:szCs w:val="18"/>
                                </w:rPr>
                                <w:t>xui.</w:t>
                              </w:r>
                              <w:r w:rsidRPr="00C76BBF">
                                <w:rPr>
                                  <w:sz w:val="18"/>
                                  <w:szCs w:val="18"/>
                                </w:rPr>
                                <w:t>serialize(rsp));</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00973A41">
                                <w:rPr>
                                  <w:sz w:val="18"/>
                                  <w:szCs w:val="18"/>
                                </w:rPr>
                                <w:t>xui.</w:t>
                              </w:r>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function</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00973A41">
                                <w:rPr>
                                  <w:sz w:val="18"/>
                                  <w:szCs w:val="18"/>
                                </w:rPr>
                                <w:t>xui.</w:t>
                              </w:r>
                              <w:r w:rsidRPr="00C76BBF">
                                <w:rPr>
                                  <w:sz w:val="18"/>
                                  <w:szCs w:val="18"/>
                                </w:rPr>
                                <w:t>serialize(rsp));</w:t>
                              </w:r>
                            </w:p>
                            <w:p w:rsidR="0023747D" w:rsidRPr="00C76BBF" w:rsidRDefault="0023747D" w:rsidP="00375F9C">
                              <w:pPr>
                                <w:spacing w:line="240" w:lineRule="exact"/>
                                <w:rPr>
                                  <w:sz w:val="18"/>
                                  <w:szCs w:val="18"/>
                                </w:rPr>
                              </w:pPr>
                              <w:r w:rsidRPr="00C76BBF">
                                <w:rPr>
                                  <w:sz w:val="18"/>
                                  <w:szCs w:val="18"/>
                                </w:rPr>
                                <w:t xml:space="preserve">            </w:t>
                              </w:r>
                              <w:proofErr w:type="gramStart"/>
                              <w:r w:rsidR="00973A41">
                                <w:rPr>
                                  <w:sz w:val="18"/>
                                  <w:szCs w:val="18"/>
                                </w:rPr>
                                <w:t>xui.</w:t>
                              </w:r>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 threadid</w:t>
                              </w:r>
                              <w:proofErr w:type="gramStart"/>
                              <w:r w:rsidRPr="00C76BBF">
                                <w:rPr>
                                  <w:sz w:val="18"/>
                                  <w:szCs w:val="18"/>
                                </w:rPr>
                                <w:t>,options</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rPr>
                                  <w:szCs w:val="18"/>
                                </w:rPr>
                              </w:pPr>
                              <w:r w:rsidRPr="00C76BBF">
                                <w:rPr>
                                  <w:sz w:val="18"/>
                                  <w:szCs w:val="18"/>
                                </w:rPr>
                                <w:t>}</w:t>
                              </w:r>
                              <w:r w:rsidRPr="00C76BBF">
                                <w:rPr>
                                  <w:rFonts w:hint="eastAsia"/>
                                  <w:sz w:val="18"/>
                                  <w:szCs w:val="18"/>
                                </w:rPr>
                                <w:t>;</w:t>
                              </w:r>
                            </w:p>
                          </w:txbxContent>
                        </wps:txbx>
                        <wps:bodyPr rot="0" vert="horz" wrap="square" lIns="54000" tIns="46800" rIns="54000" bIns="45720" anchor="t" anchorCtr="0" upright="1">
                          <a:spAutoFit/>
                        </wps:bodyPr>
                      </wps:wsp>
                      <wps:wsp>
                        <wps:cNvPr id="450" name="AutoShape 87"/>
                        <wps:cNvSpPr>
                          <a:spLocks noChangeArrowheads="1"/>
                        </wps:cNvSpPr>
                        <wps:spPr bwMode="auto">
                          <a:xfrm flipH="1">
                            <a:off x="1714500" y="99060"/>
                            <a:ext cx="1943100" cy="219710"/>
                          </a:xfrm>
                          <a:prstGeom prst="wedgeRoundRectCallout">
                            <a:avLst>
                              <a:gd name="adj1" fmla="val 72611"/>
                              <a:gd name="adj2" fmla="val 6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ervice </w:t>
                              </w:r>
                              <w:proofErr w:type="gramStart"/>
                              <w:r>
                                <w:rPr>
                                  <w:rFonts w:hint="eastAsia"/>
                                  <w:szCs w:val="18"/>
                                </w:rPr>
                                <w:t>url</w:t>
                              </w:r>
                              <w:proofErr w:type="gramEnd"/>
                              <w:r>
                                <w:rPr>
                                  <w:rFonts w:hint="eastAsia"/>
                                  <w:szCs w:val="18"/>
                                </w:rPr>
                                <w:t xml:space="preserve"> </w:t>
                              </w:r>
                              <w:r>
                                <w:rPr>
                                  <w:szCs w:val="18"/>
                                </w:rPr>
                                <w:t>addr</w:t>
                              </w:r>
                              <w:r>
                                <w:rPr>
                                  <w:rFonts w:hint="eastAsia"/>
                                  <w:szCs w:val="18"/>
                                </w:rPr>
                                <w:t>ess</w:t>
                              </w:r>
                            </w:p>
                          </w:txbxContent>
                        </wps:txbx>
                        <wps:bodyPr rot="0" vert="horz" wrap="square" lIns="0" tIns="0" rIns="0" bIns="0" anchor="t" anchorCtr="0" upright="1">
                          <a:noAutofit/>
                        </wps:bodyPr>
                      </wps:wsp>
                      <wps:wsp>
                        <wps:cNvPr id="451" name="AutoShape 88"/>
                        <wps:cNvSpPr>
                          <a:spLocks noChangeArrowheads="1"/>
                        </wps:cNvSpPr>
                        <wps:spPr bwMode="auto">
                          <a:xfrm flipH="1">
                            <a:off x="1714500" y="396240"/>
                            <a:ext cx="1943100" cy="219710"/>
                          </a:xfrm>
                          <a:prstGeom prst="wedgeRoundRectCallout">
                            <a:avLst>
                              <a:gd name="adj1" fmla="val 88787"/>
                              <a:gd name="adj2" fmla="val -6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 (key/value pairs)</w:t>
                              </w:r>
                            </w:p>
                          </w:txbxContent>
                        </wps:txbx>
                        <wps:bodyPr rot="0" vert="horz" wrap="square" lIns="0" tIns="0" rIns="0" bIns="0" anchor="t" anchorCtr="0" upright="1">
                          <a:noAutofit/>
                        </wps:bodyPr>
                      </wps:wsp>
                      <wps:wsp>
                        <wps:cNvPr id="452" name="AutoShape 89"/>
                        <wps:cNvSpPr>
                          <a:spLocks noChangeArrowheads="1"/>
                        </wps:cNvSpPr>
                        <wps:spPr bwMode="auto">
                          <a:xfrm flipH="1">
                            <a:off x="1714500" y="693420"/>
                            <a:ext cx="1943100" cy="219710"/>
                          </a:xfrm>
                          <a:prstGeom prst="wedgeRoundRectCallout">
                            <a:avLst>
                              <a:gd name="adj1" fmla="val 98102"/>
                              <a:gd name="adj2" fmla="val -127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allback for </w:t>
                              </w:r>
                              <w:r>
                                <w:rPr>
                                  <w:szCs w:val="18"/>
                                </w:rPr>
                                <w:t>successful</w:t>
                              </w:r>
                              <w:r>
                                <w:rPr>
                                  <w:rFonts w:hint="eastAsia"/>
                                  <w:szCs w:val="18"/>
                                </w:rPr>
                                <w:t xml:space="preserve"> call</w:t>
                              </w:r>
                            </w:p>
                          </w:txbxContent>
                        </wps:txbx>
                        <wps:bodyPr rot="0" vert="horz" wrap="square" lIns="0" tIns="0" rIns="0" bIns="0" anchor="t" anchorCtr="0" upright="1">
                          <a:noAutofit/>
                        </wps:bodyPr>
                      </wps:wsp>
                      <wps:wsp>
                        <wps:cNvPr id="453" name="AutoShape 90"/>
                        <wps:cNvSpPr>
                          <a:spLocks noChangeArrowheads="1"/>
                        </wps:cNvSpPr>
                        <wps:spPr bwMode="auto">
                          <a:xfrm flipH="1">
                            <a:off x="1714500" y="1089660"/>
                            <a:ext cx="1943100" cy="219710"/>
                          </a:xfrm>
                          <a:prstGeom prst="wedgeRoundRectCallout">
                            <a:avLst>
                              <a:gd name="adj1" fmla="val 100065"/>
                              <a:gd name="adj2" fmla="val -2005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for onStart and onEnd</w:t>
                              </w:r>
                            </w:p>
                          </w:txbxContent>
                        </wps:txbx>
                        <wps:bodyPr rot="0" vert="horz" wrap="square" lIns="0" tIns="0" rIns="0" bIns="0" anchor="t" anchorCtr="0" upright="1">
                          <a:noAutofit/>
                        </wps:bodyPr>
                      </wps:wsp>
                      <wps:wsp>
                        <wps:cNvPr id="454" name="AutoShape 91"/>
                        <wps:cNvSpPr>
                          <a:spLocks noChangeArrowheads="1"/>
                        </wps:cNvSpPr>
                        <wps:spPr bwMode="auto">
                          <a:xfrm flipH="1">
                            <a:off x="685800" y="891540"/>
                            <a:ext cx="914400" cy="198120"/>
                          </a:xfrm>
                          <a:prstGeom prst="wedgeRoundRectCallout">
                            <a:avLst>
                              <a:gd name="adj1" fmla="val 66806"/>
                              <a:gd name="adj2" fmla="val -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File to upload</w:t>
                              </w:r>
                            </w:p>
                          </w:txbxContent>
                        </wps:txbx>
                        <wps:bodyPr rot="0" vert="horz" wrap="square" lIns="0" tIns="0" rIns="0" bIns="0" anchor="t" anchorCtr="0" upright="1">
                          <a:noAutofit/>
                        </wps:bodyPr>
                      </wps:wsp>
                      <wps:wsp>
                        <wps:cNvPr id="455" name="AutoShape 92"/>
                        <wps:cNvSpPr>
                          <a:spLocks noChangeArrowheads="1"/>
                        </wps:cNvSpPr>
                        <wps:spPr bwMode="auto">
                          <a:xfrm flipH="1">
                            <a:off x="2628900" y="2575560"/>
                            <a:ext cx="685800" cy="219710"/>
                          </a:xfrm>
                          <a:prstGeom prst="wedgeRoundRectCallout">
                            <a:avLst>
                              <a:gd name="adj1" fmla="val 108519"/>
                              <a:gd name="adj2" fmla="val 21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uccess</w:t>
                              </w:r>
                            </w:p>
                          </w:txbxContent>
                        </wps:txbx>
                        <wps:bodyPr rot="0" vert="horz" wrap="square" lIns="0" tIns="0" rIns="0" bIns="0" anchor="t" anchorCtr="0" upright="1">
                          <a:noAutofit/>
                        </wps:bodyPr>
                      </wps:wsp>
                      <wps:wsp>
                        <wps:cNvPr id="456" name="AutoShape 93"/>
                        <wps:cNvSpPr>
                          <a:spLocks noChangeArrowheads="1"/>
                        </wps:cNvSpPr>
                        <wps:spPr bwMode="auto">
                          <a:xfrm flipH="1">
                            <a:off x="2857500" y="2971800"/>
                            <a:ext cx="457200" cy="219710"/>
                          </a:xfrm>
                          <a:prstGeom prst="wedgeRoundRectCallout">
                            <a:avLst>
                              <a:gd name="adj1" fmla="val 89861"/>
                              <a:gd name="adj2" fmla="val -3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wps:txbx>
                        <wps:bodyPr rot="0" vert="horz" wrap="square" lIns="0" tIns="0" rIns="0" bIns="0" anchor="t" anchorCtr="0" upright="1">
                          <a:noAutofit/>
                        </wps:bodyPr>
                      </wps:wsp>
                      <wps:wsp>
                        <wps:cNvPr id="457" name="AutoShape 94"/>
                        <wps:cNvSpPr>
                          <a:spLocks noChangeArrowheads="1"/>
                        </wps:cNvSpPr>
                        <wps:spPr bwMode="auto">
                          <a:xfrm flipH="1">
                            <a:off x="2400300" y="3268980"/>
                            <a:ext cx="457200" cy="219710"/>
                          </a:xfrm>
                          <a:prstGeom prst="wedgeRoundRectCallout">
                            <a:avLst>
                              <a:gd name="adj1" fmla="val 98194"/>
                              <a:gd name="adj2" fmla="val -11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wps:txbx>
                        <wps:bodyPr rot="0" vert="horz" wrap="square" lIns="0" tIns="0" rIns="0" bIns="0" anchor="t" anchorCtr="0" upright="1">
                          <a:noAutofit/>
                        </wps:bodyPr>
                      </wps:wsp>
                      <wps:wsp>
                        <wps:cNvPr id="458" name="AutoShape 95"/>
                        <wps:cNvSpPr>
                          <a:spLocks noChangeArrowheads="1"/>
                        </wps:cNvSpPr>
                        <wps:spPr bwMode="auto">
                          <a:xfrm flipH="1">
                            <a:off x="2171700" y="3841750"/>
                            <a:ext cx="457200" cy="219710"/>
                          </a:xfrm>
                          <a:prstGeom prst="wedgeRoundRectCallout">
                            <a:avLst>
                              <a:gd name="adj1" fmla="val 96111"/>
                              <a:gd name="adj2" fmla="val -14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txbxContent>
                        </wps:txbx>
                        <wps:bodyPr rot="0" vert="horz" wrap="square" lIns="0" tIns="0" rIns="0" bIns="0" anchor="t" anchorCtr="0" upright="1">
                          <a:noAutofit/>
                        </wps:bodyPr>
                      </wps:wsp>
                    </wpc:wpc>
                  </a:graphicData>
                </a:graphic>
              </wp:inline>
            </w:drawing>
          </mc:Choice>
          <mc:Fallback>
            <w:pict>
              <v:group id="画布 84" o:spid="_x0000_s1820" editas="canvas" style="width:414pt;height:382.2pt;mso-position-horizontal-relative:char;mso-position-vertical-relative:line" coordsize="52578,4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">
                <v:shape id="_x0000_s1821" type="#_x0000_t75" style="position:absolute;width:52578;height:48539;visibility:visible;mso-wrap-style:square">
                  <v:fill o:detectmouseclick="t"/>
                  <v:path o:connecttype="none"/>
                </v:shape>
                <v:shape id="Text Box 86" o:spid="_x0000_s1822" type="#_x0000_t202" style="position:absolute;top:488;width:52578;height:47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xWcAA&#10;AADcAAAADwAAAGRycy9kb3ducmV2LnhtbERPy4rCMBTdC/MP4Qqz01QR0Y5RZEQ6mwFfs78016bY&#10;3JQk1vr3k4Xg8nDeq01vG9GRD7VjBZNxBoK4dLrmSsHlvB8tQISIrLFxTAqeFGCz/hisMNfuwUfq&#10;TrESKYRDjgpMjG0uZSgNWQxj1xIn7uq8xZigr6T2+EjhtpHTLJtLizWnBoMtfRsqb6e7VVDedv2u&#10;qP+M7+52cdDL4vk7L5T6HPbbLxCR+vgWv9w/WsFsltam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4fxWcAAAADcAAAADwAAAAAAAAAAAAAAAACYAgAAZHJzL2Rvd25y&#10;ZXYueG1sUEsFBgAAAAAEAAQA9QAAAIUDAAAAAA==&#10;" strokeweight="1pt">
                  <v:textbox style="mso-fit-shape-to-text:t" inset="1.5mm,1.3mm,1.5mm">
                    <w:txbxContent>
                      <w:p w:rsidR="0023747D" w:rsidRPr="00C76BBF" w:rsidRDefault="0023747D" w:rsidP="00375F9C">
                        <w:pPr>
                          <w:spacing w:line="240" w:lineRule="exact"/>
                          <w:rPr>
                            <w:sz w:val="18"/>
                            <w:szCs w:val="18"/>
                          </w:rPr>
                        </w:pPr>
                        <w:proofErr w:type="gramStart"/>
                        <w:r w:rsidRPr="00C76BBF">
                          <w:rPr>
                            <w:rFonts w:hint="eastAsia"/>
                            <w:sz w:val="18"/>
                            <w:szCs w:val="18"/>
                          </w:rPr>
                          <w:t>r</w:t>
                        </w:r>
                        <w:r w:rsidRPr="00C76BBF">
                          <w:rPr>
                            <w:sz w:val="18"/>
                            <w:szCs w:val="18"/>
                          </w:rPr>
                          <w:t>equest</w:t>
                        </w:r>
                        <w:r w:rsidRPr="00C76BBF">
                          <w:rPr>
                            <w:rFonts w:hint="eastAsia"/>
                            <w:sz w:val="18"/>
                            <w:szCs w:val="18"/>
                          </w:rPr>
                          <w:t>=</w:t>
                        </w:r>
                        <w:proofErr w:type="gramEnd"/>
                        <w:r w:rsidRPr="00C76BBF">
                          <w:rPr>
                            <w:color w:val="0000FF"/>
                            <w:sz w:val="18"/>
                            <w:szCs w:val="18"/>
                          </w:rPr>
                          <w:t>function</w:t>
                        </w:r>
                        <w:r w:rsidRPr="00C76BBF">
                          <w:rPr>
                            <w:sz w:val="18"/>
                            <w:szCs w:val="18"/>
                          </w:rPr>
                          <w:t xml:space="preserve">(service,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requestData</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Pr>
                            <w:rFonts w:hint="eastAsia"/>
                            <w:sz w:val="18"/>
                            <w:szCs w:val="18"/>
                          </w:rPr>
                          <w:t>onOK</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onStart</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onEnd</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file</w:t>
                        </w:r>
                        <w:proofErr w:type="gramEnd"/>
                      </w:p>
                      <w:p w:rsidR="0023747D" w:rsidRPr="00C76BBF" w:rsidRDefault="0023747D" w:rsidP="00375F9C">
                        <w:pPr>
                          <w:spacing w:line="240" w:lineRule="exact"/>
                          <w:rPr>
                            <w:sz w:val="18"/>
                            <w:szCs w:val="18"/>
                          </w:rPr>
                        </w:pP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roofErr w:type="gramStart"/>
                        <w:r w:rsidR="00973A41">
                          <w:rPr>
                            <w:sz w:val="18"/>
                            <w:szCs w:val="18"/>
                          </w:rPr>
                          <w:t>xui.</w:t>
                        </w:r>
                        <w:r w:rsidRPr="00C76BBF">
                          <w:rPr>
                            <w:sz w:val="18"/>
                            <w:szCs w:val="18"/>
                          </w:rPr>
                          <w:t>tryF(</w:t>
                        </w:r>
                        <w:proofErr w:type="gramEnd"/>
                        <w:r w:rsidRPr="00C76BBF">
                          <w:rPr>
                            <w:sz w:val="18"/>
                            <w:szCs w:val="18"/>
                          </w:rPr>
                          <w:t>onStart);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.observableRun(</w:t>
                        </w:r>
                        <w:proofErr w:type="gramEnd"/>
                        <w:r w:rsidRPr="00C76BBF">
                          <w:rPr>
                            <w:color w:val="0000FF"/>
                            <w:sz w:val="18"/>
                            <w:szCs w:val="18"/>
                          </w:rPr>
                          <w:t>function</w:t>
                        </w:r>
                        <w:r w:rsidRPr="00C76BBF">
                          <w:rPr>
                            <w:sz w:val="18"/>
                            <w:szCs w:val="18"/>
                          </w:rPr>
                          <w:t>(threadid){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var</w:t>
                        </w:r>
                        <w:proofErr w:type="gramEnd"/>
                        <w:r w:rsidRPr="00C76BBF">
                          <w:rPr>
                            <w:sz w:val="18"/>
                            <w:szCs w:val="18"/>
                          </w:rPr>
                          <w:t xml:space="preserve"> options;</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file){</w:t>
                        </w:r>
                      </w:p>
                      <w:p w:rsidR="0023747D" w:rsidRPr="00C76BBF" w:rsidRDefault="0023747D" w:rsidP="00375F9C">
                        <w:pPr>
                          <w:spacing w:line="240" w:lineRule="exact"/>
                          <w:rPr>
                            <w:sz w:val="18"/>
                            <w:szCs w:val="18"/>
                          </w:rPr>
                        </w:pPr>
                        <w:r w:rsidRPr="00C76BBF">
                          <w:rPr>
                            <w:sz w:val="18"/>
                            <w:szCs w:val="18"/>
                          </w:rPr>
                          <w:t xml:space="preserve">            requestData.file=file;</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options</w:t>
                        </w:r>
                        <w:proofErr w:type="gramEnd"/>
                        <w:r w:rsidRPr="00C76BBF">
                          <w:rPr>
                            <w:sz w:val="18"/>
                            <w:szCs w:val="18"/>
                          </w:rPr>
                          <w:t>={method:</w:t>
                        </w:r>
                        <w:r w:rsidRPr="00C76BBF">
                          <w:rPr>
                            <w:color w:val="FF00FF"/>
                            <w:sz w:val="18"/>
                            <w:szCs w:val="18"/>
                          </w:rPr>
                          <w:t>'post'</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.request(</w:t>
                        </w:r>
                        <w:proofErr w:type="gramEnd"/>
                        <w:r w:rsidRPr="00C76BBF">
                          <w:rPr>
                            <w:sz w:val="18"/>
                            <w:szCs w:val="18"/>
                          </w:rPr>
                          <w:t xml:space="preserve">service, requestData,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!rsp.error)</w:t>
                        </w:r>
                      </w:p>
                      <w:p w:rsidR="0023747D" w:rsidRPr="00C76BBF" w:rsidRDefault="0023747D" w:rsidP="00375F9C">
                        <w:pPr>
                          <w:spacing w:line="240" w:lineRule="exact"/>
                          <w:rPr>
                            <w:sz w:val="18"/>
                            <w:szCs w:val="18"/>
                          </w:rPr>
                        </w:pPr>
                        <w:r w:rsidRPr="00C76BBF">
                          <w:rPr>
                            <w:sz w:val="18"/>
                            <w:szCs w:val="18"/>
                          </w:rPr>
                          <w:t xml:space="preserve">                    </w:t>
                        </w:r>
                        <w:proofErr w:type="gramStart"/>
                        <w:r w:rsidR="00973A41">
                          <w:rPr>
                            <w:sz w:val="18"/>
                            <w:szCs w:val="18"/>
                          </w:rPr>
                          <w:t>xui.</w:t>
                        </w:r>
                        <w:r w:rsidRPr="00C76BBF">
                          <w:rPr>
                            <w:sz w:val="18"/>
                            <w:szCs w:val="18"/>
                          </w:rPr>
                          <w:t>tryF(</w:t>
                        </w:r>
                        <w:proofErr w:type="gramEnd"/>
                        <w:r>
                          <w:rPr>
                            <w:rFonts w:hint="eastAsia"/>
                            <w:sz w:val="18"/>
                            <w:szCs w:val="18"/>
                          </w:rPr>
                          <w:t>onOK</w:t>
                        </w:r>
                        <w:r w:rsidRPr="00C76BBF">
                          <w:rPr>
                            <w:sz w:val="18"/>
                            <w:szCs w:val="18"/>
                          </w:rPr>
                          <w:t>,</w:t>
                        </w:r>
                        <w:r>
                          <w:rPr>
                            <w:rFonts w:hint="eastAsia"/>
                            <w:sz w:val="18"/>
                            <w:szCs w:val="18"/>
                          </w:rPr>
                          <w:t xml:space="preserve"> </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else</w:t>
                        </w:r>
                        <w:proofErr w:type="gramEnd"/>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00973A41">
                          <w:rPr>
                            <w:sz w:val="18"/>
                            <w:szCs w:val="18"/>
                          </w:rPr>
                          <w:t>xui.</w:t>
                        </w:r>
                        <w:r w:rsidRPr="00C76BBF">
                          <w:rPr>
                            <w:sz w:val="18"/>
                            <w:szCs w:val="18"/>
                          </w:rPr>
                          <w:t>serialize(rsp.error));</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else</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00973A41">
                          <w:rPr>
                            <w:sz w:val="18"/>
                            <w:szCs w:val="18"/>
                          </w:rPr>
                          <w:t>xui.</w:t>
                        </w:r>
                        <w:r w:rsidRPr="00C76BBF">
                          <w:rPr>
                            <w:sz w:val="18"/>
                            <w:szCs w:val="18"/>
                          </w:rPr>
                          <w:t>serialize(rsp));</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00973A41">
                          <w:rPr>
                            <w:sz w:val="18"/>
                            <w:szCs w:val="18"/>
                          </w:rPr>
                          <w:t>xui.</w:t>
                        </w:r>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function</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00973A41">
                          <w:rPr>
                            <w:sz w:val="18"/>
                            <w:szCs w:val="18"/>
                          </w:rPr>
                          <w:t>xui.</w:t>
                        </w:r>
                        <w:r w:rsidRPr="00C76BBF">
                          <w:rPr>
                            <w:sz w:val="18"/>
                            <w:szCs w:val="18"/>
                          </w:rPr>
                          <w:t>serialize(rsp));</w:t>
                        </w:r>
                      </w:p>
                      <w:p w:rsidR="0023747D" w:rsidRPr="00C76BBF" w:rsidRDefault="0023747D" w:rsidP="00375F9C">
                        <w:pPr>
                          <w:spacing w:line="240" w:lineRule="exact"/>
                          <w:rPr>
                            <w:sz w:val="18"/>
                            <w:szCs w:val="18"/>
                          </w:rPr>
                        </w:pPr>
                        <w:r w:rsidRPr="00C76BBF">
                          <w:rPr>
                            <w:sz w:val="18"/>
                            <w:szCs w:val="18"/>
                          </w:rPr>
                          <w:t xml:space="preserve">            </w:t>
                        </w:r>
                        <w:proofErr w:type="gramStart"/>
                        <w:r w:rsidR="00973A41">
                          <w:rPr>
                            <w:sz w:val="18"/>
                            <w:szCs w:val="18"/>
                          </w:rPr>
                          <w:t>xui.</w:t>
                        </w:r>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 threadid</w:t>
                        </w:r>
                        <w:proofErr w:type="gramStart"/>
                        <w:r w:rsidRPr="00C76BBF">
                          <w:rPr>
                            <w:sz w:val="18"/>
                            <w:szCs w:val="18"/>
                          </w:rPr>
                          <w:t>,options</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rPr>
                            <w:szCs w:val="18"/>
                          </w:rPr>
                        </w:pPr>
                        <w:r w:rsidRPr="00C76BBF">
                          <w:rPr>
                            <w:sz w:val="18"/>
                            <w:szCs w:val="18"/>
                          </w:rPr>
                          <w:t>}</w:t>
                        </w:r>
                        <w:r w:rsidRPr="00C76BBF">
                          <w:rPr>
                            <w:rFonts w:hint="eastAsia"/>
                            <w:sz w:val="18"/>
                            <w:szCs w:val="18"/>
                          </w:rPr>
                          <w:t>;</w:t>
                        </w:r>
                      </w:p>
                    </w:txbxContent>
                  </v:textbox>
                </v:shape>
                <v:shape id="AutoShape 87" o:spid="_x0000_s1823" type="#_x0000_t62" style="position:absolute;left:17145;top:990;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8wacAA&#10;AADcAAAADwAAAGRycy9kb3ducmV2LnhtbERPy4rCMBTdD/gP4QqzG1MfI1KNouLALJ0qur0217bY&#10;3JQk1c7fm4Xg8nDei1VnanEn5yvLCoaDBARxbnXFhYLj4edrBsIHZI21ZVLwTx5Wy97HAlNtH/xH&#10;9ywUIoawT1FBGUKTSunzkgz6gW2II3e1zmCI0BVSO3zEcFPLUZJMpcGKY0OJDW1Lym9ZaxRkx9ON&#10;2tnG7OxZtnu9d+Oruyj12e/WcxCBuvAWv9y/WsHkO86PZ+IR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98wacAAAADcAAAADwAAAAAAAAAAAAAAAACYAgAAZHJzL2Rvd25y&#10;ZXYueG1sUEsFBgAAAAAEAAQA9QAAAIUDAAAAAA==&#10;" adj="26484,12110" fillcolor="#ff9">
                  <v:textbox inset="0,0,0,0">
                    <w:txbxContent>
                      <w:p w:rsidR="0023747D" w:rsidRPr="000E23E9" w:rsidRDefault="0023747D" w:rsidP="00375F9C">
                        <w:pPr>
                          <w:rPr>
                            <w:szCs w:val="18"/>
                          </w:rPr>
                        </w:pPr>
                        <w:r>
                          <w:rPr>
                            <w:szCs w:val="18"/>
                          </w:rPr>
                          <w:t>S</w:t>
                        </w:r>
                        <w:r>
                          <w:rPr>
                            <w:rFonts w:hint="eastAsia"/>
                            <w:szCs w:val="18"/>
                          </w:rPr>
                          <w:t xml:space="preserve">ervice </w:t>
                        </w:r>
                        <w:proofErr w:type="gramStart"/>
                        <w:r>
                          <w:rPr>
                            <w:rFonts w:hint="eastAsia"/>
                            <w:szCs w:val="18"/>
                          </w:rPr>
                          <w:t>url</w:t>
                        </w:r>
                        <w:proofErr w:type="gramEnd"/>
                        <w:r>
                          <w:rPr>
                            <w:rFonts w:hint="eastAsia"/>
                            <w:szCs w:val="18"/>
                          </w:rPr>
                          <w:t xml:space="preserve"> </w:t>
                        </w:r>
                        <w:r>
                          <w:rPr>
                            <w:szCs w:val="18"/>
                          </w:rPr>
                          <w:t>addr</w:t>
                        </w:r>
                        <w:r>
                          <w:rPr>
                            <w:rFonts w:hint="eastAsia"/>
                            <w:szCs w:val="18"/>
                          </w:rPr>
                          <w:t>ess</w:t>
                        </w:r>
                      </w:p>
                    </w:txbxContent>
                  </v:textbox>
                </v:shape>
                <v:shape id="AutoShape 88" o:spid="_x0000_s1824" type="#_x0000_t62" style="position:absolute;left:17145;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qFsYA&#10;AADcAAAADwAAAGRycy9kb3ducmV2LnhtbESPQWvCQBSE70L/w/IEb7pJqSKpa5CKopdSkxZ6fGRf&#10;k9Ts25BdTfz33YLgcZiZb5hVOphGXKlztWUF8SwCQVxYXXOp4DPfTZcgnEfW2FgmBTdykK6fRitM&#10;tO35RNfMlyJA2CWooPK+TaR0RUUG3cy2xMH7sZ1BH2RXSt1hH+Cmkc9RtJAGaw4LFbb0VlFxzi5G&#10;wfth+OjdZvu9PV72i2z/9ZvjLldqMh42ryA8Df4RvrcPWsHLPIb/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qFsYAAADcAAAADwAAAAAAAAAAAAAAAACYAgAAZHJz&#10;L2Rvd25yZXYueG1sUEsFBgAAAAAEAAQA9QAAAIsDAAAAAA==&#10;" adj="29978,-3309" fillcolor="#ff9">
                  <v:textbox inset="0,0,0,0">
                    <w:txbxContent>
                      <w:p w:rsidR="0023747D" w:rsidRPr="000E23E9" w:rsidRDefault="0023747D" w:rsidP="00375F9C">
                        <w:pPr>
                          <w:rPr>
                            <w:szCs w:val="18"/>
                          </w:rPr>
                        </w:pPr>
                        <w:r>
                          <w:rPr>
                            <w:szCs w:val="18"/>
                          </w:rPr>
                          <w:t>R</w:t>
                        </w:r>
                        <w:r>
                          <w:rPr>
                            <w:rFonts w:hint="eastAsia"/>
                            <w:szCs w:val="18"/>
                          </w:rPr>
                          <w:t>equest data (key/value pairs)</w:t>
                        </w:r>
                      </w:p>
                    </w:txbxContent>
                  </v:textbox>
                </v:shape>
                <v:shape id="AutoShape 89" o:spid="_x0000_s1825" type="#_x0000_t62" style="position:absolute;left:17145;top:693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0TcMA&#10;AADcAAAADwAAAGRycy9kb3ducmV2LnhtbESPQWvCQBSE74X+h+UVvNWNVtuSukopVDzGmEOPj+xr&#10;Es2+DdlNsv33XUHwOMzMN8xmF0wrRupdY1nBYp6AIC6tbrhSUJy+n99BOI+ssbVMCv7IwW77+LDB&#10;VNuJjzTmvhIRwi5FBbX3XSqlK2sy6Oa2I47er+0N+ij7Suoepwg3rVwmyas02HBcqLGjr5rKSz4Y&#10;BfotW3fZ8BOoCJi7lz1e/BmVmj2Fzw8QnoK/h2/tg1awWi/hei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U0TcMAAADcAAAADwAAAAAAAAAAAAAAAACYAgAAZHJzL2Rv&#10;d25yZXYueG1sUEsFBgAAAAAEAAQA9QAAAIgDAAAAAA==&#10;" adj="31990,-16731" fillcolor="#ff9">
                  <v:textbox inset="0,0,0,0">
                    <w:txbxContent>
                      <w:p w:rsidR="0023747D" w:rsidRPr="000E23E9" w:rsidRDefault="0023747D" w:rsidP="00375F9C">
                        <w:pPr>
                          <w:rPr>
                            <w:szCs w:val="18"/>
                          </w:rPr>
                        </w:pPr>
                        <w:r>
                          <w:rPr>
                            <w:szCs w:val="18"/>
                          </w:rPr>
                          <w:t>C</w:t>
                        </w:r>
                        <w:r>
                          <w:rPr>
                            <w:rFonts w:hint="eastAsia"/>
                            <w:szCs w:val="18"/>
                          </w:rPr>
                          <w:t xml:space="preserve">allback for </w:t>
                        </w:r>
                        <w:r>
                          <w:rPr>
                            <w:szCs w:val="18"/>
                          </w:rPr>
                          <w:t>successful</w:t>
                        </w:r>
                        <w:r>
                          <w:rPr>
                            <w:rFonts w:hint="eastAsia"/>
                            <w:szCs w:val="18"/>
                          </w:rPr>
                          <w:t xml:space="preserve"> call</w:t>
                        </w:r>
                      </w:p>
                    </w:txbxContent>
                  </v:textbox>
                </v:shape>
                <v:shape id="AutoShape 90" o:spid="_x0000_s1826" type="#_x0000_t62" style="position:absolute;left:17145;top:10896;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hA8YA&#10;AADcAAAADwAAAGRycy9kb3ducmV2LnhtbESPQUvEMBSE7wv+h/AEb27a1WqpTRdXVIQVxSri8dE8&#10;22LzUpq4m/rrjSDscZiZb5hyHcwgdjS53rKCdJmAIG6s7rlV8PZ6d5qDcB5Z42CZFMzkYF0dLUos&#10;tN3zC+1q34oIYVeggs77sZDSNR0ZdEs7Ekfv004GfZRTK/WE+wg3g1wlyYU02HNc6HCkm46ar/rb&#10;KLhM0/efp1sb5rDd3H+E50eTZrlSJ8fh+gqEp+AP4f/2g1Zwnp3B35l4BGT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shA8YAAADcAAAADwAAAAAAAAAAAAAAAACYAgAAZHJz&#10;L2Rvd25yZXYueG1sUEsFBgAAAAAEAAQA9QAAAIsDAAAAAA==&#10;" adj="32414,-32525" fillcolor="#ff9">
                  <v:textbox inset="0,0,0,0">
                    <w:txbxContent>
                      <w:p w:rsidR="0023747D" w:rsidRPr="000E23E9" w:rsidRDefault="0023747D" w:rsidP="00375F9C">
                        <w:pPr>
                          <w:rPr>
                            <w:szCs w:val="18"/>
                          </w:rPr>
                        </w:pPr>
                        <w:r>
                          <w:rPr>
                            <w:szCs w:val="18"/>
                          </w:rPr>
                          <w:t>C</w:t>
                        </w:r>
                        <w:r>
                          <w:rPr>
                            <w:rFonts w:hint="eastAsia"/>
                            <w:szCs w:val="18"/>
                          </w:rPr>
                          <w:t>allback for onStart and onEnd</w:t>
                        </w:r>
                      </w:p>
                    </w:txbxContent>
                  </v:textbox>
                </v:shape>
                <v:shape id="AutoShape 91" o:spid="_x0000_s1827" type="#_x0000_t62" style="position:absolute;left:6858;top:891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AzsQA&#10;AADcAAAADwAAAGRycy9kb3ducmV2LnhtbESPQWuDQBSE74H+h+UVekvWio3FZBNCobTkUNCYnh/u&#10;i0rdt+Ku0f77bKGQ4zAz3zDb/Ww6caXBtZYVPK8iEMSV1S3XCsrT+/IVhPPIGjvLpOCXHOx3D4st&#10;ZtpOnNO18LUIEHYZKmi87zMpXdWQQbeyPXHwLnYw6IMcaqkHnALcdDKOorU02HJYaLCnt4aqn2I0&#10;CvJzesi/08nj8dxWCY0fX3HJSj09zocNCE+zv4f/259aQfKSwN+ZcATk7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7wM7EAAAA3AAAAA8AAAAAAAAAAAAAAAAAmAIAAGRycy9k&#10;b3ducmV2LnhtbFBLBQYAAAAABAAEAPUAAACJAwAAAAA=&#10;" adj="25230,9276" fillcolor="#ff9">
                  <v:textbox inset="0,0,0,0">
                    <w:txbxContent>
                      <w:p w:rsidR="0023747D" w:rsidRPr="000E23E9" w:rsidRDefault="0023747D" w:rsidP="00375F9C">
                        <w:pPr>
                          <w:rPr>
                            <w:szCs w:val="18"/>
                          </w:rPr>
                        </w:pPr>
                        <w:r>
                          <w:rPr>
                            <w:rFonts w:hint="eastAsia"/>
                            <w:szCs w:val="18"/>
                          </w:rPr>
                          <w:t>File to upload</w:t>
                        </w:r>
                      </w:p>
                    </w:txbxContent>
                  </v:textbox>
                </v:shape>
                <v:shape id="AutoShape 92" o:spid="_x0000_s1828" type="#_x0000_t62" style="position:absolute;left:26289;top:25755;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9QcYA&#10;AADcAAAADwAAAGRycy9kb3ducmV2LnhtbESPT2sCMRTE7wW/Q3iFXkrNWlTarVFEKAhe/Feht8fm&#10;dbO4eVmSdHftp28EweMwM79hZove1qIlHyrHCkbDDARx4XTFpYLj4fPlDUSIyBprx6TgQgEW88HD&#10;DHPtOt5Ru4+lSBAOOSowMTa5lKEwZDEMXUOcvB/nLcYkfSm1xy7BbS1fs2wqLVacFgw2tDJUnPe/&#10;VsF3J8/tZvW3McGfnuOX376fLkulnh775QeISH28h2/ttVYwnkzgeiYd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O9QcYAAADcAAAADwAAAAAAAAAAAAAAAACYAgAAZHJz&#10;L2Rvd25yZXYueG1sUEsFBgAAAAAEAAQA9QAAAIsDAAAAAA==&#10;" adj="34240,15419" fillcolor="#ff9">
                  <v:textbox inset="0,0,0,0">
                    <w:txbxContent>
                      <w:p w:rsidR="0023747D" w:rsidRPr="000E23E9" w:rsidRDefault="0023747D" w:rsidP="00375F9C">
                        <w:pPr>
                          <w:rPr>
                            <w:szCs w:val="18"/>
                          </w:rPr>
                        </w:pPr>
                        <w:r>
                          <w:rPr>
                            <w:szCs w:val="18"/>
                          </w:rPr>
                          <w:t>S</w:t>
                        </w:r>
                        <w:r>
                          <w:rPr>
                            <w:rFonts w:hint="eastAsia"/>
                            <w:szCs w:val="18"/>
                          </w:rPr>
                          <w:t>uccess</w:t>
                        </w:r>
                      </w:p>
                    </w:txbxContent>
                  </v:textbox>
                </v:shape>
                <v:shape id="AutoShape 93" o:spid="_x0000_s1829" type="#_x0000_t62" style="position:absolute;left:28575;top:29718;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TNcMA&#10;AADcAAAADwAAAGRycy9kb3ducmV2LnhtbESPQWvCQBSE74L/YXkFb7rboqFEV6lCwUMRjLbn1+wz&#10;Cc2+DdnVpP56VxA8DjPzDbNY9bYWF2p95VjD60SBIM6dqbjQcDx8jt9B+IBssHZMGv7Jw2o5HCww&#10;Na7jPV2yUIgIYZ+ihjKEJpXS5yVZ9BPXEEfv5FqLIcq2kKbFLsJtLd+USqTFiuNCiQ1tSsr/srPV&#10;sJG77qpU8XtM+Nt8RcZPkq21Hr30H3MQgfrwDD/aW6NhOkvgfiYe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STNcMAAADcAAAADwAAAAAAAAAAAAAAAACYAgAAZHJzL2Rv&#10;d25yZXYueG1sUEsFBgAAAAAEAAQA9QAAAIgDAAAAAA==&#10;" adj="30210,10113" fillcolor="#ff9">
                  <v:textbox inset="0,0,0,0">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v:textbox>
                </v:shape>
                <v:shape id="AutoShape 94" o:spid="_x0000_s1830" type="#_x0000_t62" style="position:absolute;left:24003;top:32689;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JkSMcA&#10;AADcAAAADwAAAGRycy9kb3ducmV2LnhtbESP3WrCQBSE7wt9h+UI3ohuKk3V6CqlpdIfEIyCt4fs&#10;MRuaPZtmV41v3y0IvRxm5htmsepsLc7U+sqxgodRAoK4cLriUsF+9zacgvABWWPtmBRcycNqeX+3&#10;wEy7C2/pnIdSRAj7DBWYEJpMSl8YsuhHriGO3tG1FkOUbSl1i5cIt7UcJ8mTtFhxXDDY0Iuh4js/&#10;WQWDzSSZfeZfr9XH7GD4tMY0LX+U6ve65zmIQF34D9/a71rBYzqB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EjHAAAA3AAAAA8AAAAAAAAAAAAAAAAAmAIAAGRy&#10;cy9kb3ducmV2LnhtbFBLBQYAAAAABAAEAPUAAACMAwAAAAA=&#10;" adj="32010,10550" fillcolor="#ff9">
                  <v:textbox inset="0,0,0,0">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v:textbox>
                </v:shape>
                <v:shape id="AutoShape 95" o:spid="_x0000_s1831" type="#_x0000_t62" style="position:absolute;left:21717;top:38417;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8Iw8EA&#10;AADcAAAADwAAAGRycy9kb3ducmV2LnhtbERPy2rCQBTdF/yH4QrdiE4sKhKdhFJQuqlvXF8z1ySY&#10;uRMyYxL/vrModHk473Xam0q01LjSsoLpJAJBnFldcq7gct6MlyCcR9ZYWSYFL3KQJoO3Ncbadnyk&#10;9uRzEULYxaig8L6OpXRZQQbdxNbEgbvbxqAPsMmlbrAL4aaSH1G0kAZLDg0F1vRVUPY4PY2Cn310&#10;1Xb3XBx2+82W6pG73W2m1Puw/1yB8NT7f/Gf+1srmM3D2nAmHAG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MPBAAAA3AAAAA8AAAAAAAAAAAAAAAAAmAIAAGRycy9kb3du&#10;cmV2LnhtbFBLBQYAAAAABAAEAPUAAACGAwAAAAA=&#10;" adj="31560,10487" fillcolor="#ff9">
                  <v:textbox inset="0,0,0,0">
                    <w:txbxContent>
                      <w:p w:rsidR="0023747D" w:rsidRPr="000E23E9" w:rsidRDefault="0023747D" w:rsidP="00375F9C">
                        <w:pPr>
                          <w:rPr>
                            <w:szCs w:val="18"/>
                          </w:rPr>
                        </w:pPr>
                        <w:r>
                          <w:rPr>
                            <w:szCs w:val="18"/>
                          </w:rPr>
                          <w:t>F</w:t>
                        </w:r>
                        <w:r>
                          <w:rPr>
                            <w:rFonts w:hint="eastAsia"/>
                            <w:szCs w:val="18"/>
                          </w:rPr>
                          <w:t>ail</w:t>
                        </w:r>
                      </w:p>
                    </w:txbxContent>
                  </v:textbox>
                </v:shape>
                <w10:anchorlock/>
              </v:group>
            </w:pict>
          </mc:Fallback>
        </mc:AlternateContent>
      </w:r>
    </w:p>
    <w:p w:rsidR="00375F9C" w:rsidRDefault="00375F9C" w:rsidP="00E45D25">
      <w:pPr>
        <w:pStyle w:val="2"/>
        <w:numPr>
          <w:ilvl w:val="1"/>
          <w:numId w:val="17"/>
        </w:numPr>
      </w:pPr>
      <w:bookmarkStart w:id="186" w:name="_Toc453071818"/>
      <w:r>
        <w:rPr>
          <w:rFonts w:hint="eastAsia"/>
        </w:rPr>
        <w:t>XML Data</w:t>
      </w:r>
      <w:bookmarkEnd w:id="186"/>
    </w:p>
    <w:p w:rsidR="00375F9C" w:rsidRPr="00D5119D" w:rsidRDefault="00375F9C" w:rsidP="00375F9C">
      <w:r w:rsidRPr="00D5119D">
        <w:t xml:space="preserve">If the server returns  xml data, we can use </w:t>
      </w:r>
      <w:r w:rsidR="00704D04">
        <w:t>xui.</w:t>
      </w:r>
      <w:r w:rsidRPr="00D5119D">
        <w:t>XML to convert the XML data into JSON data.</w:t>
      </w:r>
    </w:p>
    <w:p w:rsidR="00375F9C" w:rsidRPr="00951BC8" w:rsidRDefault="005C781A" w:rsidP="00375F9C">
      <w:r>
        <w:rPr>
          <w:noProof/>
        </w:rPr>
        <mc:AlternateContent>
          <mc:Choice Requires="wpc">
            <w:drawing>
              <wp:inline distT="0" distB="0" distL="0" distR="0" wp14:anchorId="0DD78BE3" wp14:editId="211E331F">
                <wp:extent cx="5257800" cy="1221105"/>
                <wp:effectExtent l="9525" t="0" r="9525" b="7620"/>
                <wp:docPr id="414" name="画布 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2" name="Text Box 1000"/>
                        <wps:cNvSpPr txBox="1">
                          <a:spLocks noChangeArrowheads="1"/>
                        </wps:cNvSpPr>
                        <wps:spPr bwMode="auto">
                          <a:xfrm>
                            <a:off x="0" y="48895"/>
                            <a:ext cx="5257800" cy="1172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w:t>
                              </w:r>
                              <w:r w:rsidR="0023747D">
                                <w:rPr>
                                  <w:rFonts w:hint="eastAsia"/>
                                  <w:color w:val="FF00FF"/>
                                  <w:sz w:val="18"/>
                                  <w:szCs w:val="18"/>
                                </w:rPr>
                                <w:t>xml</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Pr>
                                  <w:sz w:val="18"/>
                                  <w:szCs w:val="18"/>
                                </w:rPr>
                                <w:t xml:space="preserve">    </w:t>
                              </w:r>
                              <w:proofErr w:type="gramStart"/>
                              <w:r>
                                <w:rPr>
                                  <w:sz w:val="18"/>
                                  <w:szCs w:val="18"/>
                                </w:rPr>
                                <w:t>alert</w:t>
                              </w:r>
                              <w:proofErr w:type="gramEnd"/>
                              <w:r w:rsidRPr="00220FB8">
                                <w:rPr>
                                  <w:sz w:val="18"/>
                                  <w:szCs w:val="18"/>
                                </w:rPr>
                                <w:t xml:space="preserve"> (rsp)</w:t>
                              </w:r>
                            </w:p>
                            <w:p w:rsidR="0023747D" w:rsidRPr="00220FB8" w:rsidRDefault="0023747D" w:rsidP="00375F9C">
                              <w:pPr>
                                <w:spacing w:line="240" w:lineRule="exact"/>
                                <w:rPr>
                                  <w:sz w:val="18"/>
                                  <w:szCs w:val="18"/>
                                </w:rPr>
                              </w:pPr>
                              <w:r w:rsidRPr="00220FB8">
                                <w:rPr>
                                  <w:sz w:val="18"/>
                                  <w:szCs w:val="18"/>
                                </w:rPr>
                                <w:t xml:space="preserve">    </w:t>
                              </w:r>
                              <w:proofErr w:type="gramStart"/>
                              <w:r w:rsidRPr="00220FB8">
                                <w:rPr>
                                  <w:color w:val="0000FF"/>
                                  <w:sz w:val="18"/>
                                  <w:szCs w:val="18"/>
                                </w:rPr>
                                <w:t>var</w:t>
                              </w:r>
                              <w:proofErr w:type="gramEnd"/>
                              <w:r w:rsidRPr="00220FB8">
                                <w:rPr>
                                  <w:sz w:val="18"/>
                                  <w:szCs w:val="18"/>
                                </w:rPr>
                                <w:t xml:space="preserve"> obj = </w:t>
                              </w:r>
                              <w:r w:rsidR="00F55F81">
                                <w:rPr>
                                  <w:rFonts w:hint="eastAsia"/>
                                  <w:sz w:val="18"/>
                                  <w:szCs w:val="18"/>
                                </w:rPr>
                                <w:t>xui</w:t>
                              </w:r>
                              <w:r>
                                <w:rPr>
                                  <w:rFonts w:hint="eastAsia"/>
                                  <w:sz w:val="18"/>
                                  <w:szCs w:val="18"/>
                                </w:rPr>
                                <w:t>.XML.xml2json</w:t>
                              </w:r>
                              <w:r w:rsidRPr="00220FB8">
                                <w:rPr>
                                  <w:sz w:val="18"/>
                                  <w:szCs w:val="18"/>
                                </w:rPr>
                                <w:t>(</w:t>
                              </w:r>
                              <w:r w:rsidR="00F55F81">
                                <w:rPr>
                                  <w:rFonts w:hint="eastAsia"/>
                                  <w:sz w:val="18"/>
                                  <w:szCs w:val="18"/>
                                </w:rPr>
                                <w:t>xui</w:t>
                              </w:r>
                              <w:r>
                                <w:rPr>
                                  <w:rFonts w:hint="eastAsia"/>
                                  <w:sz w:val="18"/>
                                  <w:szCs w:val="18"/>
                                </w:rPr>
                                <w:t>.XML.parseXML(</w:t>
                              </w:r>
                              <w:r w:rsidRPr="00220FB8">
                                <w:rPr>
                                  <w:sz w:val="18"/>
                                  <w:szCs w:val="18"/>
                                </w:rPr>
                                <w:t>rsp)</w:t>
                              </w:r>
                              <w:r>
                                <w:rPr>
                                  <w:rFonts w:hint="eastAsia"/>
                                  <w:sz w:val="18"/>
                                  <w:szCs w:val="18"/>
                                </w:rPr>
                                <w:t>)</w:t>
                              </w:r>
                              <w:r w:rsidRPr="00220FB8">
                                <w:rPr>
                                  <w:sz w:val="18"/>
                                  <w:szCs w:val="18"/>
                                </w:rPr>
                                <w:t>;</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.pop(</w:t>
                              </w:r>
                              <w:proofErr w:type="gramEnd"/>
                              <w:r w:rsidRPr="00220FB8">
                                <w:rPr>
                                  <w:sz w:val="18"/>
                                  <w:szCs w:val="18"/>
                                </w:rPr>
                                <w:t>obj.message);</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wps:txbx>
                        <wps:bodyPr rot="0" vert="horz" wrap="square" lIns="54000" tIns="46800" rIns="54000" bIns="45720" anchor="t" anchorCtr="0" upright="1">
                          <a:spAutoFit/>
                        </wps:bodyPr>
                      </wps:wsp>
                      <wps:wsp>
                        <wps:cNvPr id="413" name="AutoShape 1001"/>
                        <wps:cNvSpPr>
                          <a:spLocks noChangeArrowheads="1"/>
                        </wps:cNvSpPr>
                        <wps:spPr bwMode="auto">
                          <a:xfrm flipH="1">
                            <a:off x="1943100" y="693420"/>
                            <a:ext cx="1143000" cy="219710"/>
                          </a:xfrm>
                          <a:prstGeom prst="wedgeRoundRectCallout">
                            <a:avLst>
                              <a:gd name="adj1" fmla="val 82611"/>
                              <a:gd name="adj2" fmla="val -106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XML to JSON</w:t>
                              </w:r>
                            </w:p>
                          </w:txbxContent>
                        </wps:txbx>
                        <wps:bodyPr rot="0" vert="horz" wrap="square" lIns="0" tIns="0" rIns="0" bIns="0" anchor="t" anchorCtr="0" upright="1">
                          <a:noAutofit/>
                        </wps:bodyPr>
                      </wps:wsp>
                    </wpc:wpc>
                  </a:graphicData>
                </a:graphic>
              </wp:inline>
            </w:drawing>
          </mc:Choice>
          <mc:Fallback>
            <w:pict>
              <v:group id="画布 998" o:spid="_x0000_s1832" editas="canvas" style="width:414pt;height:96.15pt;mso-position-horizontal-relative:char;mso-position-vertical-relative:line" coordsize="52578,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">
                <v:shape id="_x0000_s1833" type="#_x0000_t75" style="position:absolute;width:52578;height:12211;visibility:visible;mso-wrap-style:square">
                  <v:fill o:detectmouseclick="t"/>
                  <v:path o:connecttype="none"/>
                </v:shape>
                <v:shape id="Text Box 1000" o:spid="_x0000_s1834" type="#_x0000_t202" style="position:absolute;top:488;width:52578;height:1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prsQA&#10;AADcAAAADwAAAGRycy9kb3ducmV2LnhtbESPwWrDMBBE74X8g9hAb42cUELiRg6lobiXQOuk98Xa&#10;WsbWykiK4/x9FSj0OMzMG2a3n2wvRvKhdaxguchAENdOt9woOJ/enzYgQkTW2DsmBTcKsC9mDzvM&#10;tbvyF41VbESCcMhRgYlxyKUMtSGLYeEG4uT9OG8xJukbqT1eE9z2cpVla2mx5bRgcKA3Q3VXXayC&#10;ujtMh7L9Nn682M2n3pa347pU6nE+vb6AiDTF//Bf+0MreF6u4H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c6a7EAAAA3AAAAA8AAAAAAAAAAAAAAAAAmAIAAGRycy9k&#10;b3ducmV2LnhtbFBLBQYAAAAABAAEAPUAAACJAwAAAAA=&#10;" strokeweight="1pt">
                  <v:textbox style="mso-fit-shape-to-text:t" inset="1.5mm,1.3mm,1.5mm">
                    <w:txbxContent>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w:t>
                        </w:r>
                        <w:r w:rsidR="0023747D">
                          <w:rPr>
                            <w:rFonts w:hint="eastAsia"/>
                            <w:color w:val="FF00FF"/>
                            <w:sz w:val="18"/>
                            <w:szCs w:val="18"/>
                          </w:rPr>
                          <w:t>xml</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Pr>
                            <w:sz w:val="18"/>
                            <w:szCs w:val="18"/>
                          </w:rPr>
                          <w:t xml:space="preserve">    </w:t>
                        </w:r>
                        <w:proofErr w:type="gramStart"/>
                        <w:r>
                          <w:rPr>
                            <w:sz w:val="18"/>
                            <w:szCs w:val="18"/>
                          </w:rPr>
                          <w:t>alert</w:t>
                        </w:r>
                        <w:proofErr w:type="gramEnd"/>
                        <w:r w:rsidRPr="00220FB8">
                          <w:rPr>
                            <w:sz w:val="18"/>
                            <w:szCs w:val="18"/>
                          </w:rPr>
                          <w:t xml:space="preserve"> (rsp)</w:t>
                        </w:r>
                      </w:p>
                      <w:p w:rsidR="0023747D" w:rsidRPr="00220FB8" w:rsidRDefault="0023747D" w:rsidP="00375F9C">
                        <w:pPr>
                          <w:spacing w:line="240" w:lineRule="exact"/>
                          <w:rPr>
                            <w:sz w:val="18"/>
                            <w:szCs w:val="18"/>
                          </w:rPr>
                        </w:pPr>
                        <w:r w:rsidRPr="00220FB8">
                          <w:rPr>
                            <w:sz w:val="18"/>
                            <w:szCs w:val="18"/>
                          </w:rPr>
                          <w:t xml:space="preserve">    </w:t>
                        </w:r>
                        <w:proofErr w:type="gramStart"/>
                        <w:r w:rsidRPr="00220FB8">
                          <w:rPr>
                            <w:color w:val="0000FF"/>
                            <w:sz w:val="18"/>
                            <w:szCs w:val="18"/>
                          </w:rPr>
                          <w:t>var</w:t>
                        </w:r>
                        <w:proofErr w:type="gramEnd"/>
                        <w:r w:rsidRPr="00220FB8">
                          <w:rPr>
                            <w:sz w:val="18"/>
                            <w:szCs w:val="18"/>
                          </w:rPr>
                          <w:t xml:space="preserve"> obj = </w:t>
                        </w:r>
                        <w:r w:rsidR="00F55F81">
                          <w:rPr>
                            <w:rFonts w:hint="eastAsia"/>
                            <w:sz w:val="18"/>
                            <w:szCs w:val="18"/>
                          </w:rPr>
                          <w:t>xui</w:t>
                        </w:r>
                        <w:r>
                          <w:rPr>
                            <w:rFonts w:hint="eastAsia"/>
                            <w:sz w:val="18"/>
                            <w:szCs w:val="18"/>
                          </w:rPr>
                          <w:t>.XML.xml2json</w:t>
                        </w:r>
                        <w:r w:rsidRPr="00220FB8">
                          <w:rPr>
                            <w:sz w:val="18"/>
                            <w:szCs w:val="18"/>
                          </w:rPr>
                          <w:t>(</w:t>
                        </w:r>
                        <w:r w:rsidR="00F55F81">
                          <w:rPr>
                            <w:rFonts w:hint="eastAsia"/>
                            <w:sz w:val="18"/>
                            <w:szCs w:val="18"/>
                          </w:rPr>
                          <w:t>xui</w:t>
                        </w:r>
                        <w:r>
                          <w:rPr>
                            <w:rFonts w:hint="eastAsia"/>
                            <w:sz w:val="18"/>
                            <w:szCs w:val="18"/>
                          </w:rPr>
                          <w:t>.XML.parseXML(</w:t>
                        </w:r>
                        <w:r w:rsidRPr="00220FB8">
                          <w:rPr>
                            <w:sz w:val="18"/>
                            <w:szCs w:val="18"/>
                          </w:rPr>
                          <w:t>rsp)</w:t>
                        </w:r>
                        <w:r>
                          <w:rPr>
                            <w:rFonts w:hint="eastAsia"/>
                            <w:sz w:val="18"/>
                            <w:szCs w:val="18"/>
                          </w:rPr>
                          <w:t>)</w:t>
                        </w:r>
                        <w:r w:rsidRPr="00220FB8">
                          <w:rPr>
                            <w:sz w:val="18"/>
                            <w:szCs w:val="18"/>
                          </w:rPr>
                          <w:t>;</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.pop(</w:t>
                        </w:r>
                        <w:proofErr w:type="gramEnd"/>
                        <w:r w:rsidRPr="00220FB8">
                          <w:rPr>
                            <w:sz w:val="18"/>
                            <w:szCs w:val="18"/>
                          </w:rPr>
                          <w:t>obj.message);</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v:textbox>
                </v:shape>
                <v:shape id="AutoShape 1001" o:spid="_x0000_s1835" type="#_x0000_t62" style="position:absolute;left:19431;top:6934;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HxR8QA&#10;AADcAAAADwAAAGRycy9kb3ducmV2LnhtbESPS2vDMBCE74X+B7GF3Bo5D0rqRgkhUGgPOeRx6HGx&#10;tpapd6VaiuP8+yoQ6HGYmW+Y5XrgVvXUxcaLgcm4AEVSedtIbeB0fH9egIoJxWLrhQxcKcJ69fiw&#10;xNL6i+ypP6RaZYjEEg24lEKpdawcMcaxDyTZ+/YdY8qyq7Xt8JLh3OppUbxoxkbygsNAW0fVz+HM&#10;Bmavm69js0Dd8+82fMqO3S6wMaOnYfMGKtGQ/sP39oc1MJ/M4HYmHw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8UfEAAAA3AAAAA8AAAAAAAAAAAAAAAAAmAIAAGRycy9k&#10;b3ducmV2LnhtbFBLBQYAAAAABAAEAPUAAACJAwAAAAA=&#10;" adj="28644,-12299" fillcolor="#ff9">
                  <v:textbox inset="0,0,0,0">
                    <w:txbxContent>
                      <w:p w:rsidR="0023747D" w:rsidRPr="000E23E9" w:rsidRDefault="0023747D" w:rsidP="00375F9C">
                        <w:pPr>
                          <w:rPr>
                            <w:szCs w:val="18"/>
                          </w:rPr>
                        </w:pPr>
                        <w:r>
                          <w:rPr>
                            <w:rFonts w:hint="eastAsia"/>
                            <w:szCs w:val="18"/>
                          </w:rPr>
                          <w:t>XML to JSON</w:t>
                        </w:r>
                      </w:p>
                    </w:txbxContent>
                  </v:textbox>
                </v:shape>
                <w10:anchorlock/>
              </v:group>
            </w:pict>
          </mc:Fallback>
        </mc:AlternateContent>
      </w:r>
    </w:p>
    <w:p w:rsidR="00375F9C" w:rsidRDefault="00375F9C" w:rsidP="00E45D25">
      <w:pPr>
        <w:pStyle w:val="2"/>
        <w:numPr>
          <w:ilvl w:val="1"/>
          <w:numId w:val="17"/>
        </w:numPr>
      </w:pPr>
      <w:r>
        <w:rPr>
          <w:rFonts w:hint="eastAsia"/>
        </w:rPr>
        <w:t xml:space="preserve"> </w:t>
      </w:r>
      <w:bookmarkStart w:id="187" w:name="_Toc453071819"/>
      <w:r>
        <w:rPr>
          <w:rFonts w:hint="eastAsia"/>
        </w:rPr>
        <w:t>An overall example</w:t>
      </w:r>
      <w:bookmarkEnd w:id="187"/>
    </w:p>
    <w:p w:rsidR="00375F9C" w:rsidRPr="00D5119D" w:rsidRDefault="00375F9C" w:rsidP="00375F9C">
      <w:pPr>
        <w:ind w:firstLine="420"/>
      </w:pPr>
      <w:r w:rsidRPr="00D5119D">
        <w:t>The following is an overall example for  data exchanging.</w:t>
      </w:r>
    </w:p>
    <w:p w:rsidR="00375F9C" w:rsidRDefault="005C781A" w:rsidP="00375F9C">
      <w:pPr>
        <w:ind w:firstLine="420"/>
      </w:pPr>
      <w:r>
        <w:rPr>
          <w:rFonts w:hint="eastAsia"/>
          <w:noProof/>
        </w:rPr>
        <w:lastRenderedPageBreak/>
        <mc:AlternateContent>
          <mc:Choice Requires="wps">
            <w:drawing>
              <wp:anchor distT="0" distB="0" distL="114300" distR="114300" simplePos="0" relativeHeight="251551232" behindDoc="0" locked="0" layoutInCell="1" allowOverlap="1" wp14:anchorId="1E9BF3D2" wp14:editId="5FE584AC">
                <wp:simplePos x="0" y="0"/>
                <wp:positionH relativeFrom="column">
                  <wp:posOffset>2286000</wp:posOffset>
                </wp:positionH>
                <wp:positionV relativeFrom="line">
                  <wp:posOffset>2773680</wp:posOffset>
                </wp:positionV>
                <wp:extent cx="914400" cy="219710"/>
                <wp:effectExtent l="723900" t="40005" r="9525" b="6985"/>
                <wp:wrapNone/>
                <wp:docPr id="4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28264"/>
                            <a:gd name="adj2" fmla="val -58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726AAF" w:rsidP="00375F9C">
                            <w:pPr>
                              <w:rPr>
                                <w:szCs w:val="18"/>
                              </w:rPr>
                            </w:pPr>
                            <w:r>
                              <w:rPr>
                                <w:rFonts w:hint="eastAsia"/>
                                <w:szCs w:val="18"/>
                              </w:rPr>
                              <w:t>xui</w:t>
                            </w:r>
                            <w:r w:rsidR="0023747D">
                              <w:rPr>
                                <w:rFonts w:hint="eastAsia"/>
                                <w:szCs w:val="18"/>
                              </w:rPr>
                              <w:t>.request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836" type="#_x0000_t62" style="position:absolute;left:0;text-align:left;margin-left:180pt;margin-top:218.4pt;width:1in;height:17.3pt;flip:x;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" adj="38505,-1811" fillcolor="#ff9">
                <v:textbox inset="0,0,0,0">
                  <w:txbxContent>
                    <w:p w:rsidR="0023747D" w:rsidRPr="000E23E9" w:rsidRDefault="00726AAF" w:rsidP="00375F9C">
                      <w:pPr>
                        <w:rPr>
                          <w:szCs w:val="18"/>
                        </w:rPr>
                      </w:pPr>
                      <w:r>
                        <w:rPr>
                          <w:rFonts w:hint="eastAsia"/>
                          <w:szCs w:val="18"/>
                        </w:rPr>
                        <w:t>xui</w:t>
                      </w:r>
                      <w:r w:rsidR="0023747D">
                        <w:rPr>
                          <w:rFonts w:hint="eastAsia"/>
                          <w:szCs w:val="18"/>
                        </w:rPr>
                        <w:t>.request</w:t>
                      </w:r>
                    </w:p>
                  </w:txbxContent>
                </v:textbox>
                <w10:wrap anchory="line"/>
              </v:shape>
            </w:pict>
          </mc:Fallback>
        </mc:AlternateContent>
      </w:r>
      <w:r>
        <w:rPr>
          <w:rFonts w:hint="eastAsia"/>
          <w:noProof/>
        </w:rPr>
        <mc:AlternateContent>
          <mc:Choice Requires="wps">
            <w:drawing>
              <wp:anchor distT="0" distB="0" distL="114300" distR="114300" simplePos="0" relativeHeight="251548160" behindDoc="0" locked="0" layoutInCell="1" allowOverlap="1" wp14:anchorId="031F9BF8" wp14:editId="6EAF38A1">
                <wp:simplePos x="0" y="0"/>
                <wp:positionH relativeFrom="column">
                  <wp:posOffset>2514600</wp:posOffset>
                </wp:positionH>
                <wp:positionV relativeFrom="line">
                  <wp:posOffset>1584960</wp:posOffset>
                </wp:positionV>
                <wp:extent cx="1257300" cy="219710"/>
                <wp:effectExtent l="257175" t="13335" r="9525" b="176530"/>
                <wp:wrapNone/>
                <wp:docPr id="410"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69796"/>
                            <a:gd name="adj2" fmla="val 116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smartTag w:uri="urn:schemas-microsoft-com:office:smarttags" w:element="City">
                              <w:smartTag w:uri="urn:schemas-microsoft-com:office:smarttags" w:element="place">
                                <w:r>
                                  <w:rPr>
                                    <w:rFonts w:hint="eastAsia"/>
                                    <w:szCs w:val="18"/>
                                  </w:rPr>
                                  <w:t>Ajax</w:t>
                                </w:r>
                              </w:smartTag>
                            </w:smartTag>
                            <w:r>
                              <w:rPr>
                                <w:rFonts w:hint="eastAsia"/>
                                <w:szCs w:val="18"/>
                              </w:rPr>
                              <w:t xml:space="preserve"> get and post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837" type="#_x0000_t62" style="position:absolute;left:0;text-align:left;margin-left:198pt;margin-top:124.8pt;width:99pt;height:17.3pt;flip:x;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" adj="25876,35895" fillcolor="#ff9">
                <v:textbox inset="0,0,0,0">
                  <w:txbxContent>
                    <w:p w:rsidR="0023747D" w:rsidRPr="000E23E9" w:rsidRDefault="0023747D" w:rsidP="00375F9C">
                      <w:pPr>
                        <w:rPr>
                          <w:szCs w:val="18"/>
                        </w:rPr>
                      </w:pPr>
                      <w:smartTag w:uri="urn:schemas-microsoft-com:office:smarttags" w:element="City">
                        <w:smartTag w:uri="urn:schemas-microsoft-com:office:smarttags" w:element="place">
                          <w:r>
                            <w:rPr>
                              <w:rFonts w:hint="eastAsia"/>
                              <w:szCs w:val="18"/>
                            </w:rPr>
                            <w:t>Ajax</w:t>
                          </w:r>
                        </w:smartTag>
                      </w:smartTag>
                      <w:r>
                        <w:rPr>
                          <w:rFonts w:hint="eastAsia"/>
                          <w:szCs w:val="18"/>
                        </w:rPr>
                        <w:t xml:space="preserve"> get and post</w:t>
                      </w:r>
                    </w:p>
                  </w:txbxContent>
                </v:textbox>
                <w10:wrap anchory="line"/>
              </v:shape>
            </w:pict>
          </mc:Fallback>
        </mc:AlternateContent>
      </w:r>
      <w:r>
        <w:rPr>
          <w:rFonts w:hint="eastAsia"/>
          <w:noProof/>
        </w:rPr>
        <mc:AlternateContent>
          <mc:Choice Requires="wps">
            <w:drawing>
              <wp:anchor distT="0" distB="0" distL="114300" distR="114300" simplePos="0" relativeHeight="251550208" behindDoc="0" locked="0" layoutInCell="1" allowOverlap="1" wp14:anchorId="531C79E4" wp14:editId="067D04E9">
                <wp:simplePos x="0" y="0"/>
                <wp:positionH relativeFrom="column">
                  <wp:posOffset>2971800</wp:posOffset>
                </wp:positionH>
                <wp:positionV relativeFrom="line">
                  <wp:posOffset>2179320</wp:posOffset>
                </wp:positionV>
                <wp:extent cx="2057400" cy="219710"/>
                <wp:effectExtent l="723900" t="7620" r="9525" b="210820"/>
                <wp:wrapNone/>
                <wp:docPr id="40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57400" cy="219710"/>
                        </a:xfrm>
                        <a:prstGeom prst="wedgeRoundRectCallout">
                          <a:avLst>
                            <a:gd name="adj1" fmla="val 84782"/>
                            <a:gd name="adj2" fmla="val 13121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IAjax get and post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838" type="#_x0000_t62" style="position:absolute;left:0;text-align:left;margin-left:234pt;margin-top:171.6pt;width:162pt;height:17.3pt;flip:x;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" adj="29113,39142" fillcolor="#ff9">
                <v:textbox inset="0,0,0,0">
                  <w:txbxContent>
                    <w:p w:rsidR="0023747D" w:rsidRPr="000E23E9" w:rsidRDefault="0023747D" w:rsidP="00375F9C">
                      <w:pPr>
                        <w:rPr>
                          <w:szCs w:val="18"/>
                        </w:rPr>
                      </w:pPr>
                      <w:r>
                        <w:rPr>
                          <w:rFonts w:hint="eastAsia"/>
                          <w:szCs w:val="18"/>
                        </w:rPr>
                        <w:t>IAjax get and post</w:t>
                      </w:r>
                    </w:p>
                  </w:txbxContent>
                </v:textbox>
                <w10:wrap anchory="line"/>
              </v:shape>
            </w:pict>
          </mc:Fallback>
        </mc:AlternateContent>
      </w:r>
      <w:r>
        <w:rPr>
          <w:rFonts w:hint="eastAsia"/>
          <w:noProof/>
        </w:rPr>
        <mc:AlternateContent>
          <mc:Choice Requires="wps">
            <w:drawing>
              <wp:anchor distT="0" distB="0" distL="114300" distR="114300" simplePos="0" relativeHeight="251549184" behindDoc="0" locked="0" layoutInCell="1" allowOverlap="1" wp14:anchorId="05321366" wp14:editId="6D1EDEBC">
                <wp:simplePos x="0" y="0"/>
                <wp:positionH relativeFrom="column">
                  <wp:posOffset>2171700</wp:posOffset>
                </wp:positionH>
                <wp:positionV relativeFrom="line">
                  <wp:posOffset>2179320</wp:posOffset>
                </wp:positionV>
                <wp:extent cx="685800" cy="219710"/>
                <wp:effectExtent l="1019175" t="7620" r="9525" b="10795"/>
                <wp:wrapNone/>
                <wp:docPr id="408"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197403"/>
                            <a:gd name="adj2" fmla="val -75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SAjax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839" type="#_x0000_t62" style="position:absolute;left:0;text-align:left;margin-left:171pt;margin-top:171.6pt;width:54pt;height:17.3pt;flip:x;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" adj="53439,9176" fillcolor="#ff9">
                <v:textbox inset="0,0,0,0">
                  <w:txbxContent>
                    <w:p w:rsidR="0023747D" w:rsidRPr="000E23E9" w:rsidRDefault="0023747D" w:rsidP="00375F9C">
                      <w:pPr>
                        <w:rPr>
                          <w:szCs w:val="18"/>
                        </w:rPr>
                      </w:pPr>
                      <w:r>
                        <w:rPr>
                          <w:rFonts w:hint="eastAsia"/>
                          <w:szCs w:val="18"/>
                        </w:rPr>
                        <w:t>SAjax</w:t>
                      </w:r>
                    </w:p>
                  </w:txbxContent>
                </v:textbox>
                <w10:wrap anchory="line"/>
              </v:shape>
            </w:pict>
          </mc:Fallback>
        </mc:AlternateContent>
      </w:r>
      <w:r>
        <w:rPr>
          <w:rFonts w:hint="eastAsia"/>
          <w:noProof/>
        </w:rPr>
        <mc:AlternateContent>
          <mc:Choice Requires="wps">
            <w:drawing>
              <wp:anchor distT="0" distB="0" distL="114300" distR="114300" simplePos="0" relativeHeight="251546112" behindDoc="0" locked="0" layoutInCell="1" allowOverlap="1" wp14:anchorId="5453B25B" wp14:editId="29EE21A8">
                <wp:simplePos x="0" y="0"/>
                <wp:positionH relativeFrom="column">
                  <wp:posOffset>4114800</wp:posOffset>
                </wp:positionH>
                <wp:positionV relativeFrom="line">
                  <wp:posOffset>2575560</wp:posOffset>
                </wp:positionV>
                <wp:extent cx="1028700" cy="219710"/>
                <wp:effectExtent l="9525" t="13335" r="9525" b="290830"/>
                <wp:wrapNone/>
                <wp:docPr id="40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47343"/>
                            <a:gd name="adj2" fmla="val 16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Results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840" type="#_x0000_t62" style="position:absolute;left:0;text-align:left;margin-left:324pt;margin-top:202.8pt;width:81pt;height:17.3pt;flip:x;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" adj="21026,47507" fillcolor="#ff9">
                <v:textbox inset="0,0,0,0">
                  <w:txbxContent>
                    <w:p w:rsidR="0023747D" w:rsidRPr="000E23E9" w:rsidRDefault="0023747D" w:rsidP="00375F9C">
                      <w:pPr>
                        <w:rPr>
                          <w:szCs w:val="18"/>
                        </w:rPr>
                      </w:pPr>
                      <w:r>
                        <w:rPr>
                          <w:rFonts w:hint="eastAsia"/>
                          <w:szCs w:val="18"/>
                        </w:rPr>
                        <w:t>Results window</w:t>
                      </w:r>
                    </w:p>
                  </w:txbxContent>
                </v:textbox>
                <w10:wrap anchory="line"/>
              </v:shape>
            </w:pict>
          </mc:Fallback>
        </mc:AlternateContent>
      </w:r>
      <w:r>
        <w:rPr>
          <w:rFonts w:hint="eastAsia"/>
          <w:noProof/>
        </w:rPr>
        <mc:AlternateContent>
          <mc:Choice Requires="wps">
            <w:drawing>
              <wp:anchor distT="0" distB="0" distL="114300" distR="114300" simplePos="0" relativeHeight="251547136" behindDoc="0" locked="0" layoutInCell="1" allowOverlap="1" wp14:anchorId="2F8DE048" wp14:editId="70E1F11C">
                <wp:simplePos x="0" y="0"/>
                <wp:positionH relativeFrom="column">
                  <wp:posOffset>1143000</wp:posOffset>
                </wp:positionH>
                <wp:positionV relativeFrom="line">
                  <wp:posOffset>891540</wp:posOffset>
                </wp:positionV>
                <wp:extent cx="914400" cy="219710"/>
                <wp:effectExtent l="9525" t="5715" r="9525" b="165100"/>
                <wp:wrapNone/>
                <wp:docPr id="40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9236"/>
                            <a:gd name="adj2" fmla="val 11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841" type="#_x0000_t62" style="position:absolute;left:0;text-align:left;margin-left:90pt;margin-top:70.2pt;width:1in;height:17.3pt;flip:x;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" adj="8805,35958" fillcolor="#ff9">
                <v:textbox inset="0,0,0,0">
                  <w:txbxContent>
                    <w:p w:rsidR="0023747D" w:rsidRPr="000E23E9" w:rsidRDefault="0023747D" w:rsidP="00375F9C">
                      <w:pPr>
                        <w:rPr>
                          <w:szCs w:val="18"/>
                        </w:rPr>
                      </w:pPr>
                      <w:r>
                        <w:rPr>
                          <w:szCs w:val="18"/>
                        </w:rPr>
                        <w:t>R</w:t>
                      </w:r>
                      <w:r>
                        <w:rPr>
                          <w:rFonts w:hint="eastAsia"/>
                          <w:szCs w:val="18"/>
                        </w:rPr>
                        <w:t>equest data</w:t>
                      </w:r>
                    </w:p>
                  </w:txbxContent>
                </v:textbox>
                <w10:wrap anchory="line"/>
              </v:shape>
            </w:pict>
          </mc:Fallback>
        </mc:AlternateContent>
      </w:r>
      <w:r>
        <w:rPr>
          <w:rFonts w:hint="eastAsia"/>
          <w:noProof/>
        </w:rPr>
        <w:drawing>
          <wp:inline distT="0" distB="0" distL="0" distR="0" wp14:anchorId="26EBBFE7" wp14:editId="3D2DB6A4">
            <wp:extent cx="5391150" cy="351472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rsidR="00375F9C" w:rsidRDefault="00375F9C" w:rsidP="00375F9C">
      <w:pPr>
        <w:ind w:firstLine="420"/>
        <w:jc w:val="center"/>
      </w:pPr>
      <w:r>
        <w:t>C</w:t>
      </w:r>
      <w:r>
        <w:rPr>
          <w:rFonts w:hint="eastAsia"/>
        </w:rPr>
        <w:t>hapter3/io/index.html</w:t>
      </w:r>
    </w:p>
    <w:p w:rsidR="00375F9C" w:rsidRDefault="00375F9C" w:rsidP="00375F9C">
      <w:pPr>
        <w:ind w:firstLine="420"/>
      </w:pPr>
    </w:p>
    <w:p w:rsidR="000F03E6" w:rsidRDefault="000F03E6" w:rsidP="00375F9C">
      <w:pPr>
        <w:ind w:firstLine="420"/>
      </w:pPr>
      <w:r>
        <w:rPr>
          <w:rFonts w:hint="eastAsia"/>
        </w:rPr>
        <w:t>Notice:</w:t>
      </w:r>
    </w:p>
    <w:p w:rsidR="000F03E6" w:rsidRDefault="000F03E6" w:rsidP="000F03E6">
      <w:r>
        <w:rPr>
          <w:rFonts w:hint="eastAsia"/>
        </w:rPr>
        <w:t>You can download PHP/C#/Java/Node.js backend demo code packages from:</w:t>
      </w:r>
    </w:p>
    <w:p w:rsidR="000F03E6" w:rsidRDefault="00D4504A" w:rsidP="007F7087">
      <w:pPr>
        <w:ind w:firstLine="420"/>
      </w:pPr>
      <w:hyperlink r:id="rId169" w:history="1">
        <w:r w:rsidR="000F03E6" w:rsidRPr="00CF291A">
          <w:rPr>
            <w:rStyle w:val="a3"/>
          </w:rPr>
          <w:t>http://www.crossui.com/download.html</w:t>
        </w:r>
      </w:hyperlink>
      <w:r w:rsidR="000F03E6">
        <w:rPr>
          <w:rFonts w:hint="eastAsia"/>
        </w:rPr>
        <w:t xml:space="preserve"> </w:t>
      </w:r>
      <w:r w:rsidR="007F7087">
        <w:rPr>
          <w:rFonts w:hint="eastAsia"/>
        </w:rPr>
        <w:t>.</w:t>
      </w:r>
    </w:p>
    <w:p w:rsidR="00375F9C" w:rsidRPr="000F03E6" w:rsidRDefault="00375F9C" w:rsidP="00375F9C">
      <w:pPr>
        <w:ind w:firstLine="420"/>
        <w:sectPr w:rsidR="00375F9C" w:rsidRPr="000F03E6" w:rsidSect="00375F9C">
          <w:pgSz w:w="11906" w:h="16838"/>
          <w:pgMar w:top="1440" w:right="1701" w:bottom="1440" w:left="1701" w:header="851" w:footer="992" w:gutter="0"/>
          <w:cols w:space="425"/>
          <w:docGrid w:type="lines" w:linePitch="312"/>
        </w:sectPr>
      </w:pPr>
    </w:p>
    <w:p w:rsidR="00375F9C" w:rsidRDefault="00375F9C" w:rsidP="00E45D25">
      <w:pPr>
        <w:pStyle w:val="1"/>
        <w:numPr>
          <w:ilvl w:val="0"/>
          <w:numId w:val="17"/>
        </w:numPr>
      </w:pPr>
      <w:bookmarkStart w:id="188" w:name="_Toc453071820"/>
      <w:r>
        <w:rPr>
          <w:rStyle w:val="shorttext"/>
          <w:color w:val="000000"/>
          <w:shd w:val="clear" w:color="auto" w:fill="FFFFFF"/>
        </w:rPr>
        <w:lastRenderedPageBreak/>
        <w:t>Distributed UI</w:t>
      </w:r>
      <w:bookmarkEnd w:id="188"/>
    </w:p>
    <w:p w:rsidR="00375F9C" w:rsidRDefault="00375F9C" w:rsidP="00F55F81">
      <w:r>
        <w:t>Sometimes, especially in larger applications, we maybe save a large “not frequently used” UI Class into a separate file. This file will not be loaded at the beginning.</w:t>
      </w:r>
    </w:p>
    <w:p w:rsidR="00F55F81" w:rsidRDefault="00F55F81" w:rsidP="00F55F81"/>
    <w:p w:rsidR="00375F9C" w:rsidRPr="000743AE" w:rsidRDefault="00375F9C" w:rsidP="00F55F81">
      <w:r>
        <w:t>When the application needs to show the UI, the program will automatically load code from the "separate file". It is so called "distributed UI". This "distributed UI" file can be in your server, or in different domain remote servers.</w:t>
      </w:r>
      <w:r>
        <w:rPr>
          <w:rFonts w:hint="eastAsia"/>
        </w:rPr>
        <w:t xml:space="preserve"> </w:t>
      </w:r>
    </w:p>
    <w:p w:rsidR="00375F9C" w:rsidRDefault="00375F9C" w:rsidP="00E45D25">
      <w:pPr>
        <w:pStyle w:val="2"/>
        <w:numPr>
          <w:ilvl w:val="1"/>
          <w:numId w:val="17"/>
        </w:numPr>
      </w:pPr>
      <w:bookmarkStart w:id="189" w:name="_Toc235676291"/>
      <w:r>
        <w:rPr>
          <w:rFonts w:hint="eastAsia"/>
        </w:rPr>
        <w:t xml:space="preserve"> </w:t>
      </w:r>
      <w:bookmarkStart w:id="190" w:name="_Toc453071821"/>
      <w:r>
        <w:rPr>
          <w:rFonts w:hint="eastAsia"/>
        </w:rPr>
        <w:t>Shows dialog from a remote file</w:t>
      </w:r>
      <w:bookmarkEnd w:id="189"/>
      <w:bookmarkEnd w:id="190"/>
      <w:r>
        <w:rPr>
          <w:rFonts w:hint="eastAsia"/>
        </w:rPr>
        <w:t xml:space="preserve"> </w:t>
      </w:r>
    </w:p>
    <w:p w:rsidR="00375F9C" w:rsidRDefault="00375F9C" w:rsidP="00375F9C">
      <w:r>
        <w:rPr>
          <w:rFonts w:hint="eastAsia"/>
        </w:rPr>
        <w:t>There</w:t>
      </w:r>
      <w:r>
        <w:t>’</w:t>
      </w:r>
      <w:r>
        <w:rPr>
          <w:rFonts w:hint="eastAsia"/>
        </w:rPr>
        <w:t xml:space="preserve">s a file </w:t>
      </w:r>
      <w:r>
        <w:t>“</w:t>
      </w:r>
      <w:r w:rsidRPr="00CE0AA0">
        <w:t>Module3.js</w:t>
      </w:r>
      <w:r>
        <w:t>”</w:t>
      </w:r>
      <w:r>
        <w:rPr>
          <w:rFonts w:hint="eastAsia"/>
        </w:rPr>
        <w:t xml:space="preserve"> in folder </w:t>
      </w:r>
      <w:r>
        <w:t>“</w:t>
      </w:r>
      <w:r w:rsidRPr="00CE0AA0">
        <w:t>chapter4\distributed\App\js</w:t>
      </w:r>
      <w:r>
        <w:rPr>
          <w:rFonts w:hint="eastAsia"/>
        </w:rPr>
        <w:t>\</w:t>
      </w:r>
      <w:r>
        <w:t>”</w:t>
      </w:r>
      <w:r>
        <w:rPr>
          <w:rFonts w:hint="eastAsia"/>
        </w:rPr>
        <w:t xml:space="preserve">, </w:t>
      </w:r>
      <w:r>
        <w:t>“</w:t>
      </w:r>
      <w:r w:rsidRPr="00CE0AA0">
        <w:t>Module3.js</w:t>
      </w:r>
      <w:r>
        <w:t>”</w:t>
      </w:r>
      <w:r>
        <w:rPr>
          <w:rFonts w:hint="eastAsia"/>
        </w:rPr>
        <w:t xml:space="preserve"> includes a Class named </w:t>
      </w:r>
      <w:r>
        <w:t>“</w:t>
      </w:r>
      <w:r w:rsidRPr="00CE0AA0">
        <w:t>App.Module</w:t>
      </w:r>
      <w:smartTag w:uri="urn:schemas-microsoft-com:office:smarttags" w:element="chmetcnv">
        <w:smartTagPr>
          <w:attr w:name="UnitName" w:val="”"/>
          <w:attr w:name="SourceValue" w:val="3"/>
          <w:attr w:name="HasSpace" w:val="False"/>
          <w:attr w:name="Negative" w:val="False"/>
          <w:attr w:name="NumberType" w:val="1"/>
          <w:attr w:name="TCSC" w:val="0"/>
        </w:smartTagPr>
        <w:r w:rsidRPr="00CE0AA0">
          <w:t>3</w:t>
        </w:r>
        <w:r>
          <w:t>”</w:t>
        </w:r>
      </w:smartTag>
      <w:r>
        <w:rPr>
          <w:rFonts w:hint="eastAsia"/>
        </w:rPr>
        <w:t>. Let</w:t>
      </w:r>
      <w:r>
        <w:t>’</w:t>
      </w:r>
      <w:r>
        <w:rPr>
          <w:rFonts w:hint="eastAsia"/>
        </w:rPr>
        <w:t>s try to call it.</w:t>
      </w:r>
    </w:p>
    <w:p w:rsidR="00375F9C" w:rsidRPr="003A61C6" w:rsidRDefault="00375F9C" w:rsidP="00375F9C">
      <w:pPr>
        <w:rPr>
          <w:b/>
        </w:rPr>
      </w:pPr>
      <w:r w:rsidRPr="003A61C6">
        <w:rPr>
          <w:rFonts w:hint="eastAsia"/>
          <w:b/>
        </w:rPr>
        <w:t>Input:</w:t>
      </w:r>
    </w:p>
    <w:p w:rsidR="00375F9C" w:rsidRDefault="005C781A" w:rsidP="00375F9C">
      <w:r>
        <w:rPr>
          <w:noProof/>
        </w:rPr>
        <mc:AlternateContent>
          <mc:Choice Requires="wpc">
            <w:drawing>
              <wp:inline distT="0" distB="0" distL="0" distR="0" wp14:anchorId="1DC4947C" wp14:editId="198129E6">
                <wp:extent cx="5257800" cy="1724025"/>
                <wp:effectExtent l="9525" t="9525" r="9525" b="9525"/>
                <wp:docPr id="404" name="画布 2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0" name="Text Box 234"/>
                        <wps:cNvSpPr txBox="1">
                          <a:spLocks noChangeArrowheads="1"/>
                        </wps:cNvSpPr>
                        <wps:spPr bwMode="auto">
                          <a:xfrm>
                            <a:off x="0" y="48895"/>
                            <a:ext cx="5257800" cy="1675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E0AA0" w:rsidRDefault="0023747D" w:rsidP="00375F9C">
                              <w:pPr>
                                <w:spacing w:line="240" w:lineRule="exact"/>
                                <w:rPr>
                                  <w:sz w:val="18"/>
                                  <w:szCs w:val="18"/>
                                </w:rPr>
                              </w:pPr>
                              <w:proofErr w:type="gramStart"/>
                              <w:r w:rsidRPr="00CE0AA0">
                                <w:rPr>
                                  <w:sz w:val="18"/>
                                  <w:szCs w:val="18"/>
                                </w:rPr>
                                <w:t>Namespace(</w:t>
                              </w:r>
                              <w:proofErr w:type="gramEnd"/>
                              <w:r w:rsidRPr="00CE0AA0">
                                <w:rPr>
                                  <w:color w:val="FF00FF"/>
                                  <w:sz w:val="18"/>
                                  <w:szCs w:val="18"/>
                                </w:rPr>
                                <w:t>"App"</w:t>
                              </w:r>
                              <w:r w:rsidRPr="00CE0AA0">
                                <w:rPr>
                                  <w:sz w:val="18"/>
                                  <w:szCs w:val="18"/>
                                </w:rPr>
                                <w:t>);</w:t>
                              </w:r>
                            </w:p>
                            <w:p w:rsidR="0023747D" w:rsidRPr="00CE0AA0" w:rsidRDefault="00F55F81" w:rsidP="00375F9C">
                              <w:pPr>
                                <w:spacing w:line="240" w:lineRule="exact"/>
                                <w:rPr>
                                  <w:sz w:val="18"/>
                                  <w:szCs w:val="18"/>
                                </w:rPr>
                              </w:pPr>
                              <w:proofErr w:type="gramStart"/>
                              <w:r>
                                <w:rPr>
                                  <w:sz w:val="18"/>
                                  <w:szCs w:val="18"/>
                                </w:rPr>
                                <w:t>xui</w:t>
                              </w:r>
                              <w:r w:rsidR="0023747D" w:rsidRPr="00CE0AA0">
                                <w:rPr>
                                  <w:sz w:val="18"/>
                                  <w:szCs w:val="18"/>
                                </w:rPr>
                                <w:t>.include(</w:t>
                              </w:r>
                              <w:proofErr w:type="gramEnd"/>
                              <w:r w:rsidR="0023747D" w:rsidRPr="00CE0AA0">
                                <w:rPr>
                                  <w:color w:val="FF00FF"/>
                                  <w:sz w:val="18"/>
                                  <w:szCs w:val="18"/>
                                </w:rPr>
                                <w:t>"App.Module3"</w:t>
                              </w:r>
                              <w:r w:rsidR="0023747D" w:rsidRPr="00CE0AA0">
                                <w:rPr>
                                  <w:sz w:val="18"/>
                                  <w:szCs w:val="18"/>
                                </w:rPr>
                                <w:t xml:space="preserve">, </w:t>
                              </w:r>
                            </w:p>
                            <w:p w:rsidR="0023747D" w:rsidRDefault="00F55F81" w:rsidP="00375F9C">
                              <w:pPr>
                                <w:spacing w:line="240" w:lineRule="exact"/>
                                <w:ind w:firstLineChars="200" w:firstLine="360"/>
                                <w:rPr>
                                  <w:sz w:val="18"/>
                                  <w:szCs w:val="18"/>
                                </w:rPr>
                              </w:pPr>
                              <w:proofErr w:type="gramStart"/>
                              <w:r>
                                <w:rPr>
                                  <w:sz w:val="18"/>
                                  <w:szCs w:val="18"/>
                                </w:rPr>
                                <w:t>xui</w:t>
                              </w:r>
                              <w:r w:rsidR="0023747D" w:rsidRPr="00CE0AA0">
                                <w:rPr>
                                  <w:sz w:val="18"/>
                                  <w:szCs w:val="18"/>
                                </w:rPr>
                                <w:t>.getPath(</w:t>
                              </w:r>
                              <w:proofErr w:type="gramEnd"/>
                              <w:r w:rsidR="0023747D" w:rsidRPr="00CE0AA0">
                                <w:rPr>
                                  <w:color w:val="FF00FF"/>
                                  <w:sz w:val="18"/>
                                  <w:szCs w:val="18"/>
                                </w:rPr>
                                <w:t>"chapter4/distributed/App/js/"</w:t>
                              </w:r>
                              <w:r w:rsidR="0023747D" w:rsidRPr="00CE0AA0">
                                <w:rPr>
                                  <w:sz w:val="18"/>
                                  <w:szCs w:val="18"/>
                                </w:rPr>
                                <w:t>,</w:t>
                              </w:r>
                              <w:r w:rsidR="0023747D" w:rsidRPr="00CE0AA0">
                                <w:rPr>
                                  <w:color w:val="FF00FF"/>
                                  <w:sz w:val="18"/>
                                  <w:szCs w:val="18"/>
                                </w:rPr>
                                <w:t>"Module3.js"</w:t>
                              </w:r>
                              <w:r w:rsidR="0023747D" w:rsidRPr="00CE0AA0">
                                <w:rPr>
                                  <w:sz w:val="18"/>
                                  <w:szCs w:val="18"/>
                                </w:rPr>
                                <w:t>),</w:t>
                              </w:r>
                            </w:p>
                            <w:p w:rsidR="0023747D" w:rsidRPr="00CE0AA0" w:rsidRDefault="0023747D" w:rsidP="00375F9C">
                              <w:pPr>
                                <w:spacing w:line="240" w:lineRule="exact"/>
                                <w:ind w:firstLineChars="200" w:firstLine="360"/>
                                <w:rPr>
                                  <w:sz w:val="18"/>
                                  <w:szCs w:val="18"/>
                                </w:rPr>
                              </w:pPr>
                              <w:proofErr w:type="gramStart"/>
                              <w:r w:rsidRPr="00CE0AA0">
                                <w:rPr>
                                  <w:color w:val="0000FF"/>
                                  <w:sz w:val="18"/>
                                  <w:szCs w:val="18"/>
                                </w:rPr>
                                <w:t>function</w:t>
                              </w:r>
                              <w:r w:rsidRPr="00CE0AA0">
                                <w:rPr>
                                  <w:sz w:val="18"/>
                                  <w:szCs w:val="18"/>
                                </w:rPr>
                                <w:t>(</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color w:val="0000FF"/>
                                  <w:sz w:val="18"/>
                                  <w:szCs w:val="18"/>
                                </w:rPr>
                                <w:t>var</w:t>
                              </w:r>
                              <w:proofErr w:type="gramEnd"/>
                              <w:r w:rsidRPr="00CE0AA0">
                                <w:rPr>
                                  <w:sz w:val="18"/>
                                  <w:szCs w:val="18"/>
                                </w:rPr>
                                <w:t xml:space="preserve"> ins=</w:t>
                              </w:r>
                              <w:r w:rsidRPr="00CE0AA0">
                                <w:rPr>
                                  <w:color w:val="0000FF"/>
                                  <w:sz w:val="18"/>
                                  <w:szCs w:val="18"/>
                                </w:rPr>
                                <w:t>new</w:t>
                              </w:r>
                              <w:r w:rsidRPr="00CE0AA0">
                                <w:rPr>
                                  <w:sz w:val="18"/>
                                  <w:szCs w:val="18"/>
                                </w:rPr>
                                <w:t xml:space="preserve"> App.Module3();</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ins.show(</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w:t>
                              </w:r>
                              <w:r w:rsidRPr="00CE0AA0">
                                <w:rPr>
                                  <w:color w:val="0000FF"/>
                                  <w:sz w:val="18"/>
                                  <w:szCs w:val="18"/>
                                </w:rPr>
                                <w:t>function</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00F55F81">
                                <w:rPr>
                                  <w:sz w:val="18"/>
                                  <w:szCs w:val="18"/>
                                </w:rPr>
                                <w:t>xui</w:t>
                              </w:r>
                              <w:r w:rsidRPr="00CE0AA0">
                                <w:rPr>
                                  <w:sz w:val="18"/>
                                  <w:szCs w:val="18"/>
                                </w:rPr>
                                <w:t>.alert(</w:t>
                              </w:r>
                              <w:proofErr w:type="gramEnd"/>
                              <w:r w:rsidRPr="00CE0AA0">
                                <w:rPr>
                                  <w:color w:val="FF00FF"/>
                                  <w:sz w:val="18"/>
                                  <w:szCs w:val="18"/>
                                </w:rPr>
                                <w:t>"fail"</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
                            <w:p w:rsidR="0023747D" w:rsidRPr="00CE0AA0" w:rsidRDefault="0023747D" w:rsidP="00375F9C">
                              <w:pPr>
                                <w:rPr>
                                  <w:szCs w:val="18"/>
                                </w:rPr>
                              </w:pPr>
                              <w:r w:rsidRPr="00CE0AA0">
                                <w:rPr>
                                  <w:sz w:val="18"/>
                                  <w:szCs w:val="18"/>
                                </w:rPr>
                                <w:t>);</w:t>
                              </w:r>
                            </w:p>
                          </w:txbxContent>
                        </wps:txbx>
                        <wps:bodyPr rot="0" vert="horz" wrap="square" lIns="54000" tIns="46800" rIns="54000" bIns="45720" anchor="t" anchorCtr="0" upright="1">
                          <a:spAutoFit/>
                        </wps:bodyPr>
                      </wps:wsp>
                      <wps:wsp>
                        <wps:cNvPr id="401" name="AutoShape 235"/>
                        <wps:cNvSpPr>
                          <a:spLocks noChangeArrowheads="1"/>
                        </wps:cNvSpPr>
                        <wps:spPr bwMode="auto">
                          <a:xfrm flipH="1">
                            <a:off x="1600200" y="0"/>
                            <a:ext cx="1943100" cy="219710"/>
                          </a:xfrm>
                          <a:prstGeom prst="wedgeRoundRectCallout">
                            <a:avLst>
                              <a:gd name="adj1" fmla="val 75065"/>
                              <a:gd name="adj2" fmla="val 38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Namespace is </w:t>
                              </w:r>
                              <w:r>
                                <w:rPr>
                                  <w:szCs w:val="18"/>
                                </w:rPr>
                                <w:t>“</w:t>
                              </w:r>
                              <w:r>
                                <w:rPr>
                                  <w:rFonts w:hint="eastAsia"/>
                                  <w:szCs w:val="18"/>
                                </w:rPr>
                                <w:t>App</w:t>
                              </w:r>
                              <w:r>
                                <w:rPr>
                                  <w:szCs w:val="18"/>
                                </w:rPr>
                                <w:t>”</w:t>
                              </w:r>
                            </w:p>
                          </w:txbxContent>
                        </wps:txbx>
                        <wps:bodyPr rot="0" vert="horz" wrap="square" lIns="0" tIns="0" rIns="0" bIns="0" anchor="t" anchorCtr="0" upright="1">
                          <a:noAutofit/>
                        </wps:bodyPr>
                      </wps:wsp>
                      <wps:wsp>
                        <wps:cNvPr id="402" name="AutoShape 237"/>
                        <wps:cNvSpPr>
                          <a:spLocks noChangeArrowheads="1"/>
                        </wps:cNvSpPr>
                        <wps:spPr bwMode="auto">
                          <a:xfrm flipH="1">
                            <a:off x="2628900" y="198120"/>
                            <a:ext cx="2514600" cy="219710"/>
                          </a:xfrm>
                          <a:prstGeom prst="wedgeRoundRectCallout">
                            <a:avLst>
                              <a:gd name="adj1" fmla="val 96259"/>
                              <a:gd name="adj2" fmla="val 248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A61C6" w:rsidRDefault="0023747D" w:rsidP="00375F9C">
                              <w:pPr>
                                <w:rPr>
                                  <w:szCs w:val="18"/>
                                </w:rPr>
                              </w:pPr>
                              <w:r w:rsidRPr="003A61C6">
                                <w:rPr>
                                  <w:szCs w:val="18"/>
                                </w:rPr>
                                <w:t>Dynamic asynchronous remote file loading</w:t>
                              </w:r>
                            </w:p>
                          </w:txbxContent>
                        </wps:txbx>
                        <wps:bodyPr rot="0" vert="horz" wrap="square" lIns="0" tIns="0" rIns="0" bIns="0" anchor="t" anchorCtr="0" upright="1">
                          <a:noAutofit/>
                        </wps:bodyPr>
                      </wps:wsp>
                      <wps:wsp>
                        <wps:cNvPr id="403" name="AutoShape 238"/>
                        <wps:cNvSpPr>
                          <a:spLocks noChangeArrowheads="1"/>
                        </wps:cNvSpPr>
                        <wps:spPr bwMode="auto">
                          <a:xfrm flipH="1">
                            <a:off x="2057400" y="792480"/>
                            <a:ext cx="1943100" cy="219710"/>
                          </a:xfrm>
                          <a:prstGeom prst="wedgeRoundRectCallout">
                            <a:avLst>
                              <a:gd name="adj1" fmla="val 56926"/>
                              <a:gd name="adj2" fmla="val -1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 xml:space="preserve">Create </w:t>
                              </w:r>
                              <w:r>
                                <w:rPr>
                                  <w:rFonts w:hint="eastAsia"/>
                                  <w:szCs w:val="18"/>
                                </w:rPr>
                                <w:t>instance and show it</w:t>
                              </w:r>
                            </w:p>
                          </w:txbxContent>
                        </wps:txbx>
                        <wps:bodyPr rot="0" vert="horz" wrap="square" lIns="0" tIns="0" rIns="0" bIns="0" anchor="t" anchorCtr="0" upright="1">
                          <a:noAutofit/>
                        </wps:bodyPr>
                      </wps:wsp>
                    </wpc:wpc>
                  </a:graphicData>
                </a:graphic>
              </wp:inline>
            </w:drawing>
          </mc:Choice>
          <mc:Fallback>
            <w:pict>
              <v:group id="画布 232" o:spid="_x0000_s1842" editas="canvas" style="width:414pt;height:135.75pt;mso-position-horizontal-relative:char;mso-position-vertical-relative:line" coordsize="52578,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">
                <v:shape id="_x0000_s1843" type="#_x0000_t75" style="position:absolute;width:52578;height:17240;visibility:visible;mso-wrap-style:square">
                  <v:fill o:detectmouseclick="t"/>
                  <v:path o:connecttype="none"/>
                </v:shape>
                <v:shape id="Text Box 234" o:spid="_x0000_s1844" type="#_x0000_t202" style="position:absolute;top:488;width:52578;height:1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tEn8EA&#10;AADcAAAADwAAAGRycy9kb3ducmV2LnhtbERPyWrDMBC9F/IPYgK9NXJDMa4bJZSE4l4CbZrcB2tq&#10;mVgjIyle/j46FHp8vH2zm2wnBvKhdazgeZWBIK6dbrlRcP75eCpAhIissXNMCmYKsNsuHjZYajfy&#10;Nw2n2IgUwqFEBSbGvpQy1IYshpXriRP367zFmKBvpPY4pnDbyXWW5dJiy6nBYE97Q/X1dLMK6uth&#10;OlTtxfjhZosv/VrNx7xS6nE5vb+BiDTFf/Gf+1MreMnS/HQmHQG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bRJ/BAAAA3AAAAA8AAAAAAAAAAAAAAAAAmAIAAGRycy9kb3du&#10;cmV2LnhtbFBLBQYAAAAABAAEAPUAAACGAwAAAAA=&#10;" strokeweight="1pt">
                  <v:textbox style="mso-fit-shape-to-text:t" inset="1.5mm,1.3mm,1.5mm">
                    <w:txbxContent>
                      <w:p w:rsidR="0023747D" w:rsidRPr="00CE0AA0" w:rsidRDefault="0023747D" w:rsidP="00375F9C">
                        <w:pPr>
                          <w:spacing w:line="240" w:lineRule="exact"/>
                          <w:rPr>
                            <w:sz w:val="18"/>
                            <w:szCs w:val="18"/>
                          </w:rPr>
                        </w:pPr>
                        <w:proofErr w:type="gramStart"/>
                        <w:r w:rsidRPr="00CE0AA0">
                          <w:rPr>
                            <w:sz w:val="18"/>
                            <w:szCs w:val="18"/>
                          </w:rPr>
                          <w:t>Namespace(</w:t>
                        </w:r>
                        <w:proofErr w:type="gramEnd"/>
                        <w:r w:rsidRPr="00CE0AA0">
                          <w:rPr>
                            <w:color w:val="FF00FF"/>
                            <w:sz w:val="18"/>
                            <w:szCs w:val="18"/>
                          </w:rPr>
                          <w:t>"App"</w:t>
                        </w:r>
                        <w:r w:rsidRPr="00CE0AA0">
                          <w:rPr>
                            <w:sz w:val="18"/>
                            <w:szCs w:val="18"/>
                          </w:rPr>
                          <w:t>);</w:t>
                        </w:r>
                      </w:p>
                      <w:p w:rsidR="0023747D" w:rsidRPr="00CE0AA0" w:rsidRDefault="00F55F81" w:rsidP="00375F9C">
                        <w:pPr>
                          <w:spacing w:line="240" w:lineRule="exact"/>
                          <w:rPr>
                            <w:sz w:val="18"/>
                            <w:szCs w:val="18"/>
                          </w:rPr>
                        </w:pPr>
                        <w:proofErr w:type="gramStart"/>
                        <w:r>
                          <w:rPr>
                            <w:sz w:val="18"/>
                            <w:szCs w:val="18"/>
                          </w:rPr>
                          <w:t>xui</w:t>
                        </w:r>
                        <w:r w:rsidR="0023747D" w:rsidRPr="00CE0AA0">
                          <w:rPr>
                            <w:sz w:val="18"/>
                            <w:szCs w:val="18"/>
                          </w:rPr>
                          <w:t>.include(</w:t>
                        </w:r>
                        <w:proofErr w:type="gramEnd"/>
                        <w:r w:rsidR="0023747D" w:rsidRPr="00CE0AA0">
                          <w:rPr>
                            <w:color w:val="FF00FF"/>
                            <w:sz w:val="18"/>
                            <w:szCs w:val="18"/>
                          </w:rPr>
                          <w:t>"App.Module3"</w:t>
                        </w:r>
                        <w:r w:rsidR="0023747D" w:rsidRPr="00CE0AA0">
                          <w:rPr>
                            <w:sz w:val="18"/>
                            <w:szCs w:val="18"/>
                          </w:rPr>
                          <w:t xml:space="preserve">, </w:t>
                        </w:r>
                      </w:p>
                      <w:p w:rsidR="0023747D" w:rsidRDefault="00F55F81" w:rsidP="00375F9C">
                        <w:pPr>
                          <w:spacing w:line="240" w:lineRule="exact"/>
                          <w:ind w:firstLineChars="200" w:firstLine="360"/>
                          <w:rPr>
                            <w:sz w:val="18"/>
                            <w:szCs w:val="18"/>
                          </w:rPr>
                        </w:pPr>
                        <w:proofErr w:type="gramStart"/>
                        <w:r>
                          <w:rPr>
                            <w:sz w:val="18"/>
                            <w:szCs w:val="18"/>
                          </w:rPr>
                          <w:t>xui</w:t>
                        </w:r>
                        <w:r w:rsidR="0023747D" w:rsidRPr="00CE0AA0">
                          <w:rPr>
                            <w:sz w:val="18"/>
                            <w:szCs w:val="18"/>
                          </w:rPr>
                          <w:t>.getPath(</w:t>
                        </w:r>
                        <w:proofErr w:type="gramEnd"/>
                        <w:r w:rsidR="0023747D" w:rsidRPr="00CE0AA0">
                          <w:rPr>
                            <w:color w:val="FF00FF"/>
                            <w:sz w:val="18"/>
                            <w:szCs w:val="18"/>
                          </w:rPr>
                          <w:t>"chapter4/distributed/App/js/"</w:t>
                        </w:r>
                        <w:r w:rsidR="0023747D" w:rsidRPr="00CE0AA0">
                          <w:rPr>
                            <w:sz w:val="18"/>
                            <w:szCs w:val="18"/>
                          </w:rPr>
                          <w:t>,</w:t>
                        </w:r>
                        <w:r w:rsidR="0023747D" w:rsidRPr="00CE0AA0">
                          <w:rPr>
                            <w:color w:val="FF00FF"/>
                            <w:sz w:val="18"/>
                            <w:szCs w:val="18"/>
                          </w:rPr>
                          <w:t>"Module3.js"</w:t>
                        </w:r>
                        <w:r w:rsidR="0023747D" w:rsidRPr="00CE0AA0">
                          <w:rPr>
                            <w:sz w:val="18"/>
                            <w:szCs w:val="18"/>
                          </w:rPr>
                          <w:t>),</w:t>
                        </w:r>
                      </w:p>
                      <w:p w:rsidR="0023747D" w:rsidRPr="00CE0AA0" w:rsidRDefault="0023747D" w:rsidP="00375F9C">
                        <w:pPr>
                          <w:spacing w:line="240" w:lineRule="exact"/>
                          <w:ind w:firstLineChars="200" w:firstLine="360"/>
                          <w:rPr>
                            <w:sz w:val="18"/>
                            <w:szCs w:val="18"/>
                          </w:rPr>
                        </w:pPr>
                        <w:proofErr w:type="gramStart"/>
                        <w:r w:rsidRPr="00CE0AA0">
                          <w:rPr>
                            <w:color w:val="0000FF"/>
                            <w:sz w:val="18"/>
                            <w:szCs w:val="18"/>
                          </w:rPr>
                          <w:t>function</w:t>
                        </w:r>
                        <w:r w:rsidRPr="00CE0AA0">
                          <w:rPr>
                            <w:sz w:val="18"/>
                            <w:szCs w:val="18"/>
                          </w:rPr>
                          <w:t>(</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color w:val="0000FF"/>
                            <w:sz w:val="18"/>
                            <w:szCs w:val="18"/>
                          </w:rPr>
                          <w:t>var</w:t>
                        </w:r>
                        <w:proofErr w:type="gramEnd"/>
                        <w:r w:rsidRPr="00CE0AA0">
                          <w:rPr>
                            <w:sz w:val="18"/>
                            <w:szCs w:val="18"/>
                          </w:rPr>
                          <w:t xml:space="preserve"> ins=</w:t>
                        </w:r>
                        <w:r w:rsidRPr="00CE0AA0">
                          <w:rPr>
                            <w:color w:val="0000FF"/>
                            <w:sz w:val="18"/>
                            <w:szCs w:val="18"/>
                          </w:rPr>
                          <w:t>new</w:t>
                        </w:r>
                        <w:r w:rsidRPr="00CE0AA0">
                          <w:rPr>
                            <w:sz w:val="18"/>
                            <w:szCs w:val="18"/>
                          </w:rPr>
                          <w:t xml:space="preserve"> App.Module3();</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ins.show(</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w:t>
                        </w:r>
                        <w:r w:rsidRPr="00CE0AA0">
                          <w:rPr>
                            <w:color w:val="0000FF"/>
                            <w:sz w:val="18"/>
                            <w:szCs w:val="18"/>
                          </w:rPr>
                          <w:t>function</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00F55F81">
                          <w:rPr>
                            <w:sz w:val="18"/>
                            <w:szCs w:val="18"/>
                          </w:rPr>
                          <w:t>xui</w:t>
                        </w:r>
                        <w:r w:rsidRPr="00CE0AA0">
                          <w:rPr>
                            <w:sz w:val="18"/>
                            <w:szCs w:val="18"/>
                          </w:rPr>
                          <w:t>.alert(</w:t>
                        </w:r>
                        <w:proofErr w:type="gramEnd"/>
                        <w:r w:rsidRPr="00CE0AA0">
                          <w:rPr>
                            <w:color w:val="FF00FF"/>
                            <w:sz w:val="18"/>
                            <w:szCs w:val="18"/>
                          </w:rPr>
                          <w:t>"fail"</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
                      <w:p w:rsidR="0023747D" w:rsidRPr="00CE0AA0" w:rsidRDefault="0023747D" w:rsidP="00375F9C">
                        <w:pPr>
                          <w:rPr>
                            <w:szCs w:val="18"/>
                          </w:rPr>
                        </w:pPr>
                        <w:r w:rsidRPr="00CE0AA0">
                          <w:rPr>
                            <w:sz w:val="18"/>
                            <w:szCs w:val="18"/>
                          </w:rPr>
                          <w:t>);</w:t>
                        </w:r>
                      </w:p>
                    </w:txbxContent>
                  </v:textbox>
                </v:shape>
                <v:shape id="AutoShape 235" o:spid="_x0000_s1845" type="#_x0000_t62" style="position:absolute;left:1600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G1cUA&#10;AADcAAAADwAAAGRycy9kb3ducmV2LnhtbESPT2vCQBTE7wW/w/KE3urGIlKiG6lKpR4bRfD2yL78&#10;a/ZtyK4m8dN3C4Ueh5n5DbPeDKYRd+pcZVnBfBaBIM6srrhQcD59vLyBcB5ZY2OZFIzkYJNMntYY&#10;a9vzF91TX4gAYRejgtL7NpbSZSUZdDPbEgcvt51BH2RXSN1hH+Cmka9RtJQGKw4LJba0Kyn7Tm9G&#10;wf54uY7psDhctmNfL3PzqPeuVup5OryvQHga/H/4r/2pFSyiOfyeCUdAJ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bVxQAAANwAAAAPAAAAAAAAAAAAAAAAAJgCAABkcnMv&#10;ZG93bnJldi54bWxQSwUGAAAAAAQABAD1AAAAigMAAAAA&#10;" adj="27014,19040" fillcolor="#ff9">
                  <v:textbox inset="0,0,0,0">
                    <w:txbxContent>
                      <w:p w:rsidR="0023747D" w:rsidRPr="000E23E9" w:rsidRDefault="0023747D" w:rsidP="00375F9C">
                        <w:pPr>
                          <w:rPr>
                            <w:szCs w:val="18"/>
                          </w:rPr>
                        </w:pPr>
                        <w:r>
                          <w:rPr>
                            <w:rFonts w:hint="eastAsia"/>
                            <w:szCs w:val="18"/>
                          </w:rPr>
                          <w:t xml:space="preserve">Namespace is </w:t>
                        </w:r>
                        <w:r>
                          <w:rPr>
                            <w:szCs w:val="18"/>
                          </w:rPr>
                          <w:t>“</w:t>
                        </w:r>
                        <w:r>
                          <w:rPr>
                            <w:rFonts w:hint="eastAsia"/>
                            <w:szCs w:val="18"/>
                          </w:rPr>
                          <w:t>App</w:t>
                        </w:r>
                        <w:r>
                          <w:rPr>
                            <w:szCs w:val="18"/>
                          </w:rPr>
                          <w:t>”</w:t>
                        </w:r>
                      </w:p>
                    </w:txbxContent>
                  </v:textbox>
                </v:shape>
                <v:shape id="AutoShape 237" o:spid="_x0000_s1846" type="#_x0000_t62" style="position:absolute;left:26289;top:1981;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nb8IA&#10;AADcAAAADwAAAGRycy9kb3ducmV2LnhtbESPQWsCMRSE7wX/Q3hCbzXRllJWo4hQEBGK2YrXx+a5&#10;u7h5WZJU139vCoUeh5n5hlmsBteJK4XYetYwnSgQxJW3LdcavsvPlw8QMSFb7DyThjtFWC1HTwss&#10;rL/xga4m1SJDOBaooUmpL6SMVUMO48T3xNk7++AwZRlqaQPeMtx1cqbUu3TYcl5osKdNQ9XF/DgN&#10;fl+G15MpD/SFRu3c8Z5Ma7R+Hg/rOYhEQ/oP/7W3VsObmsHvmXw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KdvwgAAANwAAAAPAAAAAAAAAAAAAAAAAJgCAABkcnMvZG93&#10;bnJldi54bWxQSwUGAAAAAAQABAD1AAAAhwMAAAAA&#10;" adj="31592,16168" fillcolor="#ff9">
                  <v:textbox inset="0,0,0,0">
                    <w:txbxContent>
                      <w:p w:rsidR="0023747D" w:rsidRPr="003A61C6" w:rsidRDefault="0023747D" w:rsidP="00375F9C">
                        <w:pPr>
                          <w:rPr>
                            <w:szCs w:val="18"/>
                          </w:rPr>
                        </w:pPr>
                        <w:r w:rsidRPr="003A61C6">
                          <w:rPr>
                            <w:szCs w:val="18"/>
                          </w:rPr>
                          <w:t>Dynamic asynchronous remote file loading</w:t>
                        </w:r>
                      </w:p>
                    </w:txbxContent>
                  </v:textbox>
                </v:shape>
                <v:shape id="AutoShape 238" o:spid="_x0000_s1847" type="#_x0000_t62" style="position:absolute;left:20574;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XqcMA&#10;AADcAAAADwAAAGRycy9kb3ducmV2LnhtbESP3YrCMBSE74V9h3AEb2RN/UHWapTdhQW9Eaw+wKE5&#10;NsXmpDTRtm+/EQQvh5n5htnsOluJBzW+dKxgOklAEOdOl1wouJz/Pr9A+ICssXJMCnrysNt+DDaY&#10;atfyiR5ZKESEsE9RgQmhTqX0uSGLfuJq4uhdXWMxRNkUUjfYRrit5CxJltJiyXHBYE2/hvJbdrcK&#10;3OWHMplfV8t5cRi3p740h2Ov1GjYfa9BBOrCO/xq77WCRTKH55l4BO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cXqcMAAADcAAAADwAAAAAAAAAAAAAAAACYAgAAZHJzL2Rv&#10;d25yZXYueG1sUEsFBgAAAAAEAAQA9QAAAIgDAAAAAA==&#10;" adj="23096,7116" fillcolor="#ff9">
                  <v:textbox inset="0,0,0,0">
                    <w:txbxContent>
                      <w:p w:rsidR="0023747D" w:rsidRPr="000E23E9" w:rsidRDefault="0023747D" w:rsidP="00375F9C">
                        <w:pPr>
                          <w:rPr>
                            <w:szCs w:val="18"/>
                          </w:rPr>
                        </w:pPr>
                        <w:r>
                          <w:rPr>
                            <w:szCs w:val="18"/>
                          </w:rPr>
                          <w:t xml:space="preserve">Create </w:t>
                        </w:r>
                        <w:r>
                          <w:rPr>
                            <w:rFonts w:hint="eastAsia"/>
                            <w:szCs w:val="18"/>
                          </w:rPr>
                          <w:t>instance and show it</w:t>
                        </w:r>
                      </w:p>
                    </w:txbxContent>
                  </v:textbox>
                </v:shape>
                <w10:anchorlock/>
              </v:group>
            </w:pict>
          </mc:Fallback>
        </mc:AlternateContent>
      </w:r>
    </w:p>
    <w:p w:rsidR="00375F9C" w:rsidRPr="003A61C6" w:rsidRDefault="00375F9C" w:rsidP="00375F9C">
      <w:pPr>
        <w:rPr>
          <w:b/>
        </w:rPr>
      </w:pPr>
      <w:r w:rsidRPr="003A61C6">
        <w:rPr>
          <w:b/>
        </w:rPr>
        <w:t>O</w:t>
      </w:r>
      <w:r w:rsidRPr="003A61C6">
        <w:rPr>
          <w:rFonts w:hint="eastAsia"/>
          <w:b/>
        </w:rPr>
        <w:t>utput:</w:t>
      </w:r>
    </w:p>
    <w:p w:rsidR="00375F9C" w:rsidRPr="00951BC8" w:rsidRDefault="005C781A" w:rsidP="00375F9C">
      <w:r>
        <w:rPr>
          <w:rFonts w:hint="eastAsia"/>
          <w:noProof/>
        </w:rPr>
        <mc:AlternateContent>
          <mc:Choice Requires="wps">
            <w:drawing>
              <wp:anchor distT="0" distB="0" distL="114300" distR="114300" simplePos="0" relativeHeight="251564544" behindDoc="0" locked="0" layoutInCell="1" allowOverlap="1" wp14:anchorId="0B310FA9" wp14:editId="74327539">
                <wp:simplePos x="0" y="0"/>
                <wp:positionH relativeFrom="column">
                  <wp:posOffset>914400</wp:posOffset>
                </wp:positionH>
                <wp:positionV relativeFrom="line">
                  <wp:posOffset>429260</wp:posOffset>
                </wp:positionV>
                <wp:extent cx="1257300" cy="219710"/>
                <wp:effectExtent l="9525" t="153035" r="9525" b="8255"/>
                <wp:wrapNone/>
                <wp:docPr id="398" name="AutoShap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7120"/>
                            <a:gd name="adj2" fmla="val -1135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ode in </w:t>
                            </w:r>
                            <w:r w:rsidRPr="00CE0AA0">
                              <w:t>Module3.js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6" o:spid="_x0000_s1848" type="#_x0000_t62" style="position:absolute;left:0;text-align:left;margin-left:1in;margin-top:33.8pt;width:99pt;height:17.3pt;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" adj="12338,-13735" fillcolor="#ff9">
                <v:textbox inset="0,0,0,0">
                  <w:txbxContent>
                    <w:p w:rsidR="0023747D" w:rsidRPr="000E23E9" w:rsidRDefault="0023747D" w:rsidP="00375F9C">
                      <w:pPr>
                        <w:rPr>
                          <w:szCs w:val="18"/>
                        </w:rPr>
                      </w:pPr>
                      <w:r>
                        <w:rPr>
                          <w:szCs w:val="18"/>
                        </w:rPr>
                        <w:t>C</w:t>
                      </w:r>
                      <w:r>
                        <w:rPr>
                          <w:rFonts w:hint="eastAsia"/>
                          <w:szCs w:val="18"/>
                        </w:rPr>
                        <w:t xml:space="preserve">ode in </w:t>
                      </w:r>
                      <w:r w:rsidRPr="00CE0AA0">
                        <w:t>Module3.js</w:t>
                      </w:r>
                    </w:p>
                  </w:txbxContent>
                </v:textbox>
                <w10:wrap anchory="line"/>
              </v:shape>
            </w:pict>
          </mc:Fallback>
        </mc:AlternateContent>
      </w:r>
      <w:r>
        <w:rPr>
          <w:rFonts w:hint="eastAsia"/>
          <w:noProof/>
        </w:rPr>
        <w:drawing>
          <wp:inline distT="0" distB="0" distL="0" distR="0" wp14:anchorId="4EC7F9B4" wp14:editId="68C33ABE">
            <wp:extent cx="3124200" cy="2047875"/>
            <wp:effectExtent l="0" t="0" r="0"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124200" cy="2047875"/>
                    </a:xfrm>
                    <a:prstGeom prst="rect">
                      <a:avLst/>
                    </a:prstGeom>
                    <a:noFill/>
                    <a:ln>
                      <a:noFill/>
                    </a:ln>
                  </pic:spPr>
                </pic:pic>
              </a:graphicData>
            </a:graphic>
          </wp:inline>
        </w:drawing>
      </w:r>
    </w:p>
    <w:p w:rsidR="00375F9C" w:rsidRDefault="00375F9C" w:rsidP="00375F9C">
      <w:pPr>
        <w:rPr>
          <w:b/>
        </w:rPr>
      </w:pPr>
    </w:p>
    <w:p w:rsidR="00375F9C" w:rsidRPr="003A61C6" w:rsidRDefault="00375F9C" w:rsidP="00375F9C">
      <w:r w:rsidRPr="003A61C6">
        <w:rPr>
          <w:rFonts w:hint="eastAsia"/>
        </w:rPr>
        <w:t xml:space="preserve">And </w:t>
      </w:r>
      <w:r>
        <w:rPr>
          <w:rFonts w:hint="eastAsia"/>
        </w:rPr>
        <w:t xml:space="preserve">try to load code and create UI from a </w:t>
      </w:r>
      <w:r>
        <w:t>difference</w:t>
      </w:r>
      <w:r>
        <w:rPr>
          <w:rFonts w:hint="eastAsia"/>
        </w:rPr>
        <w:t xml:space="preserve"> domain.</w:t>
      </w:r>
    </w:p>
    <w:p w:rsidR="00375F9C" w:rsidRDefault="005C781A" w:rsidP="00375F9C">
      <w:r>
        <w:rPr>
          <w:noProof/>
        </w:rPr>
        <w:lastRenderedPageBreak/>
        <mc:AlternateContent>
          <mc:Choice Requires="wpc">
            <w:drawing>
              <wp:inline distT="0" distB="0" distL="0" distR="0" wp14:anchorId="24B16863" wp14:editId="44FE5DE1">
                <wp:extent cx="5257800" cy="1678305"/>
                <wp:effectExtent l="9525" t="0" r="9525" b="7620"/>
                <wp:docPr id="397" name="画布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5" name="Text Box 241"/>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F52D2" w:rsidRDefault="0023747D" w:rsidP="00375F9C">
                              <w:pPr>
                                <w:spacing w:line="240" w:lineRule="exact"/>
                                <w:rPr>
                                  <w:sz w:val="18"/>
                                  <w:szCs w:val="18"/>
                                </w:rPr>
                              </w:pPr>
                              <w:proofErr w:type="gramStart"/>
                              <w:r w:rsidRPr="00DF52D2">
                                <w:rPr>
                                  <w:sz w:val="18"/>
                                  <w:szCs w:val="18"/>
                                </w:rPr>
                                <w:t>Namespace(</w:t>
                              </w:r>
                              <w:proofErr w:type="gramEnd"/>
                              <w:r w:rsidRPr="00DF52D2">
                                <w:rPr>
                                  <w:color w:val="FF00FF"/>
                                  <w:sz w:val="18"/>
                                  <w:szCs w:val="18"/>
                                </w:rPr>
                                <w:t>"App"</w:t>
                              </w:r>
                              <w:r w:rsidRPr="00DF52D2">
                                <w:rPr>
                                  <w:sz w:val="18"/>
                                  <w:szCs w:val="18"/>
                                </w:rPr>
                                <w:t>);</w:t>
                              </w:r>
                            </w:p>
                            <w:p w:rsidR="0023747D" w:rsidRPr="00DF52D2" w:rsidRDefault="00726AAF" w:rsidP="00375F9C">
                              <w:pPr>
                                <w:spacing w:line="240" w:lineRule="exact"/>
                                <w:rPr>
                                  <w:sz w:val="18"/>
                                  <w:szCs w:val="18"/>
                                </w:rPr>
                              </w:pPr>
                              <w:proofErr w:type="gramStart"/>
                              <w:r>
                                <w:rPr>
                                  <w:sz w:val="18"/>
                                  <w:szCs w:val="18"/>
                                </w:rPr>
                                <w:t>xui</w:t>
                              </w:r>
                              <w:r w:rsidR="0023747D" w:rsidRPr="00DF52D2">
                                <w:rPr>
                                  <w:sz w:val="18"/>
                                  <w:szCs w:val="18"/>
                                </w:rPr>
                                <w:t>.include(</w:t>
                              </w:r>
                              <w:proofErr w:type="gramEnd"/>
                              <w:r w:rsidR="0023747D" w:rsidRPr="00DF52D2">
                                <w:rPr>
                                  <w:color w:val="FF00FF"/>
                                  <w:sz w:val="18"/>
                                  <w:szCs w:val="18"/>
                                </w:rPr>
                                <w:t>"App.Module3"</w:t>
                              </w:r>
                              <w:r w:rsidR="0023747D" w:rsidRPr="00DF52D2">
                                <w:rPr>
                                  <w:sz w:val="18"/>
                                  <w:szCs w:val="18"/>
                                </w:rPr>
                                <w:t xml:space="preserve">, </w:t>
                              </w:r>
                            </w:p>
                            <w:p w:rsidR="0023747D" w:rsidRPr="00DF52D2" w:rsidRDefault="0023747D" w:rsidP="00375F9C">
                              <w:pPr>
                                <w:spacing w:line="240" w:lineRule="exact"/>
                                <w:rPr>
                                  <w:sz w:val="18"/>
                                  <w:szCs w:val="18"/>
                                </w:rPr>
                              </w:pPr>
                              <w:r w:rsidRPr="00DF52D2">
                                <w:rPr>
                                  <w:color w:val="FF00FF"/>
                                  <w:sz w:val="18"/>
                                  <w:szCs w:val="18"/>
                                </w:rPr>
                                <w:t>""</w:t>
                              </w:r>
                              <w:r w:rsidRPr="00DF52D2">
                                <w:rPr>
                                  <w:sz w:val="18"/>
                                  <w:szCs w:val="18"/>
                                </w:rPr>
                                <w:t>,</w:t>
                              </w:r>
                            </w:p>
                            <w:p w:rsidR="0023747D" w:rsidRPr="00DF52D2" w:rsidRDefault="0023747D" w:rsidP="00375F9C">
                              <w:pPr>
                                <w:spacing w:line="240" w:lineRule="exact"/>
                                <w:rPr>
                                  <w:sz w:val="18"/>
                                  <w:szCs w:val="18"/>
                                </w:rPr>
                              </w:pPr>
                              <w:proofErr w:type="gramStart"/>
                              <w:r w:rsidRPr="00DF52D2">
                                <w:rPr>
                                  <w:color w:val="0000FF"/>
                                  <w:sz w:val="18"/>
                                  <w:szCs w:val="18"/>
                                </w:rPr>
                                <w:t>function</w:t>
                              </w:r>
                              <w:r w:rsidRPr="00DF52D2">
                                <w:rPr>
                                  <w:sz w:val="18"/>
                                  <w:szCs w:val="18"/>
                                </w:rPr>
                                <w:t>(</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color w:val="0000FF"/>
                                  <w:sz w:val="18"/>
                                  <w:szCs w:val="18"/>
                                </w:rPr>
                                <w:t>var</w:t>
                              </w:r>
                              <w:proofErr w:type="gramEnd"/>
                              <w:r w:rsidRPr="00DF52D2">
                                <w:rPr>
                                  <w:sz w:val="18"/>
                                  <w:szCs w:val="18"/>
                                </w:rPr>
                                <w:t xml:space="preserve"> ins=</w:t>
                              </w:r>
                              <w:r w:rsidRPr="00DF52D2">
                                <w:rPr>
                                  <w:color w:val="0000FF"/>
                                  <w:sz w:val="18"/>
                                  <w:szCs w:val="18"/>
                                </w:rPr>
                                <w:t>new</w:t>
                              </w:r>
                              <w:r w:rsidRPr="00DF52D2">
                                <w:rPr>
                                  <w:sz w:val="18"/>
                                  <w:szCs w:val="18"/>
                                </w:rPr>
                                <w:t xml:space="preserve"> App.Module3();</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ins.show(</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w:t>
                              </w:r>
                              <w:r w:rsidRPr="00DF52D2">
                                <w:rPr>
                                  <w:color w:val="0000FF"/>
                                  <w:sz w:val="18"/>
                                  <w:szCs w:val="18"/>
                                </w:rPr>
                                <w:t>function</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00726AAF">
                                <w:rPr>
                                  <w:sz w:val="18"/>
                                  <w:szCs w:val="18"/>
                                </w:rPr>
                                <w:t>xui</w:t>
                              </w:r>
                              <w:r w:rsidRPr="00DF52D2">
                                <w:rPr>
                                  <w:sz w:val="18"/>
                                  <w:szCs w:val="18"/>
                                </w:rPr>
                                <w:t>.alert(</w:t>
                              </w:r>
                              <w:proofErr w:type="gramEnd"/>
                              <w:r w:rsidRPr="00DF52D2">
                                <w:rPr>
                                  <w:color w:val="FF00FF"/>
                                  <w:sz w:val="18"/>
                                  <w:szCs w:val="18"/>
                                </w:rPr>
                                <w:t>"fail"</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
                            <w:p w:rsidR="0023747D" w:rsidRPr="00DF52D2" w:rsidRDefault="0023747D" w:rsidP="00375F9C">
                              <w:pPr>
                                <w:spacing w:line="240" w:lineRule="exact"/>
                                <w:rPr>
                                  <w:sz w:val="18"/>
                                  <w:szCs w:val="18"/>
                                </w:rPr>
                              </w:pPr>
                              <w:r w:rsidRPr="00DF52D2">
                                <w:rPr>
                                  <w:sz w:val="18"/>
                                  <w:szCs w:val="18"/>
                                </w:rPr>
                                <w:t>);</w:t>
                              </w:r>
                            </w:p>
                          </w:txbxContent>
                        </wps:txbx>
                        <wps:bodyPr rot="0" vert="horz" wrap="square" lIns="54000" tIns="46800" rIns="54000" bIns="45720" anchor="t" anchorCtr="0" upright="1">
                          <a:spAutoFit/>
                        </wps:bodyPr>
                      </wps:wsp>
                      <wps:wsp>
                        <wps:cNvPr id="396" name="AutoShape 244"/>
                        <wps:cNvSpPr>
                          <a:spLocks noChangeArrowheads="1"/>
                        </wps:cNvSpPr>
                        <wps:spPr bwMode="auto">
                          <a:xfrm flipH="1">
                            <a:off x="2057400" y="792480"/>
                            <a:ext cx="1600200" cy="219710"/>
                          </a:xfrm>
                          <a:prstGeom prst="wedgeRoundRectCallout">
                            <a:avLst>
                              <a:gd name="adj1" fmla="val 34005"/>
                              <a:gd name="adj2" fmla="val -1476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difference domain</w:t>
                              </w:r>
                            </w:p>
                          </w:txbxContent>
                        </wps:txbx>
                        <wps:bodyPr rot="0" vert="horz" wrap="square" lIns="0" tIns="0" rIns="0" bIns="0" anchor="t" anchorCtr="0" upright="1">
                          <a:noAutofit/>
                        </wps:bodyPr>
                      </wps:wsp>
                    </wpc:wpc>
                  </a:graphicData>
                </a:graphic>
              </wp:inline>
            </w:drawing>
          </mc:Choice>
          <mc:Fallback>
            <w:pict>
              <v:group id="画布 239" o:spid="_x0000_s1849" editas="canvas" style="width:414pt;height:132.15pt;mso-position-horizontal-relative:char;mso-position-vertical-relative:line" coordsize="5257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">
                <v:shape id="_x0000_s1850" type="#_x0000_t75" style="position:absolute;width:52578;height:16783;visibility:visible;mso-wrap-style:square">
                  <v:fill o:detectmouseclick="t"/>
                  <v:path o:connecttype="none"/>
                </v:shape>
                <v:shape id="Text Box 241" o:spid="_x0000_s1851"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5cQA&#10;AADcAAAADwAAAGRycy9kb3ducmV2LnhtbESPT2sCMRTE74LfITzBm2ZbqejWKKKU7UWof3p/bF43&#10;i5uXJYnr+u2bgtDjMDO/YVab3jaiIx9qxwpephkI4tLpmisFl/PHZAEiRGSNjWNS8KAAm/VwsMJc&#10;uzsfqTvFSiQIhxwVmBjbXMpQGrIYpq4lTt6P8xZjkr6S2uM9wW0jX7NsLi3WnBYMtrQzVF5PN6ug&#10;vO77fVF/G9/d7OJLL4vHYV4oNR7123cQkfr4H362P7WC2fIN/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Mv+XEAAAA3AAAAA8AAAAAAAAAAAAAAAAAmAIAAGRycy9k&#10;b3ducmV2LnhtbFBLBQYAAAAABAAEAPUAAACJAwAAAAA=&#10;" strokeweight="1pt">
                  <v:textbox style="mso-fit-shape-to-text:t" inset="1.5mm,1.3mm,1.5mm">
                    <w:txbxContent>
                      <w:p w:rsidR="0023747D" w:rsidRPr="00DF52D2" w:rsidRDefault="0023747D" w:rsidP="00375F9C">
                        <w:pPr>
                          <w:spacing w:line="240" w:lineRule="exact"/>
                          <w:rPr>
                            <w:sz w:val="18"/>
                            <w:szCs w:val="18"/>
                          </w:rPr>
                        </w:pPr>
                        <w:proofErr w:type="gramStart"/>
                        <w:r w:rsidRPr="00DF52D2">
                          <w:rPr>
                            <w:sz w:val="18"/>
                            <w:szCs w:val="18"/>
                          </w:rPr>
                          <w:t>Namespace(</w:t>
                        </w:r>
                        <w:proofErr w:type="gramEnd"/>
                        <w:r w:rsidRPr="00DF52D2">
                          <w:rPr>
                            <w:color w:val="FF00FF"/>
                            <w:sz w:val="18"/>
                            <w:szCs w:val="18"/>
                          </w:rPr>
                          <w:t>"App"</w:t>
                        </w:r>
                        <w:r w:rsidRPr="00DF52D2">
                          <w:rPr>
                            <w:sz w:val="18"/>
                            <w:szCs w:val="18"/>
                          </w:rPr>
                          <w:t>);</w:t>
                        </w:r>
                      </w:p>
                      <w:p w:rsidR="0023747D" w:rsidRPr="00DF52D2" w:rsidRDefault="00726AAF" w:rsidP="00375F9C">
                        <w:pPr>
                          <w:spacing w:line="240" w:lineRule="exact"/>
                          <w:rPr>
                            <w:sz w:val="18"/>
                            <w:szCs w:val="18"/>
                          </w:rPr>
                        </w:pPr>
                        <w:proofErr w:type="gramStart"/>
                        <w:r>
                          <w:rPr>
                            <w:sz w:val="18"/>
                            <w:szCs w:val="18"/>
                          </w:rPr>
                          <w:t>xui</w:t>
                        </w:r>
                        <w:r w:rsidR="0023747D" w:rsidRPr="00DF52D2">
                          <w:rPr>
                            <w:sz w:val="18"/>
                            <w:szCs w:val="18"/>
                          </w:rPr>
                          <w:t>.include(</w:t>
                        </w:r>
                        <w:proofErr w:type="gramEnd"/>
                        <w:r w:rsidR="0023747D" w:rsidRPr="00DF52D2">
                          <w:rPr>
                            <w:color w:val="FF00FF"/>
                            <w:sz w:val="18"/>
                            <w:szCs w:val="18"/>
                          </w:rPr>
                          <w:t>"App.Module3"</w:t>
                        </w:r>
                        <w:r w:rsidR="0023747D" w:rsidRPr="00DF52D2">
                          <w:rPr>
                            <w:sz w:val="18"/>
                            <w:szCs w:val="18"/>
                          </w:rPr>
                          <w:t xml:space="preserve">, </w:t>
                        </w:r>
                      </w:p>
                      <w:p w:rsidR="0023747D" w:rsidRPr="00DF52D2" w:rsidRDefault="0023747D" w:rsidP="00375F9C">
                        <w:pPr>
                          <w:spacing w:line="240" w:lineRule="exact"/>
                          <w:rPr>
                            <w:sz w:val="18"/>
                            <w:szCs w:val="18"/>
                          </w:rPr>
                        </w:pPr>
                        <w:r w:rsidRPr="00DF52D2">
                          <w:rPr>
                            <w:color w:val="FF00FF"/>
                            <w:sz w:val="18"/>
                            <w:szCs w:val="18"/>
                          </w:rPr>
                          <w:t>""</w:t>
                        </w:r>
                        <w:r w:rsidRPr="00DF52D2">
                          <w:rPr>
                            <w:sz w:val="18"/>
                            <w:szCs w:val="18"/>
                          </w:rPr>
                          <w:t>,</w:t>
                        </w:r>
                      </w:p>
                      <w:p w:rsidR="0023747D" w:rsidRPr="00DF52D2" w:rsidRDefault="0023747D" w:rsidP="00375F9C">
                        <w:pPr>
                          <w:spacing w:line="240" w:lineRule="exact"/>
                          <w:rPr>
                            <w:sz w:val="18"/>
                            <w:szCs w:val="18"/>
                          </w:rPr>
                        </w:pPr>
                        <w:proofErr w:type="gramStart"/>
                        <w:r w:rsidRPr="00DF52D2">
                          <w:rPr>
                            <w:color w:val="0000FF"/>
                            <w:sz w:val="18"/>
                            <w:szCs w:val="18"/>
                          </w:rPr>
                          <w:t>function</w:t>
                        </w:r>
                        <w:r w:rsidRPr="00DF52D2">
                          <w:rPr>
                            <w:sz w:val="18"/>
                            <w:szCs w:val="18"/>
                          </w:rPr>
                          <w:t>(</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color w:val="0000FF"/>
                            <w:sz w:val="18"/>
                            <w:szCs w:val="18"/>
                          </w:rPr>
                          <w:t>var</w:t>
                        </w:r>
                        <w:proofErr w:type="gramEnd"/>
                        <w:r w:rsidRPr="00DF52D2">
                          <w:rPr>
                            <w:sz w:val="18"/>
                            <w:szCs w:val="18"/>
                          </w:rPr>
                          <w:t xml:space="preserve"> ins=</w:t>
                        </w:r>
                        <w:r w:rsidRPr="00DF52D2">
                          <w:rPr>
                            <w:color w:val="0000FF"/>
                            <w:sz w:val="18"/>
                            <w:szCs w:val="18"/>
                          </w:rPr>
                          <w:t>new</w:t>
                        </w:r>
                        <w:r w:rsidRPr="00DF52D2">
                          <w:rPr>
                            <w:sz w:val="18"/>
                            <w:szCs w:val="18"/>
                          </w:rPr>
                          <w:t xml:space="preserve"> App.Module3();</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ins.show(</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w:t>
                        </w:r>
                        <w:r w:rsidRPr="00DF52D2">
                          <w:rPr>
                            <w:color w:val="0000FF"/>
                            <w:sz w:val="18"/>
                            <w:szCs w:val="18"/>
                          </w:rPr>
                          <w:t>function</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00726AAF">
                          <w:rPr>
                            <w:sz w:val="18"/>
                            <w:szCs w:val="18"/>
                          </w:rPr>
                          <w:t>xui</w:t>
                        </w:r>
                        <w:r w:rsidRPr="00DF52D2">
                          <w:rPr>
                            <w:sz w:val="18"/>
                            <w:szCs w:val="18"/>
                          </w:rPr>
                          <w:t>.alert(</w:t>
                        </w:r>
                        <w:proofErr w:type="gramEnd"/>
                        <w:r w:rsidRPr="00DF52D2">
                          <w:rPr>
                            <w:color w:val="FF00FF"/>
                            <w:sz w:val="18"/>
                            <w:szCs w:val="18"/>
                          </w:rPr>
                          <w:t>"fail"</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
                      <w:p w:rsidR="0023747D" w:rsidRPr="00DF52D2" w:rsidRDefault="0023747D" w:rsidP="00375F9C">
                        <w:pPr>
                          <w:spacing w:line="240" w:lineRule="exact"/>
                          <w:rPr>
                            <w:sz w:val="18"/>
                            <w:szCs w:val="18"/>
                          </w:rPr>
                        </w:pPr>
                        <w:r w:rsidRPr="00DF52D2">
                          <w:rPr>
                            <w:sz w:val="18"/>
                            <w:szCs w:val="18"/>
                          </w:rPr>
                          <w:t>);</w:t>
                        </w:r>
                      </w:p>
                    </w:txbxContent>
                  </v:textbox>
                </v:shape>
                <v:shape id="AutoShape 244" o:spid="_x0000_s1852" type="#_x0000_t62" style="position:absolute;left:20574;top:7924;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YS8QA&#10;AADcAAAADwAAAGRycy9kb3ducmV2LnhtbESPQWvCQBSE74L/YXlCb3VjW0KN2YgWClF6aNPS8yP7&#10;zAazb0N21fjv3ULB4zAz3zD5erSdONPgW8cKFvMEBHHtdMuNgp/v98dXED4ga+wck4IreVgX00mO&#10;mXYX/qJzFRoRIewzVGBC6DMpfW3Iop+7njh6BzdYDFEOjdQDXiLcdvIpSVJpseW4YLCnN0P1sTpZ&#10;BUtL5uN3/0Kn3bYs0ysat/s0Sj3Mxs0KRKAx3MP/7VIreF6m8Hc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6mEvEAAAA3AAAAA8AAAAAAAAAAAAAAAAAmAIAAGRycy9k&#10;b3ducmV2LnhtbFBLBQYAAAAABAAEAPUAAACJAwAAAAA=&#10;" adj="18145,-21101" fillcolor="#ff9">
                  <v:textbox inset="0,0,0,0">
                    <w:txbxContent>
                      <w:p w:rsidR="0023747D" w:rsidRPr="000E23E9" w:rsidRDefault="0023747D" w:rsidP="00375F9C">
                        <w:pPr>
                          <w:rPr>
                            <w:szCs w:val="18"/>
                          </w:rPr>
                        </w:pPr>
                        <w:r>
                          <w:rPr>
                            <w:szCs w:val="18"/>
                          </w:rPr>
                          <w:t>A</w:t>
                        </w:r>
                        <w:r>
                          <w:rPr>
                            <w:rFonts w:hint="eastAsia"/>
                            <w:szCs w:val="18"/>
                          </w:rPr>
                          <w:t xml:space="preserve"> difference domain</w:t>
                        </w:r>
                      </w:p>
                    </w:txbxContent>
                  </v:textbox>
                </v:shape>
                <w10:anchorlock/>
              </v:group>
            </w:pict>
          </mc:Fallback>
        </mc:AlternateContent>
      </w:r>
    </w:p>
    <w:p w:rsidR="00375F9C" w:rsidRDefault="00FD7171" w:rsidP="00E45D25">
      <w:pPr>
        <w:pStyle w:val="2"/>
        <w:numPr>
          <w:ilvl w:val="1"/>
          <w:numId w:val="17"/>
        </w:numPr>
      </w:pPr>
      <w:bookmarkStart w:id="191" w:name="_Toc453071822"/>
      <w:bookmarkStart w:id="192" w:name="_Toc235676292"/>
      <w:r>
        <w:rPr>
          <w:rFonts w:hint="eastAsia"/>
        </w:rPr>
        <w:t>xui.Module</w:t>
      </w:r>
      <w:r w:rsidR="00375F9C">
        <w:rPr>
          <w:rFonts w:hint="eastAsia"/>
        </w:rPr>
        <w:t xml:space="preserve"> and </w:t>
      </w:r>
      <w:r>
        <w:rPr>
          <w:rFonts w:hint="eastAsia"/>
        </w:rPr>
        <w:t>xui.Module</w:t>
      </w:r>
      <w:r w:rsidR="00375F9C">
        <w:rPr>
          <w:rFonts w:hint="eastAsia"/>
        </w:rPr>
        <w:t>Factory</w:t>
      </w:r>
      <w:bookmarkEnd w:id="191"/>
    </w:p>
    <w:p w:rsidR="00375F9C" w:rsidRDefault="00375F9C" w:rsidP="00375F9C">
      <w:r w:rsidRPr="001513A9">
        <w:t>In fact, most of the actual business applications will not load code from a foreign domain. From another perspective, most of "Distributed UI" files are put in the application directory.</w:t>
      </w:r>
    </w:p>
    <w:p w:rsidR="00375F9C" w:rsidRDefault="00375F9C" w:rsidP="00375F9C">
      <w:r>
        <w:rPr>
          <w:rFonts w:hint="eastAsia"/>
        </w:rPr>
        <w:t>In this case, w</w:t>
      </w:r>
      <w:r w:rsidRPr="001513A9">
        <w:t xml:space="preserve">e can use </w:t>
      </w:r>
      <w:r w:rsidR="00FD7171">
        <w:t>xui.Module</w:t>
      </w:r>
      <w:r w:rsidRPr="001513A9">
        <w:t xml:space="preserve"> and </w:t>
      </w:r>
      <w:r w:rsidR="00FD7171">
        <w:t>xui.Module</w:t>
      </w:r>
      <w:r w:rsidRPr="001513A9">
        <w:t xml:space="preserve">Factory to </w:t>
      </w:r>
      <w:r>
        <w:rPr>
          <w:rFonts w:hint="eastAsia"/>
        </w:rPr>
        <w:t>load those</w:t>
      </w:r>
      <w:r w:rsidRPr="001513A9">
        <w:t xml:space="preserve"> </w:t>
      </w:r>
      <w:r>
        <w:t>“</w:t>
      </w:r>
      <w:r w:rsidRPr="001513A9">
        <w:t>distributed UI</w:t>
      </w:r>
      <w:r>
        <w:t>”</w:t>
      </w:r>
      <w:r w:rsidRPr="001513A9">
        <w:t>.</w:t>
      </w:r>
      <w:r>
        <w:rPr>
          <w:rFonts w:hint="eastAsia"/>
        </w:rPr>
        <w:t xml:space="preserve"> In order to use this approach, all those C</w:t>
      </w:r>
      <w:r>
        <w:t xml:space="preserve">lasses must be derived from the </w:t>
      </w:r>
      <w:r w:rsidR="00FD7171">
        <w:t>xui.Module</w:t>
      </w:r>
      <w:r>
        <w:rPr>
          <w:rFonts w:hint="eastAsia"/>
        </w:rPr>
        <w:t xml:space="preserve">, </w:t>
      </w:r>
      <w:r w:rsidRPr="000E178E">
        <w:t>named according to specified rules</w:t>
      </w:r>
      <w:r>
        <w:rPr>
          <w:rFonts w:hint="eastAsia"/>
        </w:rPr>
        <w:t xml:space="preserve">, </w:t>
      </w:r>
      <w:r w:rsidRPr="000E178E">
        <w:t xml:space="preserve">and </w:t>
      </w:r>
      <w:r>
        <w:rPr>
          <w:rFonts w:hint="eastAsia"/>
        </w:rPr>
        <w:t xml:space="preserve">put into </w:t>
      </w:r>
      <w:r w:rsidRPr="000E178E">
        <w:t>the specified directory.</w:t>
      </w:r>
    </w:p>
    <w:p w:rsidR="00375F9C" w:rsidRDefault="00375F9C" w:rsidP="00375F9C"/>
    <w:p w:rsidR="00375F9C" w:rsidRDefault="00FD7171" w:rsidP="00375F9C">
      <w:r>
        <w:t>xui.Module</w:t>
      </w:r>
      <w:r w:rsidR="00375F9C" w:rsidRPr="00155EBD">
        <w:t>Factory implements a manage</w:t>
      </w:r>
      <w:r w:rsidR="00375F9C">
        <w:t xml:space="preserve">ment mechanism for the </w:t>
      </w:r>
      <w:r>
        <w:t>xui.Module</w:t>
      </w:r>
      <w:r w:rsidR="00375F9C">
        <w:rPr>
          <w:rFonts w:hint="eastAsia"/>
        </w:rPr>
        <w:t xml:space="preserve">. </w:t>
      </w:r>
      <w:r w:rsidR="00375F9C">
        <w:t>It</w:t>
      </w:r>
      <w:r w:rsidR="00375F9C">
        <w:rPr>
          <w:rFonts w:hint="eastAsia"/>
        </w:rPr>
        <w:t xml:space="preserve"> c</w:t>
      </w:r>
      <w:r w:rsidR="00375F9C" w:rsidRPr="00155EBD">
        <w:t>an follow a specified rule (finding file path from the class name) to load code from a remote file.</w:t>
      </w:r>
      <w:r w:rsidR="00375F9C">
        <w:rPr>
          <w:rFonts w:hint="eastAsia"/>
        </w:rPr>
        <w:t xml:space="preserve"> </w:t>
      </w:r>
    </w:p>
    <w:p w:rsidR="00375F9C" w:rsidRDefault="00375F9C" w:rsidP="00375F9C">
      <w:r>
        <w:rPr>
          <w:rFonts w:hint="eastAsia"/>
        </w:rPr>
        <w:t xml:space="preserve"> </w:t>
      </w:r>
    </w:p>
    <w:p w:rsidR="00375F9C" w:rsidRDefault="004D6FBC" w:rsidP="00375F9C">
      <w:r>
        <w:t>There’s</w:t>
      </w:r>
      <w:r w:rsidR="00375F9C">
        <w:rPr>
          <w:rFonts w:hint="eastAsia"/>
        </w:rPr>
        <w:t xml:space="preserve"> an overall example in </w:t>
      </w:r>
      <w:r w:rsidR="00375F9C">
        <w:t>“</w:t>
      </w:r>
      <w:r w:rsidR="00375F9C" w:rsidRPr="008409F6">
        <w:t>chapter4/distributed</w:t>
      </w:r>
      <w:r w:rsidR="00375F9C">
        <w:t>”</w:t>
      </w:r>
      <w:r w:rsidR="00375F9C">
        <w:rPr>
          <w:rFonts w:hint="eastAsia"/>
        </w:rPr>
        <w:t>, we can browse it for detail.</w:t>
      </w:r>
    </w:p>
    <w:p w:rsidR="00375F9C" w:rsidRDefault="005C781A" w:rsidP="00375F9C">
      <w:r>
        <w:rPr>
          <w:rFonts w:hint="eastAsia"/>
          <w:noProof/>
        </w:rPr>
        <mc:AlternateContent>
          <mc:Choice Requires="wps">
            <w:drawing>
              <wp:anchor distT="0" distB="0" distL="114300" distR="114300" simplePos="0" relativeHeight="251565568" behindDoc="0" locked="0" layoutInCell="1" allowOverlap="1" wp14:anchorId="6D645841" wp14:editId="3D9A9572">
                <wp:simplePos x="0" y="0"/>
                <wp:positionH relativeFrom="column">
                  <wp:posOffset>2400300</wp:posOffset>
                </wp:positionH>
                <wp:positionV relativeFrom="line">
                  <wp:posOffset>726440</wp:posOffset>
                </wp:positionV>
                <wp:extent cx="1828800" cy="219710"/>
                <wp:effectExtent l="171450" t="135890" r="9525" b="6350"/>
                <wp:wrapNone/>
                <wp:docPr id="394" name="Auto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219710"/>
                        </a:xfrm>
                        <a:prstGeom prst="wedgeRoundRectCallout">
                          <a:avLst>
                            <a:gd name="adj1" fmla="val 55380"/>
                            <a:gd name="adj2" fmla="val -1020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55EBD" w:rsidRDefault="0023747D" w:rsidP="00375F9C">
                            <w:pPr>
                              <w:rPr>
                                <w:szCs w:val="18"/>
                              </w:rPr>
                            </w:pPr>
                            <w:r w:rsidRPr="00155EBD">
                              <w:rPr>
                                <w:szCs w:val="18"/>
                              </w:rPr>
                              <w:t>Distributed UI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5" o:spid="_x0000_s1853" type="#_x0000_t62" style="position:absolute;left:0;text-align:left;margin-left:189pt;margin-top:57.2pt;width:2in;height:17.3pt;flip:x;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" adj="22762,-11237" fillcolor="#ff9">
                <v:textbox inset="0,0,0,0">
                  <w:txbxContent>
                    <w:p w:rsidR="0023747D" w:rsidRPr="00155EBD" w:rsidRDefault="0023747D" w:rsidP="00375F9C">
                      <w:pPr>
                        <w:rPr>
                          <w:szCs w:val="18"/>
                        </w:rPr>
                      </w:pPr>
                      <w:r w:rsidRPr="00155EBD">
                        <w:rPr>
                          <w:szCs w:val="18"/>
                        </w:rPr>
                        <w:t>Distributed UI classes</w:t>
                      </w:r>
                    </w:p>
                  </w:txbxContent>
                </v:textbox>
                <w10:wrap anchory="line"/>
              </v:shape>
            </w:pict>
          </mc:Fallback>
        </mc:AlternateContent>
      </w:r>
      <w:r>
        <w:rPr>
          <w:rFonts w:hint="eastAsia"/>
          <w:noProof/>
        </w:rPr>
        <mc:AlternateContent>
          <mc:Choice Requires="wps">
            <w:drawing>
              <wp:anchor distT="0" distB="0" distL="114300" distR="114300" simplePos="0" relativeHeight="251567616" behindDoc="0" locked="0" layoutInCell="1" allowOverlap="1" wp14:anchorId="6E641C8A" wp14:editId="11A7CA14">
                <wp:simplePos x="0" y="0"/>
                <wp:positionH relativeFrom="column">
                  <wp:posOffset>571500</wp:posOffset>
                </wp:positionH>
                <wp:positionV relativeFrom="line">
                  <wp:posOffset>924560</wp:posOffset>
                </wp:positionV>
                <wp:extent cx="914400" cy="219710"/>
                <wp:effectExtent l="9525" t="372110" r="9525" b="8255"/>
                <wp:wrapNone/>
                <wp:docPr id="393" name="AutoShap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24306"/>
                            <a:gd name="adj2" fmla="val -2072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This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7" o:spid="_x0000_s1854" type="#_x0000_t62" style="position:absolute;left:0;text-align:left;margin-left:45pt;margin-top:72.8pt;width:1in;height:17.3pt;flip:x;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" adj="16050,-33961" fillcolor="#ff9">
                <v:textbox inset="0,0,0,0">
                  <w:txbxContent>
                    <w:p w:rsidR="0023747D" w:rsidRPr="000E23E9" w:rsidRDefault="0023747D" w:rsidP="00375F9C">
                      <w:pPr>
                        <w:rPr>
                          <w:szCs w:val="18"/>
                        </w:rPr>
                      </w:pPr>
                      <w:r>
                        <w:rPr>
                          <w:rFonts w:hint="eastAsia"/>
                          <w:szCs w:val="18"/>
                        </w:rPr>
                        <w:t>This folder</w:t>
                      </w:r>
                    </w:p>
                  </w:txbxContent>
                </v:textbox>
                <w10:wrap anchory="line"/>
              </v:shape>
            </w:pict>
          </mc:Fallback>
        </mc:AlternateContent>
      </w:r>
      <w:r>
        <w:rPr>
          <w:rFonts w:hint="eastAsia"/>
          <w:noProof/>
        </w:rPr>
        <mc:AlternateContent>
          <mc:Choice Requires="wps">
            <w:drawing>
              <wp:anchor distT="0" distB="0" distL="114300" distR="114300" simplePos="0" relativeHeight="251566592" behindDoc="0" locked="0" layoutInCell="1" allowOverlap="1" wp14:anchorId="6D0022FA" wp14:editId="394AB620">
                <wp:simplePos x="0" y="0"/>
                <wp:positionH relativeFrom="column">
                  <wp:posOffset>2514600</wp:posOffset>
                </wp:positionH>
                <wp:positionV relativeFrom="line">
                  <wp:posOffset>132080</wp:posOffset>
                </wp:positionV>
                <wp:extent cx="685800" cy="219710"/>
                <wp:effectExtent l="476250" t="8255" r="9525" b="10160"/>
                <wp:wrapNone/>
                <wp:docPr id="392" name="AutoShap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107407"/>
                            <a:gd name="adj2" fmla="val -23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onf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6" o:spid="_x0000_s1855" type="#_x0000_t62" style="position:absolute;left:0;text-align:left;margin-left:198pt;margin-top:10.4pt;width:54pt;height:17.3pt;flip:x;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" adj="34000,5743" fillcolor="#ff9">
                <v:textbox inset="0,0,0,0">
                  <w:txbxContent>
                    <w:p w:rsidR="0023747D" w:rsidRPr="000E23E9" w:rsidRDefault="0023747D" w:rsidP="00375F9C">
                      <w:pPr>
                        <w:rPr>
                          <w:szCs w:val="18"/>
                        </w:rPr>
                      </w:pPr>
                      <w:r>
                        <w:rPr>
                          <w:szCs w:val="18"/>
                        </w:rPr>
                        <w:t>C</w:t>
                      </w:r>
                      <w:r>
                        <w:rPr>
                          <w:rFonts w:hint="eastAsia"/>
                          <w:szCs w:val="18"/>
                        </w:rPr>
                        <w:t>onf file</w:t>
                      </w:r>
                    </w:p>
                  </w:txbxContent>
                </v:textbox>
                <w10:wrap anchory="line"/>
              </v:shape>
            </w:pict>
          </mc:Fallback>
        </mc:AlternateContent>
      </w:r>
      <w:r>
        <w:rPr>
          <w:rFonts w:hint="eastAsia"/>
          <w:noProof/>
        </w:rPr>
        <w:drawing>
          <wp:inline distT="0" distB="0" distL="0" distR="0" wp14:anchorId="0239B349" wp14:editId="7A9F99D5">
            <wp:extent cx="2600325" cy="1057275"/>
            <wp:effectExtent l="0" t="0" r="9525"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00325" cy="1057275"/>
                    </a:xfrm>
                    <a:prstGeom prst="rect">
                      <a:avLst/>
                    </a:prstGeom>
                    <a:noFill/>
                    <a:ln>
                      <a:noFill/>
                    </a:ln>
                  </pic:spPr>
                </pic:pic>
              </a:graphicData>
            </a:graphic>
          </wp:inline>
        </w:drawing>
      </w:r>
    </w:p>
    <w:p w:rsidR="00375F9C" w:rsidRDefault="00375F9C" w:rsidP="00375F9C">
      <w:pPr>
        <w:rPr>
          <w:b/>
        </w:rPr>
      </w:pPr>
    </w:p>
    <w:p w:rsidR="00375F9C" w:rsidRDefault="00FD7171" w:rsidP="00E45D25">
      <w:pPr>
        <w:pStyle w:val="3"/>
        <w:numPr>
          <w:ilvl w:val="2"/>
          <w:numId w:val="17"/>
        </w:numPr>
      </w:pPr>
      <w:bookmarkStart w:id="193" w:name="_Toc453071823"/>
      <w:r>
        <w:rPr>
          <w:rFonts w:hint="eastAsia"/>
        </w:rPr>
        <w:t>xui.Module</w:t>
      </w:r>
      <w:r w:rsidR="00375F9C">
        <w:rPr>
          <w:rFonts w:hint="eastAsia"/>
        </w:rPr>
        <w:t xml:space="preserve">Factory </w:t>
      </w:r>
      <w:r w:rsidR="00375F9C" w:rsidRPr="00155EBD">
        <w:t>config</w:t>
      </w:r>
      <w:bookmarkEnd w:id="193"/>
    </w:p>
    <w:p w:rsidR="00375F9C" w:rsidRDefault="00375F9C" w:rsidP="00375F9C">
      <w:r>
        <w:rPr>
          <w:rFonts w:hint="eastAsia"/>
        </w:rPr>
        <w:t>In conf.js:</w:t>
      </w:r>
    </w:p>
    <w:p w:rsidR="00375F9C" w:rsidRDefault="005C781A" w:rsidP="00375F9C">
      <w:r>
        <w:rPr>
          <w:noProof/>
        </w:rPr>
        <w:lastRenderedPageBreak/>
        <mc:AlternateContent>
          <mc:Choice Requires="wpc">
            <w:drawing>
              <wp:inline distT="0" distB="0" distL="0" distR="0" wp14:anchorId="57DD87ED" wp14:editId="68B47021">
                <wp:extent cx="5257800" cy="1983105"/>
                <wp:effectExtent l="9525" t="0" r="9525" b="7620"/>
                <wp:docPr id="391"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7" name="Text Box 250"/>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23747D" w:rsidP="00375F9C">
                              <w:pPr>
                                <w:spacing w:line="240" w:lineRule="exact"/>
                                <w:rPr>
                                  <w:sz w:val="18"/>
                                  <w:szCs w:val="18"/>
                                </w:rPr>
                              </w:pPr>
                              <w:r>
                                <w:rPr>
                                  <w:rFonts w:hint="eastAsia"/>
                                  <w:sz w:val="18"/>
                                  <w:szCs w:val="18"/>
                                </w:rPr>
                                <w:t>CONF</w:t>
                              </w:r>
                              <w:proofErr w:type="gramStart"/>
                              <w:r>
                                <w:rPr>
                                  <w:rFonts w:hint="eastAsia"/>
                                  <w:sz w:val="18"/>
                                  <w:szCs w:val="18"/>
                                </w:rPr>
                                <w:t>={</w:t>
                              </w:r>
                              <w:proofErr w:type="gramEnd"/>
                              <w:r w:rsidRPr="007462CC">
                                <w:rPr>
                                  <w:sz w:val="18"/>
                                  <w:szCs w:val="18"/>
                                </w:rPr>
                                <w:t>ComFactoryProfile</w:t>
                              </w:r>
                              <w:r>
                                <w:rPr>
                                  <w:rFonts w:hint="eastAsia"/>
                                  <w:sz w:val="18"/>
                                  <w:szCs w:val="18"/>
                                </w:rPr>
                                <w:t>:</w:t>
                              </w:r>
                            </w:p>
                            <w:p w:rsidR="0023747D" w:rsidRPr="007462CC" w:rsidRDefault="0023747D" w:rsidP="00375F9C">
                              <w:pPr>
                                <w:spacing w:line="240" w:lineRule="exact"/>
                                <w:rPr>
                                  <w:sz w:val="18"/>
                                  <w:szCs w:val="18"/>
                                </w:rPr>
                              </w:pP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'App.Module1'</w:t>
                              </w: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children:</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tag_SubModule1:</w:t>
                              </w:r>
                              <w:r w:rsidRPr="007462CC">
                                <w:rPr>
                                  <w:color w:val="FF00FF"/>
                                  <w:sz w:val="18"/>
                                  <w:szCs w:val="18"/>
                                </w:rPr>
                                <w:t>'submodule1'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submodule1: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Pr>
                                  <w:sz w:val="18"/>
                                  <w:szCs w:val="18"/>
                                </w:rPr>
                                <w:t>}}</w:t>
                              </w:r>
                            </w:p>
                          </w:txbxContent>
                        </wps:txbx>
                        <wps:bodyPr rot="0" vert="horz" wrap="square" lIns="54000" tIns="46800" rIns="54000" bIns="45720" anchor="t" anchorCtr="0" upright="1">
                          <a:spAutoFit/>
                        </wps:bodyPr>
                      </wps:wsp>
                      <wps:wsp>
                        <wps:cNvPr id="388" name="AutoShape 251"/>
                        <wps:cNvSpPr>
                          <a:spLocks noChangeArrowheads="1"/>
                        </wps:cNvSpPr>
                        <wps:spPr bwMode="auto">
                          <a:xfrm flipH="1">
                            <a:off x="1600200" y="198120"/>
                            <a:ext cx="2400300" cy="198120"/>
                          </a:xfrm>
                          <a:prstGeom prst="wedgeRoundRectCallout">
                            <a:avLst>
                              <a:gd name="adj1" fmla="val 57986"/>
                              <a:gd name="adj2" fmla="val 105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is </w:t>
                              </w:r>
                              <w:r>
                                <w:rPr>
                                  <w:szCs w:val="18"/>
                                </w:rPr>
                                <w:t>an</w:t>
                              </w:r>
                              <w:r>
                                <w:rPr>
                                  <w:rFonts w:hint="eastAsia"/>
                                  <w:szCs w:val="18"/>
                                </w:rPr>
                                <w:t xml:space="preserve"> </w:t>
                              </w:r>
                              <w:r>
                                <w:rPr>
                                  <w:szCs w:val="18"/>
                                </w:rPr>
                                <w:t>“</w:t>
                              </w:r>
                              <w:r>
                                <w:rPr>
                                  <w:rFonts w:hint="eastAsia"/>
                                  <w:szCs w:val="18"/>
                                </w:rPr>
                                <w:t>Aoo.Module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wps:txbx>
                        <wps:bodyPr rot="0" vert="horz" wrap="square" lIns="0" tIns="0" rIns="0" bIns="0" anchor="t" anchorCtr="0" upright="1">
                          <a:noAutofit/>
                        </wps:bodyPr>
                      </wps:wsp>
                      <wps:wsp>
                        <wps:cNvPr id="389" name="AutoShape 253"/>
                        <wps:cNvSpPr>
                          <a:spLocks noChangeArrowheads="1"/>
                        </wps:cNvSpPr>
                        <wps:spPr bwMode="auto">
                          <a:xfrm flipH="1">
                            <a:off x="1828800" y="1287780"/>
                            <a:ext cx="2857500" cy="198120"/>
                          </a:xfrm>
                          <a:prstGeom prst="wedgeRoundRectCallout">
                            <a:avLst>
                              <a:gd name="adj1" fmla="val 57731"/>
                              <a:gd name="adj2" fmla="val 868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submodule1</w:t>
                              </w:r>
                              <w:proofErr w:type="gramEnd"/>
                              <w:r>
                                <w:rPr>
                                  <w:rFonts w:hint="eastAsia"/>
                                  <w:szCs w:val="18"/>
                                </w:rPr>
                                <w:t xml:space="preserve"> is a </w:t>
                              </w:r>
                              <w:r>
                                <w:rPr>
                                  <w:szCs w:val="18"/>
                                </w:rPr>
                                <w:t>“</w:t>
                              </w:r>
                              <w:r>
                                <w:rPr>
                                  <w:rFonts w:hint="eastAsia"/>
                                  <w:szCs w:val="18"/>
                                </w:rPr>
                                <w:t>Aoo.SubModule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wps:txbx>
                        <wps:bodyPr rot="0" vert="horz" wrap="square" lIns="0" tIns="0" rIns="0" bIns="0" anchor="t" anchorCtr="0" upright="1">
                          <a:noAutofit/>
                        </wps:bodyPr>
                      </wps:wsp>
                      <wps:wsp>
                        <wps:cNvPr id="390" name="AutoShape 255"/>
                        <wps:cNvSpPr>
                          <a:spLocks noChangeArrowheads="1"/>
                        </wps:cNvSpPr>
                        <wps:spPr bwMode="auto">
                          <a:xfrm flipH="1">
                            <a:off x="2400300" y="693420"/>
                            <a:ext cx="2743200" cy="198120"/>
                          </a:xfrm>
                          <a:prstGeom prst="wedgeRoundRectCallout">
                            <a:avLst>
                              <a:gd name="adj1" fmla="val 56991"/>
                              <a:gd name="adj2" fmla="val 17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has a child submodule1</w:t>
                              </w:r>
                            </w:p>
                          </w:txbxContent>
                        </wps:txbx>
                        <wps:bodyPr rot="0" vert="horz" wrap="square" lIns="0" tIns="0" rIns="0" bIns="0" anchor="t" anchorCtr="0" upright="1">
                          <a:noAutofit/>
                        </wps:bodyPr>
                      </wps:wsp>
                    </wpc:wpc>
                  </a:graphicData>
                </a:graphic>
              </wp:inline>
            </w:drawing>
          </mc:Choice>
          <mc:Fallback>
            <w:pict>
              <v:group id="画布 248" o:spid="_x0000_s1856"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">
                <v:shape id="_x0000_s1857" type="#_x0000_t75" style="position:absolute;width:52578;height:19831;visibility:visible;mso-wrap-style:square">
                  <v:fill o:detectmouseclick="t"/>
                  <v:path o:connecttype="none"/>
                </v:shape>
                <v:shape id="Text Box 250" o:spid="_x0000_s1858"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S1MQA&#10;AADcAAAADwAAAGRycy9kb3ducmV2LnhtbESPQWsCMRSE7wX/Q3hCbzXbFuy6GkWUsl6E1ur9sXnd&#10;LG5eliSu6783QqHHYWa+YRarwbaiJx8axwpeJxkI4srphmsFx5/PlxxEiMgaW8ek4EYBVsvR0wIL&#10;7a78Tf0h1iJBOBSowMTYFVKGypDFMHEdcfJ+nbcYk/S11B6vCW5b+ZZlU2mx4bRgsKONoep8uFgF&#10;1Xk7bMvmZHx/sfmXnpW3/bRU6nk8rOcgIg3xP/zX3mkF7/k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LEtTEAAAA3AAAAA8AAAAAAAAAAAAAAAAAmAIAAGRycy9k&#10;b3ducmV2LnhtbFBLBQYAAAAABAAEAPUAAACJAwAAAAA=&#10;" strokeweight="1pt">
                  <v:textbox style="mso-fit-shape-to-text:t" inset="1.5mm,1.3mm,1.5mm">
                    <w:txbxContent>
                      <w:p w:rsidR="0023747D" w:rsidRPr="007462CC" w:rsidRDefault="0023747D" w:rsidP="00375F9C">
                        <w:pPr>
                          <w:spacing w:line="240" w:lineRule="exact"/>
                          <w:rPr>
                            <w:sz w:val="18"/>
                            <w:szCs w:val="18"/>
                          </w:rPr>
                        </w:pPr>
                        <w:r>
                          <w:rPr>
                            <w:rFonts w:hint="eastAsia"/>
                            <w:sz w:val="18"/>
                            <w:szCs w:val="18"/>
                          </w:rPr>
                          <w:t>CONF</w:t>
                        </w:r>
                        <w:proofErr w:type="gramStart"/>
                        <w:r>
                          <w:rPr>
                            <w:rFonts w:hint="eastAsia"/>
                            <w:sz w:val="18"/>
                            <w:szCs w:val="18"/>
                          </w:rPr>
                          <w:t>={</w:t>
                        </w:r>
                        <w:proofErr w:type="gramEnd"/>
                        <w:r w:rsidRPr="007462CC">
                          <w:rPr>
                            <w:sz w:val="18"/>
                            <w:szCs w:val="18"/>
                          </w:rPr>
                          <w:t>ComFactoryProfile</w:t>
                        </w:r>
                        <w:r>
                          <w:rPr>
                            <w:rFonts w:hint="eastAsia"/>
                            <w:sz w:val="18"/>
                            <w:szCs w:val="18"/>
                          </w:rPr>
                          <w:t>:</w:t>
                        </w:r>
                      </w:p>
                      <w:p w:rsidR="0023747D" w:rsidRPr="007462CC" w:rsidRDefault="0023747D" w:rsidP="00375F9C">
                        <w:pPr>
                          <w:spacing w:line="240" w:lineRule="exact"/>
                          <w:rPr>
                            <w:sz w:val="18"/>
                            <w:szCs w:val="18"/>
                          </w:rPr>
                        </w:pP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'App.Module1'</w:t>
                        </w: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children:</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tag_SubModule1:</w:t>
                        </w:r>
                        <w:r w:rsidRPr="007462CC">
                          <w:rPr>
                            <w:color w:val="FF00FF"/>
                            <w:sz w:val="18"/>
                            <w:szCs w:val="18"/>
                          </w:rPr>
                          <w:t>'submodule1'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submodule1: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Pr>
                            <w:sz w:val="18"/>
                            <w:szCs w:val="18"/>
                          </w:rPr>
                          <w:t>}}</w:t>
                        </w:r>
                      </w:p>
                    </w:txbxContent>
                  </v:textbox>
                </v:shape>
                <v:shape id="AutoShape 251" o:spid="_x0000_s1859" type="#_x0000_t62" style="position:absolute;left:16002;top:1981;width:2400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xosIA&#10;AADcAAAADwAAAGRycy9kb3ducmV2LnhtbERPy4rCMBTdC/MP4Q64kTFVQUrHKCIqiqDo+AF3mtvH&#10;THNTm6j1781CcHk478msNZW4UeNKywoG/QgEcWp1ybmC88/qKwbhPLLGyjIpeJCD2fSjM8FE2zsf&#10;6XbyuQgh7BJUUHhfJ1K6tCCDrm9r4sBltjHoA2xyqRu8h3BTyWEUjaXBkkNDgTUtCkr/T1ejoI7P&#10;6bq3//0bX6rddknz7HrIDkp1P9v5NwhPrX+LX+6NVjCKw9pwJhwB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3GiwgAAANwAAAAPAAAAAAAAAAAAAAAAAJgCAABkcnMvZG93&#10;bnJldi54bWxQSwUGAAAAAAQABAD1AAAAhwMAAAAA&#10;" adj="23325,33507" fillcolor="#ff9">
                  <v:textbox inset="0,0,0,0">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is </w:t>
                        </w:r>
                        <w:r>
                          <w:rPr>
                            <w:szCs w:val="18"/>
                          </w:rPr>
                          <w:t>an</w:t>
                        </w:r>
                        <w:r>
                          <w:rPr>
                            <w:rFonts w:hint="eastAsia"/>
                            <w:szCs w:val="18"/>
                          </w:rPr>
                          <w:t xml:space="preserve"> </w:t>
                        </w:r>
                        <w:r>
                          <w:rPr>
                            <w:szCs w:val="18"/>
                          </w:rPr>
                          <w:t>“</w:t>
                        </w:r>
                        <w:r>
                          <w:rPr>
                            <w:rFonts w:hint="eastAsia"/>
                            <w:szCs w:val="18"/>
                          </w:rPr>
                          <w:t>Aoo.Module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v:textbox>
                </v:shape>
                <v:shape id="AutoShape 253" o:spid="_x0000_s1860" type="#_x0000_t62" style="position:absolute;left:18288;top:12877;width:2857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88sUA&#10;AADcAAAADwAAAGRycy9kb3ducmV2LnhtbESPQWvCQBSE74X+h+UVeim6sQXRmI0UpbXgQYx6f2af&#10;SWj2bdjdauyv7xYEj8PMN8Nk89604kzON5YVjIYJCOLS6oYrBfvdx2ACwgdkja1lUnAlD/P88SHD&#10;VNsLb+lchErEEvYpKqhD6FIpfVmTQT+0HXH0TtYZDFG6SmqHl1huWvmaJGNpsOG4UGNHi5rK7+LH&#10;KHj7/D0sk+Nqo6erMNJ6vH65olPq+al/n4EI1Id7+EZ/6chNpvB/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TzyxQAAANwAAAAPAAAAAAAAAAAAAAAAAJgCAABkcnMv&#10;ZG93bnJldi54bWxQSwUGAAAAAAQABAD1AAAAigMAAAAA&#10;" adj="23270,29561" fillcolor="#ff9">
                  <v:textbox inset="0,0,0,0">
                    <w:txbxContent>
                      <w:p w:rsidR="0023747D" w:rsidRPr="000E23E9" w:rsidRDefault="0023747D" w:rsidP="00375F9C">
                        <w:pPr>
                          <w:rPr>
                            <w:szCs w:val="18"/>
                          </w:rPr>
                        </w:pPr>
                        <w:proofErr w:type="gramStart"/>
                        <w:r>
                          <w:rPr>
                            <w:rFonts w:hint="eastAsia"/>
                            <w:szCs w:val="18"/>
                          </w:rPr>
                          <w:t>submodule1</w:t>
                        </w:r>
                        <w:proofErr w:type="gramEnd"/>
                        <w:r>
                          <w:rPr>
                            <w:rFonts w:hint="eastAsia"/>
                            <w:szCs w:val="18"/>
                          </w:rPr>
                          <w:t xml:space="preserve"> is a </w:t>
                        </w:r>
                        <w:r>
                          <w:rPr>
                            <w:szCs w:val="18"/>
                          </w:rPr>
                          <w:t>“</w:t>
                        </w:r>
                        <w:r>
                          <w:rPr>
                            <w:rFonts w:hint="eastAsia"/>
                            <w:szCs w:val="18"/>
                          </w:rPr>
                          <w:t>Aoo.SubModule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v:textbox>
                </v:shape>
                <v:shape id="AutoShape 255" o:spid="_x0000_s1861" type="#_x0000_t62" style="position:absolute;left:24003;top:6934;width:2743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NxMMA&#10;AADcAAAADwAAAGRycy9kb3ducmV2LnhtbERPz2vCMBS+D/wfwhO8zXQTxHZGkbGisIu6sl3fmrek&#10;2Lx0Tab1vzcHYceP7/dyPbhWnKkPjWcFT9MMBHHtdcNGQfVRPi5AhIissfVMCq4UYL0aPSyx0P7C&#10;BzofoxEphEOBCmyMXSFlqC05DFPfESfux/cOY4K9kbrHSwp3rXzOsrl02HBqsNjRq6X6dPxzCsrv&#10;t9m7LbdV/pWb/PO02+x/F0apyXjYvICINMR/8d290wpmeZqfzq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mNxMMAAADcAAAADwAAAAAAAAAAAAAAAACYAgAAZHJzL2Rv&#10;d25yZXYueG1sUEsFBgAAAAAEAAQA9QAAAIgDAAAAAA==&#10;" adj="23110,14538" fillcolor="#ff9">
                  <v:textbox inset="0,0,0,0">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has a child submodule1</w:t>
                        </w:r>
                      </w:p>
                    </w:txbxContent>
                  </v:textbox>
                </v:shape>
                <w10:anchorlock/>
              </v:group>
            </w:pict>
          </mc:Fallback>
        </mc:AlternateContent>
      </w:r>
    </w:p>
    <w:p w:rsidR="00375F9C" w:rsidRDefault="00375F9C" w:rsidP="00375F9C">
      <w:r>
        <w:t>Loading</w:t>
      </w:r>
      <w:r>
        <w:rPr>
          <w:rFonts w:hint="eastAsia"/>
        </w:rPr>
        <w:t xml:space="preserve"> this configuration to </w:t>
      </w:r>
      <w:r w:rsidR="00FD7171">
        <w:rPr>
          <w:rFonts w:hint="eastAsia"/>
        </w:rPr>
        <w:t>xui.Module</w:t>
      </w:r>
      <w:r>
        <w:rPr>
          <w:rFonts w:hint="eastAsia"/>
        </w:rPr>
        <w:t>Factory:</w:t>
      </w:r>
    </w:p>
    <w:p w:rsidR="00375F9C" w:rsidRDefault="005C781A" w:rsidP="00375F9C">
      <w:r>
        <w:rPr>
          <w:noProof/>
        </w:rPr>
        <mc:AlternateContent>
          <mc:Choice Requires="wpc">
            <w:drawing>
              <wp:inline distT="0" distB="0" distL="0" distR="0" wp14:anchorId="6D3E8471" wp14:editId="126BD6D1">
                <wp:extent cx="5257800" cy="352425"/>
                <wp:effectExtent l="9525" t="0" r="9525" b="9525"/>
                <wp:docPr id="386" name="画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4" name="Text Box 258"/>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FD7171" w:rsidP="00375F9C">
                              <w:pPr>
                                <w:ind w:firstLine="420"/>
                                <w:rPr>
                                  <w:sz w:val="18"/>
                                  <w:szCs w:val="18"/>
                                </w:rPr>
                              </w:pPr>
                              <w:proofErr w:type="gramStart"/>
                              <w:r>
                                <w:rPr>
                                  <w:rFonts w:hint="eastAsia"/>
                                  <w:sz w:val="18"/>
                                  <w:szCs w:val="18"/>
                                </w:rPr>
                                <w:t>xui.Module</w:t>
                              </w:r>
                              <w:r w:rsidR="0023747D" w:rsidRPr="007462CC">
                                <w:rPr>
                                  <w:sz w:val="18"/>
                                  <w:szCs w:val="18"/>
                                </w:rPr>
                                <w:t>Factory.setProfile(</w:t>
                              </w:r>
                              <w:proofErr w:type="gramEnd"/>
                              <w:r w:rsidR="0023747D" w:rsidRPr="007462CC">
                                <w:rPr>
                                  <w:sz w:val="18"/>
                                  <w:szCs w:val="18"/>
                                </w:rPr>
                                <w:t>CONF.ComFactoryProfile);</w:t>
                              </w:r>
                            </w:p>
                          </w:txbxContent>
                        </wps:txbx>
                        <wps:bodyPr rot="0" vert="horz" wrap="square" lIns="54000" tIns="46800" rIns="54000" bIns="45720" anchor="t" anchorCtr="0" upright="1">
                          <a:spAutoFit/>
                        </wps:bodyPr>
                      </wps:wsp>
                    </wpc:wpc>
                  </a:graphicData>
                </a:graphic>
              </wp:inline>
            </w:drawing>
          </mc:Choice>
          <mc:Fallback>
            <w:pict>
              <v:group id="画布 256" o:spid="_x0000_s1862"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">
                <v:shape id="_x0000_s1863" type="#_x0000_t75" style="position:absolute;width:52578;height:3524;visibility:visible;mso-wrap-style:square">
                  <v:fill o:detectmouseclick="t"/>
                  <v:path o:connecttype="none"/>
                </v:shape>
                <v:shape id="Text Box 258" o:spid="_x0000_s1864"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Mo8QA&#10;AADcAAAADwAAAGRycy9kb3ducmV2LnhtbESPQWsCMRSE7wX/Q3iCt5q1FtlujSJK2V6Equ39sXlu&#10;FjcvSxLX9d83BaHHYWa+YZbrwbaiJx8axwpm0wwEceV0w7WC79PHcw4iRGSNrWNScKcA69XoaYmF&#10;djc+UH+MtUgQDgUqMDF2hZShMmQxTF1HnLyz8xZjkr6W2uMtwW0rX7JsIS02nBYMdrQ1VF2OV6ug&#10;uuyGXdn8GN9fbf6l38r7flEqNRkPm3cQkYb4H360P7WCef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ZjKPEAAAA3AAAAA8AAAAAAAAAAAAAAAAAmAIAAGRycy9k&#10;b3ducmV2LnhtbFBLBQYAAAAABAAEAPUAAACJAwAAAAA=&#10;" strokeweight="1pt">
                  <v:textbox style="mso-fit-shape-to-text:t" inset="1.5mm,1.3mm,1.5mm">
                    <w:txbxContent>
                      <w:p w:rsidR="0023747D" w:rsidRPr="007462CC" w:rsidRDefault="00FD7171" w:rsidP="00375F9C">
                        <w:pPr>
                          <w:ind w:firstLine="420"/>
                          <w:rPr>
                            <w:sz w:val="18"/>
                            <w:szCs w:val="18"/>
                          </w:rPr>
                        </w:pPr>
                        <w:proofErr w:type="gramStart"/>
                        <w:r>
                          <w:rPr>
                            <w:rFonts w:hint="eastAsia"/>
                            <w:sz w:val="18"/>
                            <w:szCs w:val="18"/>
                          </w:rPr>
                          <w:t>xui.Module</w:t>
                        </w:r>
                        <w:r w:rsidR="0023747D" w:rsidRPr="007462CC">
                          <w:rPr>
                            <w:sz w:val="18"/>
                            <w:szCs w:val="18"/>
                          </w:rPr>
                          <w:t>Factory.setProfile(</w:t>
                        </w:r>
                        <w:proofErr w:type="gramEnd"/>
                        <w:r w:rsidR="0023747D" w:rsidRPr="007462CC">
                          <w:rPr>
                            <w:sz w:val="18"/>
                            <w:szCs w:val="18"/>
                          </w:rPr>
                          <w:t>CONF.ComFactoryProfile);</w:t>
                        </w:r>
                      </w:p>
                    </w:txbxContent>
                  </v:textbox>
                </v:shape>
                <w10:anchorlock/>
              </v:group>
            </w:pict>
          </mc:Fallback>
        </mc:AlternateContent>
      </w:r>
    </w:p>
    <w:p w:rsidR="00375F9C" w:rsidRDefault="00375F9C" w:rsidP="00375F9C"/>
    <w:p w:rsidR="00375F9C" w:rsidRPr="001C0493" w:rsidRDefault="00FD7171" w:rsidP="00E45D25">
      <w:pPr>
        <w:pStyle w:val="3"/>
        <w:numPr>
          <w:ilvl w:val="2"/>
          <w:numId w:val="17"/>
        </w:numPr>
      </w:pPr>
      <w:bookmarkStart w:id="194" w:name="_Toc453071824"/>
      <w:r>
        <w:rPr>
          <w:rFonts w:hint="eastAsia"/>
        </w:rPr>
        <w:t>xui.Module</w:t>
      </w:r>
      <w:r w:rsidR="00375F9C">
        <w:rPr>
          <w:rFonts w:hint="eastAsia"/>
        </w:rPr>
        <w:t>.Load</w:t>
      </w:r>
      <w:bookmarkEnd w:id="194"/>
    </w:p>
    <w:p w:rsidR="00375F9C" w:rsidRDefault="00375F9C" w:rsidP="00375F9C">
      <w:r>
        <w:rPr>
          <w:rFonts w:hint="eastAsia"/>
        </w:rPr>
        <w:t xml:space="preserve">In file index.html, </w:t>
      </w:r>
    </w:p>
    <w:p w:rsidR="00375F9C" w:rsidRDefault="005C781A" w:rsidP="00375F9C">
      <w:r>
        <w:rPr>
          <w:noProof/>
        </w:rPr>
        <mc:AlternateContent>
          <mc:Choice Requires="wpc">
            <w:drawing>
              <wp:inline distT="0" distB="0" distL="0" distR="0" wp14:anchorId="4E1CDBD4" wp14:editId="442A2DEE">
                <wp:extent cx="5257800" cy="352425"/>
                <wp:effectExtent l="9525" t="0" r="9525" b="9525"/>
                <wp:docPr id="38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1" name="Text Box 265"/>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FD7171" w:rsidP="00375F9C">
                              <w:pPr>
                                <w:ind w:firstLine="420"/>
                                <w:rPr>
                                  <w:sz w:val="18"/>
                                  <w:szCs w:val="18"/>
                                </w:rPr>
                              </w:pPr>
                              <w:r>
                                <w:rPr>
                                  <w:rFonts w:hint="eastAsia"/>
                                  <w:sz w:val="18"/>
                                  <w:szCs w:val="18"/>
                                </w:rPr>
                                <w:t>xui.Module</w:t>
                              </w:r>
                              <w:r w:rsidR="0023747D">
                                <w:rPr>
                                  <w:rFonts w:hint="eastAsia"/>
                                  <w:sz w:val="18"/>
                                  <w:szCs w:val="18"/>
                                </w:rPr>
                                <w:t>.load</w:t>
                              </w:r>
                              <w:r w:rsidR="0023747D" w:rsidRPr="007462CC">
                                <w:rPr>
                                  <w:sz w:val="18"/>
                                  <w:szCs w:val="18"/>
                                </w:rPr>
                                <w:t xml:space="preserve"> (</w:t>
                              </w:r>
                              <w:r w:rsidR="0023747D">
                                <w:rPr>
                                  <w:color w:val="FF00FF"/>
                                  <w:sz w:val="18"/>
                                  <w:szCs w:val="18"/>
                                </w:rPr>
                                <w:t>'App'</w:t>
                              </w:r>
                              <w:r w:rsidR="0023747D" w:rsidRPr="007462CC">
                                <w:rPr>
                                  <w:sz w:val="18"/>
                                  <w:szCs w:val="18"/>
                                </w:rPr>
                                <w:t>);</w:t>
                              </w:r>
                            </w:p>
                          </w:txbxContent>
                        </wps:txbx>
                        <wps:bodyPr rot="0" vert="horz" wrap="square" lIns="54000" tIns="46800" rIns="54000" bIns="45720" anchor="t" anchorCtr="0" upright="1">
                          <a:spAutoFit/>
                        </wps:bodyPr>
                      </wps:wsp>
                      <wps:wsp>
                        <wps:cNvPr id="382" name="AutoShape 266"/>
                        <wps:cNvSpPr>
                          <a:spLocks noChangeArrowheads="1"/>
                        </wps:cNvSpPr>
                        <wps:spPr bwMode="auto">
                          <a:xfrm flipH="1">
                            <a:off x="2171700" y="99060"/>
                            <a:ext cx="2514600" cy="198120"/>
                          </a:xfrm>
                          <a:prstGeom prst="wedgeRoundRectCallout">
                            <a:avLst>
                              <a:gd name="adj1" fmla="val 73532"/>
                              <a:gd name="adj2" fmla="val 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load and show the firs UI Class</w:t>
                              </w:r>
                            </w:p>
                          </w:txbxContent>
                        </wps:txbx>
                        <wps:bodyPr rot="0" vert="horz" wrap="square" lIns="0" tIns="0" rIns="0" bIns="0" anchor="t" anchorCtr="0" upright="1">
                          <a:noAutofit/>
                        </wps:bodyPr>
                      </wps:wsp>
                    </wpc:wpc>
                  </a:graphicData>
                </a:graphic>
              </wp:inline>
            </w:drawing>
          </mc:Choice>
          <mc:Fallback>
            <w:pict>
              <v:group id="画布 263" o:spid="_x0000_s1865"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">
                <v:shape id="_x0000_s1866" type="#_x0000_t75" style="position:absolute;width:52578;height:3524;visibility:visible;mso-wrap-style:square">
                  <v:fill o:detectmouseclick="t"/>
                  <v:path o:connecttype="none"/>
                </v:shape>
                <v:shape id="Text Box 265" o:spid="_x0000_s1867"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4vO8MA&#10;AADcAAAADwAAAGRycy9kb3ducmV2LnhtbESPQWsCMRSE74L/IbyCN82qINutUYoi20vBWr0/Nq+b&#10;xc3LksR1/fdNQehxmJlvmPV2sK3oyYfGsYL5LANBXDndcK3g/H2Y5iBCRNbYOiYFDwqw3YxHayy0&#10;u/MX9adYiwThUKACE2NXSBkqQxbDzHXEyftx3mJM0tdSe7wnuG3lIstW0mLDacFgRztD1fV0swqq&#10;637Yl83F+P5m86N+LR+fq1Kpycvw/gYi0hD/w8/2h1awzO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4vO8MAAADcAAAADwAAAAAAAAAAAAAAAACYAgAAZHJzL2Rv&#10;d25yZXYueG1sUEsFBgAAAAAEAAQA9QAAAIgDAAAAAA==&#10;" strokeweight="1pt">
                  <v:textbox style="mso-fit-shape-to-text:t" inset="1.5mm,1.3mm,1.5mm">
                    <w:txbxContent>
                      <w:p w:rsidR="0023747D" w:rsidRPr="007462CC" w:rsidRDefault="00FD7171" w:rsidP="00375F9C">
                        <w:pPr>
                          <w:ind w:firstLine="420"/>
                          <w:rPr>
                            <w:sz w:val="18"/>
                            <w:szCs w:val="18"/>
                          </w:rPr>
                        </w:pPr>
                        <w:r>
                          <w:rPr>
                            <w:rFonts w:hint="eastAsia"/>
                            <w:sz w:val="18"/>
                            <w:szCs w:val="18"/>
                          </w:rPr>
                          <w:t>xui.Module</w:t>
                        </w:r>
                        <w:r w:rsidR="0023747D">
                          <w:rPr>
                            <w:rFonts w:hint="eastAsia"/>
                            <w:sz w:val="18"/>
                            <w:szCs w:val="18"/>
                          </w:rPr>
                          <w:t>.load</w:t>
                        </w:r>
                        <w:r w:rsidR="0023747D" w:rsidRPr="007462CC">
                          <w:rPr>
                            <w:sz w:val="18"/>
                            <w:szCs w:val="18"/>
                          </w:rPr>
                          <w:t xml:space="preserve"> (</w:t>
                        </w:r>
                        <w:r w:rsidR="0023747D">
                          <w:rPr>
                            <w:color w:val="FF00FF"/>
                            <w:sz w:val="18"/>
                            <w:szCs w:val="18"/>
                          </w:rPr>
                          <w:t>'App'</w:t>
                        </w:r>
                        <w:r w:rsidR="0023747D" w:rsidRPr="007462CC">
                          <w:rPr>
                            <w:sz w:val="18"/>
                            <w:szCs w:val="18"/>
                          </w:rPr>
                          <w:t>);</w:t>
                        </w:r>
                      </w:p>
                    </w:txbxContent>
                  </v:textbox>
                </v:shape>
                <v:shape id="AutoShape 266" o:spid="_x0000_s1868" type="#_x0000_t62" style="position:absolute;left:21717;top:990;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K/sUA&#10;AADcAAAADwAAAGRycy9kb3ducmV2LnhtbESPUWvCMBSF3wf7D+EO9jbTKRulGqWMCTKYQ+fw9dLc&#10;NcXmpiSx7f79Igg+Hs453+EsVqNtRU8+NI4VPE8yEMSV0w3XCg7f66ccRIjIGlvHpOCPAqyW93cL&#10;LLQbeEf9PtYiQTgUqMDE2BVShsqQxTBxHXHyfp23GJP0tdQehwS3rZxm2au02HBaMNjRm6HqtD9b&#10;BZ/HXpedj9ty2OYfX+bl/WR/Dko9PozlHESkMd7C1/ZGK5jlU7ic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4r+xQAAANwAAAAPAAAAAAAAAAAAAAAAAJgCAABkcnMv&#10;ZG93bnJldi54bWxQSwUGAAAAAAQABAD1AAAAigMAAAAA&#10;" adj="26683,11353" fillcolor="#ff9">
                  <v:textbox inset="0,0,0,0">
                    <w:txbxContent>
                      <w:p w:rsidR="0023747D" w:rsidRPr="000E23E9" w:rsidRDefault="0023747D" w:rsidP="00375F9C">
                        <w:pPr>
                          <w:rPr>
                            <w:szCs w:val="18"/>
                          </w:rPr>
                        </w:pPr>
                        <w:r>
                          <w:rPr>
                            <w:szCs w:val="18"/>
                          </w:rPr>
                          <w:t>T</w:t>
                        </w:r>
                        <w:r>
                          <w:rPr>
                            <w:rFonts w:hint="eastAsia"/>
                            <w:szCs w:val="18"/>
                          </w:rPr>
                          <w:t>o load and show the firs UI Class</w:t>
                        </w:r>
                      </w:p>
                    </w:txbxContent>
                  </v:textbox>
                </v:shape>
                <w10:anchorlock/>
              </v:group>
            </w:pict>
          </mc:Fallback>
        </mc:AlternateContent>
      </w:r>
    </w:p>
    <w:p w:rsidR="00375F9C" w:rsidRDefault="00375F9C" w:rsidP="00375F9C"/>
    <w:p w:rsidR="00375F9C" w:rsidRDefault="00375F9C" w:rsidP="00375F9C">
      <w:r>
        <w:rPr>
          <w:rFonts w:hint="eastAsia"/>
        </w:rPr>
        <w:t xml:space="preserve">The above code will try to find file named </w:t>
      </w:r>
      <w:r>
        <w:t>“</w:t>
      </w:r>
      <w:r>
        <w:rPr>
          <w:rFonts w:hint="eastAsia"/>
        </w:rPr>
        <w:t>index.js</w:t>
      </w:r>
      <w:r>
        <w:t>”</w:t>
      </w:r>
      <w:r>
        <w:rPr>
          <w:rFonts w:hint="eastAsia"/>
        </w:rPr>
        <w:t xml:space="preserve"> from </w:t>
      </w:r>
      <w:r>
        <w:t>“</w:t>
      </w:r>
      <w:r>
        <w:rPr>
          <w:rFonts w:hint="eastAsia"/>
        </w:rPr>
        <w:t>distributed/App/js/</w:t>
      </w:r>
      <w:r>
        <w:t>”</w:t>
      </w:r>
      <w:r>
        <w:rPr>
          <w:rFonts w:hint="eastAsia"/>
        </w:rPr>
        <w:t>, create an instance (new App), and show the instance to DOM.</w:t>
      </w:r>
    </w:p>
    <w:p w:rsidR="00836232" w:rsidRDefault="00836232" w:rsidP="00375F9C"/>
    <w:p w:rsidR="00836232" w:rsidRDefault="00836232" w:rsidP="00375F9C">
      <w:r>
        <w:rPr>
          <w:rFonts w:hint="eastAsia"/>
          <w:sz w:val="18"/>
          <w:szCs w:val="18"/>
        </w:rPr>
        <w:t>xui.load &lt;=&gt; xui.Module.load</w:t>
      </w:r>
    </w:p>
    <w:p w:rsidR="00836232" w:rsidRDefault="00836232" w:rsidP="00375F9C"/>
    <w:p w:rsidR="00375F9C" w:rsidRPr="009C6088" w:rsidRDefault="00375F9C" w:rsidP="00375F9C">
      <w:pPr>
        <w:rPr>
          <w:b/>
        </w:rPr>
      </w:pPr>
      <w:r w:rsidRPr="009C6088">
        <w:rPr>
          <w:b/>
        </w:rPr>
        <w:t>Output</w:t>
      </w:r>
      <w:r w:rsidRPr="009C6088">
        <w:rPr>
          <w:rFonts w:hint="eastAsia"/>
          <w:b/>
        </w:rPr>
        <w:t>:</w:t>
      </w:r>
    </w:p>
    <w:p w:rsidR="00375F9C" w:rsidRPr="00437246" w:rsidRDefault="005C781A" w:rsidP="00375F9C">
      <w:r>
        <w:rPr>
          <w:rFonts w:hint="eastAsia"/>
          <w:noProof/>
        </w:rPr>
        <mc:AlternateContent>
          <mc:Choice Requires="wps">
            <w:drawing>
              <wp:anchor distT="0" distB="0" distL="114300" distR="114300" simplePos="0" relativeHeight="251569664" behindDoc="0" locked="0" layoutInCell="1" allowOverlap="1" wp14:anchorId="2130DC1A" wp14:editId="6A78A6B6">
                <wp:simplePos x="0" y="0"/>
                <wp:positionH relativeFrom="column">
                  <wp:posOffset>3771900</wp:posOffset>
                </wp:positionH>
                <wp:positionV relativeFrom="line">
                  <wp:posOffset>1598930</wp:posOffset>
                </wp:positionV>
                <wp:extent cx="419100" cy="891540"/>
                <wp:effectExtent l="47625" t="46355" r="9525" b="14605"/>
                <wp:wrapNone/>
                <wp:docPr id="380"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19100" cy="891540"/>
                        </a:xfrm>
                        <a:custGeom>
                          <a:avLst/>
                          <a:gdLst>
                            <a:gd name="T0" fmla="*/ 450 w 990"/>
                            <a:gd name="T1" fmla="*/ 1404 h 1404"/>
                            <a:gd name="T2" fmla="*/ 90 w 990"/>
                            <a:gd name="T3" fmla="*/ 624 h 1404"/>
                            <a:gd name="T4" fmla="*/ 990 w 990"/>
                            <a:gd name="T5" fmla="*/ 0 h 1404"/>
                          </a:gdLst>
                          <a:ahLst/>
                          <a:cxnLst>
                            <a:cxn ang="0">
                              <a:pos x="T0" y="T1"/>
                            </a:cxn>
                            <a:cxn ang="0">
                              <a:pos x="T2" y="T3"/>
                            </a:cxn>
                            <a:cxn ang="0">
                              <a:pos x="T4" y="T5"/>
                            </a:cxn>
                          </a:cxnLst>
                          <a:rect l="0" t="0" r="r" b="b"/>
                          <a:pathLst>
                            <a:path w="990" h="1404">
                              <a:moveTo>
                                <a:pt x="450" y="1404"/>
                              </a:moveTo>
                              <a:cubicBezTo>
                                <a:pt x="225" y="1131"/>
                                <a:pt x="0" y="858"/>
                                <a:pt x="90" y="624"/>
                              </a:cubicBezTo>
                              <a:cubicBezTo>
                                <a:pt x="180" y="390"/>
                                <a:pt x="840" y="104"/>
                                <a:pt x="990" y="0"/>
                              </a:cubicBezTo>
                            </a:path>
                          </a:pathLst>
                        </a:custGeom>
                        <a:noFill/>
                        <a:ln w="12700" cap="flat" cmpd="sng">
                          <a:solidFill>
                            <a:srgbClr val="000000"/>
                          </a:solidFill>
                          <a:prstDash val="solid"/>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2" o:spid="_x0000_s1026" style="position:absolute;left:0;text-align:left;margin-left:297pt;margin-top:125.9pt;width:33pt;height:70.2pt;flip:x;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9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" path="m450,1404c225,1131,,858,90,624,180,390,840,104,990,e" filled="f" strokeweight="1pt">
                <v:stroke endarrow="classic"/>
                <v:path arrowok="t" o:connecttype="custom" o:connectlocs="190500,891540;38100,396240;419100,0" o:connectangles="0,0,0"/>
                <w10:wrap anchory="line"/>
              </v:shape>
            </w:pict>
          </mc:Fallback>
        </mc:AlternateContent>
      </w:r>
      <w:r>
        <w:rPr>
          <w:rFonts w:hint="eastAsia"/>
          <w:noProof/>
        </w:rPr>
        <mc:AlternateContent>
          <mc:Choice Requires="wps">
            <w:drawing>
              <wp:anchor distT="0" distB="0" distL="114300" distR="114300" simplePos="0" relativeHeight="251568640" behindDoc="0" locked="0" layoutInCell="1" allowOverlap="1" wp14:anchorId="31A08915" wp14:editId="76B7B2DB">
                <wp:simplePos x="0" y="0"/>
                <wp:positionH relativeFrom="column">
                  <wp:posOffset>628650</wp:posOffset>
                </wp:positionH>
                <wp:positionV relativeFrom="line">
                  <wp:posOffset>1598930</wp:posOffset>
                </wp:positionV>
                <wp:extent cx="628650" cy="891540"/>
                <wp:effectExtent l="9525" t="55880" r="47625" b="14605"/>
                <wp:wrapNone/>
                <wp:docPr id="379"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 cy="891540"/>
                        </a:xfrm>
                        <a:custGeom>
                          <a:avLst/>
                          <a:gdLst>
                            <a:gd name="T0" fmla="*/ 450 w 990"/>
                            <a:gd name="T1" fmla="*/ 1404 h 1404"/>
                            <a:gd name="T2" fmla="*/ 90 w 990"/>
                            <a:gd name="T3" fmla="*/ 624 h 1404"/>
                            <a:gd name="T4" fmla="*/ 990 w 990"/>
                            <a:gd name="T5" fmla="*/ 0 h 1404"/>
                          </a:gdLst>
                          <a:ahLst/>
                          <a:cxnLst>
                            <a:cxn ang="0">
                              <a:pos x="T0" y="T1"/>
                            </a:cxn>
                            <a:cxn ang="0">
                              <a:pos x="T2" y="T3"/>
                            </a:cxn>
                            <a:cxn ang="0">
                              <a:pos x="T4" y="T5"/>
                            </a:cxn>
                          </a:cxnLst>
                          <a:rect l="0" t="0" r="r" b="b"/>
                          <a:pathLst>
                            <a:path w="990" h="1404">
                              <a:moveTo>
                                <a:pt x="450" y="1404"/>
                              </a:moveTo>
                              <a:cubicBezTo>
                                <a:pt x="225" y="1131"/>
                                <a:pt x="0" y="858"/>
                                <a:pt x="90" y="624"/>
                              </a:cubicBezTo>
                              <a:cubicBezTo>
                                <a:pt x="180" y="390"/>
                                <a:pt x="840" y="104"/>
                                <a:pt x="990" y="0"/>
                              </a:cubicBezTo>
                            </a:path>
                          </a:pathLst>
                        </a:custGeom>
                        <a:noFill/>
                        <a:ln w="12700" cap="flat" cmpd="sng">
                          <a:solidFill>
                            <a:srgbClr val="000000"/>
                          </a:solidFill>
                          <a:prstDash val="solid"/>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1" o:spid="_x0000_s1026" style="position:absolute;left:0;text-align:left;margin-left:49.5pt;margin-top:125.9pt;width:49.5pt;height:70.2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9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" path="m450,1404c225,1131,,858,90,624,180,390,840,104,990,e" filled="f" strokeweight="1pt">
                <v:stroke endarrow="classic"/>
                <v:path arrowok="t" o:connecttype="custom" o:connectlocs="285750,891540;57150,396240;628650,0" o:connectangles="0,0,0"/>
                <w10:wrap anchory="line"/>
              </v:shape>
            </w:pict>
          </mc:Fallback>
        </mc:AlternateContent>
      </w:r>
      <w:r>
        <w:rPr>
          <w:rFonts w:hint="eastAsia"/>
          <w:noProof/>
        </w:rPr>
        <w:drawing>
          <wp:inline distT="0" distB="0" distL="0" distR="0" wp14:anchorId="00557FA9" wp14:editId="6B0F32DC">
            <wp:extent cx="5391150" cy="2981325"/>
            <wp:effectExtent l="0" t="0" r="0"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375F9C" w:rsidRDefault="00375F9C" w:rsidP="00E45D25">
      <w:pPr>
        <w:pStyle w:val="3"/>
        <w:numPr>
          <w:ilvl w:val="2"/>
          <w:numId w:val="17"/>
        </w:numPr>
      </w:pPr>
      <w:bookmarkStart w:id="195" w:name="_Toc453071825"/>
      <w:r>
        <w:rPr>
          <w:rFonts w:hint="eastAsia"/>
        </w:rPr>
        <w:lastRenderedPageBreak/>
        <w:t>newCom and getCom</w:t>
      </w:r>
      <w:bookmarkEnd w:id="192"/>
      <w:bookmarkEnd w:id="195"/>
    </w:p>
    <w:p w:rsidR="00375F9C" w:rsidRPr="00CF4C6D" w:rsidRDefault="00375F9C" w:rsidP="00375F9C">
      <w:pPr>
        <w:rPr>
          <w:b/>
        </w:rPr>
      </w:pPr>
      <w:r w:rsidRPr="00CF4C6D">
        <w:rPr>
          <w:rFonts w:hint="eastAsia"/>
          <w:b/>
        </w:rPr>
        <w:t xml:space="preserve">In index.js, onClick </w:t>
      </w:r>
      <w:r w:rsidRPr="00CF4C6D">
        <w:rPr>
          <w:b/>
        </w:rPr>
        <w:t>event</w:t>
      </w:r>
      <w:r w:rsidRPr="00CF4C6D">
        <w:rPr>
          <w:rFonts w:hint="eastAsia"/>
          <w:b/>
        </w:rPr>
        <w:t xml:space="preserve"> for </w:t>
      </w:r>
      <w:r w:rsidRPr="00CF4C6D">
        <w:rPr>
          <w:b/>
        </w:rPr>
        <w:t>“</w:t>
      </w:r>
      <w:r w:rsidRPr="00CF4C6D">
        <w:rPr>
          <w:rFonts w:hint="eastAsia"/>
          <w:b/>
        </w:rPr>
        <w:t>Load module3 manually</w:t>
      </w:r>
      <w:r w:rsidRPr="00CF4C6D">
        <w:rPr>
          <w:b/>
        </w:rPr>
        <w:t>”</w:t>
      </w:r>
      <w:r w:rsidRPr="00CF4C6D">
        <w:rPr>
          <w:rFonts w:hint="eastAsia"/>
          <w:b/>
        </w:rPr>
        <w:t xml:space="preserve"> button is: </w:t>
      </w:r>
    </w:p>
    <w:p w:rsidR="00375F9C" w:rsidRDefault="005C781A" w:rsidP="00375F9C">
      <w:r>
        <w:rPr>
          <w:noProof/>
        </w:rPr>
        <mc:AlternateContent>
          <mc:Choice Requires="wpc">
            <w:drawing>
              <wp:inline distT="0" distB="0" distL="0" distR="0" wp14:anchorId="411F122B" wp14:editId="6008C13A">
                <wp:extent cx="5257800" cy="1114425"/>
                <wp:effectExtent l="9525" t="0" r="9525" b="9525"/>
                <wp:docPr id="652" name="画布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74" name="Text Box 654"/>
                        <wps:cNvSpPr txBox="1">
                          <a:spLocks noChangeArrowheads="1"/>
                        </wps:cNvSpPr>
                        <wps:spPr bwMode="auto">
                          <a:xfrm>
                            <a:off x="0" y="48895"/>
                            <a:ext cx="5257800" cy="1065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66749" w:rsidRDefault="0023747D" w:rsidP="00375F9C">
                              <w:pPr>
                                <w:spacing w:line="240" w:lineRule="exact"/>
                                <w:rPr>
                                  <w:sz w:val="18"/>
                                  <w:szCs w:val="18"/>
                                </w:rPr>
                              </w:pPr>
                              <w:r w:rsidRPr="00966749">
                                <w:rPr>
                                  <w:sz w:val="18"/>
                                  <w:szCs w:val="18"/>
                                </w:rPr>
                                <w:t>_button3_onclick</w:t>
                              </w:r>
                              <w:proofErr w:type="gramStart"/>
                              <w:r w:rsidRPr="00966749">
                                <w:rPr>
                                  <w:sz w:val="18"/>
                                  <w:szCs w:val="18"/>
                                </w:rPr>
                                <w:t>:</w:t>
                              </w:r>
                              <w:r w:rsidRPr="00966749">
                                <w:rPr>
                                  <w:color w:val="0000FF"/>
                                  <w:sz w:val="18"/>
                                  <w:szCs w:val="18"/>
                                </w:rPr>
                                <w:t>function</w:t>
                              </w:r>
                              <w:proofErr w:type="gramEnd"/>
                              <w:r w:rsidRPr="00966749">
                                <w:rPr>
                                  <w:sz w:val="18"/>
                                  <w:szCs w:val="18"/>
                                </w:rPr>
                                <w:t xml:space="preserve"> (profile, e, value) {</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var</w:t>
                              </w:r>
                              <w:proofErr w:type="gramEnd"/>
                              <w:r w:rsidRPr="00966749">
                                <w:rPr>
                                  <w:sz w:val="18"/>
                                  <w:szCs w:val="18"/>
                                </w:rPr>
                                <w:t xml:space="preserve"> host=</w:t>
                              </w:r>
                              <w:r w:rsidRPr="00966749">
                                <w:rPr>
                                  <w:color w:val="0000FF"/>
                                  <w:sz w:val="18"/>
                                  <w:szCs w:val="18"/>
                                </w:rPr>
                                <w:t>this</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00FD7171">
                                <w:rPr>
                                  <w:sz w:val="18"/>
                                  <w:szCs w:val="18"/>
                                </w:rPr>
                                <w:t>xui.Module</w:t>
                              </w:r>
                              <w:r w:rsidRPr="00966749">
                                <w:rPr>
                                  <w:sz w:val="18"/>
                                  <w:szCs w:val="18"/>
                                </w:rPr>
                                <w:t>Factory.newCom(</w:t>
                              </w:r>
                              <w:proofErr w:type="gramEnd"/>
                              <w:r w:rsidRPr="00966749">
                                <w:rPr>
                                  <w:color w:val="FF00FF"/>
                                  <w:sz w:val="18"/>
                                  <w:szCs w:val="18"/>
                                </w:rPr>
                                <w:t>'App.Module3'</w:t>
                              </w:r>
                              <w:r w:rsidRPr="00966749">
                                <w:rPr>
                                  <w:sz w:val="18"/>
                                  <w:szCs w:val="18"/>
                                </w:rPr>
                                <w:t xml:space="preserve"> ,</w:t>
                              </w:r>
                              <w:r w:rsidRPr="00966749">
                                <w:rPr>
                                  <w:color w:val="0000FF"/>
                                  <w:sz w:val="18"/>
                                  <w:szCs w:val="18"/>
                                </w:rPr>
                                <w:t>function</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this</w:t>
                              </w:r>
                              <w:r w:rsidRPr="00966749">
                                <w:rPr>
                                  <w:sz w:val="18"/>
                                  <w:szCs w:val="18"/>
                                </w:rPr>
                                <w:t>.show(</w:t>
                              </w:r>
                              <w:proofErr w:type="gramEnd"/>
                              <w:r w:rsidR="00F55F81">
                                <w:rPr>
                                  <w:sz w:val="18"/>
                                  <w:szCs w:val="18"/>
                                </w:rPr>
                                <w:t>xui</w:t>
                              </w:r>
                              <w:r w:rsidRPr="00966749">
                                <w:rPr>
                                  <w:sz w:val="18"/>
                                  <w:szCs w:val="18"/>
                                </w:rPr>
                                <w:t>([document.body]));</w:t>
                              </w:r>
                            </w:p>
                            <w:p w:rsidR="0023747D" w:rsidRPr="00966749" w:rsidRDefault="0023747D" w:rsidP="00375F9C">
                              <w:pPr>
                                <w:spacing w:line="240" w:lineRule="exact"/>
                                <w:rPr>
                                  <w:sz w:val="18"/>
                                  <w:szCs w:val="18"/>
                                </w:rPr>
                              </w:pPr>
                              <w:r w:rsidRPr="00966749">
                                <w:rPr>
                                  <w:sz w:val="18"/>
                                  <w:szCs w:val="18"/>
                                </w:rPr>
                                <w:t xml:space="preserve">    });</w:t>
                              </w:r>
                            </w:p>
                            <w:p w:rsidR="0023747D" w:rsidRPr="00966749" w:rsidRDefault="0023747D" w:rsidP="00375F9C">
                              <w:pPr>
                                <w:rPr>
                                  <w:szCs w:val="18"/>
                                </w:rPr>
                              </w:pPr>
                              <w:r w:rsidRPr="00966749">
                                <w:rPr>
                                  <w:sz w:val="18"/>
                                  <w:szCs w:val="18"/>
                                </w:rPr>
                                <w:t>}</w:t>
                              </w:r>
                            </w:p>
                          </w:txbxContent>
                        </wps:txbx>
                        <wps:bodyPr rot="0" vert="horz" wrap="square" lIns="54000" tIns="46800" rIns="54000" bIns="45720" anchor="t" anchorCtr="0" upright="1">
                          <a:spAutoFit/>
                        </wps:bodyPr>
                      </wps:wsp>
                      <wps:wsp>
                        <wps:cNvPr id="375" name="AutoShape 655"/>
                        <wps:cNvSpPr>
                          <a:spLocks noChangeArrowheads="1"/>
                        </wps:cNvSpPr>
                        <wps:spPr bwMode="auto">
                          <a:xfrm flipH="1">
                            <a:off x="2286000" y="99060"/>
                            <a:ext cx="800100" cy="198120"/>
                          </a:xfrm>
                          <a:prstGeom prst="wedgeRoundRectCallout">
                            <a:avLst>
                              <a:gd name="adj1" fmla="val 146583"/>
                              <a:gd name="adj2" fmla="val 108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newCom</w:t>
                              </w:r>
                              <w:proofErr w:type="gramEnd"/>
                            </w:p>
                          </w:txbxContent>
                        </wps:txbx>
                        <wps:bodyPr rot="0" vert="horz" wrap="square" lIns="0" tIns="0" rIns="0" bIns="0" anchor="t" anchorCtr="0" upright="1">
                          <a:noAutofit/>
                        </wps:bodyPr>
                      </wps:wsp>
                      <wps:wsp>
                        <wps:cNvPr id="376" name="AutoShape 656"/>
                        <wps:cNvSpPr>
                          <a:spLocks noChangeArrowheads="1"/>
                        </wps:cNvSpPr>
                        <wps:spPr bwMode="auto">
                          <a:xfrm flipH="1">
                            <a:off x="685800" y="891540"/>
                            <a:ext cx="1600200" cy="198120"/>
                          </a:xfrm>
                          <a:prstGeom prst="wedgeRoundRectCallout">
                            <a:avLst>
                              <a:gd name="adj1" fmla="val 1269"/>
                              <a:gd name="adj2" fmla="val -130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Shows to HTML body</w:t>
                              </w:r>
                            </w:p>
                          </w:txbxContent>
                        </wps:txbx>
                        <wps:bodyPr rot="0" vert="horz" wrap="square" lIns="0" tIns="0" rIns="0" bIns="0" anchor="t" anchorCtr="0" upright="1">
                          <a:noAutofit/>
                        </wps:bodyPr>
                      </wps:wsp>
                      <wps:wsp>
                        <wps:cNvPr id="377" name="AutoShape 657"/>
                        <wps:cNvSpPr>
                          <a:spLocks noChangeArrowheads="1"/>
                        </wps:cNvSpPr>
                        <wps:spPr bwMode="auto">
                          <a:xfrm flipH="1">
                            <a:off x="2971800" y="396240"/>
                            <a:ext cx="1257300" cy="198120"/>
                          </a:xfrm>
                          <a:prstGeom prst="wedgeRoundRectCallout">
                            <a:avLst>
                              <a:gd name="adj1" fmla="val 79644"/>
                              <a:gd name="adj2" fmla="val 24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txbxContent>
                        </wps:txbx>
                        <wps:bodyPr rot="0" vert="horz" wrap="square" lIns="0" tIns="0" rIns="0" bIns="0" anchor="t" anchorCtr="0" upright="1">
                          <a:noAutofit/>
                        </wps:bodyPr>
                      </wps:wsp>
                      <wps:wsp>
                        <wps:cNvPr id="378" name="AutoShape 658"/>
                        <wps:cNvSpPr>
                          <a:spLocks noChangeArrowheads="1"/>
                        </wps:cNvSpPr>
                        <wps:spPr bwMode="auto">
                          <a:xfrm flipH="1">
                            <a:off x="2743200" y="792480"/>
                            <a:ext cx="1257300" cy="198120"/>
                          </a:xfrm>
                          <a:prstGeom prst="wedgeRoundRectCallout">
                            <a:avLst>
                              <a:gd name="adj1" fmla="val 98583"/>
                              <a:gd name="adj2" fmla="val -17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Uses Class Name</w:t>
                              </w:r>
                            </w:p>
                          </w:txbxContent>
                        </wps:txbx>
                        <wps:bodyPr rot="0" vert="horz" wrap="square" lIns="0" tIns="0" rIns="0" bIns="0" anchor="t" anchorCtr="0" upright="1">
                          <a:noAutofit/>
                        </wps:bodyPr>
                      </wps:wsp>
                    </wpc:wpc>
                  </a:graphicData>
                </a:graphic>
              </wp:inline>
            </w:drawing>
          </mc:Choice>
          <mc:Fallback>
            <w:pict>
              <v:group id="画布 652" o:spid="_x0000_s1869" editas="canvas" style="width:414pt;height:87.75pt;mso-position-horizontal-relative:char;mso-position-vertical-relative:line" coordsize="52578,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">
                <v:shape id="_x0000_s1870" type="#_x0000_t75" style="position:absolute;width:52578;height:11144;visibility:visible;mso-wrap-style:square">
                  <v:fill o:detectmouseclick="t"/>
                  <v:path o:connecttype="none"/>
                </v:shape>
                <v:shape id="Text Box 654" o:spid="_x0000_s1871" type="#_x0000_t202" style="position:absolute;top:488;width:52578;height:1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8hMQA&#10;AADcAAAADwAAAGRycy9kb3ducmV2LnhtbESPQWsCMRSE7wX/Q3iCt5q1FrWrUaRStpeC2vb+2Dw3&#10;i5uXJYnr+u8bQehxmJlvmNWmt43oyIfasYLJOANBXDpdc6Xg5/vjeQEiRGSNjWNScKMAm/XgaYW5&#10;dlc+UHeMlUgQDjkqMDG2uZShNGQxjF1LnLyT8xZjkr6S2uM1wW0jX7JsJi3WnBYMtvRuqDwfL1ZB&#10;ed71u6L+Nb672MVevxW3r1mh1GjYb5cgIvXxP/xof2oF0/kr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M/ITEAAAA3AAAAA8AAAAAAAAAAAAAAAAAmAIAAGRycy9k&#10;b3ducmV2LnhtbFBLBQYAAAAABAAEAPUAAACJAwAAAAA=&#10;" strokeweight="1pt">
                  <v:textbox style="mso-fit-shape-to-text:t" inset="1.5mm,1.3mm,1.5mm">
                    <w:txbxContent>
                      <w:p w:rsidR="0023747D" w:rsidRPr="00966749" w:rsidRDefault="0023747D" w:rsidP="00375F9C">
                        <w:pPr>
                          <w:spacing w:line="240" w:lineRule="exact"/>
                          <w:rPr>
                            <w:sz w:val="18"/>
                            <w:szCs w:val="18"/>
                          </w:rPr>
                        </w:pPr>
                        <w:r w:rsidRPr="00966749">
                          <w:rPr>
                            <w:sz w:val="18"/>
                            <w:szCs w:val="18"/>
                          </w:rPr>
                          <w:t>_button3_onclick</w:t>
                        </w:r>
                        <w:proofErr w:type="gramStart"/>
                        <w:r w:rsidRPr="00966749">
                          <w:rPr>
                            <w:sz w:val="18"/>
                            <w:szCs w:val="18"/>
                          </w:rPr>
                          <w:t>:</w:t>
                        </w:r>
                        <w:r w:rsidRPr="00966749">
                          <w:rPr>
                            <w:color w:val="0000FF"/>
                            <w:sz w:val="18"/>
                            <w:szCs w:val="18"/>
                          </w:rPr>
                          <w:t>function</w:t>
                        </w:r>
                        <w:proofErr w:type="gramEnd"/>
                        <w:r w:rsidRPr="00966749">
                          <w:rPr>
                            <w:sz w:val="18"/>
                            <w:szCs w:val="18"/>
                          </w:rPr>
                          <w:t xml:space="preserve"> (profile, e, value) {</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var</w:t>
                        </w:r>
                        <w:proofErr w:type="gramEnd"/>
                        <w:r w:rsidRPr="00966749">
                          <w:rPr>
                            <w:sz w:val="18"/>
                            <w:szCs w:val="18"/>
                          </w:rPr>
                          <w:t xml:space="preserve"> host=</w:t>
                        </w:r>
                        <w:r w:rsidRPr="00966749">
                          <w:rPr>
                            <w:color w:val="0000FF"/>
                            <w:sz w:val="18"/>
                            <w:szCs w:val="18"/>
                          </w:rPr>
                          <w:t>this</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00FD7171">
                          <w:rPr>
                            <w:sz w:val="18"/>
                            <w:szCs w:val="18"/>
                          </w:rPr>
                          <w:t>xui.Module</w:t>
                        </w:r>
                        <w:r w:rsidRPr="00966749">
                          <w:rPr>
                            <w:sz w:val="18"/>
                            <w:szCs w:val="18"/>
                          </w:rPr>
                          <w:t>Factory.newCom(</w:t>
                        </w:r>
                        <w:proofErr w:type="gramEnd"/>
                        <w:r w:rsidRPr="00966749">
                          <w:rPr>
                            <w:color w:val="FF00FF"/>
                            <w:sz w:val="18"/>
                            <w:szCs w:val="18"/>
                          </w:rPr>
                          <w:t>'App.Module3'</w:t>
                        </w:r>
                        <w:r w:rsidRPr="00966749">
                          <w:rPr>
                            <w:sz w:val="18"/>
                            <w:szCs w:val="18"/>
                          </w:rPr>
                          <w:t xml:space="preserve"> ,</w:t>
                        </w:r>
                        <w:r w:rsidRPr="00966749">
                          <w:rPr>
                            <w:color w:val="0000FF"/>
                            <w:sz w:val="18"/>
                            <w:szCs w:val="18"/>
                          </w:rPr>
                          <w:t>function</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this</w:t>
                        </w:r>
                        <w:r w:rsidRPr="00966749">
                          <w:rPr>
                            <w:sz w:val="18"/>
                            <w:szCs w:val="18"/>
                          </w:rPr>
                          <w:t>.show(</w:t>
                        </w:r>
                        <w:proofErr w:type="gramEnd"/>
                        <w:r w:rsidR="00F55F81">
                          <w:rPr>
                            <w:sz w:val="18"/>
                            <w:szCs w:val="18"/>
                          </w:rPr>
                          <w:t>xui</w:t>
                        </w:r>
                        <w:r w:rsidRPr="00966749">
                          <w:rPr>
                            <w:sz w:val="18"/>
                            <w:szCs w:val="18"/>
                          </w:rPr>
                          <w:t>([document.body]));</w:t>
                        </w:r>
                      </w:p>
                      <w:p w:rsidR="0023747D" w:rsidRPr="00966749" w:rsidRDefault="0023747D" w:rsidP="00375F9C">
                        <w:pPr>
                          <w:spacing w:line="240" w:lineRule="exact"/>
                          <w:rPr>
                            <w:sz w:val="18"/>
                            <w:szCs w:val="18"/>
                          </w:rPr>
                        </w:pPr>
                        <w:r w:rsidRPr="00966749">
                          <w:rPr>
                            <w:sz w:val="18"/>
                            <w:szCs w:val="18"/>
                          </w:rPr>
                          <w:t xml:space="preserve">    });</w:t>
                        </w:r>
                      </w:p>
                      <w:p w:rsidR="0023747D" w:rsidRPr="00966749" w:rsidRDefault="0023747D" w:rsidP="00375F9C">
                        <w:pPr>
                          <w:rPr>
                            <w:szCs w:val="18"/>
                          </w:rPr>
                        </w:pPr>
                        <w:r w:rsidRPr="00966749">
                          <w:rPr>
                            <w:sz w:val="18"/>
                            <w:szCs w:val="18"/>
                          </w:rPr>
                          <w:t>}</w:t>
                        </w:r>
                      </w:p>
                    </w:txbxContent>
                  </v:textbox>
                </v:shape>
                <v:shape id="AutoShape 655" o:spid="_x0000_s1872" type="#_x0000_t62" style="position:absolute;left:22860;top:990;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9gscQA&#10;AADcAAAADwAAAGRycy9kb3ducmV2LnhtbESPQWvCQBSE7wX/w/IEb3WjYpXoKloRe6zRg8dH9pkE&#10;s2/j7tbEf+8WCj0OM/MNs1x3phYPcr6yrGA0TEAQ51ZXXCg4n/bvcxA+IGusLZOCJ3lYr3pvS0y1&#10;bflIjywUIkLYp6igDKFJpfR5SQb90DbE0btaZzBE6QqpHbYRbmo5TpIPabDiuFBiQ58l5bfsxyjY&#10;ddX9mu2/d9vDZd6Ob1s3unun1KDfbRYgAnXhP/zX/tIKJrMp/J6JR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YLHEAAAA3AAAAA8AAAAAAAAAAAAAAAAAmAIAAGRycy9k&#10;b3ducmV2LnhtbFBLBQYAAAAABAAEAPUAAACJAwAAAAA=&#10;" adj="42462,34200" fillcolor="#ff9">
                  <v:textbox inset="0,0,0,0">
                    <w:txbxContent>
                      <w:p w:rsidR="0023747D" w:rsidRPr="000E23E9" w:rsidRDefault="0023747D" w:rsidP="00375F9C">
                        <w:pPr>
                          <w:rPr>
                            <w:szCs w:val="18"/>
                          </w:rPr>
                        </w:pPr>
                        <w:proofErr w:type="gramStart"/>
                        <w:r>
                          <w:rPr>
                            <w:rFonts w:hint="eastAsia"/>
                            <w:szCs w:val="18"/>
                          </w:rPr>
                          <w:t>newCom</w:t>
                        </w:r>
                        <w:proofErr w:type="gramEnd"/>
                      </w:p>
                    </w:txbxContent>
                  </v:textbox>
                </v:shape>
                <v:shape id="AutoShape 656" o:spid="_x0000_s1873" type="#_x0000_t62" style="position:absolute;left:6858;top:8915;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kacYA&#10;AADcAAAADwAAAGRycy9kb3ducmV2LnhtbESPT2vCQBTE74LfYXmCt7pRaSrRVUQMFj1I/XPw9sg+&#10;k2D2bciumvbTdwsFj8PM/IaZLVpTiQc1rrSsYDiIQBBnVpecKzgd07cJCOeRNVaWScE3OVjMu50Z&#10;Jto++YseB5+LAGGXoILC+zqR0mUFGXQDWxMH72obgz7IJpe6wWeAm0qOoiiWBksOCwXWtCooux3u&#10;RkEab4c/53S7O/Eu2tR2/86T9UWpfq9dTkF4av0r/N/+1ArGHzH8nQ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1kacYAAADcAAAADwAAAAAAAAAAAAAAAACYAgAAZHJz&#10;L2Rvd25yZXYueG1sUEsFBgAAAAAEAAQA9QAAAIsDAAAAAA==&#10;" adj="11074,-17308" fillcolor="#ff9">
                  <v:textbox inset="0,0,0,0">
                    <w:txbxContent>
                      <w:p w:rsidR="0023747D" w:rsidRPr="000E23E9" w:rsidRDefault="0023747D" w:rsidP="00375F9C">
                        <w:pPr>
                          <w:rPr>
                            <w:szCs w:val="18"/>
                          </w:rPr>
                        </w:pPr>
                        <w:r>
                          <w:rPr>
                            <w:rFonts w:hint="eastAsia"/>
                            <w:szCs w:val="18"/>
                          </w:rPr>
                          <w:t>Shows to HTML body</w:t>
                        </w:r>
                      </w:p>
                    </w:txbxContent>
                  </v:textbox>
                </v:shape>
                <v:shape id="AutoShape 657" o:spid="_x0000_s1874"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8M8cA&#10;AADcAAAADwAAAGRycy9kb3ducmV2LnhtbESPQWvCQBSE70L/w/KEXqRuWlHb1FVEKAgK2qTQ9vbI&#10;PpOQ7NuQ3Wr017uC0OMwM98ws0VnanGk1pWWFTwPIxDEmdUl5wq+0o+nVxDOI2usLZOCMzlYzB96&#10;M4y1PfEnHROfiwBhF6OCwvsmltJlBRl0Q9sQB+9gW4M+yDaXusVTgJtavkTRRBosOSwU2NCqoKxK&#10;/oyCal+9pT/rcYkjs9km31G6G/xelHrsd8t3EJ46/x++t9dawWg6hduZc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SfDPHAAAA3AAAAA8AAAAAAAAAAAAAAAAAmAIAAGRy&#10;cy9kb3ducmV2LnhtbFBLBQYAAAAABAAEAPUAAACMAwAAAAA=&#10;" adj="28003,16130" fillcolor="#ff9">
                  <v:textbox inset="0,0,0,0">
                    <w:txbxContent>
                      <w:p w:rsidR="0023747D" w:rsidRPr="000E23E9" w:rsidRDefault="0023747D" w:rsidP="00375F9C">
                        <w:pPr>
                          <w:rPr>
                            <w:szCs w:val="18"/>
                          </w:rPr>
                        </w:pPr>
                        <w:r>
                          <w:rPr>
                            <w:szCs w:val="18"/>
                          </w:rPr>
                          <w:t>C</w:t>
                        </w:r>
                        <w:r>
                          <w:rPr>
                            <w:rFonts w:hint="eastAsia"/>
                            <w:szCs w:val="18"/>
                          </w:rPr>
                          <w:t>allback function</w:t>
                        </w:r>
                      </w:p>
                    </w:txbxContent>
                  </v:textbox>
                </v:shape>
                <v:shape id="AutoShape 658" o:spid="_x0000_s1875" type="#_x0000_t62" style="position:absolute;left:27432;top:7924;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ZV8EA&#10;AADcAAAADwAAAGRycy9kb3ducmV2LnhtbERPy4rCMBTdC/5DuMJsZExV0JlqFPExCLpplVlfm2tb&#10;bG5Kk9H695OF4PJw3vNlaypxp8aVlhUMBxEI4szqknMF59Pu8wuE88gaK8uk4EkOlotuZ46xtg9O&#10;6J76XIQQdjEqKLyvYyldVpBBN7A1ceCutjHoA2xyqRt8hHBTyVEUTaTBkkNDgTWtC8pu6Z9RcDte&#10;n+tqS5f0MO5vftoEf/03KvXRa1czEJ5a/xa/3HutYDwNa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3WVfBAAAA3AAAAA8AAAAAAAAAAAAAAAAAmAIAAGRycy9kb3du&#10;cmV2LnhtbFBLBQYAAAAABAAEAPUAAACGAwAAAAA=&#10;" adj="32094,-26308" fillcolor="#ff9">
                  <v:textbox inset="0,0,0,0">
                    <w:txbxContent>
                      <w:p w:rsidR="0023747D" w:rsidRPr="000E23E9" w:rsidRDefault="0023747D" w:rsidP="00375F9C">
                        <w:pPr>
                          <w:rPr>
                            <w:szCs w:val="18"/>
                          </w:rPr>
                        </w:pPr>
                        <w:r>
                          <w:rPr>
                            <w:rFonts w:hint="eastAsia"/>
                            <w:szCs w:val="18"/>
                          </w:rPr>
                          <w:t>Uses Class Name</w:t>
                        </w:r>
                      </w:p>
                    </w:txbxContent>
                  </v:textbox>
                </v:shape>
                <w10:anchorlock/>
              </v:group>
            </w:pict>
          </mc:Fallback>
        </mc:AlternateContent>
      </w:r>
    </w:p>
    <w:p w:rsidR="00375F9C" w:rsidRDefault="00375F9C" w:rsidP="00375F9C"/>
    <w:p w:rsidR="00375F9C" w:rsidRDefault="00375F9C" w:rsidP="00375F9C">
      <w:r>
        <w:rPr>
          <w:rFonts w:hint="eastAsia"/>
        </w:rPr>
        <w:t>[</w:t>
      </w:r>
      <w:r w:rsidR="00FD7171">
        <w:rPr>
          <w:rFonts w:hint="eastAsia"/>
        </w:rPr>
        <w:t>xui.Module</w:t>
      </w:r>
      <w:r w:rsidR="00CC48BF">
        <w:rPr>
          <w:rFonts w:hint="eastAsia"/>
        </w:rPr>
        <w:t>Factory</w:t>
      </w:r>
      <w:r>
        <w:rPr>
          <w:rFonts w:hint="eastAsia"/>
        </w:rPr>
        <w:t>.newCom(</w:t>
      </w:r>
      <w:r>
        <w:t>“</w:t>
      </w:r>
      <w:r>
        <w:rPr>
          <w:rFonts w:hint="eastAsia"/>
        </w:rPr>
        <w:t>App.Module</w:t>
      </w:r>
      <w:smartTag w:uri="urn:schemas-microsoft-com:office:smarttags" w:element="chmetcnv">
        <w:smartTagPr>
          <w:attr w:name="TCSC" w:val="0"/>
          <w:attr w:name="NumberType" w:val="1"/>
          <w:attr w:name="Negative" w:val="False"/>
          <w:attr w:name="HasSpace" w:val="False"/>
          <w:attr w:name="SourceValue" w:val="3"/>
          <w:attr w:name="UnitName" w:val="”"/>
        </w:smartTagPr>
        <w:r>
          <w:rPr>
            <w:rFonts w:hint="eastAsia"/>
          </w:rPr>
          <w:t>3</w:t>
        </w:r>
        <w:r>
          <w:t>”</w:t>
        </w:r>
      </w:smartTag>
      <w:r>
        <w:rPr>
          <w:rFonts w:hint="eastAsia"/>
        </w:rPr>
        <w:t>.. ], will:</w:t>
      </w:r>
    </w:p>
    <w:p w:rsidR="00375F9C" w:rsidRDefault="00375F9C" w:rsidP="00E45D25">
      <w:pPr>
        <w:numPr>
          <w:ilvl w:val="0"/>
          <w:numId w:val="9"/>
        </w:numPr>
      </w:pPr>
      <w:r>
        <w:rPr>
          <w:rFonts w:hint="eastAsia"/>
        </w:rPr>
        <w:t xml:space="preserve">find file </w:t>
      </w:r>
      <w:r>
        <w:t>“</w:t>
      </w:r>
      <w:r>
        <w:rPr>
          <w:rFonts w:hint="eastAsia"/>
        </w:rPr>
        <w:t>Module3.js</w:t>
      </w:r>
      <w:r>
        <w:t>”</w:t>
      </w:r>
      <w:r>
        <w:rPr>
          <w:rFonts w:hint="eastAsia"/>
        </w:rPr>
        <w:t xml:space="preserve"> in </w:t>
      </w:r>
      <w:r>
        <w:t>“</w:t>
      </w:r>
      <w:r>
        <w:rPr>
          <w:rFonts w:hint="eastAsia"/>
        </w:rPr>
        <w:t>distributed/App/js/</w:t>
      </w:r>
      <w:r>
        <w:t>”</w:t>
      </w:r>
    </w:p>
    <w:p w:rsidR="00375F9C" w:rsidRDefault="00375F9C" w:rsidP="00E45D25">
      <w:pPr>
        <w:numPr>
          <w:ilvl w:val="0"/>
          <w:numId w:val="9"/>
        </w:numPr>
      </w:pPr>
      <w:r>
        <w:t>load</w:t>
      </w:r>
      <w:r>
        <w:rPr>
          <w:rFonts w:hint="eastAsia"/>
        </w:rPr>
        <w:t xml:space="preserve"> code from file </w:t>
      </w:r>
      <w:r>
        <w:t>“</w:t>
      </w:r>
      <w:r>
        <w:rPr>
          <w:rFonts w:hint="eastAsia"/>
        </w:rPr>
        <w:t>Module3.js</w:t>
      </w:r>
      <w:r>
        <w:t>”</w:t>
      </w:r>
      <w:r>
        <w:rPr>
          <w:rFonts w:hint="eastAsia"/>
        </w:rPr>
        <w:t xml:space="preserve"> ;</w:t>
      </w:r>
    </w:p>
    <w:p w:rsidR="00375F9C" w:rsidRDefault="00375F9C" w:rsidP="00E45D25">
      <w:pPr>
        <w:numPr>
          <w:ilvl w:val="0"/>
          <w:numId w:val="9"/>
        </w:numPr>
      </w:pPr>
      <w:r>
        <w:t>create new instance,</w:t>
      </w:r>
      <w:r>
        <w:rPr>
          <w:rFonts w:hint="eastAsia"/>
        </w:rPr>
        <w:t>;</w:t>
      </w:r>
    </w:p>
    <w:p w:rsidR="00375F9C" w:rsidRDefault="00375F9C" w:rsidP="00E45D25">
      <w:pPr>
        <w:numPr>
          <w:ilvl w:val="0"/>
          <w:numId w:val="9"/>
        </w:numPr>
      </w:pPr>
      <w:r>
        <w:t>c</w:t>
      </w:r>
      <w:r>
        <w:rPr>
          <w:rFonts w:hint="eastAsia"/>
        </w:rPr>
        <w:t>a</w:t>
      </w:r>
      <w:r>
        <w:t>ll the</w:t>
      </w:r>
      <w:r>
        <w:rPr>
          <w:rFonts w:hint="eastAsia"/>
        </w:rPr>
        <w:t xml:space="preserve"> callback function. </w:t>
      </w:r>
    </w:p>
    <w:p w:rsidR="00375F9C" w:rsidRDefault="00375F9C" w:rsidP="00375F9C"/>
    <w:p w:rsidR="00A87CF0" w:rsidRDefault="00A87CF0" w:rsidP="00375F9C">
      <w:r>
        <w:rPr>
          <w:rFonts w:hint="eastAsia"/>
        </w:rPr>
        <w:t>xui.newCom &lt;=&gt; xui.ModuleFactory.newCom</w:t>
      </w:r>
    </w:p>
    <w:p w:rsidR="00A87CF0" w:rsidRDefault="00A87CF0" w:rsidP="00A87CF0">
      <w:r>
        <w:rPr>
          <w:rFonts w:hint="eastAsia"/>
        </w:rPr>
        <w:t>xui.getCom &lt;=&gt; xui.ModuleFactory.getCom</w:t>
      </w:r>
    </w:p>
    <w:p w:rsidR="00A87CF0" w:rsidRPr="00A87CF0" w:rsidRDefault="00A87CF0" w:rsidP="00375F9C"/>
    <w:p w:rsidR="00375F9C" w:rsidRDefault="00375F9C" w:rsidP="00375F9C">
      <w:r>
        <w:rPr>
          <w:rFonts w:hint="eastAsia"/>
        </w:rPr>
        <w:t xml:space="preserve">Note: newCom use </w:t>
      </w:r>
      <w:r>
        <w:t>“</w:t>
      </w:r>
      <w:r>
        <w:rPr>
          <w:rFonts w:hint="eastAsia"/>
        </w:rPr>
        <w:t>Class Name</w:t>
      </w:r>
      <w:r>
        <w:t>”</w:t>
      </w:r>
      <w:r>
        <w:rPr>
          <w:rFonts w:hint="eastAsia"/>
        </w:rPr>
        <w:t xml:space="preserve"> to load code.</w:t>
      </w:r>
    </w:p>
    <w:p w:rsidR="00375F9C" w:rsidRDefault="00375F9C" w:rsidP="00375F9C">
      <w:pPr>
        <w:rPr>
          <w:sz w:val="18"/>
          <w:szCs w:val="18"/>
        </w:rPr>
      </w:pPr>
    </w:p>
    <w:p w:rsidR="00375F9C" w:rsidRPr="00CF4C6D" w:rsidRDefault="00375F9C" w:rsidP="00375F9C">
      <w:pPr>
        <w:rPr>
          <w:b/>
          <w:sz w:val="18"/>
          <w:szCs w:val="18"/>
        </w:rPr>
      </w:pPr>
      <w:r w:rsidRPr="00CF4C6D">
        <w:rPr>
          <w:rFonts w:hint="eastAsia"/>
          <w:b/>
        </w:rPr>
        <w:t xml:space="preserve">onClick </w:t>
      </w:r>
      <w:r w:rsidRPr="00CF4C6D">
        <w:rPr>
          <w:b/>
        </w:rPr>
        <w:t>event</w:t>
      </w:r>
      <w:r w:rsidRPr="00CF4C6D">
        <w:rPr>
          <w:rFonts w:hint="eastAsia"/>
          <w:b/>
        </w:rPr>
        <w:t xml:space="preserve"> for </w:t>
      </w:r>
      <w:r w:rsidRPr="00CF4C6D">
        <w:rPr>
          <w:b/>
        </w:rPr>
        <w:t>“</w:t>
      </w:r>
      <w:r w:rsidRPr="00CF4C6D">
        <w:rPr>
          <w:rFonts w:hint="eastAsia"/>
          <w:b/>
        </w:rPr>
        <w:t>Load module</w:t>
      </w:r>
      <w:smartTag w:uri="urn:schemas-microsoft-com:office:smarttags" w:element="chmetcnv">
        <w:smartTagPr>
          <w:attr w:name="TCSC" w:val="0"/>
          <w:attr w:name="NumberType" w:val="1"/>
          <w:attr w:name="Negative" w:val="False"/>
          <w:attr w:name="HasSpace" w:val="False"/>
          <w:attr w:name="SourceValue" w:val="1"/>
          <w:attr w:name="UnitName" w:val="”"/>
        </w:smartTagPr>
        <w:r w:rsidRPr="00CF4C6D">
          <w:rPr>
            <w:rFonts w:hint="eastAsia"/>
            <w:b/>
          </w:rPr>
          <w:t>1</w:t>
        </w:r>
        <w:r w:rsidRPr="00CF4C6D">
          <w:rPr>
            <w:b/>
          </w:rPr>
          <w:t>”</w:t>
        </w:r>
      </w:smartTag>
      <w:r w:rsidRPr="00CF4C6D">
        <w:rPr>
          <w:rFonts w:hint="eastAsia"/>
          <w:b/>
        </w:rPr>
        <w:t xml:space="preserve"> button is:</w:t>
      </w:r>
    </w:p>
    <w:p w:rsidR="00375F9C" w:rsidRDefault="005C781A" w:rsidP="00375F9C">
      <w:r>
        <w:rPr>
          <w:noProof/>
        </w:rPr>
        <mc:AlternateContent>
          <mc:Choice Requires="wpc">
            <w:drawing>
              <wp:inline distT="0" distB="0" distL="0" distR="0" wp14:anchorId="4AE9C475" wp14:editId="0522960C">
                <wp:extent cx="5257800" cy="1266825"/>
                <wp:effectExtent l="9525" t="0" r="9525" b="9525"/>
                <wp:docPr id="373"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2" name="Text Box 269"/>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71DFD" w:rsidRDefault="0023747D" w:rsidP="00375F9C">
                              <w:pPr>
                                <w:spacing w:line="240" w:lineRule="exact"/>
                                <w:rPr>
                                  <w:sz w:val="18"/>
                                  <w:szCs w:val="18"/>
                                </w:rPr>
                              </w:pPr>
                              <w:r w:rsidRPr="00971DFD">
                                <w:rPr>
                                  <w:sz w:val="18"/>
                                  <w:szCs w:val="18"/>
                                </w:rPr>
                                <w:t>_button9_onclick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D7171">
                                <w:rPr>
                                  <w:sz w:val="18"/>
                                  <w:szCs w:val="18"/>
                                </w:rPr>
                                <w:t>xui.Module</w:t>
                              </w:r>
                              <w:r w:rsidRPr="00971DFD">
                                <w:rPr>
                                  <w:sz w:val="18"/>
                                  <w:szCs w:val="18"/>
                                </w:rPr>
                                <w:t>Factory.getCom(</w:t>
                              </w:r>
                              <w:proofErr w:type="gramEnd"/>
                              <w:r w:rsidRPr="00971DFD">
                                <w:rPr>
                                  <w:color w:val="FF00FF"/>
                                  <w:sz w:val="18"/>
                                  <w:szCs w:val="18"/>
                                </w:rPr>
                                <w:t>'module1'</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wps:txbx>
                        <wps:bodyPr rot="0" vert="horz" wrap="square" lIns="54000" tIns="46800" rIns="54000" bIns="45720" anchor="t" anchorCtr="0" upright="1">
                          <a:spAutoFit/>
                        </wps:bodyPr>
                      </wps:wsp>
                      <wps:wsp>
                        <wps:cNvPr id="367" name="AutoShape 270"/>
                        <wps:cNvSpPr>
                          <a:spLocks noChangeArrowheads="1"/>
                        </wps:cNvSpPr>
                        <wps:spPr bwMode="auto">
                          <a:xfrm flipH="1">
                            <a:off x="2286000" y="99060"/>
                            <a:ext cx="685800" cy="198120"/>
                          </a:xfrm>
                          <a:prstGeom prst="wedgeRoundRectCallout">
                            <a:avLst>
                              <a:gd name="adj1" fmla="val 162685"/>
                              <a:gd name="adj2" fmla="val 10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getCom</w:t>
                              </w:r>
                              <w:proofErr w:type="gramEnd"/>
                            </w:p>
                          </w:txbxContent>
                        </wps:txbx>
                        <wps:bodyPr rot="0" vert="horz" wrap="square" lIns="0" tIns="0" rIns="0" bIns="0" anchor="t" anchorCtr="0" upright="1">
                          <a:noAutofit/>
                        </wps:bodyPr>
                      </wps:wsp>
                      <wps:wsp>
                        <wps:cNvPr id="369" name="AutoShape 271"/>
                        <wps:cNvSpPr>
                          <a:spLocks noChangeArrowheads="1"/>
                        </wps:cNvSpPr>
                        <wps:spPr bwMode="auto">
                          <a:xfrm flipH="1">
                            <a:off x="571500" y="990600"/>
                            <a:ext cx="1600200" cy="198120"/>
                          </a:xfrm>
                          <a:prstGeom prst="wedgeRoundRectCallout">
                            <a:avLst>
                              <a:gd name="adj1" fmla="val 31028"/>
                              <a:gd name="adj2" fmla="val -9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hows to the left block</w:t>
                              </w:r>
                            </w:p>
                          </w:txbxContent>
                        </wps:txbx>
                        <wps:bodyPr rot="0" vert="horz" wrap="square" lIns="0" tIns="0" rIns="0" bIns="0" anchor="t" anchorCtr="0" upright="1">
                          <a:noAutofit/>
                        </wps:bodyPr>
                      </wps:wsp>
                      <wps:wsp>
                        <wps:cNvPr id="370" name="AutoShape 272"/>
                        <wps:cNvSpPr>
                          <a:spLocks noChangeArrowheads="1"/>
                        </wps:cNvSpPr>
                        <wps:spPr bwMode="auto">
                          <a:xfrm flipH="1">
                            <a:off x="2971800" y="396240"/>
                            <a:ext cx="1257300" cy="198120"/>
                          </a:xfrm>
                          <a:prstGeom prst="wedgeRoundRectCallout">
                            <a:avLst>
                              <a:gd name="adj1" fmla="val 79644"/>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wps:txbx>
                        <wps:bodyPr rot="0" vert="horz" wrap="square" lIns="0" tIns="0" rIns="0" bIns="0" anchor="t" anchorCtr="0" upright="1">
                          <a:noAutofit/>
                        </wps:bodyPr>
                      </wps:wsp>
                      <wps:wsp>
                        <wps:cNvPr id="371" name="AutoShape 280"/>
                        <wps:cNvSpPr>
                          <a:spLocks noChangeArrowheads="1"/>
                        </wps:cNvSpPr>
                        <wps:spPr bwMode="auto">
                          <a:xfrm flipH="1">
                            <a:off x="2971800" y="693420"/>
                            <a:ext cx="1028700" cy="198120"/>
                          </a:xfrm>
                          <a:prstGeom prst="wedgeRoundRectCallout">
                            <a:avLst>
                              <a:gd name="adj1" fmla="val 163083"/>
                              <a:gd name="adj2" fmla="val -1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rom config</w:t>
                              </w:r>
                            </w:p>
                          </w:txbxContent>
                        </wps:txbx>
                        <wps:bodyPr rot="0" vert="horz" wrap="square" lIns="0" tIns="0" rIns="0" bIns="0" anchor="t" anchorCtr="0" upright="1">
                          <a:noAutofit/>
                        </wps:bodyPr>
                      </wps:wsp>
                    </wpc:wpc>
                  </a:graphicData>
                </a:graphic>
              </wp:inline>
            </w:drawing>
          </mc:Choice>
          <mc:Fallback>
            <w:pict>
              <v:group id="_x0000_s1876"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">
                <v:shape id="_x0000_s1877" type="#_x0000_t75" style="position:absolute;width:52578;height:12668;visibility:visible;mso-wrap-style:square">
                  <v:fill o:detectmouseclick="t"/>
                  <v:path o:connecttype="none"/>
                </v:shape>
                <v:shape id="Text Box 269" o:spid="_x0000_s1878"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XtsQA&#10;AADcAAAADwAAAGRycy9kb3ducmV2LnhtbESPwWrDMBBE74X+g9hCbo2cBEzqRDEhIbiXQpu298Xa&#10;WMbWykiK4/x9VSj0OMzMG2ZbTrYXI/nQOlawmGcgiGunW24UfH2entcgQkTW2DsmBXcKUO4eH7ZY&#10;aHfjDxrPsREJwqFABSbGoZAy1IYshrkbiJN3cd5iTNI3Unu8Jbjt5TLLcmmx5bRgcKCDobo7X62C&#10;ujtOx6r9Nn682vW7fqnub3ml1Oxp2m9ARJrif/iv/aoVrPIl/J5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V7bEAAAA3AAAAA8AAAAAAAAAAAAAAAAAmAIAAGRycy9k&#10;b3ducmV2LnhtbFBLBQYAAAAABAAEAPUAAACJAwAAAAA=&#10;" strokeweight="1pt">
                  <v:textbox style="mso-fit-shape-to-text:t" inset="1.5mm,1.3mm,1.5mm">
                    <w:txbxContent>
                      <w:p w:rsidR="0023747D" w:rsidRPr="00971DFD" w:rsidRDefault="0023747D" w:rsidP="00375F9C">
                        <w:pPr>
                          <w:spacing w:line="240" w:lineRule="exact"/>
                          <w:rPr>
                            <w:sz w:val="18"/>
                            <w:szCs w:val="18"/>
                          </w:rPr>
                        </w:pPr>
                        <w:r w:rsidRPr="00971DFD">
                          <w:rPr>
                            <w:sz w:val="18"/>
                            <w:szCs w:val="18"/>
                          </w:rPr>
                          <w:t>_button9_onclick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D7171">
                          <w:rPr>
                            <w:sz w:val="18"/>
                            <w:szCs w:val="18"/>
                          </w:rPr>
                          <w:t>xui.Module</w:t>
                        </w:r>
                        <w:r w:rsidRPr="00971DFD">
                          <w:rPr>
                            <w:sz w:val="18"/>
                            <w:szCs w:val="18"/>
                          </w:rPr>
                          <w:t>Factory.getCom(</w:t>
                        </w:r>
                        <w:proofErr w:type="gramEnd"/>
                        <w:r w:rsidRPr="00971DFD">
                          <w:rPr>
                            <w:color w:val="FF00FF"/>
                            <w:sz w:val="18"/>
                            <w:szCs w:val="18"/>
                          </w:rPr>
                          <w:t>'module1'</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v:textbox>
                </v:shape>
                <v:shape id="AutoShape 270" o:spid="_x0000_s1879" type="#_x0000_t62" style="position:absolute;left:22860;top:990;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a18UA&#10;AADcAAAADwAAAGRycy9kb3ducmV2LnhtbESPQWsCMRSE7wX/Q3hCbzVbCypbo0ip0HrrKoq3x+Z1&#10;d+vmZUlSs/XXN4LgcZiZb5j5sjetOJPzjWUFz6MMBHFpdcOVgt12/TQD4QOyxtYyKfgjD8vF4GGO&#10;ubaRv+hchEokCPscFdQhdLmUvqzJoB/Zjjh539YZDEm6SmqHMcFNK8dZNpEGG04LNXb0VlN5Kn6N&#10;gtmPfp/u4z64TRFXh8s2i8fPk1KPw371CiJQH+7hW/tDK3iZTOF6Jh0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NrXxQAAANwAAAAPAAAAAAAAAAAAAAAAAJgCAABkcnMv&#10;ZG93bnJldi54bWxQSwUGAAAAAAQABAD1AAAAigMAAAAA&#10;" adj="45940,34199" fillcolor="#ff9">
                  <v:textbox inset="0,0,0,0">
                    <w:txbxContent>
                      <w:p w:rsidR="0023747D" w:rsidRPr="000E23E9" w:rsidRDefault="0023747D" w:rsidP="00375F9C">
                        <w:pPr>
                          <w:rPr>
                            <w:szCs w:val="18"/>
                          </w:rPr>
                        </w:pPr>
                        <w:proofErr w:type="gramStart"/>
                        <w:r>
                          <w:rPr>
                            <w:rFonts w:hint="eastAsia"/>
                            <w:szCs w:val="18"/>
                          </w:rPr>
                          <w:t>getCom</w:t>
                        </w:r>
                        <w:proofErr w:type="gramEnd"/>
                      </w:p>
                    </w:txbxContent>
                  </v:textbox>
                </v:shape>
                <v:shape id="AutoShape 271" o:spid="_x0000_s1880" type="#_x0000_t62" style="position:absolute;left:5715;top:990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SR8UA&#10;AADcAAAADwAAAGRycy9kb3ducmV2LnhtbESPQWvCQBSE7wX/w/KE3uqulkgbXUUESyGHRiv0+sg+&#10;k2D2bciuSfrvuwXB4zAz3zDr7Wgb0VPna8ca5jMFgrhwpuZSw/n78PIGwgdkg41j0vBLHrabydMa&#10;U+MGPlJ/CqWIEPYpaqhCaFMpfVGRRT9zLXH0Lq6zGKLsSmk6HCLcNnKh1FJarDkuVNjSvqLierpZ&#10;DVn28zWo5HDej4lHt/jIVTnkWj9Px90KRKAxPML39qfR8Lp8h/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tJHxQAAANwAAAAPAAAAAAAAAAAAAAAAAJgCAABkcnMv&#10;ZG93bnJldi54bWxQSwUGAAAAAAQABAD1AAAAigMAAAAA&#10;" adj="17502,-9139" fillcolor="#ff9">
                  <v:textbox inset="0,0,0,0">
                    <w:txbxContent>
                      <w:p w:rsidR="0023747D" w:rsidRPr="000E23E9" w:rsidRDefault="0023747D" w:rsidP="00375F9C">
                        <w:pPr>
                          <w:rPr>
                            <w:szCs w:val="18"/>
                          </w:rPr>
                        </w:pPr>
                        <w:r>
                          <w:rPr>
                            <w:szCs w:val="18"/>
                          </w:rPr>
                          <w:t>S</w:t>
                        </w:r>
                        <w:r>
                          <w:rPr>
                            <w:rFonts w:hint="eastAsia"/>
                            <w:szCs w:val="18"/>
                          </w:rPr>
                          <w:t>hows to the left block</w:t>
                        </w:r>
                      </w:p>
                    </w:txbxContent>
                  </v:textbox>
                </v:shape>
                <v:shape id="AutoShape 272" o:spid="_x0000_s1881"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6Ae8IA&#10;AADcAAAADwAAAGRycy9kb3ducmV2LnhtbERPTWvCQBC9C/6HZQq9mU2jJCW6igiCBT007aW3MTsm&#10;wexsyK5J+u+7B6HHx/ve7CbTioF611hW8BbFIIhLqxuuFHx/HRfvIJxH1thaJgW/5GC3nc82mGs7&#10;8icNha9ECGGXo4La+y6X0pU1GXSR7YgDd7O9QR9gX0nd4xjCTSuTOE6lwYZDQ40dHWoq78XDKLAW&#10;P7r0yufkIn9WVXIr7ml2UOr1ZdqvQXia/L/46T5pBcsszA9nw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oB7wgAAANwAAAAPAAAAAAAAAAAAAAAAAJgCAABkcnMvZG93&#10;bnJldi54bWxQSwUGAAAAAAQABAD1AAAAhwMAAAAA&#10;" adj="28003,16199" fillcolor="#ff9">
                  <v:textbox inset="0,0,0,0">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v:textbox>
                </v:shape>
                <v:shape id="AutoShape 280" o:spid="_x0000_s1882" type="#_x0000_t62" style="position:absolute;left:29718;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m38IA&#10;AADcAAAADwAAAGRycy9kb3ducmV2LnhtbESPzYoCMRCE7wu+Q2jB25pRwZXRKOIiiKf1B8FbM2kn&#10;g5PObBJ1fPuNIOyxqK6vumaL1tbiTj5UjhUM+hkI4sLpiksFx8P6cwIiRGSNtWNS8KQAi3nnY4a5&#10;dg/e0X0fS5EgHHJUYGJscilDYchi6LuGOHkX5y3GJH0ptcdHgttaDrNsLC1WnBoMNrQyVFz3N5ve&#10;kPb79FtudY3uXJifYdj4Y1Cq122XUxCR2vh//E5vtILR1wBeYxIB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wObfwgAAANwAAAAPAAAAAAAAAAAAAAAAAJgCAABkcnMvZG93&#10;bnJldi54bWxQSwUGAAAAAAQABAD1AAAAhwMAAAAA&#10;" adj="46026,-17447" fillcolor="#ff9">
                  <v:textbox inset="0,0,0,0">
                    <w:txbxContent>
                      <w:p w:rsidR="0023747D" w:rsidRPr="000E23E9" w:rsidRDefault="0023747D" w:rsidP="00375F9C">
                        <w:pPr>
                          <w:rPr>
                            <w:szCs w:val="18"/>
                          </w:rPr>
                        </w:pPr>
                        <w:r>
                          <w:rPr>
                            <w:szCs w:val="18"/>
                          </w:rPr>
                          <w:t>F</w:t>
                        </w:r>
                        <w:r>
                          <w:rPr>
                            <w:rFonts w:hint="eastAsia"/>
                            <w:szCs w:val="18"/>
                          </w:rPr>
                          <w:t>rom config</w:t>
                        </w:r>
                      </w:p>
                    </w:txbxContent>
                  </v:textbox>
                </v:shape>
                <w10:anchorlock/>
              </v:group>
            </w:pict>
          </mc:Fallback>
        </mc:AlternateContent>
      </w:r>
    </w:p>
    <w:p w:rsidR="00375F9C" w:rsidRDefault="00375F9C" w:rsidP="00375F9C"/>
    <w:p w:rsidR="00375F9C" w:rsidRDefault="00375F9C" w:rsidP="00375F9C">
      <w:r>
        <w:rPr>
          <w:rFonts w:hint="eastAsia"/>
        </w:rPr>
        <w:t>[</w:t>
      </w:r>
      <w:r w:rsidR="00FD7171">
        <w:rPr>
          <w:rFonts w:hint="eastAsia"/>
        </w:rPr>
        <w:t>xui.Module</w:t>
      </w:r>
      <w:r w:rsidR="00CC48BF">
        <w:rPr>
          <w:rFonts w:hint="eastAsia"/>
        </w:rPr>
        <w:t>Factory</w:t>
      </w:r>
      <w:r>
        <w:rPr>
          <w:rFonts w:hint="eastAsia"/>
        </w:rPr>
        <w:t>.newCom(</w:t>
      </w:r>
      <w:r>
        <w:t>“</w:t>
      </w:r>
      <w:r>
        <w:rPr>
          <w:rFonts w:hint="eastAsia"/>
        </w:rPr>
        <w:t>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r>
        <w:rPr>
          <w:rFonts w:hint="eastAsia"/>
        </w:rPr>
        <w:t>.. ], will:</w:t>
      </w:r>
    </w:p>
    <w:p w:rsidR="00375F9C" w:rsidRDefault="00375F9C" w:rsidP="00E45D25">
      <w:pPr>
        <w:numPr>
          <w:ilvl w:val="0"/>
          <w:numId w:val="9"/>
        </w:numPr>
      </w:pPr>
      <w:r>
        <w:rPr>
          <w:rFonts w:hint="eastAsia"/>
        </w:rPr>
        <w:t xml:space="preserve">find config from </w:t>
      </w:r>
      <w:r w:rsidR="00FD7171">
        <w:rPr>
          <w:rFonts w:hint="eastAsia"/>
        </w:rPr>
        <w:t>xui.Module</w:t>
      </w:r>
      <w:r w:rsidR="00CC48BF">
        <w:rPr>
          <w:rFonts w:hint="eastAsia"/>
        </w:rPr>
        <w:t>Factory</w:t>
      </w:r>
    </w:p>
    <w:p w:rsidR="00375F9C" w:rsidRDefault="00375F9C" w:rsidP="00E45D25">
      <w:pPr>
        <w:numPr>
          <w:ilvl w:val="0"/>
          <w:numId w:val="9"/>
        </w:numPr>
      </w:pPr>
      <w:r>
        <w:rPr>
          <w:rFonts w:hint="eastAsia"/>
        </w:rPr>
        <w:t xml:space="preserve">find file </w:t>
      </w:r>
      <w:r>
        <w:t>“</w:t>
      </w:r>
      <w:r>
        <w:rPr>
          <w:rFonts w:hint="eastAsia"/>
        </w:rPr>
        <w:t>Module1.js</w:t>
      </w:r>
      <w:r>
        <w:t>”</w:t>
      </w:r>
      <w:r>
        <w:rPr>
          <w:rFonts w:hint="eastAsia"/>
        </w:rPr>
        <w:t xml:space="preserve"> in </w:t>
      </w:r>
      <w:r>
        <w:t>“</w:t>
      </w:r>
      <w:r>
        <w:rPr>
          <w:rFonts w:hint="eastAsia"/>
        </w:rPr>
        <w:t>distributed/App/js/</w:t>
      </w:r>
      <w:r>
        <w:t>”</w:t>
      </w:r>
    </w:p>
    <w:p w:rsidR="00375F9C" w:rsidRDefault="00375F9C" w:rsidP="00E45D25">
      <w:pPr>
        <w:numPr>
          <w:ilvl w:val="0"/>
          <w:numId w:val="9"/>
        </w:numPr>
      </w:pPr>
      <w:r>
        <w:t>load</w:t>
      </w:r>
      <w:r>
        <w:rPr>
          <w:rFonts w:hint="eastAsia"/>
        </w:rPr>
        <w:t xml:space="preserve"> code from file </w:t>
      </w:r>
      <w:r>
        <w:t>“</w:t>
      </w:r>
      <w:r>
        <w:rPr>
          <w:rFonts w:hint="eastAsia"/>
        </w:rPr>
        <w:t>Module1.js</w:t>
      </w:r>
      <w:r>
        <w:t>”</w:t>
      </w:r>
      <w:r>
        <w:rPr>
          <w:rFonts w:hint="eastAsia"/>
        </w:rPr>
        <w:t xml:space="preserve"> ;</w:t>
      </w:r>
    </w:p>
    <w:p w:rsidR="00375F9C" w:rsidRDefault="00375F9C" w:rsidP="00E45D25">
      <w:pPr>
        <w:numPr>
          <w:ilvl w:val="0"/>
          <w:numId w:val="9"/>
        </w:numPr>
      </w:pPr>
      <w:r>
        <w:t>create new instance,</w:t>
      </w:r>
      <w:r>
        <w:rPr>
          <w:rFonts w:hint="eastAsia"/>
        </w:rPr>
        <w:t>;</w:t>
      </w:r>
    </w:p>
    <w:p w:rsidR="00375F9C" w:rsidRDefault="00375F9C" w:rsidP="00E45D25">
      <w:pPr>
        <w:numPr>
          <w:ilvl w:val="0"/>
          <w:numId w:val="9"/>
        </w:numPr>
      </w:pPr>
      <w:r>
        <w:t>c</w:t>
      </w:r>
      <w:r>
        <w:rPr>
          <w:rFonts w:hint="eastAsia"/>
        </w:rPr>
        <w:t>a</w:t>
      </w:r>
      <w:r>
        <w:t>ll the</w:t>
      </w:r>
      <w:r>
        <w:rPr>
          <w:rFonts w:hint="eastAsia"/>
        </w:rPr>
        <w:t xml:space="preserve"> callback function. </w:t>
      </w:r>
    </w:p>
    <w:p w:rsidR="00375F9C" w:rsidRDefault="00375F9C" w:rsidP="00375F9C"/>
    <w:p w:rsidR="00375F9C" w:rsidRPr="00CF4C6D" w:rsidRDefault="00375F9C" w:rsidP="00375F9C">
      <w:pPr>
        <w:rPr>
          <w:b/>
          <w:sz w:val="18"/>
          <w:szCs w:val="18"/>
        </w:rPr>
      </w:pPr>
      <w:r w:rsidRPr="00CF4C6D">
        <w:rPr>
          <w:rFonts w:hint="eastAsia"/>
          <w:b/>
        </w:rPr>
        <w:t xml:space="preserve">onClick </w:t>
      </w:r>
      <w:r w:rsidRPr="00CF4C6D">
        <w:rPr>
          <w:b/>
        </w:rPr>
        <w:t>event</w:t>
      </w:r>
      <w:r w:rsidRPr="00CF4C6D">
        <w:rPr>
          <w:rFonts w:hint="eastAsia"/>
          <w:b/>
        </w:rPr>
        <w:t xml:space="preserve"> for </w:t>
      </w:r>
      <w:r w:rsidRPr="00CF4C6D">
        <w:rPr>
          <w:b/>
        </w:rPr>
        <w:t>“</w:t>
      </w:r>
      <w:r w:rsidRPr="00CF4C6D">
        <w:rPr>
          <w:rFonts w:hint="eastAsia"/>
          <w:b/>
        </w:rPr>
        <w:t>Load module</w:t>
      </w:r>
      <w:smartTag w:uri="urn:schemas-microsoft-com:office:smarttags" w:element="chmetcnv">
        <w:smartTagPr>
          <w:attr w:name="TCSC" w:val="0"/>
          <w:attr w:name="NumberType" w:val="1"/>
          <w:attr w:name="Negative" w:val="False"/>
          <w:attr w:name="HasSpace" w:val="False"/>
          <w:attr w:name="SourceValue" w:val="2"/>
          <w:attr w:name="UnitName" w:val="”"/>
        </w:smartTagPr>
        <w:r>
          <w:rPr>
            <w:rFonts w:hint="eastAsia"/>
            <w:b/>
          </w:rPr>
          <w:t>2</w:t>
        </w:r>
        <w:r w:rsidRPr="00CF4C6D">
          <w:rPr>
            <w:b/>
          </w:rPr>
          <w:t>”</w:t>
        </w:r>
      </w:smartTag>
      <w:r w:rsidRPr="00CF4C6D">
        <w:rPr>
          <w:rFonts w:hint="eastAsia"/>
          <w:b/>
        </w:rPr>
        <w:t xml:space="preserve"> button is:</w:t>
      </w:r>
    </w:p>
    <w:p w:rsidR="00375F9C" w:rsidRDefault="005C781A" w:rsidP="00375F9C">
      <w:r>
        <w:rPr>
          <w:noProof/>
        </w:rPr>
        <w:lastRenderedPageBreak/>
        <mc:AlternateContent>
          <mc:Choice Requires="wpc">
            <w:drawing>
              <wp:inline distT="0" distB="0" distL="0" distR="0" wp14:anchorId="1AE30029" wp14:editId="1189E868">
                <wp:extent cx="5257800" cy="1266825"/>
                <wp:effectExtent l="9525" t="0" r="9525" b="9525"/>
                <wp:docPr id="666" name="画布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2" name="Text Box 668"/>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71DFD" w:rsidRDefault="0023747D" w:rsidP="00375F9C">
                              <w:pPr>
                                <w:spacing w:line="240" w:lineRule="exact"/>
                                <w:rPr>
                                  <w:sz w:val="18"/>
                                  <w:szCs w:val="18"/>
                                </w:rPr>
                              </w:pPr>
                              <w:r>
                                <w:rPr>
                                  <w:sz w:val="18"/>
                                  <w:szCs w:val="18"/>
                                </w:rPr>
                                <w:t>_button</w:t>
                              </w:r>
                              <w:r>
                                <w:rPr>
                                  <w:rFonts w:hint="eastAsia"/>
                                  <w:sz w:val="18"/>
                                  <w:szCs w:val="18"/>
                                </w:rPr>
                                <w:t>10</w:t>
                              </w:r>
                              <w:r w:rsidRPr="00971DFD">
                                <w:rPr>
                                  <w:sz w:val="18"/>
                                  <w:szCs w:val="18"/>
                                </w:rPr>
                                <w:t>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D7171">
                                <w:rPr>
                                  <w:sz w:val="18"/>
                                  <w:szCs w:val="18"/>
                                </w:rPr>
                                <w:t>xui.Module</w:t>
                              </w:r>
                              <w:r w:rsidRPr="00971DFD">
                                <w:rPr>
                                  <w:sz w:val="18"/>
                                  <w:szCs w:val="18"/>
                                </w:rPr>
                                <w:t>Factory.getCom(</w:t>
                              </w:r>
                              <w:proofErr w:type="gramEnd"/>
                              <w:r w:rsidRPr="00971DFD">
                                <w:rPr>
                                  <w:color w:val="FF00FF"/>
                                  <w:sz w:val="18"/>
                                  <w:szCs w:val="18"/>
                                </w:rPr>
                                <w:t>'</w:t>
                              </w:r>
                              <w:r>
                                <w:rPr>
                                  <w:rFonts w:hint="eastAsia"/>
                                  <w:color w:val="FF00FF"/>
                                  <w:sz w:val="18"/>
                                  <w:szCs w:val="18"/>
                                </w:rPr>
                                <w:t>App.Module2</w:t>
                              </w:r>
                              <w:r w:rsidRPr="00971DFD">
                                <w:rPr>
                                  <w:color w:val="FF00FF"/>
                                  <w:sz w:val="18"/>
                                  <w:szCs w:val="18"/>
                                </w:rPr>
                                <w:t>'</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wps:txbx>
                        <wps:bodyPr rot="0" vert="horz" wrap="square" lIns="54000" tIns="46800" rIns="54000" bIns="45720" anchor="t" anchorCtr="0" upright="1">
                          <a:spAutoFit/>
                        </wps:bodyPr>
                      </wps:wsp>
                      <wps:wsp>
                        <wps:cNvPr id="354" name="AutoShape 669"/>
                        <wps:cNvSpPr>
                          <a:spLocks noChangeArrowheads="1"/>
                        </wps:cNvSpPr>
                        <wps:spPr bwMode="auto">
                          <a:xfrm flipH="1">
                            <a:off x="2286000" y="99060"/>
                            <a:ext cx="685800" cy="198120"/>
                          </a:xfrm>
                          <a:prstGeom prst="wedgeRoundRectCallout">
                            <a:avLst>
                              <a:gd name="adj1" fmla="val 162685"/>
                              <a:gd name="adj2" fmla="val 10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getCom</w:t>
                              </w:r>
                              <w:proofErr w:type="gramEnd"/>
                            </w:p>
                          </w:txbxContent>
                        </wps:txbx>
                        <wps:bodyPr rot="0" vert="horz" wrap="square" lIns="0" tIns="0" rIns="0" bIns="0" anchor="t" anchorCtr="0" upright="1">
                          <a:noAutofit/>
                        </wps:bodyPr>
                      </wps:wsp>
                      <wps:wsp>
                        <wps:cNvPr id="356" name="AutoShape 670"/>
                        <wps:cNvSpPr>
                          <a:spLocks noChangeArrowheads="1"/>
                        </wps:cNvSpPr>
                        <wps:spPr bwMode="auto">
                          <a:xfrm flipH="1">
                            <a:off x="571500" y="990600"/>
                            <a:ext cx="1828800" cy="198120"/>
                          </a:xfrm>
                          <a:prstGeom prst="wedgeRoundRectCallout">
                            <a:avLst>
                              <a:gd name="adj1" fmla="val 33403"/>
                              <a:gd name="adj2" fmla="val -92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hows to the right block</w:t>
                              </w:r>
                            </w:p>
                          </w:txbxContent>
                        </wps:txbx>
                        <wps:bodyPr rot="0" vert="horz" wrap="square" lIns="0" tIns="0" rIns="0" bIns="0" anchor="t" anchorCtr="0" upright="1">
                          <a:noAutofit/>
                        </wps:bodyPr>
                      </wps:wsp>
                      <wps:wsp>
                        <wps:cNvPr id="358" name="AutoShape 671"/>
                        <wps:cNvSpPr>
                          <a:spLocks noChangeArrowheads="1"/>
                        </wps:cNvSpPr>
                        <wps:spPr bwMode="auto">
                          <a:xfrm flipH="1">
                            <a:off x="2971800" y="396240"/>
                            <a:ext cx="1257300" cy="198120"/>
                          </a:xfrm>
                          <a:prstGeom prst="wedgeRoundRectCallout">
                            <a:avLst>
                              <a:gd name="adj1" fmla="val 79644"/>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wps:txbx>
                        <wps:bodyPr rot="0" vert="horz" wrap="square" lIns="0" tIns="0" rIns="0" bIns="0" anchor="t" anchorCtr="0" upright="1">
                          <a:noAutofit/>
                        </wps:bodyPr>
                      </wps:wsp>
                      <wps:wsp>
                        <wps:cNvPr id="360" name="AutoShape 672"/>
                        <wps:cNvSpPr>
                          <a:spLocks noChangeArrowheads="1"/>
                        </wps:cNvSpPr>
                        <wps:spPr bwMode="auto">
                          <a:xfrm flipH="1">
                            <a:off x="2971800" y="792480"/>
                            <a:ext cx="2057400" cy="474345"/>
                          </a:xfrm>
                          <a:prstGeom prst="wedgeRoundRectCallout">
                            <a:avLst>
                              <a:gd name="adj1" fmla="val 91727"/>
                              <a:gd name="adj2" fmla="val -101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szCs w:val="18"/>
                                </w:rPr>
                                <w:t>“</w:t>
                              </w:r>
                              <w:r>
                                <w:rPr>
                                  <w:rFonts w:hint="eastAsia"/>
                                  <w:szCs w:val="18"/>
                                </w:rPr>
                                <w:t>Class Name</w:t>
                              </w:r>
                              <w:r>
                                <w:rPr>
                                  <w:szCs w:val="18"/>
                                </w:rPr>
                                <w:t>”</w:t>
                              </w:r>
                              <w:r>
                                <w:rPr>
                                  <w:rFonts w:hint="eastAsia"/>
                                  <w:szCs w:val="18"/>
                                </w:rPr>
                                <w:t xml:space="preserve"> works too.</w:t>
                              </w:r>
                            </w:p>
                            <w:p w:rsidR="0023747D" w:rsidRPr="000E23E9" w:rsidRDefault="0023747D" w:rsidP="00375F9C">
                              <w:pPr>
                                <w:rPr>
                                  <w:szCs w:val="18"/>
                                </w:rPr>
                              </w:pPr>
                              <w:r>
                                <w:rPr>
                                  <w:rFonts w:hint="eastAsia"/>
                                  <w:szCs w:val="18"/>
                                </w:rPr>
                                <w:t>No config needed in this case.</w:t>
                              </w:r>
                            </w:p>
                          </w:txbxContent>
                        </wps:txbx>
                        <wps:bodyPr rot="0" vert="horz" wrap="square" lIns="0" tIns="0" rIns="0" bIns="0" anchor="t" anchorCtr="0" upright="1">
                          <a:noAutofit/>
                        </wps:bodyPr>
                      </wps:wsp>
                    </wpc:wpc>
                  </a:graphicData>
                </a:graphic>
              </wp:inline>
            </w:drawing>
          </mc:Choice>
          <mc:Fallback>
            <w:pict>
              <v:group id="画布 666" o:spid="_x0000_s1883"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">
                <v:shape id="_x0000_s1884" type="#_x0000_t75" style="position:absolute;width:52578;height:12668;visibility:visible;mso-wrap-style:square">
                  <v:fill o:detectmouseclick="t"/>
                  <v:path o:connecttype="none"/>
                </v:shape>
                <v:shape id="Text Box 668" o:spid="_x0000_s1885"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dC8QA&#10;AADcAAAADwAAAGRycy9kb3ducmV2LnhtbESPT2sCMRTE74V+h/AK3mq2imK3RimKrJeC/3p/bF43&#10;i5uXJYnr+u2NUPA4zMxvmPmyt43oyIfasYKPYQaCuHS65krB6bh5n4EIEVlj45gU3CjAcvH6Msdc&#10;uyvvqTvESiQIhxwVmBjbXMpQGrIYhq4lTt6f8xZjkr6S2uM1wW0jR1k2lRZrTgsGW1oZKs+Hi1VQ&#10;ntf9uqh/je8udrbTn8XtZ1ooNXjrv79AROrjM/zf3moF48kI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nQvEAAAA3AAAAA8AAAAAAAAAAAAAAAAAmAIAAGRycy9k&#10;b3ducmV2LnhtbFBLBQYAAAAABAAEAPUAAACJAwAAAAA=&#10;" strokeweight="1pt">
                  <v:textbox style="mso-fit-shape-to-text:t" inset="1.5mm,1.3mm,1.5mm">
                    <w:txbxContent>
                      <w:p w:rsidR="0023747D" w:rsidRPr="00971DFD" w:rsidRDefault="0023747D" w:rsidP="00375F9C">
                        <w:pPr>
                          <w:spacing w:line="240" w:lineRule="exact"/>
                          <w:rPr>
                            <w:sz w:val="18"/>
                            <w:szCs w:val="18"/>
                          </w:rPr>
                        </w:pPr>
                        <w:r>
                          <w:rPr>
                            <w:sz w:val="18"/>
                            <w:szCs w:val="18"/>
                          </w:rPr>
                          <w:t>_button</w:t>
                        </w:r>
                        <w:r>
                          <w:rPr>
                            <w:rFonts w:hint="eastAsia"/>
                            <w:sz w:val="18"/>
                            <w:szCs w:val="18"/>
                          </w:rPr>
                          <w:t>10</w:t>
                        </w:r>
                        <w:r w:rsidRPr="00971DFD">
                          <w:rPr>
                            <w:sz w:val="18"/>
                            <w:szCs w:val="18"/>
                          </w:rPr>
                          <w:t>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D7171">
                          <w:rPr>
                            <w:sz w:val="18"/>
                            <w:szCs w:val="18"/>
                          </w:rPr>
                          <w:t>xui.Module</w:t>
                        </w:r>
                        <w:r w:rsidRPr="00971DFD">
                          <w:rPr>
                            <w:sz w:val="18"/>
                            <w:szCs w:val="18"/>
                          </w:rPr>
                          <w:t>Factory.getCom(</w:t>
                        </w:r>
                        <w:proofErr w:type="gramEnd"/>
                        <w:r w:rsidRPr="00971DFD">
                          <w:rPr>
                            <w:color w:val="FF00FF"/>
                            <w:sz w:val="18"/>
                            <w:szCs w:val="18"/>
                          </w:rPr>
                          <w:t>'</w:t>
                        </w:r>
                        <w:r>
                          <w:rPr>
                            <w:rFonts w:hint="eastAsia"/>
                            <w:color w:val="FF00FF"/>
                            <w:sz w:val="18"/>
                            <w:szCs w:val="18"/>
                          </w:rPr>
                          <w:t>App.Module2</w:t>
                        </w:r>
                        <w:r w:rsidRPr="00971DFD">
                          <w:rPr>
                            <w:color w:val="FF00FF"/>
                            <w:sz w:val="18"/>
                            <w:szCs w:val="18"/>
                          </w:rPr>
                          <w:t>'</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v:textbox>
                </v:shape>
                <v:shape id="AutoShape 669" o:spid="_x0000_s1886" type="#_x0000_t62" style="position:absolute;left:22860;top:990;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KOHcYA&#10;AADcAAAADwAAAGRycy9kb3ducmV2LnhtbESPQWsCMRSE7wX/Q3hCbzWrra1sjSKlQu2ta7H09ti8&#10;7m7dvCxJNKu/3hSEHoeZ+YaZL3vTiiM531hWMB5lIIhLqxuuFHxu13czED4ga2wtk4ITeVguBjdz&#10;zLWN/EHHIlQiQdjnqKAOocul9GVNBv3IdsTJ+7HOYEjSVVI7jAluWjnJskdpsOG0UGNHLzWV++Jg&#10;FMx+9evTLu6Cey/i6uu8zeL3Zq/U7bBfPYMI1If/8LX9phXcTx/g70w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KOHcYAAADcAAAADwAAAAAAAAAAAAAAAACYAgAAZHJz&#10;L2Rvd25yZXYueG1sUEsFBgAAAAAEAAQA9QAAAIsDAAAAAA==&#10;" adj="45940,34199" fillcolor="#ff9">
                  <v:textbox inset="0,0,0,0">
                    <w:txbxContent>
                      <w:p w:rsidR="0023747D" w:rsidRPr="000E23E9" w:rsidRDefault="0023747D" w:rsidP="00375F9C">
                        <w:pPr>
                          <w:rPr>
                            <w:szCs w:val="18"/>
                          </w:rPr>
                        </w:pPr>
                        <w:proofErr w:type="gramStart"/>
                        <w:r>
                          <w:rPr>
                            <w:rFonts w:hint="eastAsia"/>
                            <w:szCs w:val="18"/>
                          </w:rPr>
                          <w:t>getCom</w:t>
                        </w:r>
                        <w:proofErr w:type="gramEnd"/>
                      </w:p>
                    </w:txbxContent>
                  </v:textbox>
                </v:shape>
                <v:shape id="AutoShape 670" o:spid="_x0000_s1887" type="#_x0000_t62" style="position:absolute;left:5715;top:9906;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8MYA&#10;AADcAAAADwAAAGRycy9kb3ducmV2LnhtbESPQWvCQBSE70L/w/KE3nSjtkaia5CCIIhU00I9PrLP&#10;JCb7NmS3mv57t1DocZiZb5hV2ptG3KhzlWUFk3EEgji3uuJCwefHdrQA4TyyxsYyKfghB+n6abDC&#10;RNs7n+iW+UIECLsEFZTet4mULi/JoBvbljh4F9sZ9EF2hdQd3gPcNHIaRXNpsOKwUGJLbyXldfZt&#10;FJhtfDhd2/p9v/96ufhjvNtMZ2elnof9ZgnCU+//w3/tnVYwe53D75lwBO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8MYAAADcAAAADwAAAAAAAAAAAAAAAACYAgAAZHJz&#10;L2Rvd25yZXYueG1sUEsFBgAAAAAEAAQA9QAAAIsDAAAAAA==&#10;" adj="18015,-9208" fillcolor="#ff9">
                  <v:textbox inset="0,0,0,0">
                    <w:txbxContent>
                      <w:p w:rsidR="0023747D" w:rsidRPr="000E23E9" w:rsidRDefault="0023747D" w:rsidP="00375F9C">
                        <w:pPr>
                          <w:rPr>
                            <w:szCs w:val="18"/>
                          </w:rPr>
                        </w:pPr>
                        <w:r>
                          <w:rPr>
                            <w:szCs w:val="18"/>
                          </w:rPr>
                          <w:t>S</w:t>
                        </w:r>
                        <w:r>
                          <w:rPr>
                            <w:rFonts w:hint="eastAsia"/>
                            <w:szCs w:val="18"/>
                          </w:rPr>
                          <w:t>hows to the right block</w:t>
                        </w:r>
                      </w:p>
                    </w:txbxContent>
                  </v:textbox>
                </v:shape>
                <v:shape id="AutoShape 671" o:spid="_x0000_s1888"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3QHcIA&#10;AADcAAAADwAAAGRycy9kb3ducmV2LnhtbERPTWvCQBC9F/wPywje6sbYRoluggQKLdhDUy/exuyY&#10;hGRnQ3ar6b93D4UeH+97n0+mFzcaXWtZwWoZgSCurG65VnD6fnvegnAeWWNvmRT8koM8mz3tMdX2&#10;zl90K30tQgi7FBU03g+plK5qyKBb2oE4cFc7GvQBjrXUI95DuOllHEWJNNhyaGhwoKKhqit/jAJr&#10;8WNILnyMP+X5pY6vZZdsCqUW8+mwA+Fp8v/iP/e7VrB+DWvDmXAE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fdAdwgAAANwAAAAPAAAAAAAAAAAAAAAAAJgCAABkcnMvZG93&#10;bnJldi54bWxQSwUGAAAAAAQABAD1AAAAhwMAAAAA&#10;" adj="28003,16199" fillcolor="#ff9">
                  <v:textbox inset="0,0,0,0">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v:textbox>
                </v:shape>
                <v:shape id="AutoShape 672" o:spid="_x0000_s1889" type="#_x0000_t62" style="position:absolute;left:29718;top:7924;width:20574;height:47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3MHsIA&#10;AADcAAAADwAAAGRycy9kb3ducmV2LnhtbERPy4rCMBTdC/5DuMJsZEx1oA4do4jjwODC98LlpbnT&#10;FpubkmS0+vVmIbg8nPdk1ppaXMj5yrKC4SABQZxbXXGh4Hj4ef8E4QOyxtoyKbiRh9m025lgpu2V&#10;d3TZh0LEEPYZKihDaDIpfV6SQT+wDXHk/qwzGCJ0hdQOrzHc1HKUJKk0WHFsKLGhRUn5ef9vFNy/&#10;x8v1aTnaHm2T9sdO4jrdrJR667XzLxCB2vASP92/WsFHGufHM/E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cwewgAAANwAAAAPAAAAAAAAAAAAAAAAAJgCAABkcnMvZG93&#10;bnJldi54bWxQSwUGAAAAAAQABAD1AAAAhwMAAAAA&#10;" adj="30613,-11075" fillcolor="#ff9">
                  <v:textbox inset="0,0,0,0">
                    <w:txbxContent>
                      <w:p w:rsidR="0023747D" w:rsidRDefault="0023747D" w:rsidP="00375F9C">
                        <w:pPr>
                          <w:rPr>
                            <w:szCs w:val="18"/>
                          </w:rPr>
                        </w:pPr>
                        <w:r>
                          <w:rPr>
                            <w:szCs w:val="18"/>
                          </w:rPr>
                          <w:t>“</w:t>
                        </w:r>
                        <w:r>
                          <w:rPr>
                            <w:rFonts w:hint="eastAsia"/>
                            <w:szCs w:val="18"/>
                          </w:rPr>
                          <w:t>Class Name</w:t>
                        </w:r>
                        <w:r>
                          <w:rPr>
                            <w:szCs w:val="18"/>
                          </w:rPr>
                          <w:t>”</w:t>
                        </w:r>
                        <w:r>
                          <w:rPr>
                            <w:rFonts w:hint="eastAsia"/>
                            <w:szCs w:val="18"/>
                          </w:rPr>
                          <w:t xml:space="preserve"> works too.</w:t>
                        </w:r>
                      </w:p>
                      <w:p w:rsidR="0023747D" w:rsidRPr="000E23E9" w:rsidRDefault="0023747D" w:rsidP="00375F9C">
                        <w:pPr>
                          <w:rPr>
                            <w:szCs w:val="18"/>
                          </w:rPr>
                        </w:pPr>
                        <w:r>
                          <w:rPr>
                            <w:rFonts w:hint="eastAsia"/>
                            <w:szCs w:val="18"/>
                          </w:rPr>
                          <w:t>No config needed in this case.</w:t>
                        </w:r>
                      </w:p>
                    </w:txbxContent>
                  </v:textbox>
                </v:shape>
                <w10:anchorlock/>
              </v:group>
            </w:pict>
          </mc:Fallback>
        </mc:AlternateContent>
      </w:r>
    </w:p>
    <w:p w:rsidR="00375F9C" w:rsidRPr="007123A2" w:rsidRDefault="00375F9C" w:rsidP="00375F9C">
      <w:r w:rsidRPr="007123A2">
        <w:t>By default, the instance created by "getCom" is singleton, and will be cached in inb.</w:t>
      </w:r>
      <w:r w:rsidR="00CC48BF">
        <w:t>ComFactory</w:t>
      </w:r>
      <w:r w:rsidRPr="007123A2">
        <w:t>.</w:t>
      </w:r>
    </w:p>
    <w:p w:rsidR="00375F9C" w:rsidRDefault="00704D04" w:rsidP="00E45D25">
      <w:pPr>
        <w:pStyle w:val="3"/>
        <w:numPr>
          <w:ilvl w:val="2"/>
          <w:numId w:val="17"/>
        </w:numPr>
      </w:pPr>
      <w:bookmarkStart w:id="196" w:name="_Toc453071826"/>
      <w:r>
        <w:rPr>
          <w:rFonts w:hint="eastAsia"/>
        </w:rPr>
        <w:t>xui.</w:t>
      </w:r>
      <w:r w:rsidR="00375F9C">
        <w:rPr>
          <w:rFonts w:hint="eastAsia"/>
        </w:rPr>
        <w:t>UI.Tag</w:t>
      </w:r>
      <w:bookmarkEnd w:id="196"/>
      <w:r w:rsidR="00375F9C">
        <w:rPr>
          <w:rFonts w:hint="eastAsia"/>
        </w:rPr>
        <w:t xml:space="preserve"> </w:t>
      </w:r>
    </w:p>
    <w:p w:rsidR="00375F9C" w:rsidRDefault="00375F9C" w:rsidP="00375F9C">
      <w:r>
        <w:rPr>
          <w:rFonts w:hint="eastAsia"/>
        </w:rPr>
        <w:t>There</w:t>
      </w:r>
      <w:r>
        <w:t>’</w:t>
      </w:r>
      <w:r>
        <w:rPr>
          <w:rFonts w:hint="eastAsia"/>
        </w:rPr>
        <w:t xml:space="preserve">s a </w:t>
      </w:r>
      <w:r w:rsidR="00704D04">
        <w:rPr>
          <w:rFonts w:hint="eastAsia"/>
        </w:rPr>
        <w:t>xui.</w:t>
      </w:r>
      <w:r>
        <w:rPr>
          <w:rFonts w:hint="eastAsia"/>
        </w:rPr>
        <w:t>UI.Tag object in file Module1.js:</w:t>
      </w:r>
    </w:p>
    <w:p w:rsidR="00375F9C" w:rsidRDefault="005C781A" w:rsidP="00375F9C">
      <w:r>
        <w:rPr>
          <w:noProof/>
        </w:rPr>
        <mc:AlternateContent>
          <mc:Choice Requires="wpc">
            <w:drawing>
              <wp:inline distT="0" distB="0" distL="0" distR="0" wp14:anchorId="72A5AA81" wp14:editId="588B1710">
                <wp:extent cx="5257800" cy="1373505"/>
                <wp:effectExtent l="9525" t="0" r="9525" b="7620"/>
                <wp:docPr id="1023" name="画布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1" name="Text Box 285"/>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00C2E" w:rsidRDefault="0023747D" w:rsidP="00375F9C">
                              <w:pPr>
                                <w:spacing w:line="240" w:lineRule="exact"/>
                                <w:ind w:left="420"/>
                                <w:rPr>
                                  <w:sz w:val="18"/>
                                  <w:szCs w:val="18"/>
                                </w:rPr>
                              </w:pPr>
                              <w:proofErr w:type="gramStart"/>
                              <w:r w:rsidRPr="00D00C2E">
                                <w:rPr>
                                  <w:sz w:val="18"/>
                                  <w:szCs w:val="18"/>
                                </w:rPr>
                                <w:t>host.panelMain.append(</w:t>
                              </w:r>
                              <w:proofErr w:type="gramEnd"/>
                              <w:r w:rsidRPr="00D00C2E">
                                <w:rPr>
                                  <w:sz w:val="18"/>
                                  <w:szCs w:val="18"/>
                                </w:rPr>
                                <w:t>(</w:t>
                              </w:r>
                              <w:r w:rsidRPr="00D00C2E">
                                <w:rPr>
                                  <w:color w:val="0000FF"/>
                                  <w:sz w:val="18"/>
                                  <w:szCs w:val="18"/>
                                </w:rPr>
                                <w:t>new</w:t>
                              </w:r>
                              <w:r w:rsidRPr="00D00C2E">
                                <w:rPr>
                                  <w:sz w:val="18"/>
                                  <w:szCs w:val="18"/>
                                </w:rPr>
                                <w:t xml:space="preserve"> </w:t>
                              </w:r>
                              <w:r w:rsidR="00F55F81">
                                <w:rPr>
                                  <w:sz w:val="18"/>
                                  <w:szCs w:val="18"/>
                                </w:rPr>
                                <w:t>xui</w:t>
                              </w:r>
                              <w:r w:rsidRPr="00D00C2E">
                                <w:rPr>
                                  <w:sz w:val="18"/>
                                  <w:szCs w:val="18"/>
                                </w:rPr>
                                <w:t>.UI.Tag)</w:t>
                              </w:r>
                            </w:p>
                            <w:p w:rsidR="0023747D" w:rsidRPr="00D00C2E" w:rsidRDefault="0023747D" w:rsidP="00375F9C">
                              <w:pPr>
                                <w:spacing w:line="240" w:lineRule="exact"/>
                                <w:ind w:left="420"/>
                                <w:rPr>
                                  <w:sz w:val="18"/>
                                  <w:szCs w:val="18"/>
                                  <w:lang w:val="sv-SE"/>
                                </w:rPr>
                              </w:pPr>
                              <w:r w:rsidRPr="00D00C2E">
                                <w:rPr>
                                  <w:sz w:val="18"/>
                                  <w:szCs w:val="18"/>
                                </w:rPr>
                                <w:t xml:space="preserve">    </w:t>
                              </w:r>
                              <w:r w:rsidRPr="00D00C2E">
                                <w:rPr>
                                  <w:sz w:val="18"/>
                                  <w:szCs w:val="18"/>
                                  <w:lang w:val="sv-SE"/>
                                </w:rPr>
                                <w:t>.host(host,</w:t>
                              </w:r>
                              <w:r w:rsidRPr="00D00C2E">
                                <w:rPr>
                                  <w:color w:val="FF00FF"/>
                                  <w:sz w:val="18"/>
                                  <w:szCs w:val="18"/>
                                  <w:lang w:val="sv-SE"/>
                                </w:rPr>
                                <w:t>"tag2"</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.setLeft(</w:t>
                              </w:r>
                              <w:r w:rsidRPr="00D00C2E">
                                <w:rPr>
                                  <w:color w:val="800000"/>
                                  <w:sz w:val="18"/>
                                  <w:szCs w:val="18"/>
                                  <w:lang w:val="sv-SE"/>
                                </w:rPr>
                                <w:t>20</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.setTop(</w:t>
                              </w:r>
                              <w:r w:rsidRPr="00D00C2E">
                                <w:rPr>
                                  <w:color w:val="800000"/>
                                  <w:sz w:val="18"/>
                                  <w:szCs w:val="18"/>
                                  <w:lang w:val="sv-SE"/>
                                </w:rPr>
                                <w:t>70</w:t>
                              </w:r>
                              <w:r w:rsidRPr="00D00C2E">
                                <w:rPr>
                                  <w:sz w:val="18"/>
                                  <w:szCs w:val="18"/>
                                  <w:lang w:val="sv-SE"/>
                                </w:rPr>
                                <w:t>)</w:t>
                              </w:r>
                            </w:p>
                            <w:p w:rsidR="0023747D" w:rsidRPr="00D00C2E" w:rsidRDefault="0023747D" w:rsidP="00375F9C">
                              <w:pPr>
                                <w:spacing w:line="240" w:lineRule="exact"/>
                                <w:ind w:left="420"/>
                                <w:rPr>
                                  <w:sz w:val="18"/>
                                  <w:szCs w:val="18"/>
                                </w:rPr>
                              </w:pPr>
                              <w:r w:rsidRPr="00D00C2E">
                                <w:rPr>
                                  <w:sz w:val="18"/>
                                  <w:szCs w:val="18"/>
                                  <w:lang w:val="sv-SE"/>
                                </w:rPr>
                                <w:t xml:space="preserve">    </w:t>
                              </w:r>
                              <w:r w:rsidRPr="00D00C2E">
                                <w:rPr>
                                  <w:sz w:val="18"/>
                                  <w:szCs w:val="18"/>
                                </w:rPr>
                                <w:t>.</w:t>
                              </w:r>
                              <w:proofErr w:type="gramStart"/>
                              <w:r w:rsidRPr="00D00C2E">
                                <w:rPr>
                                  <w:sz w:val="18"/>
                                  <w:szCs w:val="18"/>
                                </w:rPr>
                                <w:t>setWidth(</w:t>
                              </w:r>
                              <w:proofErr w:type="gramEnd"/>
                              <w:r w:rsidRPr="00D00C2E">
                                <w:rPr>
                                  <w:color w:val="800000"/>
                                  <w:sz w:val="18"/>
                                  <w:szCs w:val="18"/>
                                </w:rPr>
                                <w:t>218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setHeight(</w:t>
                              </w:r>
                              <w:proofErr w:type="gramEnd"/>
                              <w:r w:rsidRPr="00D00C2E">
                                <w:rPr>
                                  <w:color w:val="800000"/>
                                  <w:sz w:val="18"/>
                                  <w:szCs w:val="18"/>
                                </w:rPr>
                                <w:t>98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setTagKey(</w:t>
                              </w:r>
                              <w:proofErr w:type="gramEnd"/>
                              <w:r w:rsidRPr="00D00C2E">
                                <w:rPr>
                                  <w:color w:val="FF00FF"/>
                                  <w:sz w:val="18"/>
                                  <w:szCs w:val="18"/>
                                </w:rPr>
                                <w:t>"tag_SubModule1"</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w:t>
                              </w:r>
                            </w:p>
                          </w:txbxContent>
                        </wps:txbx>
                        <wps:bodyPr rot="0" vert="horz" wrap="square" lIns="54000" tIns="46800" rIns="54000" bIns="45720" anchor="t" anchorCtr="0" upright="1">
                          <a:spAutoFit/>
                        </wps:bodyPr>
                      </wps:wsp>
                      <wps:wsp>
                        <wps:cNvPr id="1022" name="AutoShape 294"/>
                        <wps:cNvSpPr>
                          <a:spLocks noChangeArrowheads="1"/>
                        </wps:cNvSpPr>
                        <wps:spPr bwMode="auto">
                          <a:xfrm flipH="1">
                            <a:off x="1600200" y="693420"/>
                            <a:ext cx="2171700" cy="198120"/>
                          </a:xfrm>
                          <a:prstGeom prst="wedgeRoundRectCallout">
                            <a:avLst>
                              <a:gd name="adj1" fmla="val 44852"/>
                              <a:gd name="adj2" fmla="val 139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Module name in configuration</w:t>
                              </w:r>
                            </w:p>
                          </w:txbxContent>
                        </wps:txbx>
                        <wps:bodyPr rot="0" vert="horz" wrap="square" lIns="0" tIns="0" rIns="0" bIns="0" anchor="t" anchorCtr="0" upright="1">
                          <a:noAutofit/>
                        </wps:bodyPr>
                      </wps:wsp>
                    </wpc:wpc>
                  </a:graphicData>
                </a:graphic>
              </wp:inline>
            </w:drawing>
          </mc:Choice>
          <mc:Fallback>
            <w:pict>
              <v:group id="画布 283" o:spid="_x0000_s1890" editas="canvas" style="width:414pt;height:108.15pt;mso-position-horizontal-relative:char;mso-position-vertical-relative:line" coordsize="52578,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">
                <v:shape id="_x0000_s1891" type="#_x0000_t75" style="position:absolute;width:52578;height:13735;visibility:visible;mso-wrap-style:square">
                  <v:fill o:detectmouseclick="t"/>
                  <v:path o:connecttype="none"/>
                </v:shape>
                <v:shape id="Text Box 285" o:spid="_x0000_s1892"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7Q78EA&#10;AADdAAAADwAAAGRycy9kb3ducmV2LnhtbERPTYvCMBC9L/gfwgh7W1M9iFajiCLdi7C6631oxqbY&#10;TEoSa/33ZkHwNo/3Oct1bxvRkQ+1YwXjUQaCuHS65krB3+/+awYiRGSNjWNS8KAA69XgY4m5dnc+&#10;UneKlUghHHJUYGJscylDachiGLmWOHEX5y3GBH0ltcd7CreNnGTZVFqsOTUYbGlrqLyeblZBed31&#10;u6I+G9/d7OxHz4vHYVoo9TnsNwsQkfr4Fr/c3zrNzyZj+P8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0O/BAAAA3QAAAA8AAAAAAAAAAAAAAAAAmAIAAGRycy9kb3du&#10;cmV2LnhtbFBLBQYAAAAABAAEAPUAAACGAwAAAAA=&#10;" strokeweight="1pt">
                  <v:textbox style="mso-fit-shape-to-text:t" inset="1.5mm,1.3mm,1.5mm">
                    <w:txbxContent>
                      <w:p w:rsidR="0023747D" w:rsidRPr="00D00C2E" w:rsidRDefault="0023747D" w:rsidP="00375F9C">
                        <w:pPr>
                          <w:spacing w:line="240" w:lineRule="exact"/>
                          <w:ind w:left="420"/>
                          <w:rPr>
                            <w:sz w:val="18"/>
                            <w:szCs w:val="18"/>
                          </w:rPr>
                        </w:pPr>
                        <w:proofErr w:type="gramStart"/>
                        <w:r w:rsidRPr="00D00C2E">
                          <w:rPr>
                            <w:sz w:val="18"/>
                            <w:szCs w:val="18"/>
                          </w:rPr>
                          <w:t>host.panelMain.append(</w:t>
                        </w:r>
                        <w:proofErr w:type="gramEnd"/>
                        <w:r w:rsidRPr="00D00C2E">
                          <w:rPr>
                            <w:sz w:val="18"/>
                            <w:szCs w:val="18"/>
                          </w:rPr>
                          <w:t>(</w:t>
                        </w:r>
                        <w:r w:rsidRPr="00D00C2E">
                          <w:rPr>
                            <w:color w:val="0000FF"/>
                            <w:sz w:val="18"/>
                            <w:szCs w:val="18"/>
                          </w:rPr>
                          <w:t>new</w:t>
                        </w:r>
                        <w:r w:rsidRPr="00D00C2E">
                          <w:rPr>
                            <w:sz w:val="18"/>
                            <w:szCs w:val="18"/>
                          </w:rPr>
                          <w:t xml:space="preserve"> </w:t>
                        </w:r>
                        <w:r w:rsidR="00F55F81">
                          <w:rPr>
                            <w:sz w:val="18"/>
                            <w:szCs w:val="18"/>
                          </w:rPr>
                          <w:t>xui</w:t>
                        </w:r>
                        <w:r w:rsidRPr="00D00C2E">
                          <w:rPr>
                            <w:sz w:val="18"/>
                            <w:szCs w:val="18"/>
                          </w:rPr>
                          <w:t>.UI.Tag)</w:t>
                        </w:r>
                      </w:p>
                      <w:p w:rsidR="0023747D" w:rsidRPr="00D00C2E" w:rsidRDefault="0023747D" w:rsidP="00375F9C">
                        <w:pPr>
                          <w:spacing w:line="240" w:lineRule="exact"/>
                          <w:ind w:left="420"/>
                          <w:rPr>
                            <w:sz w:val="18"/>
                            <w:szCs w:val="18"/>
                            <w:lang w:val="sv-SE"/>
                          </w:rPr>
                        </w:pPr>
                        <w:r w:rsidRPr="00D00C2E">
                          <w:rPr>
                            <w:sz w:val="18"/>
                            <w:szCs w:val="18"/>
                          </w:rPr>
                          <w:t xml:space="preserve">    </w:t>
                        </w:r>
                        <w:r w:rsidRPr="00D00C2E">
                          <w:rPr>
                            <w:sz w:val="18"/>
                            <w:szCs w:val="18"/>
                            <w:lang w:val="sv-SE"/>
                          </w:rPr>
                          <w:t>.host(host,</w:t>
                        </w:r>
                        <w:r w:rsidRPr="00D00C2E">
                          <w:rPr>
                            <w:color w:val="FF00FF"/>
                            <w:sz w:val="18"/>
                            <w:szCs w:val="18"/>
                            <w:lang w:val="sv-SE"/>
                          </w:rPr>
                          <w:t>"tag2"</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.setLeft(</w:t>
                        </w:r>
                        <w:r w:rsidRPr="00D00C2E">
                          <w:rPr>
                            <w:color w:val="800000"/>
                            <w:sz w:val="18"/>
                            <w:szCs w:val="18"/>
                            <w:lang w:val="sv-SE"/>
                          </w:rPr>
                          <w:t>20</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.setTop(</w:t>
                        </w:r>
                        <w:r w:rsidRPr="00D00C2E">
                          <w:rPr>
                            <w:color w:val="800000"/>
                            <w:sz w:val="18"/>
                            <w:szCs w:val="18"/>
                            <w:lang w:val="sv-SE"/>
                          </w:rPr>
                          <w:t>70</w:t>
                        </w:r>
                        <w:r w:rsidRPr="00D00C2E">
                          <w:rPr>
                            <w:sz w:val="18"/>
                            <w:szCs w:val="18"/>
                            <w:lang w:val="sv-SE"/>
                          </w:rPr>
                          <w:t>)</w:t>
                        </w:r>
                      </w:p>
                      <w:p w:rsidR="0023747D" w:rsidRPr="00D00C2E" w:rsidRDefault="0023747D" w:rsidP="00375F9C">
                        <w:pPr>
                          <w:spacing w:line="240" w:lineRule="exact"/>
                          <w:ind w:left="420"/>
                          <w:rPr>
                            <w:sz w:val="18"/>
                            <w:szCs w:val="18"/>
                          </w:rPr>
                        </w:pPr>
                        <w:r w:rsidRPr="00D00C2E">
                          <w:rPr>
                            <w:sz w:val="18"/>
                            <w:szCs w:val="18"/>
                            <w:lang w:val="sv-SE"/>
                          </w:rPr>
                          <w:t xml:space="preserve">    </w:t>
                        </w:r>
                        <w:r w:rsidRPr="00D00C2E">
                          <w:rPr>
                            <w:sz w:val="18"/>
                            <w:szCs w:val="18"/>
                          </w:rPr>
                          <w:t>.</w:t>
                        </w:r>
                        <w:proofErr w:type="gramStart"/>
                        <w:r w:rsidRPr="00D00C2E">
                          <w:rPr>
                            <w:sz w:val="18"/>
                            <w:szCs w:val="18"/>
                          </w:rPr>
                          <w:t>setWidth(</w:t>
                        </w:r>
                        <w:proofErr w:type="gramEnd"/>
                        <w:r w:rsidRPr="00D00C2E">
                          <w:rPr>
                            <w:color w:val="800000"/>
                            <w:sz w:val="18"/>
                            <w:szCs w:val="18"/>
                          </w:rPr>
                          <w:t>218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setHeight(</w:t>
                        </w:r>
                        <w:proofErr w:type="gramEnd"/>
                        <w:r w:rsidRPr="00D00C2E">
                          <w:rPr>
                            <w:color w:val="800000"/>
                            <w:sz w:val="18"/>
                            <w:szCs w:val="18"/>
                          </w:rPr>
                          <w:t>98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setTagKey(</w:t>
                        </w:r>
                        <w:proofErr w:type="gramEnd"/>
                        <w:r w:rsidRPr="00D00C2E">
                          <w:rPr>
                            <w:color w:val="FF00FF"/>
                            <w:sz w:val="18"/>
                            <w:szCs w:val="18"/>
                          </w:rPr>
                          <w:t>"tag_SubModule1"</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w:t>
                        </w:r>
                      </w:p>
                    </w:txbxContent>
                  </v:textbox>
                </v:shape>
                <v:shape id="AutoShape 294" o:spid="_x0000_s1893" type="#_x0000_t62" style="position:absolute;left:16002;top:6934;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Sa8IA&#10;AADdAAAADwAAAGRycy9kb3ducmV2LnhtbERPzWrCQBC+F3yHZQq91U1TKm10FRGEXDxEfYAhO+5G&#10;s7MxuzXJ23cLhd7m4/ud1WZ0rXhQHxrPCt7mGQji2uuGjYLzaf/6CSJEZI2tZ1IwUYDNeva0wkL7&#10;gSt6HKMRKYRDgQpsjF0hZagtOQxz3xEn7uJ7hzHB3kjd45DCXSvzLFtIhw2nBosd7SzVt+O3U1Ad&#10;7PSxP/hyeP+qqut0L7UxXqmX53G7BBFpjP/iP3ep0/wsz+H3m3SC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1JrwgAAAN0AAAAPAAAAAAAAAAAAAAAAAJgCAABkcnMvZG93&#10;bnJldi54bWxQSwUGAAAAAAQABAD1AAAAhwMAAAAA&#10;" adj="20488,40984" fillcolor="#ff9">
                  <v:textbox inset="0,0,0,0">
                    <w:txbxContent>
                      <w:p w:rsidR="0023747D" w:rsidRPr="000E23E9" w:rsidRDefault="0023747D" w:rsidP="00375F9C">
                        <w:pPr>
                          <w:rPr>
                            <w:szCs w:val="18"/>
                          </w:rPr>
                        </w:pPr>
                        <w:r>
                          <w:rPr>
                            <w:rFonts w:hint="eastAsia"/>
                            <w:szCs w:val="18"/>
                          </w:rPr>
                          <w:t>Module name in configuration</w:t>
                        </w:r>
                      </w:p>
                    </w:txbxContent>
                  </v:textbox>
                </v:shape>
                <w10:anchorlock/>
              </v:group>
            </w:pict>
          </mc:Fallback>
        </mc:AlternateContent>
      </w:r>
    </w:p>
    <w:p w:rsidR="00375F9C" w:rsidRPr="0054714A" w:rsidRDefault="00375F9C" w:rsidP="00375F9C">
      <w:r>
        <w:rPr>
          <w:rFonts w:hint="eastAsia"/>
        </w:rPr>
        <w:t xml:space="preserve">Here, this Tag object configures size and position properties for module </w:t>
      </w:r>
      <w:r>
        <w:t>“</w:t>
      </w:r>
      <w:r>
        <w:rPr>
          <w:rFonts w:hint="eastAsia"/>
        </w:rPr>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r>
        <w:rPr>
          <w:rFonts w:hint="eastAsia"/>
        </w:rPr>
        <w:t xml:space="preserve">. </w:t>
      </w:r>
      <w:r w:rsidRPr="0054714A">
        <w:t>When the instance of Module1 was created, according to the Tag object</w:t>
      </w:r>
      <w:r>
        <w:t>’</w:t>
      </w:r>
      <w:r w:rsidRPr="0054714A">
        <w:t xml:space="preserve"> info, system will load the “tag_SubModule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sidRPr="0054714A">
          <w:t>1”</w:t>
        </w:r>
      </w:smartTag>
      <w:r w:rsidRPr="0054714A">
        <w:t xml:space="preserve"> automatically, and set size and position properties to it. Then, system will replace the Tag object with  “tag_SubModule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sidRPr="0054714A">
          <w:t>1”</w:t>
        </w:r>
      </w:smartTag>
      <w:r w:rsidRPr="0054714A">
        <w:t xml:space="preserve"> object, and destroy the Tag object.</w:t>
      </w:r>
    </w:p>
    <w:p w:rsidR="00375F9C" w:rsidRDefault="005C781A" w:rsidP="00375F9C">
      <w:r>
        <w:rPr>
          <w:rFonts w:hint="eastAsia"/>
          <w:noProof/>
        </w:rPr>
        <mc:AlternateContent>
          <mc:Choice Requires="wps">
            <w:drawing>
              <wp:anchor distT="0" distB="0" distL="114300" distR="114300" simplePos="0" relativeHeight="251571712" behindDoc="0" locked="0" layoutInCell="1" allowOverlap="1" wp14:anchorId="6B00B8EC" wp14:editId="15C31618">
                <wp:simplePos x="0" y="0"/>
                <wp:positionH relativeFrom="column">
                  <wp:posOffset>1257300</wp:posOffset>
                </wp:positionH>
                <wp:positionV relativeFrom="line">
                  <wp:posOffset>132080</wp:posOffset>
                </wp:positionV>
                <wp:extent cx="1943100" cy="495300"/>
                <wp:effectExtent l="9525" t="8255" r="9525" b="220345"/>
                <wp:wrapNone/>
                <wp:docPr id="1020"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495300"/>
                        </a:xfrm>
                        <a:prstGeom prst="wedgeRoundRectCallout">
                          <a:avLst>
                            <a:gd name="adj1" fmla="val -12616"/>
                            <a:gd name="adj2" fmla="val 92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 xml:space="preserve">he Tag object was replaced by </w:t>
                            </w:r>
                            <w:r>
                              <w:t>“</w:t>
                            </w:r>
                            <w:r>
                              <w:rPr>
                                <w:rFonts w:hint="eastAsia"/>
                              </w:rPr>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3" o:spid="_x0000_s1894" type="#_x0000_t62" style="position:absolute;left:0;text-align:left;margin-left:99pt;margin-top:10.4pt;width:153pt;height:39pt;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" adj="8075,30766" fillcolor="#ff9">
                <v:textbox inset="0,0,0,0">
                  <w:txbxContent>
                    <w:p w:rsidR="0023747D" w:rsidRPr="000E23E9" w:rsidRDefault="0023747D" w:rsidP="00375F9C">
                      <w:pPr>
                        <w:rPr>
                          <w:szCs w:val="18"/>
                        </w:rPr>
                      </w:pPr>
                      <w:r>
                        <w:rPr>
                          <w:szCs w:val="18"/>
                        </w:rPr>
                        <w:t>T</w:t>
                      </w:r>
                      <w:r>
                        <w:rPr>
                          <w:rFonts w:hint="eastAsia"/>
                          <w:szCs w:val="18"/>
                        </w:rPr>
                        <w:t xml:space="preserve">he Tag object was replaced by </w:t>
                      </w:r>
                      <w:r>
                        <w:t>“</w:t>
                      </w:r>
                      <w:r>
                        <w:rPr>
                          <w:rFonts w:hint="eastAsia"/>
                        </w:rPr>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v:textbox>
                <w10:wrap anchory="line"/>
              </v:shape>
            </w:pict>
          </mc:Fallback>
        </mc:AlternateContent>
      </w:r>
      <w:r>
        <w:rPr>
          <w:rFonts w:hint="eastAsia"/>
          <w:noProof/>
        </w:rPr>
        <mc:AlternateContent>
          <mc:Choice Requires="wps">
            <w:drawing>
              <wp:anchor distT="0" distB="0" distL="114300" distR="114300" simplePos="0" relativeHeight="251570688" behindDoc="0" locked="0" layoutInCell="1" allowOverlap="1" wp14:anchorId="783360D2" wp14:editId="66164AC7">
                <wp:simplePos x="0" y="0"/>
                <wp:positionH relativeFrom="column">
                  <wp:posOffset>228600</wp:posOffset>
                </wp:positionH>
                <wp:positionV relativeFrom="line">
                  <wp:posOffset>858520</wp:posOffset>
                </wp:positionV>
                <wp:extent cx="2286000" cy="792480"/>
                <wp:effectExtent l="9525" t="10795" r="9525" b="6350"/>
                <wp:wrapNone/>
                <wp:docPr id="1019"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792480"/>
                        </a:xfrm>
                        <a:prstGeom prst="rect">
                          <a:avLst/>
                        </a:prstGeom>
                        <a:noFill/>
                        <a:ln w="1270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2" o:spid="_x0000_s1026" style="position:absolute;left:0;text-align:left;margin-left:18pt;margin-top:67.6pt;width:180pt;height:62.4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" filled="f" strokecolor="red" strokeweight="1pt">
                <v:stroke dashstyle="longDashDot"/>
                <v:textbox inset="1.5mm,1.3mm,1.5mm"/>
                <w10:wrap anchory="line"/>
              </v:rect>
            </w:pict>
          </mc:Fallback>
        </mc:AlternateContent>
      </w:r>
      <w:r>
        <w:rPr>
          <w:rFonts w:hint="eastAsia"/>
          <w:noProof/>
        </w:rPr>
        <w:drawing>
          <wp:inline distT="0" distB="0" distL="0" distR="0" wp14:anchorId="003FA31E" wp14:editId="24615BD0">
            <wp:extent cx="2743200" cy="265747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743200" cy="2657475"/>
                    </a:xfrm>
                    <a:prstGeom prst="rect">
                      <a:avLst/>
                    </a:prstGeom>
                    <a:noFill/>
                    <a:ln>
                      <a:noFill/>
                    </a:ln>
                  </pic:spPr>
                </pic:pic>
              </a:graphicData>
            </a:graphic>
          </wp:inline>
        </w:drawing>
      </w:r>
    </w:p>
    <w:p w:rsidR="00375F9C" w:rsidRDefault="00375F9C" w:rsidP="00E45D25">
      <w:pPr>
        <w:pStyle w:val="3"/>
        <w:numPr>
          <w:ilvl w:val="2"/>
          <w:numId w:val="17"/>
        </w:numPr>
      </w:pPr>
      <w:bookmarkStart w:id="197" w:name="_Toc453071827"/>
      <w:r>
        <w:rPr>
          <w:rFonts w:hint="eastAsia"/>
        </w:rPr>
        <w:t>Destroy com</w:t>
      </w:r>
      <w:bookmarkEnd w:id="197"/>
      <w:r>
        <w:rPr>
          <w:rFonts w:hint="eastAsia"/>
        </w:rPr>
        <w:t xml:space="preserve"> </w:t>
      </w:r>
    </w:p>
    <w:p w:rsidR="00375F9C" w:rsidRDefault="00375F9C" w:rsidP="00375F9C">
      <w:r>
        <w:rPr>
          <w:rFonts w:hint="eastAsia"/>
        </w:rPr>
        <w:t>Call com</w:t>
      </w:r>
      <w:r>
        <w:t>’</w:t>
      </w:r>
      <w:r>
        <w:rPr>
          <w:rFonts w:hint="eastAsia"/>
        </w:rPr>
        <w:t xml:space="preserve">s </w:t>
      </w:r>
      <w:r w:rsidRPr="004B7E89">
        <w:rPr>
          <w:rFonts w:hint="eastAsia"/>
          <w:b/>
        </w:rPr>
        <w:t>destroy()</w:t>
      </w:r>
      <w:r>
        <w:rPr>
          <w:rFonts w:hint="eastAsia"/>
        </w:rPr>
        <w:t xml:space="preserve"> function to destroy the Class instance;</w:t>
      </w:r>
    </w:p>
    <w:p w:rsidR="00375F9C" w:rsidRDefault="00375F9C" w:rsidP="00375F9C">
      <w:r>
        <w:rPr>
          <w:rFonts w:hint="eastAsia"/>
        </w:rPr>
        <w:t xml:space="preserve">Call </w:t>
      </w:r>
      <w:r w:rsidRPr="004B7E89">
        <w:rPr>
          <w:rFonts w:hint="eastAsia"/>
          <w:b/>
        </w:rPr>
        <w:t>Class.destroy(</w:t>
      </w:r>
      <w:r w:rsidRPr="004B7E89">
        <w:rPr>
          <w:b/>
        </w:rPr>
        <w:t>“</w:t>
      </w:r>
      <w:r w:rsidRPr="004B7E89">
        <w:rPr>
          <w:rFonts w:hint="eastAsia"/>
          <w:b/>
        </w:rPr>
        <w:t>class name</w:t>
      </w:r>
      <w:r w:rsidRPr="004B7E89">
        <w:rPr>
          <w:b/>
        </w:rPr>
        <w:t>”</w:t>
      </w:r>
      <w:r w:rsidRPr="004B7E89">
        <w:rPr>
          <w:rFonts w:hint="eastAsia"/>
          <w:b/>
        </w:rPr>
        <w:t xml:space="preserve">) </w:t>
      </w:r>
      <w:r>
        <w:rPr>
          <w:rFonts w:hint="eastAsia"/>
        </w:rPr>
        <w:t>to destroy the Class itself.</w:t>
      </w:r>
    </w:p>
    <w:p w:rsidR="00375F9C" w:rsidRDefault="00375F9C" w:rsidP="00375F9C">
      <w:r>
        <w:rPr>
          <w:rFonts w:hint="eastAsia"/>
        </w:rPr>
        <w:t xml:space="preserve">If you used </w:t>
      </w:r>
      <w:r>
        <w:t>“</w:t>
      </w:r>
      <w:r>
        <w:rPr>
          <w:rFonts w:hint="eastAsia"/>
        </w:rPr>
        <w:t>getCom(</w:t>
      </w:r>
      <w:r>
        <w:t>‘</w:t>
      </w:r>
      <w:r>
        <w:rPr>
          <w:rFonts w:hint="eastAsia"/>
        </w:rPr>
        <w:t>module name</w:t>
      </w:r>
      <w:r>
        <w:t>’</w:t>
      </w:r>
      <w:r>
        <w:rPr>
          <w:rFonts w:hint="eastAsia"/>
        </w:rPr>
        <w:t>)</w:t>
      </w:r>
      <w:r>
        <w:t>”</w:t>
      </w:r>
      <w:r>
        <w:rPr>
          <w:rFonts w:hint="eastAsia"/>
        </w:rPr>
        <w:t xml:space="preserve"> to create an com instance, you have to call </w:t>
      </w:r>
      <w:r>
        <w:lastRenderedPageBreak/>
        <w:t>“</w:t>
      </w:r>
      <w:r w:rsidR="00FD7171">
        <w:rPr>
          <w:rFonts w:hint="eastAsia"/>
          <w:b/>
        </w:rPr>
        <w:t>xui.Module</w:t>
      </w:r>
      <w:r w:rsidRPr="004B7E89">
        <w:rPr>
          <w:rFonts w:hint="eastAsia"/>
          <w:b/>
        </w:rPr>
        <w:t>Factory.setCom</w:t>
      </w:r>
      <w:r>
        <w:rPr>
          <w:rFonts w:hint="eastAsia"/>
          <w:b/>
        </w:rPr>
        <w:t xml:space="preserve"> </w:t>
      </w:r>
      <w:r w:rsidRPr="004B7E89">
        <w:rPr>
          <w:rFonts w:hint="eastAsia"/>
          <w:b/>
        </w:rPr>
        <w:t>(</w:t>
      </w:r>
      <w:r>
        <w:rPr>
          <w:rFonts w:hint="eastAsia"/>
          <w:b/>
        </w:rPr>
        <w:t xml:space="preserve"> </w:t>
      </w:r>
      <w:r>
        <w:rPr>
          <w:b/>
        </w:rPr>
        <w:t>‘</w:t>
      </w:r>
      <w:r w:rsidRPr="004B7E89">
        <w:rPr>
          <w:rFonts w:hint="eastAsia"/>
          <w:b/>
        </w:rPr>
        <w:t>module name</w:t>
      </w:r>
      <w:r>
        <w:rPr>
          <w:b/>
        </w:rPr>
        <w:t>’</w:t>
      </w:r>
      <w:r w:rsidRPr="004B7E89">
        <w:rPr>
          <w:rFonts w:hint="eastAsia"/>
          <w:b/>
        </w:rPr>
        <w:t>, null</w:t>
      </w:r>
      <w:r>
        <w:rPr>
          <w:rFonts w:hint="eastAsia"/>
          <w:b/>
        </w:rPr>
        <w:t xml:space="preserve"> </w:t>
      </w:r>
      <w:r w:rsidRPr="004B7E89">
        <w:rPr>
          <w:rFonts w:hint="eastAsia"/>
          <w:b/>
        </w:rPr>
        <w:t>)</w:t>
      </w:r>
      <w:r>
        <w:t>”</w:t>
      </w:r>
      <w:r>
        <w:rPr>
          <w:rFonts w:hint="eastAsia"/>
        </w:rPr>
        <w:t xml:space="preserve"> to clear that cache.</w:t>
      </w:r>
      <w:bookmarkStart w:id="198" w:name="_Toc235676293"/>
    </w:p>
    <w:p w:rsidR="00375F9C" w:rsidRDefault="00375F9C" w:rsidP="00E45D25">
      <w:pPr>
        <w:pStyle w:val="3"/>
        <w:numPr>
          <w:ilvl w:val="2"/>
          <w:numId w:val="17"/>
        </w:numPr>
      </w:pPr>
      <w:bookmarkStart w:id="199" w:name="_Toc453071828"/>
      <w:r>
        <w:rPr>
          <w:rFonts w:hint="eastAsia"/>
        </w:rPr>
        <w:t>If com exists in memory</w:t>
      </w:r>
      <w:bookmarkEnd w:id="199"/>
      <w:r w:rsidRPr="00785771">
        <w:rPr>
          <w:rFonts w:hint="eastAsia"/>
        </w:rPr>
        <w:t xml:space="preserve"> </w:t>
      </w:r>
    </w:p>
    <w:p w:rsidR="00375F9C" w:rsidRPr="00785771" w:rsidRDefault="00375F9C" w:rsidP="00375F9C">
      <w:r>
        <w:rPr>
          <w:rFonts w:hint="eastAsia"/>
        </w:rPr>
        <w:t xml:space="preserve">If a com exists in memory already, we can call it </w:t>
      </w:r>
      <w:r>
        <w:t>directly</w:t>
      </w:r>
      <w:r>
        <w:rPr>
          <w:rFonts w:hint="eastAsia"/>
        </w:rPr>
        <w:t xml:space="preserve">: </w:t>
      </w:r>
    </w:p>
    <w:p w:rsidR="00375F9C" w:rsidRDefault="005C781A" w:rsidP="00375F9C">
      <w:r>
        <w:rPr>
          <w:noProof/>
        </w:rPr>
        <mc:AlternateContent>
          <mc:Choice Requires="wpc">
            <w:drawing>
              <wp:inline distT="0" distB="0" distL="0" distR="0" wp14:anchorId="297DF649" wp14:editId="605E1720">
                <wp:extent cx="5257800" cy="459105"/>
                <wp:effectExtent l="9525" t="0" r="9525" b="7620"/>
                <wp:docPr id="550" name="画布 5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8" name="Text Box 552"/>
                        <wps:cNvSpPr txBox="1">
                          <a:spLocks noChangeArrowheads="1"/>
                        </wps:cNvSpPr>
                        <wps:spPr bwMode="auto">
                          <a:xfrm>
                            <a:off x="0" y="48895"/>
                            <a:ext cx="5257800" cy="410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F55F81" w:rsidP="00375F9C">
                              <w:pPr>
                                <w:spacing w:line="240" w:lineRule="exact"/>
                                <w:rPr>
                                  <w:sz w:val="18"/>
                                  <w:szCs w:val="18"/>
                                </w:rPr>
                              </w:pPr>
                              <w:proofErr w:type="gramStart"/>
                              <w:r>
                                <w:rPr>
                                  <w:sz w:val="18"/>
                                  <w:szCs w:val="18"/>
                                </w:rPr>
                                <w:t>xui</w:t>
                              </w:r>
                              <w:r w:rsidR="0023747D" w:rsidRPr="00EE43AB">
                                <w:rPr>
                                  <w:sz w:val="18"/>
                                  <w:szCs w:val="18"/>
                                </w:rPr>
                                <w:t>(</w:t>
                              </w:r>
                              <w:proofErr w:type="gramEnd"/>
                              <w:r w:rsidR="0023747D">
                                <w:rPr>
                                  <w:color w:val="FF00FF"/>
                                  <w:sz w:val="18"/>
                                  <w:szCs w:val="18"/>
                                </w:rPr>
                                <w:t>'</w:t>
                              </w:r>
                              <w:r w:rsidR="0023747D">
                                <w:rPr>
                                  <w:rFonts w:hint="eastAsia"/>
                                  <w:color w:val="FF00FF"/>
                                  <w:sz w:val="18"/>
                                  <w:szCs w:val="18"/>
                                </w:rPr>
                                <w:t>body</w:t>
                              </w:r>
                              <w:r w:rsidR="0023747D" w:rsidRPr="00EE43AB">
                                <w:rPr>
                                  <w:color w:val="FF00FF"/>
                                  <w:sz w:val="18"/>
                                  <w:szCs w:val="18"/>
                                </w:rPr>
                                <w:t>'</w:t>
                              </w:r>
                              <w:r w:rsidR="0023747D" w:rsidRPr="00EE43AB">
                                <w:rPr>
                                  <w:sz w:val="18"/>
                                  <w:szCs w:val="18"/>
                                </w:rPr>
                                <w:t>)</w:t>
                              </w:r>
                              <w:r w:rsidR="0023747D">
                                <w:rPr>
                                  <w:rFonts w:hint="eastAsia"/>
                                  <w:sz w:val="18"/>
                                  <w:szCs w:val="18"/>
                                </w:rPr>
                                <w:t>.append(</w:t>
                              </w:r>
                              <w:r w:rsidR="0023747D">
                                <w:rPr>
                                  <w:rFonts w:hint="eastAsia"/>
                                  <w:color w:val="0000FF"/>
                                  <w:sz w:val="18"/>
                                  <w:szCs w:val="18"/>
                                </w:rPr>
                                <w:t xml:space="preserve">new </w:t>
                              </w:r>
                              <w:r w:rsidR="0023747D">
                                <w:rPr>
                                  <w:rFonts w:hint="eastAsia"/>
                                  <w:sz w:val="18"/>
                                  <w:szCs w:val="18"/>
                                </w:rPr>
                                <w:t>App.Acom);</w:t>
                              </w:r>
                            </w:p>
                            <w:p w:rsidR="0023747D" w:rsidRPr="00EE43AB" w:rsidRDefault="0023747D" w:rsidP="00375F9C">
                              <w:pPr>
                                <w:spacing w:line="240" w:lineRule="exact"/>
                                <w:rPr>
                                  <w:sz w:val="18"/>
                                  <w:szCs w:val="18"/>
                                </w:rPr>
                              </w:pPr>
                            </w:p>
                          </w:txbxContent>
                        </wps:txbx>
                        <wps:bodyPr rot="0" vert="horz" wrap="square" lIns="54000" tIns="46800" rIns="54000" bIns="45720" anchor="t" anchorCtr="0" upright="1">
                          <a:spAutoFit/>
                        </wps:bodyPr>
                      </wps:wsp>
                    </wpc:wpc>
                  </a:graphicData>
                </a:graphic>
              </wp:inline>
            </w:drawing>
          </mc:Choice>
          <mc:Fallback>
            <w:pict>
              <v:group id="画布 550" o:spid="_x0000_s1895" editas="canvas" style="width:414pt;height:36.15pt;mso-position-horizontal-relative:char;mso-position-vertical-relative:line" coordsize="52578,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">
                <v:shape id="_x0000_s1896" type="#_x0000_t75" style="position:absolute;width:52578;height:4591;visibility:visible;mso-wrap-style:square">
                  <v:fill o:detectmouseclick="t"/>
                  <v:path o:connecttype="none"/>
                </v:shape>
                <v:shape id="Text Box 552" o:spid="_x0000_s1897" type="#_x0000_t202" style="position:absolute;top:488;width:52578;height:4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izz8UA&#10;AADdAAAADwAAAGRycy9kb3ducmV2LnhtbESPQW/CMAyF75P2HyJP2m1N4YCgI6BpaCqXScC2u9V4&#10;TUXjVEko5d/Ph0ncbL3n9z6vt5Pv1UgxdYENzIoSFHETbMetge+vj5clqJSRLfaBycCNEmw3jw9r&#10;rGy48pHGU26VhHCq0IDLeai0To0jj6kIA7FovyF6zLLGVtuIVwn3vZ6X5UJ77FgaHA707qg5ny7e&#10;QHPeTbu6+3FxvPjlwa7q2+eiNub5aXp7BZVpynfz//XeCn45E1z5Rk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LPPxQAAAN0AAAAPAAAAAAAAAAAAAAAAAJgCAABkcnMv&#10;ZG93bnJldi54bWxQSwUGAAAAAAQABAD1AAAAigMAAAAA&#10;" strokeweight="1pt">
                  <v:textbox style="mso-fit-shape-to-text:t" inset="1.5mm,1.3mm,1.5mm">
                    <w:txbxContent>
                      <w:p w:rsidR="0023747D" w:rsidRDefault="00F55F81" w:rsidP="00375F9C">
                        <w:pPr>
                          <w:spacing w:line="240" w:lineRule="exact"/>
                          <w:rPr>
                            <w:sz w:val="18"/>
                            <w:szCs w:val="18"/>
                          </w:rPr>
                        </w:pPr>
                        <w:proofErr w:type="gramStart"/>
                        <w:r>
                          <w:rPr>
                            <w:sz w:val="18"/>
                            <w:szCs w:val="18"/>
                          </w:rPr>
                          <w:t>xui</w:t>
                        </w:r>
                        <w:r w:rsidR="0023747D" w:rsidRPr="00EE43AB">
                          <w:rPr>
                            <w:sz w:val="18"/>
                            <w:szCs w:val="18"/>
                          </w:rPr>
                          <w:t>(</w:t>
                        </w:r>
                        <w:proofErr w:type="gramEnd"/>
                        <w:r w:rsidR="0023747D">
                          <w:rPr>
                            <w:color w:val="FF00FF"/>
                            <w:sz w:val="18"/>
                            <w:szCs w:val="18"/>
                          </w:rPr>
                          <w:t>'</w:t>
                        </w:r>
                        <w:r w:rsidR="0023747D">
                          <w:rPr>
                            <w:rFonts w:hint="eastAsia"/>
                            <w:color w:val="FF00FF"/>
                            <w:sz w:val="18"/>
                            <w:szCs w:val="18"/>
                          </w:rPr>
                          <w:t>body</w:t>
                        </w:r>
                        <w:r w:rsidR="0023747D" w:rsidRPr="00EE43AB">
                          <w:rPr>
                            <w:color w:val="FF00FF"/>
                            <w:sz w:val="18"/>
                            <w:szCs w:val="18"/>
                          </w:rPr>
                          <w:t>'</w:t>
                        </w:r>
                        <w:r w:rsidR="0023747D" w:rsidRPr="00EE43AB">
                          <w:rPr>
                            <w:sz w:val="18"/>
                            <w:szCs w:val="18"/>
                          </w:rPr>
                          <w:t>)</w:t>
                        </w:r>
                        <w:r w:rsidR="0023747D">
                          <w:rPr>
                            <w:rFonts w:hint="eastAsia"/>
                            <w:sz w:val="18"/>
                            <w:szCs w:val="18"/>
                          </w:rPr>
                          <w:t>.append(</w:t>
                        </w:r>
                        <w:r w:rsidR="0023747D">
                          <w:rPr>
                            <w:rFonts w:hint="eastAsia"/>
                            <w:color w:val="0000FF"/>
                            <w:sz w:val="18"/>
                            <w:szCs w:val="18"/>
                          </w:rPr>
                          <w:t xml:space="preserve">new </w:t>
                        </w:r>
                        <w:r w:rsidR="0023747D">
                          <w:rPr>
                            <w:rFonts w:hint="eastAsia"/>
                            <w:sz w:val="18"/>
                            <w:szCs w:val="18"/>
                          </w:rPr>
                          <w:t>App.Acom);</w:t>
                        </w:r>
                      </w:p>
                      <w:p w:rsidR="0023747D" w:rsidRPr="00EE43AB" w:rsidRDefault="0023747D" w:rsidP="00375F9C">
                        <w:pPr>
                          <w:spacing w:line="240" w:lineRule="exact"/>
                          <w:rPr>
                            <w:sz w:val="18"/>
                            <w:szCs w:val="18"/>
                          </w:rPr>
                        </w:pPr>
                      </w:p>
                    </w:txbxContent>
                  </v:textbox>
                </v:shape>
                <w10:anchorlock/>
              </v:group>
            </w:pict>
          </mc:Fallback>
        </mc:AlternateContent>
      </w:r>
    </w:p>
    <w:p w:rsidR="00375F9C" w:rsidRDefault="00375F9C" w:rsidP="00E45D25">
      <w:pPr>
        <w:pStyle w:val="1"/>
        <w:numPr>
          <w:ilvl w:val="0"/>
          <w:numId w:val="17"/>
        </w:numPr>
      </w:pPr>
      <w:bookmarkStart w:id="200" w:name="_Toc453071829"/>
      <w:bookmarkStart w:id="201" w:name="_Toc235676294"/>
      <w:bookmarkEnd w:id="198"/>
      <w:r w:rsidRPr="006D62CC">
        <w:t>Some fundamental things</w:t>
      </w:r>
      <w:bookmarkEnd w:id="200"/>
    </w:p>
    <w:p w:rsidR="00375F9C" w:rsidRDefault="00375F9C" w:rsidP="00E45D25">
      <w:pPr>
        <w:pStyle w:val="2"/>
        <w:numPr>
          <w:ilvl w:val="1"/>
          <w:numId w:val="17"/>
        </w:numPr>
      </w:pPr>
      <w:bookmarkStart w:id="202" w:name="_Toc453071830"/>
      <w:r w:rsidRPr="006D62CC">
        <w:t>Pop-up window</w:t>
      </w:r>
      <w:bookmarkEnd w:id="202"/>
    </w:p>
    <w:p w:rsidR="00375F9C" w:rsidRPr="002142E9" w:rsidRDefault="00375F9C" w:rsidP="00E45D25">
      <w:pPr>
        <w:pStyle w:val="3"/>
        <w:numPr>
          <w:ilvl w:val="2"/>
          <w:numId w:val="17"/>
        </w:numPr>
      </w:pPr>
      <w:bookmarkStart w:id="203" w:name="_Toc453071831"/>
      <w:r>
        <w:rPr>
          <w:rFonts w:hint="eastAsia"/>
        </w:rPr>
        <w:t>alert window</w:t>
      </w:r>
      <w:bookmarkEnd w:id="203"/>
    </w:p>
    <w:p w:rsidR="00375F9C" w:rsidRDefault="005C781A" w:rsidP="00375F9C">
      <w:r>
        <w:rPr>
          <w:noProof/>
        </w:rPr>
        <mc:AlternateContent>
          <mc:Choice Requires="wpc">
            <w:drawing>
              <wp:inline distT="0" distB="0" distL="0" distR="0" wp14:anchorId="7F548BD2" wp14:editId="6984EB47">
                <wp:extent cx="5257800" cy="611505"/>
                <wp:effectExtent l="9525" t="0" r="9525" b="7620"/>
                <wp:docPr id="101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5" name="Text Box 199"/>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.alert(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EE43AB">
                                <w:rPr>
                                  <w:color w:val="FF00FF"/>
                                  <w:sz w:val="18"/>
                                  <w:szCs w:val="18"/>
                                </w:rPr>
                                <w:t>'message'</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Pr>
                                  <w:color w:val="FF00FF"/>
                                  <w:sz w:val="18"/>
                                  <w:szCs w:val="18"/>
                                </w:rPr>
                                <w:t>'You cl</w:t>
                              </w:r>
                              <w:r>
                                <w:rPr>
                                  <w:rFonts w:hint="eastAsia"/>
                                  <w:color w:val="FF00FF"/>
                                  <w:sz w:val="18"/>
                                  <w:szCs w:val="18"/>
                                </w:rPr>
                                <w:t>ose this window!</w:t>
                              </w:r>
                              <w:r w:rsidRPr="00EE43AB">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Pr>
                                  <w:sz w:val="18"/>
                                  <w:szCs w:val="18"/>
                                </w:rPr>
                                <w:t>}</w:t>
                              </w:r>
                              <w:r>
                                <w:rPr>
                                  <w:rFonts w:hint="eastAsia"/>
                                  <w:sz w:val="18"/>
                                  <w:szCs w:val="18"/>
                                </w:rPr>
                                <w:t xml:space="preserve">, </w:t>
                              </w:r>
                              <w:r>
                                <w:rPr>
                                  <w:color w:val="FF00FF"/>
                                  <w:sz w:val="18"/>
                                  <w:szCs w:val="18"/>
                                </w:rPr>
                                <w:t>'</w:t>
                              </w:r>
                              <w:r>
                                <w:rPr>
                                  <w:rFonts w:hint="eastAsia"/>
                                  <w:color w:val="FF00FF"/>
                                  <w:sz w:val="18"/>
                                  <w:szCs w:val="18"/>
                                </w:rPr>
                                <w:t>O K</w:t>
                              </w:r>
                              <w:r w:rsidRPr="00EE43AB">
                                <w:rPr>
                                  <w:color w:val="FF00FF"/>
                                  <w:sz w:val="18"/>
                                  <w:szCs w:val="18"/>
                                </w:rPr>
                                <w:t>'</w:t>
                              </w:r>
                              <w:r w:rsidRPr="00EE43AB">
                                <w:rPr>
                                  <w:sz w:val="18"/>
                                  <w:szCs w:val="18"/>
                                </w:rPr>
                                <w:t>,</w:t>
                              </w:r>
                              <w:r>
                                <w:rPr>
                                  <w:rFonts w:hint="eastAsia"/>
                                  <w:sz w:val="18"/>
                                  <w:szCs w:val="18"/>
                                </w:rPr>
                                <w:t xml:space="preserve"> </w:t>
                              </w:r>
                              <w:r w:rsidRPr="00EE43AB">
                                <w:rPr>
                                  <w:color w:val="800000"/>
                                  <w:sz w:val="18"/>
                                  <w:szCs w:val="18"/>
                                </w:rPr>
                                <w:t>50</w:t>
                              </w:r>
                              <w:r w:rsidRPr="00EE43AB">
                                <w:rPr>
                                  <w:sz w:val="18"/>
                                  <w:szCs w:val="18"/>
                                </w:rPr>
                                <w:t>,</w:t>
                              </w:r>
                              <w:r>
                                <w:rPr>
                                  <w:rFonts w:hint="eastAsia"/>
                                  <w:sz w:val="18"/>
                                  <w:szCs w:val="18"/>
                                </w:rPr>
                                <w:t xml:space="preserve"> </w:t>
                              </w:r>
                              <w:r w:rsidRPr="00EE43AB">
                                <w:rPr>
                                  <w:color w:val="800000"/>
                                  <w:sz w:val="18"/>
                                  <w:szCs w:val="18"/>
                                </w:rPr>
                                <w:t>100</w:t>
                              </w:r>
                              <w:r w:rsidRPr="00EE43AB">
                                <w:rPr>
                                  <w:sz w:val="18"/>
                                  <w:szCs w:val="18"/>
                                </w:rPr>
                                <w:t>);</w:t>
                              </w:r>
                            </w:p>
                          </w:txbxContent>
                        </wps:txbx>
                        <wps:bodyPr rot="0" vert="horz" wrap="square" lIns="54000" tIns="46800" rIns="54000" bIns="45720" anchor="t" anchorCtr="0" upright="1">
                          <a:spAutoFit/>
                        </wps:bodyPr>
                      </wps:wsp>
                      <wps:wsp>
                        <wps:cNvPr id="1016" name="AutoShape 201"/>
                        <wps:cNvSpPr>
                          <a:spLocks noChangeArrowheads="1"/>
                        </wps:cNvSpPr>
                        <wps:spPr bwMode="auto">
                          <a:xfrm flipH="1">
                            <a:off x="2400300" y="198120"/>
                            <a:ext cx="1943100" cy="198120"/>
                          </a:xfrm>
                          <a:prstGeom prst="wedgeRoundRectCallout">
                            <a:avLst>
                              <a:gd name="adj1" fmla="val 74574"/>
                              <a:gd name="adj2" fmla="val -644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Fired after user close the window</w:t>
                              </w:r>
                            </w:p>
                          </w:txbxContent>
                        </wps:txbx>
                        <wps:bodyPr rot="0" vert="horz" wrap="square" lIns="0" tIns="0" rIns="0" bIns="0" anchor="t" anchorCtr="0" upright="1">
                          <a:noAutofit/>
                        </wps:bodyPr>
                      </wps:wsp>
                    </wpc:wpc>
                  </a:graphicData>
                </a:graphic>
              </wp:inline>
            </w:drawing>
          </mc:Choice>
          <mc:Fallback>
            <w:pict>
              <v:group id="画布 197" o:spid="_x0000_s1898"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">
                <v:shape id="_x0000_s1899" type="#_x0000_t75" style="position:absolute;width:52578;height:6115;visibility:visible;mso-wrap-style:square">
                  <v:fill o:detectmouseclick="t"/>
                  <v:path o:connecttype="none"/>
                </v:shape>
                <v:shape id="Text Box 199" o:spid="_x0000_s1900"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cUcIA&#10;AADdAAAADwAAAGRycy9kb3ducmV2LnhtbERP32vCMBB+F/wfwg32pqmDiaumMpTRvQzUbe9Hczal&#10;zaUksdb/fhkIvt3H9/M229F2YiAfGscKFvMMBHHldMO1gp/vj9kKRIjIGjvHpOBGAbbFdLLBXLsr&#10;H2k4xVqkEA45KjAx9rmUoTJkMcxdT5y4s/MWY4K+ltrjNYXbTr5k2VJabDg1GOxpZ6hqTxeroGr3&#10;475sfo0fLnZ10G/l7WtZKvX8NL6vQUQa40N8d3/qND9bvML/N+kE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xRwgAAAN0AAAAPAAAAAAAAAAAAAAAAAJgCAABkcnMvZG93&#10;bnJldi54bWxQSwUGAAAAAAQABAD1AAAAhwMAAAAA&#10;" strokeweight="1pt">
                  <v:textbox style="mso-fit-shape-to-text:t" inset="1.5mm,1.3mm,1.5mm">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.alert(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EE43AB">
                          <w:rPr>
                            <w:color w:val="FF00FF"/>
                            <w:sz w:val="18"/>
                            <w:szCs w:val="18"/>
                          </w:rPr>
                          <w:t>'message'</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Pr>
                            <w:color w:val="FF00FF"/>
                            <w:sz w:val="18"/>
                            <w:szCs w:val="18"/>
                          </w:rPr>
                          <w:t>'You cl</w:t>
                        </w:r>
                        <w:r>
                          <w:rPr>
                            <w:rFonts w:hint="eastAsia"/>
                            <w:color w:val="FF00FF"/>
                            <w:sz w:val="18"/>
                            <w:szCs w:val="18"/>
                          </w:rPr>
                          <w:t>ose this window!</w:t>
                        </w:r>
                        <w:r w:rsidRPr="00EE43AB">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Pr>
                            <w:sz w:val="18"/>
                            <w:szCs w:val="18"/>
                          </w:rPr>
                          <w:t>}</w:t>
                        </w:r>
                        <w:r>
                          <w:rPr>
                            <w:rFonts w:hint="eastAsia"/>
                            <w:sz w:val="18"/>
                            <w:szCs w:val="18"/>
                          </w:rPr>
                          <w:t xml:space="preserve">, </w:t>
                        </w:r>
                        <w:r>
                          <w:rPr>
                            <w:color w:val="FF00FF"/>
                            <w:sz w:val="18"/>
                            <w:szCs w:val="18"/>
                          </w:rPr>
                          <w:t>'</w:t>
                        </w:r>
                        <w:r>
                          <w:rPr>
                            <w:rFonts w:hint="eastAsia"/>
                            <w:color w:val="FF00FF"/>
                            <w:sz w:val="18"/>
                            <w:szCs w:val="18"/>
                          </w:rPr>
                          <w:t>O K</w:t>
                        </w:r>
                        <w:r w:rsidRPr="00EE43AB">
                          <w:rPr>
                            <w:color w:val="FF00FF"/>
                            <w:sz w:val="18"/>
                            <w:szCs w:val="18"/>
                          </w:rPr>
                          <w:t>'</w:t>
                        </w:r>
                        <w:r w:rsidRPr="00EE43AB">
                          <w:rPr>
                            <w:sz w:val="18"/>
                            <w:szCs w:val="18"/>
                          </w:rPr>
                          <w:t>,</w:t>
                        </w:r>
                        <w:r>
                          <w:rPr>
                            <w:rFonts w:hint="eastAsia"/>
                            <w:sz w:val="18"/>
                            <w:szCs w:val="18"/>
                          </w:rPr>
                          <w:t xml:space="preserve"> </w:t>
                        </w:r>
                        <w:r w:rsidRPr="00EE43AB">
                          <w:rPr>
                            <w:color w:val="800000"/>
                            <w:sz w:val="18"/>
                            <w:szCs w:val="18"/>
                          </w:rPr>
                          <w:t>50</w:t>
                        </w:r>
                        <w:r w:rsidRPr="00EE43AB">
                          <w:rPr>
                            <w:sz w:val="18"/>
                            <w:szCs w:val="18"/>
                          </w:rPr>
                          <w:t>,</w:t>
                        </w:r>
                        <w:r>
                          <w:rPr>
                            <w:rFonts w:hint="eastAsia"/>
                            <w:sz w:val="18"/>
                            <w:szCs w:val="18"/>
                          </w:rPr>
                          <w:t xml:space="preserve"> </w:t>
                        </w:r>
                        <w:r w:rsidRPr="00EE43AB">
                          <w:rPr>
                            <w:color w:val="800000"/>
                            <w:sz w:val="18"/>
                            <w:szCs w:val="18"/>
                          </w:rPr>
                          <w:t>100</w:t>
                        </w:r>
                        <w:r w:rsidRPr="00EE43AB">
                          <w:rPr>
                            <w:sz w:val="18"/>
                            <w:szCs w:val="18"/>
                          </w:rPr>
                          <w:t>);</w:t>
                        </w:r>
                      </w:p>
                    </w:txbxContent>
                  </v:textbox>
                </v:shape>
                <v:shape id="AutoShape 201" o:spid="_x0000_s1901" type="#_x0000_t62" style="position:absolute;left:24003;top:1981;width:1943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yuecMA&#10;AADdAAAADwAAAGRycy9kb3ducmV2LnhtbERPTYvCMBC9L/gfwgh7WTRxEZFqFBGE3b1ZFTyOzdhW&#10;m0lpsm3992Zhwds83ucs172tREuNLx1rmIwVCOLMmZJzDcfDbjQH4QOywcoxaXiQh/Vq8LbExLiO&#10;99SmIRcxhH2CGooQ6kRKnxVk0Y9dTRy5q2sshgibXJoGuxhuK/mp1ExaLDk2FFjTtqDsnv5aDfnP&#10;x3nKoTbz63RTnR7pLb1837R+H/abBYhAfXiJ/91fJs5Xkxn8fRN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yuecMAAADdAAAADwAAAAAAAAAAAAAAAACYAgAAZHJzL2Rv&#10;d25yZXYueG1sUEsFBgAAAAAEAAQA9QAAAIgDAAAAAA==&#10;" adj="26908,-3116" fillcolor="#ff9">
                  <v:textbox inset="0,0,0,0">
                    <w:txbxContent>
                      <w:p w:rsidR="0023747D" w:rsidRPr="000E23E9" w:rsidRDefault="0023747D" w:rsidP="00375F9C">
                        <w:pPr>
                          <w:rPr>
                            <w:szCs w:val="18"/>
                          </w:rPr>
                        </w:pPr>
                        <w:r>
                          <w:rPr>
                            <w:rFonts w:hint="eastAsia"/>
                            <w:szCs w:val="18"/>
                          </w:rPr>
                          <w:t>Fired after user close the window</w:t>
                        </w:r>
                      </w:p>
                    </w:txbxContent>
                  </v:textbox>
                </v:shape>
                <w10:anchorlock/>
              </v:group>
            </w:pict>
          </mc:Fallback>
        </mc:AlternateContent>
      </w:r>
    </w:p>
    <w:p w:rsidR="00375F9C" w:rsidRPr="00EE43AB" w:rsidRDefault="005C781A" w:rsidP="00375F9C">
      <w:r>
        <w:rPr>
          <w:rFonts w:hint="eastAsia"/>
          <w:noProof/>
        </w:rPr>
        <w:drawing>
          <wp:inline distT="0" distB="0" distL="0" distR="0" wp14:anchorId="2B42E387" wp14:editId="401F78A0">
            <wp:extent cx="1885950" cy="1304925"/>
            <wp:effectExtent l="0" t="0" r="0" b="952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85950" cy="1304925"/>
                    </a:xfrm>
                    <a:prstGeom prst="rect">
                      <a:avLst/>
                    </a:prstGeom>
                    <a:noFill/>
                    <a:ln>
                      <a:noFill/>
                    </a:ln>
                  </pic:spPr>
                </pic:pic>
              </a:graphicData>
            </a:graphic>
          </wp:inline>
        </w:drawing>
      </w:r>
      <w:r w:rsidR="00375F9C">
        <w:rPr>
          <w:rFonts w:hint="eastAsia"/>
        </w:rPr>
        <w:t>a</w:t>
      </w:r>
    </w:p>
    <w:p w:rsidR="00375F9C" w:rsidRDefault="00375F9C" w:rsidP="00E45D25">
      <w:pPr>
        <w:pStyle w:val="3"/>
        <w:numPr>
          <w:ilvl w:val="2"/>
          <w:numId w:val="17"/>
        </w:numPr>
      </w:pPr>
      <w:bookmarkStart w:id="204" w:name="_Toc453071832"/>
      <w:r>
        <w:rPr>
          <w:rFonts w:hint="eastAsia"/>
        </w:rPr>
        <w:t>confirm window</w:t>
      </w:r>
      <w:bookmarkEnd w:id="204"/>
    </w:p>
    <w:p w:rsidR="00375F9C" w:rsidRDefault="005C781A" w:rsidP="00375F9C">
      <w:r>
        <w:rPr>
          <w:noProof/>
        </w:rPr>
        <mc:AlternateContent>
          <mc:Choice Requires="wpc">
            <w:drawing>
              <wp:inline distT="0" distB="0" distL="0" distR="0" wp14:anchorId="12637003" wp14:editId="0BCCED6C">
                <wp:extent cx="5257800" cy="1287780"/>
                <wp:effectExtent l="9525" t="0" r="9525" b="0"/>
                <wp:docPr id="1014"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0" name="Text Box 204"/>
                        <wps:cNvSpPr txBox="1">
                          <a:spLocks noChangeArrowheads="1"/>
                        </wps:cNvSpPr>
                        <wps:spPr bwMode="auto">
                          <a:xfrm>
                            <a:off x="0" y="48895"/>
                            <a:ext cx="5257800" cy="113982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.confirm(</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Pr>
                                  <w:color w:val="FF00FF"/>
                                  <w:sz w:val="18"/>
                                  <w:szCs w:val="18"/>
                                </w:rPr>
                                <w:t>'</w:t>
                              </w:r>
                              <w:r w:rsidR="0023747D">
                                <w:rPr>
                                  <w:rFonts w:hint="eastAsia"/>
                                  <w:color w:val="FF00FF"/>
                                  <w:sz w:val="18"/>
                                  <w:szCs w:val="18"/>
                                </w:rPr>
                                <w:t>confirm?</w:t>
                              </w:r>
                              <w:r w:rsidR="0023747D" w:rsidRPr="00EE43AB">
                                <w:rPr>
                                  <w:color w:val="FF00FF"/>
                                  <w:sz w:val="18"/>
                                  <w:szCs w:val="18"/>
                                </w:rPr>
                                <w:t>'</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confirmed it</w:t>
                              </w:r>
                              <w:r w:rsidRPr="00EE43AB">
                                <w:rPr>
                                  <w:color w:val="FF00FF"/>
                                  <w:sz w:val="18"/>
                                  <w:szCs w:val="18"/>
                                </w:rPr>
                                <w:t>'</w:t>
                              </w:r>
                              <w:r w:rsidRPr="00EE43AB">
                                <w:rPr>
                                  <w:sz w:val="18"/>
                                  <w:szCs w:val="18"/>
                                </w:rPr>
                                <w:t>)</w:t>
                              </w:r>
                            </w:p>
                            <w:p w:rsidR="0023747D" w:rsidRDefault="0023747D" w:rsidP="00375F9C">
                              <w:pPr>
                                <w:spacing w:line="240" w:lineRule="exact"/>
                                <w:ind w:firstLine="360"/>
                                <w:rPr>
                                  <w:sz w:val="18"/>
                                  <w:szCs w:val="18"/>
                                </w:rPr>
                              </w:pPr>
                              <w:r w:rsidRPr="00EE43AB">
                                <w:rPr>
                                  <w:sz w:val="18"/>
                                  <w:szCs w:val="18"/>
                                </w:rPr>
                                <w:t>},</w:t>
                              </w:r>
                            </w:p>
                            <w:p w:rsidR="0023747D" w:rsidRPr="00EE43AB" w:rsidRDefault="0023747D" w:rsidP="00375F9C">
                              <w:pPr>
                                <w:spacing w:line="240" w:lineRule="exact"/>
                                <w:ind w:firstLine="360"/>
                                <w:rPr>
                                  <w:sz w:val="18"/>
                                  <w:szCs w:val="18"/>
                                </w:rPr>
                              </w:pPr>
                              <w:proofErr w:type="gramStart"/>
                              <w:r w:rsidRPr="00EE43AB">
                                <w:rPr>
                                  <w:color w:val="0000FF"/>
                                  <w:sz w:val="18"/>
                                  <w:szCs w:val="18"/>
                                </w:rPr>
                                <w:t>function</w:t>
                              </w:r>
                              <w:r w:rsidRPr="00EE43AB">
                                <w:rPr>
                                  <w:sz w:val="18"/>
                                  <w:szCs w:val="18"/>
                                </w:rPr>
                                <w:t>(</w:t>
                              </w:r>
                              <w:proofErr w:type="gramEnd"/>
                              <w:r>
                                <w:rPr>
                                  <w:rFonts w:hint="eastAsia"/>
                                  <w:sz w:val="18"/>
                                  <w:szCs w:val="18"/>
                                </w:rPr>
                                <w:t>type</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didn</w:t>
                              </w:r>
                              <w:r>
                                <w:rPr>
                                  <w:color w:val="FF00FF"/>
                                  <w:sz w:val="18"/>
                                  <w:szCs w:val="18"/>
                                </w:rPr>
                                <w:t>’</w:t>
                              </w:r>
                              <w:r>
                                <w:rPr>
                                  <w:rFonts w:hint="eastAsia"/>
                                  <w:color w:val="FF00FF"/>
                                  <w:sz w:val="18"/>
                                  <w:szCs w:val="18"/>
                                </w:rPr>
                                <w:t>t cofirm it -</w:t>
                              </w:r>
                              <w:r w:rsidRPr="002142E9">
                                <w:rPr>
                                  <w:color w:val="FF00FF"/>
                                  <w:sz w:val="18"/>
                                  <w:szCs w:val="18"/>
                                </w:rPr>
                                <w:t>"</w:t>
                              </w:r>
                              <w:r>
                                <w:rPr>
                                  <w:rFonts w:hint="eastAsia"/>
                                  <w:color w:val="FF00FF"/>
                                  <w:sz w:val="18"/>
                                  <w:szCs w:val="18"/>
                                </w:rPr>
                                <w:t xml:space="preserve"> + </w:t>
                              </w:r>
                              <w:r>
                                <w:rPr>
                                  <w:rFonts w:hint="eastAsia"/>
                                  <w:sz w:val="18"/>
                                  <w:szCs w:val="18"/>
                                </w:rPr>
                                <w:t>type</w:t>
                              </w:r>
                              <w:r w:rsidRPr="00EE43AB">
                                <w:rPr>
                                  <w:sz w:val="18"/>
                                  <w:szCs w:val="18"/>
                                </w:rPr>
                                <w:t>)</w:t>
                              </w:r>
                            </w:p>
                            <w:p w:rsidR="0023747D" w:rsidRPr="00EE43AB" w:rsidRDefault="0023747D" w:rsidP="00375F9C">
                              <w:pPr>
                                <w:spacing w:line="240" w:lineRule="exact"/>
                                <w:ind w:firstLine="360"/>
                                <w:rPr>
                                  <w:sz w:val="18"/>
                                  <w:szCs w:val="18"/>
                                </w:rPr>
                              </w:pPr>
                              <w:r w:rsidRPr="00EE43AB">
                                <w:rPr>
                                  <w:sz w:val="18"/>
                                  <w:szCs w:val="18"/>
                                </w:rPr>
                                <w:t>},</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txbxContent>
                        </wps:txbx>
                        <wps:bodyPr rot="0" vert="horz" wrap="square" lIns="54000" tIns="46800" rIns="54000" bIns="45720" anchor="t" anchorCtr="0" upright="1">
                          <a:noAutofit/>
                        </wps:bodyPr>
                      </wps:wsp>
                      <wps:wsp>
                        <wps:cNvPr id="1012" name="AutoShape 205"/>
                        <wps:cNvSpPr>
                          <a:spLocks noChangeArrowheads="1"/>
                        </wps:cNvSpPr>
                        <wps:spPr bwMode="auto">
                          <a:xfrm flipH="1">
                            <a:off x="2400300" y="198120"/>
                            <a:ext cx="2171700" cy="198120"/>
                          </a:xfrm>
                          <a:prstGeom prst="wedgeRoundRectCallout">
                            <a:avLst>
                              <a:gd name="adj1" fmla="val 65847"/>
                              <a:gd name="adj2" fmla="val -605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wps:txbx>
                        <wps:bodyPr rot="0" vert="horz" wrap="square" lIns="0" tIns="0" rIns="0" bIns="0" anchor="t" anchorCtr="0" upright="1">
                          <a:noAutofit/>
                        </wps:bodyPr>
                      </wps:wsp>
                      <wps:wsp>
                        <wps:cNvPr id="1013" name="AutoShape 206"/>
                        <wps:cNvSpPr>
                          <a:spLocks noChangeArrowheads="1"/>
                        </wps:cNvSpPr>
                        <wps:spPr bwMode="auto">
                          <a:xfrm flipH="1">
                            <a:off x="2286000" y="495300"/>
                            <a:ext cx="2857500" cy="198120"/>
                          </a:xfrm>
                          <a:prstGeom prst="wedgeRoundRectCallout">
                            <a:avLst>
                              <a:gd name="adj1" fmla="val 71708"/>
                              <a:gd name="adj2" fmla="val -442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02" o:spid="_x0000_s1902"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">
                <v:shape id="_x0000_s1903" type="#_x0000_t75" style="position:absolute;width:52578;height:12877;visibility:visible;mso-wrap-style:square">
                  <v:fill o:detectmouseclick="t"/>
                  <v:path o:connecttype="none"/>
                </v:shape>
                <v:shape id="Text Box 204" o:spid="_x0000_s1904" type="#_x0000_t202" style="position:absolute;top:488;width:52578;height:11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4ccA&#10;AADdAAAADwAAAGRycy9kb3ducmV2LnhtbESPT2vCQBDF7wW/wzJCb3WjQivRVURaEUsP/kNyG7Nj&#10;EszOhuxW02/fORR6m+G9ee83s0XnanWnNlSeDQwHCSji3NuKCwPHw8fLBFSIyBZrz2TghwIs5r2n&#10;GabWP3hH930slIRwSNFAGWOTah3ykhyGgW+IRbv61mGUtS20bfEh4a7WoyR51Q4rloYSG1qVlN/2&#10;387A6PJ+Wtvl6W3F42v9tT1nn5csM+a53y2noCJ18d/8d72xgp8MhV++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RfuHHAAAA3QAAAA8AAAAAAAAAAAAAAAAAmAIAAGRy&#10;cy9kb3ducmV2LnhtbFBLBQYAAAAABAAEAPUAAACMAwAAAAA=&#10;" strokeweight="1pt">
                  <v:textbox inset="1.5mm,1.3mm,1.5mm">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.confirm(</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Pr>
                            <w:color w:val="FF00FF"/>
                            <w:sz w:val="18"/>
                            <w:szCs w:val="18"/>
                          </w:rPr>
                          <w:t>'</w:t>
                        </w:r>
                        <w:r w:rsidR="0023747D">
                          <w:rPr>
                            <w:rFonts w:hint="eastAsia"/>
                            <w:color w:val="FF00FF"/>
                            <w:sz w:val="18"/>
                            <w:szCs w:val="18"/>
                          </w:rPr>
                          <w:t>confirm?</w:t>
                        </w:r>
                        <w:r w:rsidR="0023747D" w:rsidRPr="00EE43AB">
                          <w:rPr>
                            <w:color w:val="FF00FF"/>
                            <w:sz w:val="18"/>
                            <w:szCs w:val="18"/>
                          </w:rPr>
                          <w:t>'</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confirmed it</w:t>
                        </w:r>
                        <w:r w:rsidRPr="00EE43AB">
                          <w:rPr>
                            <w:color w:val="FF00FF"/>
                            <w:sz w:val="18"/>
                            <w:szCs w:val="18"/>
                          </w:rPr>
                          <w:t>'</w:t>
                        </w:r>
                        <w:r w:rsidRPr="00EE43AB">
                          <w:rPr>
                            <w:sz w:val="18"/>
                            <w:szCs w:val="18"/>
                          </w:rPr>
                          <w:t>)</w:t>
                        </w:r>
                      </w:p>
                      <w:p w:rsidR="0023747D" w:rsidRDefault="0023747D" w:rsidP="00375F9C">
                        <w:pPr>
                          <w:spacing w:line="240" w:lineRule="exact"/>
                          <w:ind w:firstLine="360"/>
                          <w:rPr>
                            <w:sz w:val="18"/>
                            <w:szCs w:val="18"/>
                          </w:rPr>
                        </w:pPr>
                        <w:r w:rsidRPr="00EE43AB">
                          <w:rPr>
                            <w:sz w:val="18"/>
                            <w:szCs w:val="18"/>
                          </w:rPr>
                          <w:t>},</w:t>
                        </w:r>
                      </w:p>
                      <w:p w:rsidR="0023747D" w:rsidRPr="00EE43AB" w:rsidRDefault="0023747D" w:rsidP="00375F9C">
                        <w:pPr>
                          <w:spacing w:line="240" w:lineRule="exact"/>
                          <w:ind w:firstLine="360"/>
                          <w:rPr>
                            <w:sz w:val="18"/>
                            <w:szCs w:val="18"/>
                          </w:rPr>
                        </w:pPr>
                        <w:proofErr w:type="gramStart"/>
                        <w:r w:rsidRPr="00EE43AB">
                          <w:rPr>
                            <w:color w:val="0000FF"/>
                            <w:sz w:val="18"/>
                            <w:szCs w:val="18"/>
                          </w:rPr>
                          <w:t>function</w:t>
                        </w:r>
                        <w:r w:rsidRPr="00EE43AB">
                          <w:rPr>
                            <w:sz w:val="18"/>
                            <w:szCs w:val="18"/>
                          </w:rPr>
                          <w:t>(</w:t>
                        </w:r>
                        <w:proofErr w:type="gramEnd"/>
                        <w:r>
                          <w:rPr>
                            <w:rFonts w:hint="eastAsia"/>
                            <w:sz w:val="18"/>
                            <w:szCs w:val="18"/>
                          </w:rPr>
                          <w:t>type</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didn</w:t>
                        </w:r>
                        <w:r>
                          <w:rPr>
                            <w:color w:val="FF00FF"/>
                            <w:sz w:val="18"/>
                            <w:szCs w:val="18"/>
                          </w:rPr>
                          <w:t>’</w:t>
                        </w:r>
                        <w:r>
                          <w:rPr>
                            <w:rFonts w:hint="eastAsia"/>
                            <w:color w:val="FF00FF"/>
                            <w:sz w:val="18"/>
                            <w:szCs w:val="18"/>
                          </w:rPr>
                          <w:t>t cofirm it -</w:t>
                        </w:r>
                        <w:r w:rsidRPr="002142E9">
                          <w:rPr>
                            <w:color w:val="FF00FF"/>
                            <w:sz w:val="18"/>
                            <w:szCs w:val="18"/>
                          </w:rPr>
                          <w:t>"</w:t>
                        </w:r>
                        <w:r>
                          <w:rPr>
                            <w:rFonts w:hint="eastAsia"/>
                            <w:color w:val="FF00FF"/>
                            <w:sz w:val="18"/>
                            <w:szCs w:val="18"/>
                          </w:rPr>
                          <w:t xml:space="preserve"> + </w:t>
                        </w:r>
                        <w:r>
                          <w:rPr>
                            <w:rFonts w:hint="eastAsia"/>
                            <w:sz w:val="18"/>
                            <w:szCs w:val="18"/>
                          </w:rPr>
                          <w:t>type</w:t>
                        </w:r>
                        <w:r w:rsidRPr="00EE43AB">
                          <w:rPr>
                            <w:sz w:val="18"/>
                            <w:szCs w:val="18"/>
                          </w:rPr>
                          <w:t>)</w:t>
                        </w:r>
                      </w:p>
                      <w:p w:rsidR="0023747D" w:rsidRPr="00EE43AB" w:rsidRDefault="0023747D" w:rsidP="00375F9C">
                        <w:pPr>
                          <w:spacing w:line="240" w:lineRule="exact"/>
                          <w:ind w:firstLine="360"/>
                          <w:rPr>
                            <w:sz w:val="18"/>
                            <w:szCs w:val="18"/>
                          </w:rPr>
                        </w:pPr>
                        <w:r w:rsidRPr="00EE43AB">
                          <w:rPr>
                            <w:sz w:val="18"/>
                            <w:szCs w:val="18"/>
                          </w:rPr>
                          <w:t>},</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txbxContent>
                  </v:textbox>
                </v:shape>
                <v:shape id="AutoShape 205" o:spid="_x0000_s1905" type="#_x0000_t62" style="position:absolute;left:24003;top:198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sQA&#10;AADdAAAADwAAAGRycy9kb3ducmV2LnhtbERPTWvCQBC9F/wPywje6iaBSkldRRSDKG1R2/uQnSYx&#10;2dk0u5r477uFQm/zeJ8zXw6mETfqXGVZQTyNQBDnVldcKPg4bx+fQTiPrLGxTAru5GC5GD3MMdW2&#10;5yPdTr4QIYRdigpK79tUSpeXZNBNbUscuC/bGfQBdoXUHfYh3DQyiaKZNFhxaCixpXVJeX26GgWX&#10;/rrZv892b8PTa53Z7PuzOqwbpSbjYfUCwtPg/8V/7p0O86M4gd9vwgl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v4Z7EAAAA3QAAAA8AAAAAAAAAAAAAAAAAmAIAAGRycy9k&#10;b3ducmV2LnhtbFBLBQYAAAAABAAEAPUAAACJAwAAAAA=&#10;" adj="25023,-2285"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v:textbox>
                </v:shape>
                <v:shape id="AutoShape 206" o:spid="_x0000_s1906" type="#_x0000_t62" style="position:absolute;left:22860;top:4953;width:2857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jX8UA&#10;AADdAAAADwAAAGRycy9kb3ducmV2LnhtbERP32vCMBB+H/g/hBN8GTPVYTc6o6jgGGwMVgX3eDa3&#10;tthcSpLZ+t+bgbC3+/h+3nzZm0acyfnasoLJOAFBXFhdc6lgv9s+PIPwAVljY5kUXMjDcjG4m2Om&#10;bcdfdM5DKWII+wwVVCG0mZS+qMigH9uWOHI/1hkMEbpSaoddDDeNnCZJKg3WHBsqbGlTUXHKf42C&#10;+4/D6+wz/96u36k79i59OqTtUanRsF+9gAjUh3/xzf2m4/xk8gh/38QT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ONfxQAAAN0AAAAPAAAAAAAAAAAAAAAAAJgCAABkcnMv&#10;ZG93bnJldi54bWxQSwUGAAAAAAQABAD1AAAAigMAAAAA&#10;" adj="26289,1246"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txbxContent>
                  </v:textbox>
                </v:shape>
                <w10:anchorlock/>
              </v:group>
            </w:pict>
          </mc:Fallback>
        </mc:AlternateContent>
      </w:r>
    </w:p>
    <w:p w:rsidR="00375F9C" w:rsidRPr="00EE43AB" w:rsidRDefault="005C781A" w:rsidP="00375F9C">
      <w:r>
        <w:rPr>
          <w:rFonts w:hint="eastAsia"/>
          <w:noProof/>
        </w:rPr>
        <w:lastRenderedPageBreak/>
        <w:drawing>
          <wp:inline distT="0" distB="0" distL="0" distR="0" wp14:anchorId="4FBD02E7" wp14:editId="21253A60">
            <wp:extent cx="1857375" cy="1257300"/>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57375" cy="1257300"/>
                    </a:xfrm>
                    <a:prstGeom prst="rect">
                      <a:avLst/>
                    </a:prstGeom>
                    <a:noFill/>
                    <a:ln>
                      <a:noFill/>
                    </a:ln>
                  </pic:spPr>
                </pic:pic>
              </a:graphicData>
            </a:graphic>
          </wp:inline>
        </w:drawing>
      </w:r>
    </w:p>
    <w:p w:rsidR="00375F9C" w:rsidRDefault="00375F9C" w:rsidP="00E45D25">
      <w:pPr>
        <w:pStyle w:val="3"/>
        <w:numPr>
          <w:ilvl w:val="2"/>
          <w:numId w:val="17"/>
        </w:numPr>
      </w:pPr>
      <w:bookmarkStart w:id="205" w:name="_Toc453071833"/>
      <w:r>
        <w:rPr>
          <w:rFonts w:hint="eastAsia"/>
        </w:rPr>
        <w:t>prompt window</w:t>
      </w:r>
      <w:bookmarkEnd w:id="205"/>
    </w:p>
    <w:p w:rsidR="00375F9C" w:rsidRDefault="005C781A" w:rsidP="00375F9C">
      <w:r>
        <w:rPr>
          <w:noProof/>
        </w:rPr>
        <mc:AlternateContent>
          <mc:Choice Requires="wpc">
            <w:drawing>
              <wp:inline distT="0" distB="0" distL="0" distR="0" wp14:anchorId="2C3D4247" wp14:editId="4524699F">
                <wp:extent cx="5257800" cy="1068705"/>
                <wp:effectExtent l="9525" t="0" r="9525" b="7620"/>
                <wp:docPr id="1009" name="画布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5" name="Text Box 209"/>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w:t>
                              </w:r>
                              <w:r w:rsidR="0023747D">
                                <w:rPr>
                                  <w:rFonts w:hint="eastAsia"/>
                                  <w:sz w:val="18"/>
                                  <w:szCs w:val="18"/>
                                </w:rPr>
                                <w:t>prompt</w:t>
                              </w:r>
                              <w:r w:rsidR="0023747D" w:rsidRPr="00EE43AB">
                                <w:rPr>
                                  <w:sz w:val="18"/>
                                  <w:szCs w:val="18"/>
                                </w:rPr>
                                <w: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712D53">
                                <w:rPr>
                                  <w:color w:val="FF00FF"/>
                                  <w:sz w:val="18"/>
                                  <w:szCs w:val="18"/>
                                </w:rPr>
                                <w:t xml:space="preserve"> </w:t>
                              </w:r>
                              <w:r w:rsidR="0023747D" w:rsidRPr="00EE43AB">
                                <w:rPr>
                                  <w:color w:val="FF00FF"/>
                                  <w:sz w:val="18"/>
                                  <w:szCs w:val="18"/>
                                </w:rPr>
                                <w:t>'</w:t>
                              </w:r>
                              <w:r w:rsidR="0023747D">
                                <w:rPr>
                                  <w:rFonts w:hint="eastAsia"/>
                                  <w:color w:val="FF00FF"/>
                                  <w:sz w:val="18"/>
                                  <w:szCs w:val="18"/>
                                </w:rPr>
                                <w:t>message</w:t>
                              </w:r>
                              <w:r w:rsidR="0023747D" w:rsidRPr="002142E9">
                                <w:rPr>
                                  <w:color w:val="FF00FF"/>
                                  <w:sz w:val="18"/>
                                  <w:szCs w:val="18"/>
                                </w:rPr>
                                <w:t>'</w:t>
                              </w:r>
                              <w:r w:rsidR="0023747D" w:rsidRPr="002142E9">
                                <w:rPr>
                                  <w:sz w:val="18"/>
                                  <w:szCs w:val="18"/>
                                </w:rPr>
                                <w:t>,</w:t>
                              </w:r>
                              <w:r w:rsidR="0023747D" w:rsidRPr="002142E9">
                                <w:rPr>
                                  <w:color w:val="FF00FF"/>
                                  <w:sz w:val="18"/>
                                  <w:szCs w:val="18"/>
                                </w:rPr>
                                <w:t>'default content'</w:t>
                              </w:r>
                              <w:r w:rsidR="0023747D" w:rsidRPr="00EE43AB">
                                <w:rPr>
                                  <w:sz w:val="18"/>
                                  <w:szCs w:val="18"/>
                                </w:rPr>
                                <w:t>,</w:t>
                              </w:r>
                              <w:r w:rsidR="0023747D" w:rsidRPr="00EE43AB">
                                <w:rPr>
                                  <w:color w:val="0000FF"/>
                                  <w:sz w:val="18"/>
                                  <w:szCs w:val="18"/>
                                </w:rPr>
                                <w:t>function</w:t>
                              </w:r>
                              <w:r w:rsidR="0023747D" w:rsidRPr="00EE43AB">
                                <w:rPr>
                                  <w:sz w:val="18"/>
                                  <w:szCs w:val="18"/>
                                </w:rPr>
                                <w:t>(</w:t>
                              </w:r>
                              <w:r w:rsidR="0023747D">
                                <w:rPr>
                                  <w:rFonts w:hint="eastAsia"/>
                                  <w:sz w:val="18"/>
                                  <w:szCs w:val="18"/>
                                </w:rPr>
                                <w:t>msg</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 xml:space="preserve">input - </w:t>
                              </w:r>
                              <w:r w:rsidRPr="00EE43AB">
                                <w:rPr>
                                  <w:color w:val="FF00FF"/>
                                  <w:sz w:val="18"/>
                                  <w:szCs w:val="18"/>
                                </w:rPr>
                                <w:t>'</w:t>
                              </w:r>
                              <w:r>
                                <w:rPr>
                                  <w:rFonts w:hint="eastAsia"/>
                                  <w:color w:val="FF00FF"/>
                                  <w:sz w:val="18"/>
                                  <w:szCs w:val="18"/>
                                </w:rPr>
                                <w:t xml:space="preserve"> + </w:t>
                              </w:r>
                              <w:r>
                                <w:rPr>
                                  <w:rFonts w:hint="eastAsia"/>
                                  <w:sz w:val="18"/>
                                  <w:szCs w:val="18"/>
                                </w:rPr>
                                <w:t>msg</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Pr="00EE43AB">
                                <w:rPr>
                                  <w:sz w:val="18"/>
                                  <w:szCs w:val="18"/>
                                </w:rPr>
                                <w:t>,</w:t>
                              </w:r>
                              <w:r w:rsidRPr="00EE43AB">
                                <w:rPr>
                                  <w:color w:val="0000FF"/>
                                  <w:sz w:val="18"/>
                                  <w:szCs w:val="18"/>
                                </w:rPr>
                                <w:t>function</w:t>
                              </w:r>
                              <w:proofErr w:type="gramEnd"/>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cancel it</w:t>
                              </w:r>
                              <w:r w:rsidRPr="002142E9">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p w:rsidR="0023747D" w:rsidRPr="002142E9" w:rsidRDefault="0023747D" w:rsidP="00375F9C">
                              <w:pPr>
                                <w:spacing w:line="240" w:lineRule="exact"/>
                                <w:rPr>
                                  <w:sz w:val="18"/>
                                  <w:szCs w:val="18"/>
                                </w:rPr>
                              </w:pPr>
                            </w:p>
                          </w:txbxContent>
                        </wps:txbx>
                        <wps:bodyPr rot="0" vert="horz" wrap="square" lIns="54000" tIns="46800" rIns="54000" bIns="45720" anchor="t" anchorCtr="0" upright="1">
                          <a:spAutoFit/>
                        </wps:bodyPr>
                      </wps:wsp>
                      <wps:wsp>
                        <wps:cNvPr id="1007" name="AutoShape 210"/>
                        <wps:cNvSpPr>
                          <a:spLocks noChangeArrowheads="1"/>
                        </wps:cNvSpPr>
                        <wps:spPr bwMode="auto">
                          <a:xfrm flipH="1">
                            <a:off x="3086100" y="198120"/>
                            <a:ext cx="2057400" cy="198120"/>
                          </a:xfrm>
                          <a:prstGeom prst="wedgeRoundRectCallout">
                            <a:avLst>
                              <a:gd name="adj1" fmla="val 67653"/>
                              <a:gd name="adj2" fmla="val -330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wps:txbx>
                        <wps:bodyPr rot="0" vert="horz" wrap="square" lIns="0" tIns="0" rIns="0" bIns="0" anchor="t" anchorCtr="0" upright="1">
                          <a:noAutofit/>
                        </wps:bodyPr>
                      </wps:wsp>
                      <wps:wsp>
                        <wps:cNvPr id="1008" name="AutoShape 212"/>
                        <wps:cNvSpPr>
                          <a:spLocks noChangeArrowheads="1"/>
                        </wps:cNvSpPr>
                        <wps:spPr bwMode="auto">
                          <a:xfrm flipH="1">
                            <a:off x="1943100" y="693420"/>
                            <a:ext cx="3086100" cy="198120"/>
                          </a:xfrm>
                          <a:prstGeom prst="wedgeRoundRectCallout">
                            <a:avLst>
                              <a:gd name="adj1" fmla="val 54667"/>
                              <a:gd name="adj2" fmla="val -150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p w:rsidR="0023747D" w:rsidRPr="00D20968"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07" o:spid="_x0000_s1907"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">
                <v:shape id="_x0000_s1908" type="#_x0000_t75" style="position:absolute;width:52578;height:10687;visibility:visible;mso-wrap-style:square">
                  <v:fill o:detectmouseclick="t"/>
                  <v:path o:connecttype="none"/>
                </v:shape>
                <v:shape id="Text Box 209" o:spid="_x0000_s1909"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KjMIA&#10;AADdAAAADwAAAGRycy9kb3ducmV2LnhtbERPS2sCMRC+C/0PYQreNGlBsVujSKVsLwUf7X3YjJvF&#10;zWRJ4rr++6YgeJuP7znL9eBa0VOIjWcNL1MFgrjypuFaw8/xc7IAEROywdYzabhRhPXqabTEwvgr&#10;76k/pFrkEI4FarApdYWUsbLkME59R5y5kw8OU4ahlibgNYe7Vr4qNZcOG84NFjv6sFSdDxenoTpv&#10;h23Z/NrQX9xiZ97K2/e81Hr8PGzeQSQa0kN8d3+ZPF+pGfx/k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IqMwgAAAN0AAAAPAAAAAAAAAAAAAAAAAJgCAABkcnMvZG93&#10;bnJldi54bWxQSwUGAAAAAAQABAD1AAAAhwMAAAAA&#10;" strokeweight="1pt">
                  <v:textbox style="mso-fit-shape-to-text:t" inset="1.5mm,1.3mm,1.5mm">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w:t>
                        </w:r>
                        <w:r w:rsidR="0023747D">
                          <w:rPr>
                            <w:rFonts w:hint="eastAsia"/>
                            <w:sz w:val="18"/>
                            <w:szCs w:val="18"/>
                          </w:rPr>
                          <w:t>prompt</w:t>
                        </w:r>
                        <w:r w:rsidR="0023747D" w:rsidRPr="00EE43AB">
                          <w:rPr>
                            <w:sz w:val="18"/>
                            <w:szCs w:val="18"/>
                          </w:rPr>
                          <w: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712D53">
                          <w:rPr>
                            <w:color w:val="FF00FF"/>
                            <w:sz w:val="18"/>
                            <w:szCs w:val="18"/>
                          </w:rPr>
                          <w:t xml:space="preserve"> </w:t>
                        </w:r>
                        <w:r w:rsidR="0023747D" w:rsidRPr="00EE43AB">
                          <w:rPr>
                            <w:color w:val="FF00FF"/>
                            <w:sz w:val="18"/>
                            <w:szCs w:val="18"/>
                          </w:rPr>
                          <w:t>'</w:t>
                        </w:r>
                        <w:r w:rsidR="0023747D">
                          <w:rPr>
                            <w:rFonts w:hint="eastAsia"/>
                            <w:color w:val="FF00FF"/>
                            <w:sz w:val="18"/>
                            <w:szCs w:val="18"/>
                          </w:rPr>
                          <w:t>message</w:t>
                        </w:r>
                        <w:r w:rsidR="0023747D" w:rsidRPr="002142E9">
                          <w:rPr>
                            <w:color w:val="FF00FF"/>
                            <w:sz w:val="18"/>
                            <w:szCs w:val="18"/>
                          </w:rPr>
                          <w:t>'</w:t>
                        </w:r>
                        <w:r w:rsidR="0023747D" w:rsidRPr="002142E9">
                          <w:rPr>
                            <w:sz w:val="18"/>
                            <w:szCs w:val="18"/>
                          </w:rPr>
                          <w:t>,</w:t>
                        </w:r>
                        <w:r w:rsidR="0023747D" w:rsidRPr="002142E9">
                          <w:rPr>
                            <w:color w:val="FF00FF"/>
                            <w:sz w:val="18"/>
                            <w:szCs w:val="18"/>
                          </w:rPr>
                          <w:t>'default content'</w:t>
                        </w:r>
                        <w:r w:rsidR="0023747D" w:rsidRPr="00EE43AB">
                          <w:rPr>
                            <w:sz w:val="18"/>
                            <w:szCs w:val="18"/>
                          </w:rPr>
                          <w:t>,</w:t>
                        </w:r>
                        <w:r w:rsidR="0023747D" w:rsidRPr="00EE43AB">
                          <w:rPr>
                            <w:color w:val="0000FF"/>
                            <w:sz w:val="18"/>
                            <w:szCs w:val="18"/>
                          </w:rPr>
                          <w:t>function</w:t>
                        </w:r>
                        <w:r w:rsidR="0023747D" w:rsidRPr="00EE43AB">
                          <w:rPr>
                            <w:sz w:val="18"/>
                            <w:szCs w:val="18"/>
                          </w:rPr>
                          <w:t>(</w:t>
                        </w:r>
                        <w:r w:rsidR="0023747D">
                          <w:rPr>
                            <w:rFonts w:hint="eastAsia"/>
                            <w:sz w:val="18"/>
                            <w:szCs w:val="18"/>
                          </w:rPr>
                          <w:t>msg</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 xml:space="preserve">input - </w:t>
                        </w:r>
                        <w:r w:rsidRPr="00EE43AB">
                          <w:rPr>
                            <w:color w:val="FF00FF"/>
                            <w:sz w:val="18"/>
                            <w:szCs w:val="18"/>
                          </w:rPr>
                          <w:t>'</w:t>
                        </w:r>
                        <w:r>
                          <w:rPr>
                            <w:rFonts w:hint="eastAsia"/>
                            <w:color w:val="FF00FF"/>
                            <w:sz w:val="18"/>
                            <w:szCs w:val="18"/>
                          </w:rPr>
                          <w:t xml:space="preserve"> + </w:t>
                        </w:r>
                        <w:r>
                          <w:rPr>
                            <w:rFonts w:hint="eastAsia"/>
                            <w:sz w:val="18"/>
                            <w:szCs w:val="18"/>
                          </w:rPr>
                          <w:t>msg</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Pr="00EE43AB">
                          <w:rPr>
                            <w:sz w:val="18"/>
                            <w:szCs w:val="18"/>
                          </w:rPr>
                          <w:t>,</w:t>
                        </w:r>
                        <w:r w:rsidRPr="00EE43AB">
                          <w:rPr>
                            <w:color w:val="0000FF"/>
                            <w:sz w:val="18"/>
                            <w:szCs w:val="18"/>
                          </w:rPr>
                          <w:t>function</w:t>
                        </w:r>
                        <w:proofErr w:type="gramEnd"/>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cancel it</w:t>
                        </w:r>
                        <w:r w:rsidRPr="002142E9">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p w:rsidR="0023747D" w:rsidRPr="002142E9" w:rsidRDefault="0023747D" w:rsidP="00375F9C">
                        <w:pPr>
                          <w:spacing w:line="240" w:lineRule="exact"/>
                          <w:rPr>
                            <w:sz w:val="18"/>
                            <w:szCs w:val="18"/>
                          </w:rPr>
                        </w:pPr>
                      </w:p>
                    </w:txbxContent>
                  </v:textbox>
                </v:shape>
                <v:shape id="AutoShape 210" o:spid="_x0000_s1910" type="#_x0000_t62" style="position:absolute;left:30861;top:1981;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1fMUA&#10;AADdAAAADwAAAGRycy9kb3ducmV2LnhtbERPTWvCQBC9C/6HZYReRHeVYiV1FRFaRERI2ou3aXZM&#10;gtnZNLvVtL/eFYTe5vE+Z7HqbC0u1PrKsYbJWIEgzp2puNDw+fE2moPwAdlg7Zg0/JKH1bLfW2Bi&#10;3JVTumShEDGEfYIayhCaREqfl2TRj11DHLmTay2GCNtCmhavMdzWcqrUTFqsODaU2NCmpPyc/VgN&#10;u/dTup//HdPs69tuJ8P1bvp8mGn9NOjWryACdeFf/HBvTZyv1Avcv4kn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LV8xQAAAN0AAAAPAAAAAAAAAAAAAAAAAJgCAABkcnMv&#10;ZG93bnJldi54bWxQSwUGAAAAAAQABAD1AAAAigMAAAAA&#10;" adj="25413,3669"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v:textbox>
                </v:shape>
                <v:shape id="AutoShape 212" o:spid="_x0000_s1911" type="#_x0000_t62" style="position:absolute;left:19431;top:6934;width:3086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It8cA&#10;AADdAAAADwAAAGRycy9kb3ducmV2LnhtbESPT2vDMAzF74N9B6NBb6vdDtYtq1tCYVAoO/QP21WL&#10;tSQsloPtttk+fXUo9Cbxnt77ab4cfKdOFFMb2MJkbEARV8G1XFs47N8fX0CljOywC0wW/ijBcnF/&#10;N8fChTNv6bTLtZIQTgVaaHLuC61T1ZDHNA49sWg/IXrMssZau4hnCfednhrzrD22LA0N9rRqqPrd&#10;Hb0FXW6H/aTFf/36/bX+KDfx8+k4s3b0MJRvoDIN+Wa+Xq+d4BsjuPKNj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rCLfHAAAA3QAAAA8AAAAAAAAAAAAAAAAAmAIAAGRy&#10;cy9kb3ducmV2LnhtbFBLBQYAAAAABAAEAPUAAACMAwAAAAA=&#10;" adj="22608,-21808"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p w:rsidR="0023747D" w:rsidRPr="00D20968" w:rsidRDefault="0023747D" w:rsidP="00375F9C">
                        <w:pPr>
                          <w:rPr>
                            <w:szCs w:val="18"/>
                          </w:rPr>
                        </w:pPr>
                      </w:p>
                    </w:txbxContent>
                  </v:textbox>
                </v:shape>
                <w10:anchorlock/>
              </v:group>
            </w:pict>
          </mc:Fallback>
        </mc:AlternateContent>
      </w:r>
    </w:p>
    <w:p w:rsidR="00375F9C" w:rsidRPr="00B85DF4" w:rsidRDefault="005C781A" w:rsidP="00375F9C">
      <w:r>
        <w:rPr>
          <w:rFonts w:hint="eastAsia"/>
          <w:noProof/>
        </w:rPr>
        <w:drawing>
          <wp:inline distT="0" distB="0" distL="0" distR="0" wp14:anchorId="20F4CBB6" wp14:editId="6A37BB83">
            <wp:extent cx="2971800" cy="142875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p>
    <w:p w:rsidR="00375F9C" w:rsidRDefault="00375F9C" w:rsidP="00E45D25">
      <w:pPr>
        <w:pStyle w:val="3"/>
        <w:numPr>
          <w:ilvl w:val="2"/>
          <w:numId w:val="17"/>
        </w:numPr>
      </w:pPr>
      <w:bookmarkStart w:id="206" w:name="_Toc453071834"/>
      <w:r>
        <w:rPr>
          <w:rFonts w:hint="eastAsia"/>
        </w:rPr>
        <w:t>pop window</w:t>
      </w:r>
      <w:bookmarkEnd w:id="206"/>
    </w:p>
    <w:p w:rsidR="00375F9C" w:rsidRDefault="005C781A" w:rsidP="00375F9C">
      <w:r>
        <w:rPr>
          <w:noProof/>
        </w:rPr>
        <mc:AlternateContent>
          <mc:Choice Requires="wpc">
            <w:drawing>
              <wp:inline distT="0" distB="0" distL="0" distR="0" wp14:anchorId="77218BD8" wp14:editId="5CFED5F4">
                <wp:extent cx="5257800" cy="306705"/>
                <wp:effectExtent l="9525" t="0" r="9525" b="7620"/>
                <wp:docPr id="1004"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3" name="Text Box 215"/>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142E9" w:rsidRDefault="00F55F81" w:rsidP="00375F9C">
                              <w:pPr>
                                <w:spacing w:line="240" w:lineRule="exact"/>
                                <w:rPr>
                                  <w:sz w:val="18"/>
                                  <w:szCs w:val="18"/>
                                </w:rPr>
                              </w:pPr>
                              <w:proofErr w:type="gramStart"/>
                              <w:r>
                                <w:rPr>
                                  <w:sz w:val="18"/>
                                  <w:szCs w:val="18"/>
                                </w:rPr>
                                <w:t>xui</w:t>
                              </w:r>
                              <w:r w:rsidR="0023747D" w:rsidRPr="002142E9">
                                <w:rPr>
                                  <w:sz w:val="18"/>
                                  <w:szCs w:val="18"/>
                                </w:rPr>
                                <w:t>.</w:t>
                              </w:r>
                              <w:r w:rsidR="0023747D">
                                <w:rPr>
                                  <w:rFonts w:hint="eastAsia"/>
                                  <w:sz w:val="18"/>
                                  <w:szCs w:val="18"/>
                                </w:rPr>
                                <w:t>pop</w:t>
                              </w:r>
                              <w:r w:rsidR="0023747D" w:rsidRPr="002142E9">
                                <w:rPr>
                                  <w:sz w:val="18"/>
                                  <w:szCs w:val="18"/>
                                </w:rPr>
                                <w:t>(</w:t>
                              </w:r>
                              <w:proofErr w:type="gramEnd"/>
                              <w:r w:rsidR="0023747D" w:rsidRPr="002142E9">
                                <w:rPr>
                                  <w:color w:val="FF00FF"/>
                                  <w:sz w:val="18"/>
                                  <w:szCs w:val="18"/>
                                </w:rPr>
                                <w:t>'title'</w:t>
                              </w:r>
                              <w:r w:rsidR="0023747D" w:rsidRPr="002142E9">
                                <w:rPr>
                                  <w:sz w:val="18"/>
                                  <w:szCs w:val="18"/>
                                </w:rPr>
                                <w:t xml:space="preserve">, </w:t>
                              </w:r>
                              <w:r w:rsidR="0023747D" w:rsidRPr="002142E9">
                                <w:rPr>
                                  <w:color w:val="FF00FF"/>
                                  <w:sz w:val="18"/>
                                  <w:szCs w:val="18"/>
                                </w:rPr>
                                <w:t>'message'</w:t>
                              </w:r>
                              <w:r w:rsidR="0023747D" w:rsidRPr="002142E9">
                                <w:rPr>
                                  <w:sz w:val="18"/>
                                  <w:szCs w:val="18"/>
                                </w:rPr>
                                <w:t>,</w:t>
                              </w:r>
                              <w:r w:rsidR="0023747D">
                                <w:rPr>
                                  <w:color w:val="FF00FF"/>
                                  <w:sz w:val="18"/>
                                  <w:szCs w:val="18"/>
                                </w:rPr>
                                <w:t>'</w:t>
                              </w:r>
                              <w:r w:rsidR="0023747D">
                                <w:rPr>
                                  <w:rFonts w:hint="eastAsia"/>
                                  <w:color w:val="FF00FF"/>
                                  <w:sz w:val="18"/>
                                  <w:szCs w:val="18"/>
                                </w:rPr>
                                <w:t>Button Caption</w:t>
                              </w:r>
                              <w:r w:rsidR="0023747D">
                                <w:rPr>
                                  <w:color w:val="FF00FF"/>
                                  <w:sz w:val="18"/>
                                  <w:szCs w:val="18"/>
                                </w:rPr>
                                <w:t>'</w:t>
                              </w:r>
                              <w:r w:rsidR="0023747D" w:rsidRPr="002142E9">
                                <w:rPr>
                                  <w:sz w:val="18"/>
                                  <w:szCs w:val="18"/>
                                </w:rPr>
                                <w:t>,</w:t>
                              </w:r>
                              <w:r w:rsidR="0023747D" w:rsidRPr="002142E9">
                                <w:rPr>
                                  <w:color w:val="800000"/>
                                  <w:sz w:val="18"/>
                                  <w:szCs w:val="18"/>
                                </w:rPr>
                                <w:t>50</w:t>
                              </w:r>
                              <w:r w:rsidR="0023747D" w:rsidRPr="002142E9">
                                <w:rPr>
                                  <w:sz w:val="18"/>
                                  <w:szCs w:val="18"/>
                                </w:rPr>
                                <w:t>,</w:t>
                              </w:r>
                              <w:r w:rsidR="0023747D" w:rsidRPr="002142E9">
                                <w:rPr>
                                  <w:color w:val="800000"/>
                                  <w:sz w:val="18"/>
                                  <w:szCs w:val="18"/>
                                </w:rPr>
                                <w:t>100</w:t>
                              </w:r>
                              <w:r w:rsidR="0023747D" w:rsidRPr="002142E9">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213" o:spid="_x0000_s1912"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">
                <v:shape id="_x0000_s1913" type="#_x0000_t75" style="position:absolute;width:52578;height:3067;visibility:visible;mso-wrap-style:square">
                  <v:fill o:detectmouseclick="t"/>
                  <v:path o:connecttype="none"/>
                </v:shape>
                <v:shape id="Text Box 215" o:spid="_x0000_s1914"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3Y8IA&#10;AADdAAAADwAAAGRycy9kb3ducmV2LnhtbERPS2sCMRC+C/0PYQreNGkFsVujSKVsLwUf7X3YjJvF&#10;zWRJ4rr++6YgeJuP7znL9eBa0VOIjWcNL1MFgrjypuFaw8/xc7IAEROywdYzabhRhPXqabTEwvgr&#10;76k/pFrkEI4FarApdYWUsbLkME59R5y5kw8OU4ahlibgNYe7Vr4qNZcOG84NFjv6sFSdDxenoTpv&#10;h23Z/NrQX9xiZ97K2/e81Hr8PGzeQSQa0kN8d3+ZPF+pGfx/k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BbdjwgAAAN0AAAAPAAAAAAAAAAAAAAAAAJgCAABkcnMvZG93&#10;bnJldi54bWxQSwUGAAAAAAQABAD1AAAAhwMAAAAA&#10;" strokeweight="1pt">
                  <v:textbox style="mso-fit-shape-to-text:t" inset="1.5mm,1.3mm,1.5mm">
                    <w:txbxContent>
                      <w:p w:rsidR="0023747D" w:rsidRPr="002142E9" w:rsidRDefault="00F55F81" w:rsidP="00375F9C">
                        <w:pPr>
                          <w:spacing w:line="240" w:lineRule="exact"/>
                          <w:rPr>
                            <w:sz w:val="18"/>
                            <w:szCs w:val="18"/>
                          </w:rPr>
                        </w:pPr>
                        <w:proofErr w:type="gramStart"/>
                        <w:r>
                          <w:rPr>
                            <w:sz w:val="18"/>
                            <w:szCs w:val="18"/>
                          </w:rPr>
                          <w:t>xui</w:t>
                        </w:r>
                        <w:r w:rsidR="0023747D" w:rsidRPr="002142E9">
                          <w:rPr>
                            <w:sz w:val="18"/>
                            <w:szCs w:val="18"/>
                          </w:rPr>
                          <w:t>.</w:t>
                        </w:r>
                        <w:r w:rsidR="0023747D">
                          <w:rPr>
                            <w:rFonts w:hint="eastAsia"/>
                            <w:sz w:val="18"/>
                            <w:szCs w:val="18"/>
                          </w:rPr>
                          <w:t>pop</w:t>
                        </w:r>
                        <w:r w:rsidR="0023747D" w:rsidRPr="002142E9">
                          <w:rPr>
                            <w:sz w:val="18"/>
                            <w:szCs w:val="18"/>
                          </w:rPr>
                          <w:t>(</w:t>
                        </w:r>
                        <w:proofErr w:type="gramEnd"/>
                        <w:r w:rsidR="0023747D" w:rsidRPr="002142E9">
                          <w:rPr>
                            <w:color w:val="FF00FF"/>
                            <w:sz w:val="18"/>
                            <w:szCs w:val="18"/>
                          </w:rPr>
                          <w:t>'title'</w:t>
                        </w:r>
                        <w:r w:rsidR="0023747D" w:rsidRPr="002142E9">
                          <w:rPr>
                            <w:sz w:val="18"/>
                            <w:szCs w:val="18"/>
                          </w:rPr>
                          <w:t xml:space="preserve">, </w:t>
                        </w:r>
                        <w:r w:rsidR="0023747D" w:rsidRPr="002142E9">
                          <w:rPr>
                            <w:color w:val="FF00FF"/>
                            <w:sz w:val="18"/>
                            <w:szCs w:val="18"/>
                          </w:rPr>
                          <w:t>'message'</w:t>
                        </w:r>
                        <w:r w:rsidR="0023747D" w:rsidRPr="002142E9">
                          <w:rPr>
                            <w:sz w:val="18"/>
                            <w:szCs w:val="18"/>
                          </w:rPr>
                          <w:t>,</w:t>
                        </w:r>
                        <w:r w:rsidR="0023747D">
                          <w:rPr>
                            <w:color w:val="FF00FF"/>
                            <w:sz w:val="18"/>
                            <w:szCs w:val="18"/>
                          </w:rPr>
                          <w:t>'</w:t>
                        </w:r>
                        <w:r w:rsidR="0023747D">
                          <w:rPr>
                            <w:rFonts w:hint="eastAsia"/>
                            <w:color w:val="FF00FF"/>
                            <w:sz w:val="18"/>
                            <w:szCs w:val="18"/>
                          </w:rPr>
                          <w:t>Button Caption</w:t>
                        </w:r>
                        <w:r w:rsidR="0023747D">
                          <w:rPr>
                            <w:color w:val="FF00FF"/>
                            <w:sz w:val="18"/>
                            <w:szCs w:val="18"/>
                          </w:rPr>
                          <w:t>'</w:t>
                        </w:r>
                        <w:r w:rsidR="0023747D" w:rsidRPr="002142E9">
                          <w:rPr>
                            <w:sz w:val="18"/>
                            <w:szCs w:val="18"/>
                          </w:rPr>
                          <w:t>,</w:t>
                        </w:r>
                        <w:r w:rsidR="0023747D" w:rsidRPr="002142E9">
                          <w:rPr>
                            <w:color w:val="800000"/>
                            <w:sz w:val="18"/>
                            <w:szCs w:val="18"/>
                          </w:rPr>
                          <w:t>50</w:t>
                        </w:r>
                        <w:r w:rsidR="0023747D" w:rsidRPr="002142E9">
                          <w:rPr>
                            <w:sz w:val="18"/>
                            <w:szCs w:val="18"/>
                          </w:rPr>
                          <w:t>,</w:t>
                        </w:r>
                        <w:r w:rsidR="0023747D" w:rsidRPr="002142E9">
                          <w:rPr>
                            <w:color w:val="800000"/>
                            <w:sz w:val="18"/>
                            <w:szCs w:val="18"/>
                          </w:rPr>
                          <w:t>100</w:t>
                        </w:r>
                        <w:r w:rsidR="0023747D" w:rsidRPr="002142E9">
                          <w:rPr>
                            <w:sz w:val="18"/>
                            <w:szCs w:val="18"/>
                          </w:rPr>
                          <w:t>);</w:t>
                        </w:r>
                      </w:p>
                    </w:txbxContent>
                  </v:textbox>
                </v:shape>
                <w10:anchorlock/>
              </v:group>
            </w:pict>
          </mc:Fallback>
        </mc:AlternateContent>
      </w:r>
    </w:p>
    <w:p w:rsidR="00375F9C" w:rsidRPr="00CD3410" w:rsidRDefault="005C781A" w:rsidP="00375F9C">
      <w:r>
        <w:rPr>
          <w:rFonts w:hint="eastAsia"/>
          <w:noProof/>
        </w:rPr>
        <w:drawing>
          <wp:inline distT="0" distB="0" distL="0" distR="0" wp14:anchorId="3762CE7A" wp14:editId="6497FA2E">
            <wp:extent cx="1914525" cy="1343025"/>
            <wp:effectExtent l="0" t="0" r="9525" b="952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914525" cy="1343025"/>
                    </a:xfrm>
                    <a:prstGeom prst="rect">
                      <a:avLst/>
                    </a:prstGeom>
                    <a:noFill/>
                    <a:ln>
                      <a:noFill/>
                    </a:ln>
                  </pic:spPr>
                </pic:pic>
              </a:graphicData>
            </a:graphic>
          </wp:inline>
        </w:drawing>
      </w:r>
    </w:p>
    <w:p w:rsidR="00375F9C" w:rsidRDefault="00375F9C" w:rsidP="00E45D25">
      <w:pPr>
        <w:pStyle w:val="2"/>
        <w:numPr>
          <w:ilvl w:val="1"/>
          <w:numId w:val="17"/>
        </w:numPr>
      </w:pPr>
      <w:bookmarkStart w:id="207" w:name="_Toc453071835"/>
      <w:r w:rsidRPr="00D20968">
        <w:t>Asynchronous execution</w:t>
      </w:r>
      <w:bookmarkEnd w:id="207"/>
    </w:p>
    <w:p w:rsidR="00375F9C" w:rsidRDefault="00375F9C" w:rsidP="00E45D25">
      <w:pPr>
        <w:pStyle w:val="3"/>
        <w:numPr>
          <w:ilvl w:val="2"/>
          <w:numId w:val="17"/>
        </w:numPr>
      </w:pPr>
      <w:bookmarkStart w:id="208" w:name="_Toc453071836"/>
      <w:r w:rsidRPr="00586B74">
        <w:t>asyRun</w:t>
      </w:r>
      <w:bookmarkEnd w:id="208"/>
    </w:p>
    <w:p w:rsidR="00375F9C" w:rsidRPr="00D20968" w:rsidRDefault="00973A41" w:rsidP="00375F9C">
      <w:proofErr w:type="gramStart"/>
      <w:r>
        <w:t>xui.</w:t>
      </w:r>
      <w:r w:rsidR="00375F9C" w:rsidRPr="00D20968">
        <w:t>asyRun</w:t>
      </w:r>
      <w:proofErr w:type="gramEnd"/>
      <w:r w:rsidR="00375F9C" w:rsidRPr="00D20968">
        <w:t xml:space="preserve"> is a wrapper for </w:t>
      </w:r>
      <w:r w:rsidR="004D6FBC">
        <w:rPr>
          <w:rFonts w:hint="eastAsia"/>
        </w:rPr>
        <w:t xml:space="preserve">javascript </w:t>
      </w:r>
      <w:r w:rsidR="00375F9C" w:rsidRPr="00D20968">
        <w:t>set</w:t>
      </w:r>
      <w:r w:rsidR="004D6FBC">
        <w:rPr>
          <w:rFonts w:hint="eastAsia"/>
        </w:rPr>
        <w:t>T</w:t>
      </w:r>
      <w:r w:rsidR="00375F9C" w:rsidRPr="00D20968">
        <w:t>imeout.</w:t>
      </w:r>
    </w:p>
    <w:p w:rsidR="00375F9C" w:rsidRPr="00E23415" w:rsidRDefault="005C781A" w:rsidP="00375F9C">
      <w:r>
        <w:rPr>
          <w:noProof/>
        </w:rPr>
        <w:lastRenderedPageBreak/>
        <mc:AlternateContent>
          <mc:Choice Requires="wpc">
            <w:drawing>
              <wp:inline distT="0" distB="0" distL="0" distR="0" wp14:anchorId="3565AB13" wp14:editId="1860D51E">
                <wp:extent cx="5257800" cy="1263650"/>
                <wp:effectExtent l="9525" t="9525" r="9525" b="12700"/>
                <wp:docPr id="1002" name="画布 2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7" name="Text Box 220"/>
                        <wps:cNvSpPr txBox="1">
                          <a:spLocks noChangeArrowheads="1"/>
                        </wps:cNvSpPr>
                        <wps:spPr bwMode="auto">
                          <a:xfrm>
                            <a:off x="0" y="48895"/>
                            <a:ext cx="5257800" cy="12026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23415" w:rsidRDefault="00973A41" w:rsidP="00375F9C">
                              <w:pPr>
                                <w:spacing w:line="240" w:lineRule="exact"/>
                                <w:rPr>
                                  <w:sz w:val="18"/>
                                  <w:szCs w:val="18"/>
                                </w:rPr>
                              </w:pPr>
                              <w:proofErr w:type="gramStart"/>
                              <w:r>
                                <w:rPr>
                                  <w:sz w:val="18"/>
                                  <w:szCs w:val="18"/>
                                </w:rPr>
                                <w:t>xui.</w:t>
                              </w:r>
                              <w:r w:rsidR="0023747D" w:rsidRPr="00E23415">
                                <w:rPr>
                                  <w:sz w:val="18"/>
                                  <w:szCs w:val="18"/>
                                </w:rPr>
                                <w:t>asyRun(</w:t>
                              </w:r>
                              <w:proofErr w:type="gramEnd"/>
                              <w:r w:rsidR="0023747D" w:rsidRPr="00E23415">
                                <w:rPr>
                                  <w:color w:val="0000FF"/>
                                  <w:sz w:val="18"/>
                                  <w:szCs w:val="18"/>
                                </w:rPr>
                                <w:t>function</w:t>
                              </w:r>
                              <w:r w:rsidR="0023747D" w:rsidRPr="00E23415">
                                <w:rPr>
                                  <w:sz w:val="18"/>
                                  <w:szCs w:val="18"/>
                                </w:rPr>
                                <w:t>(arg1,arg2){</w:t>
                              </w:r>
                            </w:p>
                            <w:p w:rsidR="0023747D" w:rsidRPr="00E23415" w:rsidRDefault="0023747D" w:rsidP="00375F9C">
                              <w:pPr>
                                <w:spacing w:line="240" w:lineRule="exact"/>
                                <w:rPr>
                                  <w:sz w:val="18"/>
                                  <w:szCs w:val="18"/>
                                </w:rPr>
                              </w:pPr>
                              <w:r w:rsidRPr="00E23415">
                                <w:rPr>
                                  <w:sz w:val="18"/>
                                  <w:szCs w:val="18"/>
                                </w:rPr>
                                <w:t xml:space="preserve">    </w:t>
                              </w:r>
                              <w:proofErr w:type="gramStart"/>
                              <w:r w:rsidR="00F55F81">
                                <w:rPr>
                                  <w:sz w:val="18"/>
                                  <w:szCs w:val="18"/>
                                </w:rPr>
                                <w:t>xui</w:t>
                              </w:r>
                              <w:r w:rsidRPr="00E23415">
                                <w:rPr>
                                  <w:sz w:val="18"/>
                                  <w:szCs w:val="18"/>
                                </w:rPr>
                                <w:t>.pop(</w:t>
                              </w:r>
                              <w:proofErr w:type="gramEnd"/>
                              <w:r w:rsidRPr="00E23415">
                                <w:rPr>
                                  <w:color w:val="FF00FF"/>
                                  <w:sz w:val="18"/>
                                  <w:szCs w:val="18"/>
                                </w:rPr>
                                <w:t>"this===</w:t>
                              </w:r>
                              <w:r w:rsidR="00F55F81">
                                <w:rPr>
                                  <w:color w:val="FF00FF"/>
                                  <w:sz w:val="18"/>
                                  <w:szCs w:val="18"/>
                                </w:rPr>
                                <w:t>xui</w:t>
                              </w:r>
                              <w:r w:rsidRPr="00E23415">
                                <w:rPr>
                                  <w:color w:val="FF00FF"/>
                                  <w:sz w:val="18"/>
                                  <w:szCs w:val="18"/>
                                </w:rPr>
                                <w:t>:"</w:t>
                              </w:r>
                              <w:r w:rsidRPr="00E23415">
                                <w:rPr>
                                  <w:sz w:val="18"/>
                                  <w:szCs w:val="18"/>
                                </w:rPr>
                                <w:t>+(</w:t>
                              </w:r>
                              <w:r w:rsidRPr="00E23415">
                                <w:rPr>
                                  <w:color w:val="0000FF"/>
                                  <w:sz w:val="18"/>
                                  <w:szCs w:val="18"/>
                                </w:rPr>
                                <w:t>this</w:t>
                              </w:r>
                              <w:r w:rsidRPr="00E23415">
                                <w:rPr>
                                  <w:sz w:val="18"/>
                                  <w:szCs w:val="18"/>
                                </w:rPr>
                                <w:t>===</w:t>
                              </w:r>
                              <w:r w:rsidR="00F55F81">
                                <w:rPr>
                                  <w:sz w:val="18"/>
                                  <w:szCs w:val="18"/>
                                </w:rPr>
                                <w:t>xui</w:t>
                              </w:r>
                              <w:r w:rsidRPr="00E23415">
                                <w:rPr>
                                  <w:sz w:val="18"/>
                                  <w:szCs w:val="18"/>
                                </w:rPr>
                                <w:t>), arg1+</w:t>
                              </w:r>
                              <w:r w:rsidRPr="00E23415">
                                <w:rPr>
                                  <w:color w:val="FF00FF"/>
                                  <w:sz w:val="18"/>
                                  <w:szCs w:val="18"/>
                                </w:rPr>
                                <w:t>":"</w:t>
                              </w:r>
                              <w:r w:rsidRPr="00E23415">
                                <w:rPr>
                                  <w:sz w:val="18"/>
                                  <w:szCs w:val="18"/>
                                </w:rPr>
                                <w:t>+arg2)</w:t>
                              </w:r>
                            </w:p>
                            <w:p w:rsidR="0023747D" w:rsidRDefault="0023747D" w:rsidP="00375F9C">
                              <w:pPr>
                                <w:rPr>
                                  <w:sz w:val="18"/>
                                  <w:szCs w:val="18"/>
                                </w:rPr>
                              </w:pPr>
                              <w:r w:rsidRPr="00E23415">
                                <w:rPr>
                                  <w:sz w:val="18"/>
                                  <w:szCs w:val="18"/>
                                </w:rPr>
                                <w:t>},</w:t>
                              </w:r>
                            </w:p>
                            <w:p w:rsidR="0023747D" w:rsidRDefault="0023747D" w:rsidP="00375F9C">
                              <w:pPr>
                                <w:rPr>
                                  <w:sz w:val="18"/>
                                  <w:szCs w:val="18"/>
                                </w:rPr>
                              </w:pPr>
                              <w:r w:rsidRPr="00E23415">
                                <w:rPr>
                                  <w:color w:val="800000"/>
                                  <w:sz w:val="18"/>
                                  <w:szCs w:val="18"/>
                                </w:rPr>
                                <w:t>500</w:t>
                              </w:r>
                              <w:r w:rsidRPr="00E23415">
                                <w:rPr>
                                  <w:sz w:val="18"/>
                                  <w:szCs w:val="18"/>
                                </w:rPr>
                                <w:t>,</w:t>
                              </w:r>
                            </w:p>
                            <w:p w:rsidR="0023747D" w:rsidRDefault="0023747D" w:rsidP="00375F9C">
                              <w:pPr>
                                <w:rPr>
                                  <w:sz w:val="18"/>
                                  <w:szCs w:val="18"/>
                                </w:rPr>
                              </w:pPr>
                              <w:r w:rsidRPr="00E23415">
                                <w:rPr>
                                  <w:sz w:val="18"/>
                                  <w:szCs w:val="18"/>
                                </w:rPr>
                                <w:t>[</w:t>
                              </w:r>
                              <w:r w:rsidRPr="00E23415">
                                <w:rPr>
                                  <w:color w:val="FF00FF"/>
                                  <w:sz w:val="18"/>
                                  <w:szCs w:val="18"/>
                                </w:rPr>
                                <w:t>'arg1'</w:t>
                              </w:r>
                              <w:r w:rsidRPr="00E23415">
                                <w:rPr>
                                  <w:sz w:val="18"/>
                                  <w:szCs w:val="18"/>
                                </w:rPr>
                                <w:t>,</w:t>
                              </w:r>
                              <w:r w:rsidRPr="00E23415">
                                <w:rPr>
                                  <w:color w:val="FF00FF"/>
                                  <w:sz w:val="18"/>
                                  <w:szCs w:val="18"/>
                                </w:rPr>
                                <w:t>'arg2'</w:t>
                              </w:r>
                              <w:r w:rsidRPr="00E23415">
                                <w:rPr>
                                  <w:sz w:val="18"/>
                                  <w:szCs w:val="18"/>
                                </w:rPr>
                                <w:t>],</w:t>
                              </w:r>
                            </w:p>
                            <w:p w:rsidR="0023747D" w:rsidRPr="00E23415" w:rsidRDefault="00F55F81" w:rsidP="00375F9C">
                              <w:pPr>
                                <w:rPr>
                                  <w:szCs w:val="18"/>
                                </w:rPr>
                              </w:pPr>
                              <w:proofErr w:type="gramStart"/>
                              <w:r>
                                <w:rPr>
                                  <w:sz w:val="18"/>
                                  <w:szCs w:val="18"/>
                                </w:rPr>
                                <w:t>xui</w:t>
                              </w:r>
                              <w:proofErr w:type="gramEnd"/>
                              <w:r w:rsidR="0023747D" w:rsidRPr="00E23415">
                                <w:rPr>
                                  <w:sz w:val="18"/>
                                  <w:szCs w:val="18"/>
                                </w:rPr>
                                <w:t>)</w:t>
                              </w:r>
                            </w:p>
                          </w:txbxContent>
                        </wps:txbx>
                        <wps:bodyPr rot="0" vert="horz" wrap="square" lIns="54000" tIns="46800" rIns="54000" bIns="45720" anchor="t" anchorCtr="0" upright="1">
                          <a:spAutoFit/>
                        </wps:bodyPr>
                      </wps:wsp>
                      <wps:wsp>
                        <wps:cNvPr id="998" name="AutoShape 221"/>
                        <wps:cNvSpPr>
                          <a:spLocks noChangeArrowheads="1"/>
                        </wps:cNvSpPr>
                        <wps:spPr bwMode="auto">
                          <a:xfrm flipH="1">
                            <a:off x="678815" y="1028065"/>
                            <a:ext cx="450850" cy="235585"/>
                          </a:xfrm>
                          <a:prstGeom prst="wedgeRoundRectCallout">
                            <a:avLst>
                              <a:gd name="adj1" fmla="val 130560"/>
                              <a:gd name="adj2" fmla="val -6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scope</w:t>
                              </w:r>
                              <w:proofErr w:type="gramEnd"/>
                            </w:p>
                          </w:txbxContent>
                        </wps:txbx>
                        <wps:bodyPr rot="0" vert="horz" wrap="square" lIns="0" tIns="0" rIns="0" bIns="0" anchor="t" anchorCtr="0" upright="1">
                          <a:noAutofit/>
                        </wps:bodyPr>
                      </wps:wsp>
                      <wps:wsp>
                        <wps:cNvPr id="999" name="AutoShape 222"/>
                        <wps:cNvSpPr>
                          <a:spLocks noChangeArrowheads="1"/>
                        </wps:cNvSpPr>
                        <wps:spPr bwMode="auto">
                          <a:xfrm flipH="1">
                            <a:off x="1028700" y="792480"/>
                            <a:ext cx="914400" cy="235585"/>
                          </a:xfrm>
                          <a:prstGeom prst="wedgeRoundRectCallout">
                            <a:avLst>
                              <a:gd name="adj1" fmla="val 83194"/>
                              <a:gd name="adj2" fmla="val -4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parameters</w:t>
                              </w:r>
                              <w:proofErr w:type="gramEnd"/>
                            </w:p>
                          </w:txbxContent>
                        </wps:txbx>
                        <wps:bodyPr rot="0" vert="horz" wrap="square" lIns="0" tIns="0" rIns="0" bIns="0" anchor="t" anchorCtr="0" upright="1">
                          <a:noAutofit/>
                        </wps:bodyPr>
                      </wps:wsp>
                      <wps:wsp>
                        <wps:cNvPr id="1000" name="AutoShape 223"/>
                        <wps:cNvSpPr>
                          <a:spLocks noChangeArrowheads="1"/>
                        </wps:cNvSpPr>
                        <wps:spPr bwMode="auto">
                          <a:xfrm flipH="1">
                            <a:off x="800100" y="495300"/>
                            <a:ext cx="1143000" cy="235585"/>
                          </a:xfrm>
                          <a:prstGeom prst="wedgeRoundRectCallout">
                            <a:avLst>
                              <a:gd name="adj1" fmla="val 93222"/>
                              <a:gd name="adj2" fmla="val 48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elay 500 ms</w:t>
                              </w:r>
                            </w:p>
                          </w:txbxContent>
                        </wps:txbx>
                        <wps:bodyPr rot="0" vert="horz" wrap="square" lIns="0" tIns="0" rIns="0" bIns="0" anchor="t" anchorCtr="0" upright="1">
                          <a:noAutofit/>
                        </wps:bodyPr>
                      </wps:wsp>
                      <wps:wsp>
                        <wps:cNvPr id="1001" name="AutoShape 224"/>
                        <wps:cNvSpPr>
                          <a:spLocks noChangeArrowheads="1"/>
                        </wps:cNvSpPr>
                        <wps:spPr bwMode="auto">
                          <a:xfrm flipH="1">
                            <a:off x="2400300" y="0"/>
                            <a:ext cx="1371600" cy="235585"/>
                          </a:xfrm>
                          <a:prstGeom prst="wedgeRoundRectCallout">
                            <a:avLst>
                              <a:gd name="adj1" fmla="val 90185"/>
                              <a:gd name="adj2" fmla="val 31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unction body</w:t>
                              </w:r>
                            </w:p>
                          </w:txbxContent>
                        </wps:txbx>
                        <wps:bodyPr rot="0" vert="horz" wrap="square" lIns="0" tIns="0" rIns="0" bIns="0" anchor="t" anchorCtr="0" upright="1">
                          <a:noAutofit/>
                        </wps:bodyPr>
                      </wps:wsp>
                    </wpc:wpc>
                  </a:graphicData>
                </a:graphic>
              </wp:inline>
            </w:drawing>
          </mc:Choice>
          <mc:Fallback>
            <w:pict>
              <v:group id="画布 218" o:spid="_x0000_s1915" editas="canvas" style="width:414pt;height:99.5pt;mso-position-horizontal-relative:char;mso-position-vertical-relative:line" coordsize="52578,1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">
                <v:shape id="_x0000_s1916" type="#_x0000_t75" style="position:absolute;width:52578;height:12636;visibility:visible;mso-wrap-style:square">
                  <v:fill o:detectmouseclick="t"/>
                  <v:path o:connecttype="none"/>
                </v:shape>
                <v:shape id="Text Box 220" o:spid="_x0000_s1917" type="#_x0000_t202" style="position:absolute;top:488;width:52578;height:1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z28MA&#10;AADcAAAADwAAAGRycy9kb3ducmV2LnhtbESPQWsCMRSE7wX/Q3iCt5q1B3W3RilKWS+Cte39sXnd&#10;LG5eliSu6783gtDjMDPfMKvNYFvRkw+NYwWzaQaCuHK64VrBz/fn6xJEiMgaW8ek4EYBNuvRywoL&#10;7a78Rf0p1iJBOBSowMTYFVKGypDFMHUdcfL+nLcYk/S11B6vCW5b+ZZlc2mx4bRgsKOtoep8ulgF&#10;1Xk37Mrm1/j+YpdHnZe3w7xUajIePt5BRBrif/jZ3msFeb6Ax5l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iz28MAAADcAAAADwAAAAAAAAAAAAAAAACYAgAAZHJzL2Rv&#10;d25yZXYueG1sUEsFBgAAAAAEAAQA9QAAAIgDAAAAAA==&#10;" strokeweight="1pt">
                  <v:textbox style="mso-fit-shape-to-text:t" inset="1.5mm,1.3mm,1.5mm">
                    <w:txbxContent>
                      <w:p w:rsidR="0023747D" w:rsidRPr="00E23415" w:rsidRDefault="00973A41" w:rsidP="00375F9C">
                        <w:pPr>
                          <w:spacing w:line="240" w:lineRule="exact"/>
                          <w:rPr>
                            <w:sz w:val="18"/>
                            <w:szCs w:val="18"/>
                          </w:rPr>
                        </w:pPr>
                        <w:proofErr w:type="gramStart"/>
                        <w:r>
                          <w:rPr>
                            <w:sz w:val="18"/>
                            <w:szCs w:val="18"/>
                          </w:rPr>
                          <w:t>xui.</w:t>
                        </w:r>
                        <w:r w:rsidR="0023747D" w:rsidRPr="00E23415">
                          <w:rPr>
                            <w:sz w:val="18"/>
                            <w:szCs w:val="18"/>
                          </w:rPr>
                          <w:t>asyRun(</w:t>
                        </w:r>
                        <w:proofErr w:type="gramEnd"/>
                        <w:r w:rsidR="0023747D" w:rsidRPr="00E23415">
                          <w:rPr>
                            <w:color w:val="0000FF"/>
                            <w:sz w:val="18"/>
                            <w:szCs w:val="18"/>
                          </w:rPr>
                          <w:t>function</w:t>
                        </w:r>
                        <w:r w:rsidR="0023747D" w:rsidRPr="00E23415">
                          <w:rPr>
                            <w:sz w:val="18"/>
                            <w:szCs w:val="18"/>
                          </w:rPr>
                          <w:t>(arg1,arg2){</w:t>
                        </w:r>
                      </w:p>
                      <w:p w:rsidR="0023747D" w:rsidRPr="00E23415" w:rsidRDefault="0023747D" w:rsidP="00375F9C">
                        <w:pPr>
                          <w:spacing w:line="240" w:lineRule="exact"/>
                          <w:rPr>
                            <w:sz w:val="18"/>
                            <w:szCs w:val="18"/>
                          </w:rPr>
                        </w:pPr>
                        <w:r w:rsidRPr="00E23415">
                          <w:rPr>
                            <w:sz w:val="18"/>
                            <w:szCs w:val="18"/>
                          </w:rPr>
                          <w:t xml:space="preserve">    </w:t>
                        </w:r>
                        <w:proofErr w:type="gramStart"/>
                        <w:r w:rsidR="00F55F81">
                          <w:rPr>
                            <w:sz w:val="18"/>
                            <w:szCs w:val="18"/>
                          </w:rPr>
                          <w:t>xui</w:t>
                        </w:r>
                        <w:r w:rsidRPr="00E23415">
                          <w:rPr>
                            <w:sz w:val="18"/>
                            <w:szCs w:val="18"/>
                          </w:rPr>
                          <w:t>.pop(</w:t>
                        </w:r>
                        <w:proofErr w:type="gramEnd"/>
                        <w:r w:rsidRPr="00E23415">
                          <w:rPr>
                            <w:color w:val="FF00FF"/>
                            <w:sz w:val="18"/>
                            <w:szCs w:val="18"/>
                          </w:rPr>
                          <w:t>"this===</w:t>
                        </w:r>
                        <w:r w:rsidR="00F55F81">
                          <w:rPr>
                            <w:color w:val="FF00FF"/>
                            <w:sz w:val="18"/>
                            <w:szCs w:val="18"/>
                          </w:rPr>
                          <w:t>xui</w:t>
                        </w:r>
                        <w:r w:rsidRPr="00E23415">
                          <w:rPr>
                            <w:color w:val="FF00FF"/>
                            <w:sz w:val="18"/>
                            <w:szCs w:val="18"/>
                          </w:rPr>
                          <w:t>:"</w:t>
                        </w:r>
                        <w:r w:rsidRPr="00E23415">
                          <w:rPr>
                            <w:sz w:val="18"/>
                            <w:szCs w:val="18"/>
                          </w:rPr>
                          <w:t>+(</w:t>
                        </w:r>
                        <w:r w:rsidRPr="00E23415">
                          <w:rPr>
                            <w:color w:val="0000FF"/>
                            <w:sz w:val="18"/>
                            <w:szCs w:val="18"/>
                          </w:rPr>
                          <w:t>this</w:t>
                        </w:r>
                        <w:r w:rsidRPr="00E23415">
                          <w:rPr>
                            <w:sz w:val="18"/>
                            <w:szCs w:val="18"/>
                          </w:rPr>
                          <w:t>===</w:t>
                        </w:r>
                        <w:r w:rsidR="00F55F81">
                          <w:rPr>
                            <w:sz w:val="18"/>
                            <w:szCs w:val="18"/>
                          </w:rPr>
                          <w:t>xui</w:t>
                        </w:r>
                        <w:r w:rsidRPr="00E23415">
                          <w:rPr>
                            <w:sz w:val="18"/>
                            <w:szCs w:val="18"/>
                          </w:rPr>
                          <w:t>), arg1+</w:t>
                        </w:r>
                        <w:r w:rsidRPr="00E23415">
                          <w:rPr>
                            <w:color w:val="FF00FF"/>
                            <w:sz w:val="18"/>
                            <w:szCs w:val="18"/>
                          </w:rPr>
                          <w:t>":"</w:t>
                        </w:r>
                        <w:r w:rsidRPr="00E23415">
                          <w:rPr>
                            <w:sz w:val="18"/>
                            <w:szCs w:val="18"/>
                          </w:rPr>
                          <w:t>+arg2)</w:t>
                        </w:r>
                      </w:p>
                      <w:p w:rsidR="0023747D" w:rsidRDefault="0023747D" w:rsidP="00375F9C">
                        <w:pPr>
                          <w:rPr>
                            <w:sz w:val="18"/>
                            <w:szCs w:val="18"/>
                          </w:rPr>
                        </w:pPr>
                        <w:r w:rsidRPr="00E23415">
                          <w:rPr>
                            <w:sz w:val="18"/>
                            <w:szCs w:val="18"/>
                          </w:rPr>
                          <w:t>},</w:t>
                        </w:r>
                      </w:p>
                      <w:p w:rsidR="0023747D" w:rsidRDefault="0023747D" w:rsidP="00375F9C">
                        <w:pPr>
                          <w:rPr>
                            <w:sz w:val="18"/>
                            <w:szCs w:val="18"/>
                          </w:rPr>
                        </w:pPr>
                        <w:r w:rsidRPr="00E23415">
                          <w:rPr>
                            <w:color w:val="800000"/>
                            <w:sz w:val="18"/>
                            <w:szCs w:val="18"/>
                          </w:rPr>
                          <w:t>500</w:t>
                        </w:r>
                        <w:r w:rsidRPr="00E23415">
                          <w:rPr>
                            <w:sz w:val="18"/>
                            <w:szCs w:val="18"/>
                          </w:rPr>
                          <w:t>,</w:t>
                        </w:r>
                      </w:p>
                      <w:p w:rsidR="0023747D" w:rsidRDefault="0023747D" w:rsidP="00375F9C">
                        <w:pPr>
                          <w:rPr>
                            <w:sz w:val="18"/>
                            <w:szCs w:val="18"/>
                          </w:rPr>
                        </w:pPr>
                        <w:r w:rsidRPr="00E23415">
                          <w:rPr>
                            <w:sz w:val="18"/>
                            <w:szCs w:val="18"/>
                          </w:rPr>
                          <w:t>[</w:t>
                        </w:r>
                        <w:r w:rsidRPr="00E23415">
                          <w:rPr>
                            <w:color w:val="FF00FF"/>
                            <w:sz w:val="18"/>
                            <w:szCs w:val="18"/>
                          </w:rPr>
                          <w:t>'arg1'</w:t>
                        </w:r>
                        <w:r w:rsidRPr="00E23415">
                          <w:rPr>
                            <w:sz w:val="18"/>
                            <w:szCs w:val="18"/>
                          </w:rPr>
                          <w:t>,</w:t>
                        </w:r>
                        <w:r w:rsidRPr="00E23415">
                          <w:rPr>
                            <w:color w:val="FF00FF"/>
                            <w:sz w:val="18"/>
                            <w:szCs w:val="18"/>
                          </w:rPr>
                          <w:t>'arg2'</w:t>
                        </w:r>
                        <w:r w:rsidRPr="00E23415">
                          <w:rPr>
                            <w:sz w:val="18"/>
                            <w:szCs w:val="18"/>
                          </w:rPr>
                          <w:t>],</w:t>
                        </w:r>
                      </w:p>
                      <w:p w:rsidR="0023747D" w:rsidRPr="00E23415" w:rsidRDefault="00F55F81" w:rsidP="00375F9C">
                        <w:pPr>
                          <w:rPr>
                            <w:szCs w:val="18"/>
                          </w:rPr>
                        </w:pPr>
                        <w:proofErr w:type="gramStart"/>
                        <w:r>
                          <w:rPr>
                            <w:sz w:val="18"/>
                            <w:szCs w:val="18"/>
                          </w:rPr>
                          <w:t>xui</w:t>
                        </w:r>
                        <w:proofErr w:type="gramEnd"/>
                        <w:r w:rsidR="0023747D" w:rsidRPr="00E23415">
                          <w:rPr>
                            <w:sz w:val="18"/>
                            <w:szCs w:val="18"/>
                          </w:rPr>
                          <w:t>)</w:t>
                        </w:r>
                      </w:p>
                    </w:txbxContent>
                  </v:textbox>
                </v:shape>
                <v:shape id="AutoShape 221" o:spid="_x0000_s1918" type="#_x0000_t62" style="position:absolute;left:6788;top:10280;width:4508;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zwMMA&#10;AADcAAAADwAAAGRycy9kb3ducmV2LnhtbERPy4rCMBTdC/5DuIIbGVMHkbYaRcRBx4XgA2Z7be60&#10;ZZqb0kStfv1kIbg8nPds0ZpK3KhxpWUFo2EEgjizuuRcwfn09RGDcB5ZY2WZFDzIwWLe7cww1fbO&#10;B7odfS5CCLsUFRTe16mULivIoBvamjhwv7Yx6ANscqkbvIdwU8nPKJpIgyWHhgJrWhWU/R2vRsHg&#10;+9pu9uNBvN8l50pf+Fn+rE9K9XvtcgrCU+vf4pd7qxUkSVgbzo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CzwMMAAADcAAAADwAAAAAAAAAAAAAAAACYAgAAZHJzL2Rv&#10;d25yZXYueG1sUEsFBgAAAAAEAAQA9QAAAIgDAAAAAA==&#10;" adj="39001,9431" fillcolor="#ff9">
                  <v:textbox inset="0,0,0,0">
                    <w:txbxContent>
                      <w:p w:rsidR="0023747D" w:rsidRPr="000E23E9" w:rsidRDefault="0023747D" w:rsidP="00375F9C">
                        <w:pPr>
                          <w:rPr>
                            <w:szCs w:val="18"/>
                          </w:rPr>
                        </w:pPr>
                        <w:proofErr w:type="gramStart"/>
                        <w:r>
                          <w:rPr>
                            <w:rFonts w:hint="eastAsia"/>
                            <w:szCs w:val="18"/>
                          </w:rPr>
                          <w:t>scope</w:t>
                        </w:r>
                        <w:proofErr w:type="gramEnd"/>
                      </w:p>
                    </w:txbxContent>
                  </v:textbox>
                </v:shape>
                <v:shape id="AutoShape 222" o:spid="_x0000_s1919" type="#_x0000_t62" style="position:absolute;left:10287;top:7924;width:9144;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q8L8MA&#10;AADcAAAADwAAAGRycy9kb3ducmV2LnhtbESPQYvCMBSE78L+h/CEvYim3YPYahTpUlz0pLvQ66N5&#10;tsXmpTRRu//eCILHYWa+YVabwbTiRr1rLCuIZxEI4tLqhisFf7/5dAHCeWSNrWVS8E8ONuuP0QpT&#10;be98pNvJVyJA2KWooPa+S6V0ZU0G3cx2xME7296gD7KvpO7xHuCmlV9RNJcGGw4LNXaU1VReTlej&#10;4Hu7z/M48zo+VLtLVBTFJNuzUp/jYbsE4Wnw7/Cr/aMVJEkC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q8L8MAAADcAAAADwAAAAAAAAAAAAAAAACYAgAAZHJzL2Rv&#10;d25yZXYueG1sUEsFBgAAAAAEAAQA9QAAAIgDAAAAAA==&#10;" adj="28770,9897" fillcolor="#ff9">
                  <v:textbox inset="0,0,0,0">
                    <w:txbxContent>
                      <w:p w:rsidR="0023747D" w:rsidRPr="000E23E9" w:rsidRDefault="0023747D" w:rsidP="00375F9C">
                        <w:pPr>
                          <w:rPr>
                            <w:szCs w:val="18"/>
                          </w:rPr>
                        </w:pPr>
                        <w:proofErr w:type="gramStart"/>
                        <w:r>
                          <w:rPr>
                            <w:rFonts w:hint="eastAsia"/>
                            <w:szCs w:val="18"/>
                          </w:rPr>
                          <w:t>parameters</w:t>
                        </w:r>
                        <w:proofErr w:type="gramEnd"/>
                      </w:p>
                    </w:txbxContent>
                  </v:textbox>
                </v:shape>
                <v:shape id="AutoShape 223" o:spid="_x0000_s1920" type="#_x0000_t62" style="position:absolute;left:8001;top:4953;width:11430;height:235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w+dMcA&#10;AADdAAAADwAAAGRycy9kb3ducmV2LnhtbESPQU8CMRCF7yb8h2ZMvEmLGjUrhQCGxAPRCBz0Nm7H&#10;7obtdNNWWP89czDxNpP35r1vpvMhdOpIKbeRLUzGBhRxHV3L3sJ+t75+BJULssMuMln4pQzz2ehi&#10;ipWLJ36n47Z4JSGcK7TQlNJXWue6oYB5HHti0b5jClhkTV67hCcJD52+MeZeB2xZGhrsadVQfdj+&#10;BAubr+cHv3/bpcXnx+th7W8nd6tlZ+3V5bB4AlVoKP/mv+sXJ/jGCL98IyPo2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MPnTHAAAA3QAAAA8AAAAAAAAAAAAAAAAAmAIAAGRy&#10;cy9kb3ducmV2LnhtbFBLBQYAAAAABAAEAPUAAACMAwAAAAA=&#10;" adj="30936,21192" fillcolor="#ff9">
                  <v:textbox inset="0,0,0,0">
                    <w:txbxContent>
                      <w:p w:rsidR="0023747D" w:rsidRPr="000E23E9" w:rsidRDefault="0023747D" w:rsidP="00375F9C">
                        <w:pPr>
                          <w:rPr>
                            <w:szCs w:val="18"/>
                          </w:rPr>
                        </w:pPr>
                        <w:r>
                          <w:rPr>
                            <w:szCs w:val="18"/>
                          </w:rPr>
                          <w:t>D</w:t>
                        </w:r>
                        <w:r>
                          <w:rPr>
                            <w:rFonts w:hint="eastAsia"/>
                            <w:szCs w:val="18"/>
                          </w:rPr>
                          <w:t>elay 500 ms</w:t>
                        </w:r>
                      </w:p>
                    </w:txbxContent>
                  </v:textbox>
                </v:shape>
                <v:shape id="AutoShape 224" o:spid="_x0000_s1921" type="#_x0000_t62" style="position:absolute;left:24003;width:13716;height:235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zqMEA&#10;AADdAAAADwAAAGRycy9kb3ducmV2LnhtbERPTWsCMRC9C/0PYYTeNFGqLFujyFKh7a3qweN0M+5G&#10;N5NlE3X9941Q8DaP9zmLVe8acaUuWM8aJmMFgrj0xnKlYb/bjDIQISIbbDyThjsFWC1fBgvMjb/x&#10;D123sRIphEOOGuoY21zKUNbkMIx9S5y4o+8cxgS7SpoObyncNXKq1Fw6tJwaamypqKk8by9OQ1GY&#10;L2u/kT9+307qkh1sNjvdtX4d9ut3EJH6+BT/uz9Nmq/UBB7fp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rs6jBAAAA3QAAAA8AAAAAAAAAAAAAAAAAmAIAAGRycy9kb3du&#10;cmV2LnhtbFBLBQYAAAAABAAEAPUAAACGAwAAAAA=&#10;" adj="30280,17524" fillcolor="#ff9">
                  <v:textbox inset="0,0,0,0">
                    <w:txbxContent>
                      <w:p w:rsidR="0023747D" w:rsidRPr="000E23E9" w:rsidRDefault="0023747D" w:rsidP="00375F9C">
                        <w:pPr>
                          <w:rPr>
                            <w:szCs w:val="18"/>
                          </w:rPr>
                        </w:pPr>
                        <w:r>
                          <w:rPr>
                            <w:szCs w:val="18"/>
                          </w:rPr>
                          <w:t>F</w:t>
                        </w:r>
                        <w:r>
                          <w:rPr>
                            <w:rFonts w:hint="eastAsia"/>
                            <w:szCs w:val="18"/>
                          </w:rPr>
                          <w:t>unction body</w:t>
                        </w:r>
                      </w:p>
                    </w:txbxContent>
                  </v:textbox>
                </v:shape>
                <w10:anchorlock/>
              </v:group>
            </w:pict>
          </mc:Fallback>
        </mc:AlternateContent>
      </w:r>
    </w:p>
    <w:p w:rsidR="00375F9C" w:rsidRDefault="00375F9C" w:rsidP="00E45D25">
      <w:pPr>
        <w:pStyle w:val="3"/>
        <w:numPr>
          <w:ilvl w:val="2"/>
          <w:numId w:val="17"/>
        </w:numPr>
      </w:pPr>
      <w:bookmarkStart w:id="209" w:name="_Toc453071837"/>
      <w:bookmarkEnd w:id="201"/>
      <w:r w:rsidRPr="00586B74">
        <w:t>resetRun</w:t>
      </w:r>
      <w:bookmarkEnd w:id="209"/>
    </w:p>
    <w:p w:rsidR="00375F9C" w:rsidRPr="00D20968" w:rsidRDefault="00973A41" w:rsidP="00375F9C">
      <w:proofErr w:type="gramStart"/>
      <w:r>
        <w:t>xui.</w:t>
      </w:r>
      <w:r w:rsidR="00375F9C" w:rsidRPr="00D20968">
        <w:t>asy</w:t>
      </w:r>
      <w:r w:rsidR="00375F9C">
        <w:t>Run</w:t>
      </w:r>
      <w:proofErr w:type="gramEnd"/>
      <w:r w:rsidR="00375F9C">
        <w:t xml:space="preserve"> is a wrapper for </w:t>
      </w:r>
      <w:r w:rsidR="00375F9C" w:rsidRPr="00CD64A5">
        <w:rPr>
          <w:color w:val="000000"/>
        </w:rPr>
        <w:t xml:space="preserve">set timeout </w:t>
      </w:r>
      <w:r w:rsidR="00375F9C" w:rsidRPr="00CD64A5">
        <w:rPr>
          <w:rFonts w:hint="eastAsia"/>
          <w:color w:val="000000"/>
        </w:rPr>
        <w:t>too.</w:t>
      </w:r>
      <w:r w:rsidR="00375F9C">
        <w:rPr>
          <w:rFonts w:hint="eastAsia"/>
        </w:rPr>
        <w:t xml:space="preserve"> But it </w:t>
      </w:r>
      <w:r w:rsidR="00375F9C">
        <w:t>has an unique id</w:t>
      </w:r>
      <w:r w:rsidR="00375F9C">
        <w:rPr>
          <w:rFonts w:hint="eastAsia"/>
        </w:rPr>
        <w:t xml:space="preserve">. </w:t>
      </w:r>
      <w:r w:rsidR="00375F9C">
        <w:t>W</w:t>
      </w:r>
      <w:r w:rsidR="00375F9C">
        <w:rPr>
          <w:rFonts w:hint="eastAsia"/>
        </w:rPr>
        <w:t>hen you set another function with the same id, t</w:t>
      </w:r>
      <w:r w:rsidR="00375F9C" w:rsidRPr="00D20968">
        <w:t>he latter will cover the former</w:t>
      </w:r>
      <w:r w:rsidR="00375F9C">
        <w:rPr>
          <w:rFonts w:hint="eastAsia"/>
        </w:rPr>
        <w:t>.</w:t>
      </w:r>
    </w:p>
    <w:p w:rsidR="00375F9C" w:rsidRDefault="00375F9C" w:rsidP="00375F9C">
      <w:r>
        <w:rPr>
          <w:rFonts w:hint="eastAsia"/>
        </w:rPr>
        <w:t xml:space="preserve"> </w:t>
      </w:r>
    </w:p>
    <w:p w:rsidR="00375F9C" w:rsidRPr="00571432" w:rsidRDefault="005C781A" w:rsidP="00375F9C">
      <w:r>
        <w:rPr>
          <w:noProof/>
        </w:rPr>
        <mc:AlternateContent>
          <mc:Choice Requires="wpc">
            <w:drawing>
              <wp:inline distT="0" distB="0" distL="0" distR="0" wp14:anchorId="43CADD25" wp14:editId="5892B5C6">
                <wp:extent cx="5257800" cy="1266825"/>
                <wp:effectExtent l="9525" t="0" r="9525" b="9525"/>
                <wp:docPr id="996"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4" name="Text Box 227"/>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71432" w:rsidRDefault="00973A41" w:rsidP="00375F9C">
                              <w:pPr>
                                <w:spacing w:line="240" w:lineRule="exact"/>
                                <w:rPr>
                                  <w:sz w:val="18"/>
                                  <w:szCs w:val="18"/>
                                </w:rPr>
                              </w:pPr>
                              <w:proofErr w:type="gramStart"/>
                              <w:r>
                                <w:rPr>
                                  <w:sz w:val="18"/>
                                  <w:szCs w:val="18"/>
                                </w:rPr>
                                <w:t>xui.</w:t>
                              </w:r>
                              <w:r w:rsidR="0023747D" w:rsidRPr="00571432">
                                <w:rPr>
                                  <w:sz w:val="18"/>
                                  <w:szCs w:val="18"/>
                                </w:rPr>
                                <w:t>resetRun(</w:t>
                              </w:r>
                              <w:proofErr w:type="gramEnd"/>
                              <w:r w:rsidR="0023747D" w:rsidRPr="00571432">
                                <w:rPr>
                                  <w:color w:val="FF00FF"/>
                                  <w:sz w:val="18"/>
                                  <w:szCs w:val="18"/>
                                </w:rPr>
                                <w:t>'key1'</w:t>
                              </w:r>
                              <w:r w:rsidR="0023747D" w:rsidRPr="00571432">
                                <w:rPr>
                                  <w:sz w:val="18"/>
                                  <w:szCs w:val="18"/>
                                </w:rPr>
                                <w:t>,</w:t>
                              </w:r>
                              <w:r w:rsidR="0023747D" w:rsidRPr="00571432">
                                <w:rPr>
                                  <w:color w:val="0000FF"/>
                                  <w:sz w:val="18"/>
                                  <w:szCs w:val="18"/>
                                </w:rPr>
                                <w:t>function</w:t>
                              </w:r>
                              <w:r w:rsidR="0023747D"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Default="0023747D" w:rsidP="00375F9C">
                              <w:pPr>
                                <w:spacing w:line="240" w:lineRule="exact"/>
                                <w:rPr>
                                  <w:sz w:val="18"/>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previous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p w:rsidR="0023747D" w:rsidRPr="00571432" w:rsidRDefault="0023747D" w:rsidP="00375F9C">
                              <w:pPr>
                                <w:spacing w:line="240" w:lineRule="exact"/>
                                <w:rPr>
                                  <w:sz w:val="18"/>
                                  <w:szCs w:val="18"/>
                                </w:rPr>
                              </w:pPr>
                            </w:p>
                            <w:p w:rsidR="0023747D" w:rsidRPr="00571432" w:rsidRDefault="00973A41" w:rsidP="00375F9C">
                              <w:pPr>
                                <w:spacing w:line="240" w:lineRule="exact"/>
                                <w:rPr>
                                  <w:sz w:val="18"/>
                                  <w:szCs w:val="18"/>
                                </w:rPr>
                              </w:pPr>
                              <w:proofErr w:type="gramStart"/>
                              <w:r>
                                <w:rPr>
                                  <w:sz w:val="18"/>
                                  <w:szCs w:val="18"/>
                                </w:rPr>
                                <w:t>xui.</w:t>
                              </w:r>
                              <w:r w:rsidR="0023747D" w:rsidRPr="00571432">
                                <w:rPr>
                                  <w:sz w:val="18"/>
                                  <w:szCs w:val="18"/>
                                </w:rPr>
                                <w:t>resetRun(</w:t>
                              </w:r>
                              <w:proofErr w:type="gramEnd"/>
                              <w:r w:rsidR="0023747D" w:rsidRPr="00571432">
                                <w:rPr>
                                  <w:color w:val="FF00FF"/>
                                  <w:sz w:val="18"/>
                                  <w:szCs w:val="18"/>
                                </w:rPr>
                                <w:t>'key1'</w:t>
                              </w:r>
                              <w:r w:rsidR="0023747D" w:rsidRPr="00571432">
                                <w:rPr>
                                  <w:sz w:val="18"/>
                                  <w:szCs w:val="18"/>
                                </w:rPr>
                                <w:t>,</w:t>
                              </w:r>
                              <w:r w:rsidR="0023747D" w:rsidRPr="00571432">
                                <w:rPr>
                                  <w:color w:val="0000FF"/>
                                  <w:sz w:val="18"/>
                                  <w:szCs w:val="18"/>
                                </w:rPr>
                                <w:t>function</w:t>
                              </w:r>
                              <w:r w:rsidR="0023747D"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Pr="00571432" w:rsidRDefault="0023747D" w:rsidP="00375F9C">
                              <w:pPr>
                                <w:rPr>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last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txbxContent>
                        </wps:txbx>
                        <wps:bodyPr rot="0" vert="horz" wrap="square" lIns="54000" tIns="46800" rIns="54000" bIns="45720" anchor="t" anchorCtr="0" upright="1">
                          <a:spAutoFit/>
                        </wps:bodyPr>
                      </wps:wsp>
                      <wps:wsp>
                        <wps:cNvPr id="995" name="AutoShape 230"/>
                        <wps:cNvSpPr>
                          <a:spLocks noChangeArrowheads="1"/>
                        </wps:cNvSpPr>
                        <wps:spPr bwMode="auto">
                          <a:xfrm flipH="1">
                            <a:off x="2743200" y="594360"/>
                            <a:ext cx="2057400" cy="235585"/>
                          </a:xfrm>
                          <a:prstGeom prst="wedgeRoundRectCallout">
                            <a:avLst>
                              <a:gd name="adj1" fmla="val 107343"/>
                              <a:gd name="adj2" fmla="val 52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latter one will be executed</w:t>
                              </w:r>
                            </w:p>
                          </w:txbxContent>
                        </wps:txbx>
                        <wps:bodyPr rot="0" vert="horz" wrap="square" lIns="0" tIns="0" rIns="0" bIns="0" anchor="t" anchorCtr="0" upright="1">
                          <a:noAutofit/>
                        </wps:bodyPr>
                      </wps:wsp>
                    </wpc:wpc>
                  </a:graphicData>
                </a:graphic>
              </wp:inline>
            </w:drawing>
          </mc:Choice>
          <mc:Fallback>
            <w:pict>
              <v:group id="画布 225" o:spid="_x0000_s1922"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">
                <v:shape id="_x0000_s1923" type="#_x0000_t75" style="position:absolute;width:52578;height:12668;visibility:visible;mso-wrap-style:square">
                  <v:fill o:detectmouseclick="t"/>
                  <v:path o:connecttype="none"/>
                </v:shape>
                <v:shape id="Text Box 227" o:spid="_x0000_s1924"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otrMMA&#10;AADcAAAADwAAAGRycy9kb3ducmV2LnhtbESPQWsCMRSE7wX/Q3hCbzWrFHFXo4gi66XQ2np/bJ6b&#10;xc3LksR1/femUOhxmJlvmNVmsK3oyYfGsYLpJANBXDndcK3g5/vwtgARIrLG1jEpeFCAzXr0ssJC&#10;uzt/UX+KtUgQDgUqMDF2hZShMmQxTFxHnLyL8xZjkr6W2uM9wW0rZ1k2lxYbTgsGO9oZqq6nm1VQ&#10;XffDvmzOxvc3u/jUefn4mJdKvY6H7RJEpCH+h//aR60gz9/h90w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otrMMAAADcAAAADwAAAAAAAAAAAAAAAACYAgAAZHJzL2Rv&#10;d25yZXYueG1sUEsFBgAAAAAEAAQA9QAAAIgDAAAAAA==&#10;" strokeweight="1pt">
                  <v:textbox style="mso-fit-shape-to-text:t" inset="1.5mm,1.3mm,1.5mm">
                    <w:txbxContent>
                      <w:p w:rsidR="0023747D" w:rsidRPr="00571432" w:rsidRDefault="00973A41" w:rsidP="00375F9C">
                        <w:pPr>
                          <w:spacing w:line="240" w:lineRule="exact"/>
                          <w:rPr>
                            <w:sz w:val="18"/>
                            <w:szCs w:val="18"/>
                          </w:rPr>
                        </w:pPr>
                        <w:proofErr w:type="gramStart"/>
                        <w:r>
                          <w:rPr>
                            <w:sz w:val="18"/>
                            <w:szCs w:val="18"/>
                          </w:rPr>
                          <w:t>xui.</w:t>
                        </w:r>
                        <w:r w:rsidR="0023747D" w:rsidRPr="00571432">
                          <w:rPr>
                            <w:sz w:val="18"/>
                            <w:szCs w:val="18"/>
                          </w:rPr>
                          <w:t>resetRun(</w:t>
                        </w:r>
                        <w:proofErr w:type="gramEnd"/>
                        <w:r w:rsidR="0023747D" w:rsidRPr="00571432">
                          <w:rPr>
                            <w:color w:val="FF00FF"/>
                            <w:sz w:val="18"/>
                            <w:szCs w:val="18"/>
                          </w:rPr>
                          <w:t>'key1'</w:t>
                        </w:r>
                        <w:r w:rsidR="0023747D" w:rsidRPr="00571432">
                          <w:rPr>
                            <w:sz w:val="18"/>
                            <w:szCs w:val="18"/>
                          </w:rPr>
                          <w:t>,</w:t>
                        </w:r>
                        <w:r w:rsidR="0023747D" w:rsidRPr="00571432">
                          <w:rPr>
                            <w:color w:val="0000FF"/>
                            <w:sz w:val="18"/>
                            <w:szCs w:val="18"/>
                          </w:rPr>
                          <w:t>function</w:t>
                        </w:r>
                        <w:r w:rsidR="0023747D"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Default="0023747D" w:rsidP="00375F9C">
                        <w:pPr>
                          <w:spacing w:line="240" w:lineRule="exact"/>
                          <w:rPr>
                            <w:sz w:val="18"/>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previous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p w:rsidR="0023747D" w:rsidRPr="00571432" w:rsidRDefault="0023747D" w:rsidP="00375F9C">
                        <w:pPr>
                          <w:spacing w:line="240" w:lineRule="exact"/>
                          <w:rPr>
                            <w:sz w:val="18"/>
                            <w:szCs w:val="18"/>
                          </w:rPr>
                        </w:pPr>
                      </w:p>
                      <w:p w:rsidR="0023747D" w:rsidRPr="00571432" w:rsidRDefault="00973A41" w:rsidP="00375F9C">
                        <w:pPr>
                          <w:spacing w:line="240" w:lineRule="exact"/>
                          <w:rPr>
                            <w:sz w:val="18"/>
                            <w:szCs w:val="18"/>
                          </w:rPr>
                        </w:pPr>
                        <w:proofErr w:type="gramStart"/>
                        <w:r>
                          <w:rPr>
                            <w:sz w:val="18"/>
                            <w:szCs w:val="18"/>
                          </w:rPr>
                          <w:t>xui.</w:t>
                        </w:r>
                        <w:r w:rsidR="0023747D" w:rsidRPr="00571432">
                          <w:rPr>
                            <w:sz w:val="18"/>
                            <w:szCs w:val="18"/>
                          </w:rPr>
                          <w:t>resetRun(</w:t>
                        </w:r>
                        <w:proofErr w:type="gramEnd"/>
                        <w:r w:rsidR="0023747D" w:rsidRPr="00571432">
                          <w:rPr>
                            <w:color w:val="FF00FF"/>
                            <w:sz w:val="18"/>
                            <w:szCs w:val="18"/>
                          </w:rPr>
                          <w:t>'key1'</w:t>
                        </w:r>
                        <w:r w:rsidR="0023747D" w:rsidRPr="00571432">
                          <w:rPr>
                            <w:sz w:val="18"/>
                            <w:szCs w:val="18"/>
                          </w:rPr>
                          <w:t>,</w:t>
                        </w:r>
                        <w:r w:rsidR="0023747D" w:rsidRPr="00571432">
                          <w:rPr>
                            <w:color w:val="0000FF"/>
                            <w:sz w:val="18"/>
                            <w:szCs w:val="18"/>
                          </w:rPr>
                          <w:t>function</w:t>
                        </w:r>
                        <w:r w:rsidR="0023747D"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Pr="00571432" w:rsidRDefault="0023747D" w:rsidP="00375F9C">
                        <w:pPr>
                          <w:rPr>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last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txbxContent>
                  </v:textbox>
                </v:shape>
                <v:shape id="AutoShape 230" o:spid="_x0000_s1925" type="#_x0000_t62" style="position:absolute;left:27432;top:5943;width:20574;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l2MQA&#10;AADcAAAADwAAAGRycy9kb3ducmV2LnhtbESPQWvCQBSE74X+h+UJ3upG0RJTVwmC4KUHrUKPj+xL&#10;Nph9m2bXJP77rlDocZiZb5jNbrSN6KnztWMF81kCgrhwuuZKweXr8JaC8AFZY+OYFDzIw277+rLB&#10;TLuBT9SfQyUihH2GCkwIbSalLwxZ9DPXEkevdJ3FEGVXSd3hEOG2kYskeZcWa44LBlvaGypu57tV&#10;MCzMzzfOi9Klbt+Xy9Nnfs2DUtPJmH+ACDSG//Bf+6gVrNcreJ6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5djEAAAA3AAAAA8AAAAAAAAAAAAAAAAAmAIAAGRycy9k&#10;b3ducmV2LnhtbFBLBQYAAAAABAAEAPUAAACJAwAAAAA=&#10;" adj="33986,22240" fillcolor="#ff9">
                  <v:textbox inset="0,0,0,0">
                    <w:txbxContent>
                      <w:p w:rsidR="0023747D" w:rsidRPr="000E23E9" w:rsidRDefault="0023747D" w:rsidP="00375F9C">
                        <w:pPr>
                          <w:rPr>
                            <w:szCs w:val="18"/>
                          </w:rPr>
                        </w:pPr>
                        <w:r>
                          <w:rPr>
                            <w:szCs w:val="18"/>
                          </w:rPr>
                          <w:t>T</w:t>
                        </w:r>
                        <w:r>
                          <w:rPr>
                            <w:rFonts w:hint="eastAsia"/>
                            <w:szCs w:val="18"/>
                          </w:rPr>
                          <w:t>he latter one will be executed</w:t>
                        </w:r>
                      </w:p>
                    </w:txbxContent>
                  </v:textbox>
                </v:shape>
                <w10:anchorlock/>
              </v:group>
            </w:pict>
          </mc:Fallback>
        </mc:AlternateContent>
      </w:r>
    </w:p>
    <w:p w:rsidR="00375F9C" w:rsidRPr="000F0FE2" w:rsidRDefault="005C781A" w:rsidP="00375F9C">
      <w:pPr>
        <w:ind w:firstLine="420"/>
      </w:pPr>
      <w:r>
        <w:rPr>
          <w:rFonts w:hint="eastAsia"/>
          <w:noProof/>
        </w:rPr>
        <w:drawing>
          <wp:inline distT="0" distB="0" distL="0" distR="0" wp14:anchorId="0F5444E6" wp14:editId="2EE3E879">
            <wp:extent cx="1924050" cy="129540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924050" cy="1295400"/>
                    </a:xfrm>
                    <a:prstGeom prst="rect">
                      <a:avLst/>
                    </a:prstGeom>
                    <a:noFill/>
                    <a:ln>
                      <a:noFill/>
                    </a:ln>
                  </pic:spPr>
                </pic:pic>
              </a:graphicData>
            </a:graphic>
          </wp:inline>
        </w:drawing>
      </w:r>
    </w:p>
    <w:p w:rsidR="00375F9C" w:rsidRDefault="00375F9C" w:rsidP="00E45D25">
      <w:pPr>
        <w:pStyle w:val="2"/>
        <w:numPr>
          <w:ilvl w:val="1"/>
          <w:numId w:val="17"/>
        </w:numPr>
      </w:pPr>
      <w:bookmarkStart w:id="210" w:name="_Toc453071838"/>
      <w:r w:rsidRPr="00D20968">
        <w:t>Skin</w:t>
      </w:r>
      <w:r>
        <w:rPr>
          <w:rFonts w:hint="eastAsia"/>
        </w:rPr>
        <w:t xml:space="preserve"> switcher</w:t>
      </w:r>
      <w:bookmarkEnd w:id="210"/>
    </w:p>
    <w:p w:rsidR="00375F9C" w:rsidRDefault="00375F9C" w:rsidP="00E45D25">
      <w:pPr>
        <w:pStyle w:val="3"/>
        <w:numPr>
          <w:ilvl w:val="2"/>
          <w:numId w:val="17"/>
        </w:numPr>
      </w:pPr>
      <w:bookmarkStart w:id="211" w:name="_Toc453071839"/>
      <w:r>
        <w:rPr>
          <w:rFonts w:hint="eastAsia"/>
        </w:rPr>
        <w:t>Switch skin for whole application</w:t>
      </w:r>
      <w:bookmarkEnd w:id="211"/>
    </w:p>
    <w:p w:rsidR="00375F9C" w:rsidRDefault="00375F9C" w:rsidP="00375F9C">
      <w:pPr>
        <w:ind w:left="105" w:hangingChars="50" w:hanging="105"/>
      </w:pPr>
      <w:r>
        <w:rPr>
          <w:rFonts w:hint="eastAsia"/>
        </w:rPr>
        <w:t xml:space="preserve">There are three </w:t>
      </w:r>
      <w:r w:rsidR="00F55F81">
        <w:rPr>
          <w:rFonts w:hint="eastAsia"/>
        </w:rPr>
        <w:t xml:space="preserve">default </w:t>
      </w:r>
      <w:r>
        <w:rPr>
          <w:rFonts w:hint="eastAsia"/>
        </w:rPr>
        <w:t xml:space="preserve">system skins in </w:t>
      </w:r>
      <w:r w:rsidR="007E23B3">
        <w:rPr>
          <w:rFonts w:hint="eastAsia"/>
        </w:rPr>
        <w:t>CrossUI</w:t>
      </w:r>
      <w:r w:rsidR="00F55F81">
        <w:rPr>
          <w:rFonts w:hint="eastAsia"/>
        </w:rPr>
        <w:t xml:space="preserve"> </w:t>
      </w:r>
      <w:r>
        <w:rPr>
          <w:rFonts w:hint="eastAsia"/>
        </w:rPr>
        <w:t xml:space="preserve">: default, vista and aqua. </w:t>
      </w:r>
      <w:r>
        <w:t>Y</w:t>
      </w:r>
      <w:r>
        <w:rPr>
          <w:rFonts w:hint="eastAsia"/>
        </w:rPr>
        <w:t xml:space="preserve">ou can use </w:t>
      </w:r>
      <w:r w:rsidR="00F55F81">
        <w:rPr>
          <w:rFonts w:hint="eastAsia"/>
        </w:rPr>
        <w:t>xui</w:t>
      </w:r>
      <w:r>
        <w:rPr>
          <w:rFonts w:hint="eastAsia"/>
        </w:rPr>
        <w:t xml:space="preserve">.setTheme to switch the skin. </w:t>
      </w:r>
    </w:p>
    <w:p w:rsidR="00375F9C" w:rsidRDefault="005C781A" w:rsidP="00375F9C">
      <w:r>
        <w:rPr>
          <w:noProof/>
        </w:rPr>
        <mc:AlternateContent>
          <mc:Choice Requires="wpc">
            <w:drawing>
              <wp:inline distT="0" distB="0" distL="0" distR="0" wp14:anchorId="785A3748" wp14:editId="3807B061">
                <wp:extent cx="5257800" cy="550545"/>
                <wp:effectExtent l="9525" t="0" r="9525" b="11430"/>
                <wp:docPr id="558" name="画布 5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2" name="Text Box 560"/>
                        <wps:cNvSpPr txBox="1">
                          <a:spLocks noChangeArrowheads="1"/>
                        </wps:cNvSpPr>
                        <wps:spPr bwMode="auto">
                          <a:xfrm>
                            <a:off x="0" y="48895"/>
                            <a:ext cx="5257800" cy="501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F55F81" w:rsidP="00375F9C">
                              <w:pPr>
                                <w:rPr>
                                  <w:sz w:val="18"/>
                                  <w:szCs w:val="18"/>
                                </w:rPr>
                              </w:pPr>
                              <w:proofErr w:type="gramStart"/>
                              <w:r>
                                <w:rPr>
                                  <w:rFonts w:hint="eastAsia"/>
                                  <w:sz w:val="18"/>
                                  <w:szCs w:val="18"/>
                                </w:rPr>
                                <w:t>xui</w:t>
                              </w:r>
                              <w:r w:rsidR="0023747D" w:rsidRPr="00087A0A">
                                <w:rPr>
                                  <w:sz w:val="18"/>
                                  <w:szCs w:val="18"/>
                                </w:rPr>
                                <w:t>.setTheme(</w:t>
                              </w:r>
                              <w:proofErr w:type="gramEnd"/>
                              <w:r w:rsidR="0023747D" w:rsidRPr="00087A0A">
                                <w:rPr>
                                  <w:color w:val="FF00FF"/>
                                  <w:sz w:val="18"/>
                                  <w:szCs w:val="18"/>
                                </w:rPr>
                                <w:t>"vista"</w:t>
                              </w:r>
                              <w:r w:rsidR="0023747D" w:rsidRPr="00087A0A">
                                <w:rPr>
                                  <w:sz w:val="18"/>
                                  <w:szCs w:val="18"/>
                                </w:rPr>
                                <w:t>)</w:t>
                              </w:r>
                            </w:p>
                            <w:p w:rsidR="0023747D" w:rsidRPr="00087A0A" w:rsidRDefault="0023747D" w:rsidP="00375F9C">
                              <w:pPr>
                                <w:rPr>
                                  <w:sz w:val="18"/>
                                  <w:szCs w:val="18"/>
                                </w:rPr>
                              </w:pPr>
                            </w:p>
                          </w:txbxContent>
                        </wps:txbx>
                        <wps:bodyPr rot="0" vert="horz" wrap="square" lIns="54000" tIns="46800" rIns="54000" bIns="45720" anchor="t" anchorCtr="0" upright="1">
                          <a:spAutoFit/>
                        </wps:bodyPr>
                      </wps:wsp>
                      <wps:wsp>
                        <wps:cNvPr id="993" name="AutoShape 561"/>
                        <wps:cNvSpPr>
                          <a:spLocks noChangeArrowheads="1"/>
                        </wps:cNvSpPr>
                        <wps:spPr bwMode="auto">
                          <a:xfrm flipH="1">
                            <a:off x="1943100" y="99060"/>
                            <a:ext cx="1943100" cy="198120"/>
                          </a:xfrm>
                          <a:prstGeom prst="wedgeRoundRectCallout">
                            <a:avLst>
                              <a:gd name="adj1" fmla="val 82907"/>
                              <a:gd name="adj2" fmla="val 16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C48B9" w:rsidRDefault="0023747D" w:rsidP="00375F9C">
                              <w:pPr>
                                <w:rPr>
                                  <w:szCs w:val="18"/>
                                </w:rPr>
                              </w:pPr>
                              <w:r w:rsidRPr="00FC48B9">
                                <w:rPr>
                                  <w:szCs w:val="18"/>
                                </w:rPr>
                                <w:t>Dynamically</w:t>
                              </w:r>
                              <w:r>
                                <w:rPr>
                                  <w:rFonts w:hint="eastAsia"/>
                                  <w:szCs w:val="18"/>
                                </w:rPr>
                                <w:t xml:space="preserve"> (no page refresh)</w:t>
                              </w:r>
                            </w:p>
                          </w:txbxContent>
                        </wps:txbx>
                        <wps:bodyPr rot="0" vert="horz" wrap="square" lIns="0" tIns="0" rIns="0" bIns="0" anchor="t" anchorCtr="0" upright="1">
                          <a:noAutofit/>
                        </wps:bodyPr>
                      </wps:wsp>
                    </wpc:wpc>
                  </a:graphicData>
                </a:graphic>
              </wp:inline>
            </w:drawing>
          </mc:Choice>
          <mc:Fallback>
            <w:pict>
              <v:group id="画布 558" o:spid="_x0000_s1926" editas="canvas" style="width:414pt;height:43.35pt;mso-position-horizontal-relative:char;mso-position-vertical-relative:line" coordsize="52578,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">
                <v:shape id="_x0000_s1927" type="#_x0000_t75" style="position:absolute;width:52578;height:5505;visibility:visible;mso-wrap-style:square">
                  <v:fill o:detectmouseclick="t"/>
                  <v:path o:connecttype="none"/>
                </v:shape>
                <v:shape id="Text Box 560" o:spid="_x0000_s1928" type="#_x0000_t202" style="position:absolute;top:488;width:52578;height:5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8QQ8MA&#10;AADcAAAADwAAAGRycy9kb3ducmV2LnhtbESPT4vCMBTE7wv7HcJb2Nua6kFsNYooS/ciuP65P5pn&#10;U2xeShJr/fYbQdjjMDO/YRarwbaiJx8axwrGowwEceV0w7WC0/H7awYiRGSNrWNS8KAAq+X72wIL&#10;7e78S/0h1iJBOBSowMTYFVKGypDFMHIdcfIuzluMSfpaao/3BLetnGTZVFpsOC0Y7GhjqLoeblZB&#10;dd0O27I5G9/f7Gyv8/Kxm5ZKfX4M6zmISEP8D7/aP1pBnk/geS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8QQ8MAAADcAAAADwAAAAAAAAAAAAAAAACYAgAAZHJzL2Rv&#10;d25yZXYueG1sUEsFBgAAAAAEAAQA9QAAAIgDAAAAAA==&#10;" strokeweight="1pt">
                  <v:textbox style="mso-fit-shape-to-text:t" inset="1.5mm,1.3mm,1.5mm">
                    <w:txbxContent>
                      <w:p w:rsidR="0023747D" w:rsidRDefault="00F55F81" w:rsidP="00375F9C">
                        <w:pPr>
                          <w:rPr>
                            <w:sz w:val="18"/>
                            <w:szCs w:val="18"/>
                          </w:rPr>
                        </w:pPr>
                        <w:proofErr w:type="gramStart"/>
                        <w:r>
                          <w:rPr>
                            <w:rFonts w:hint="eastAsia"/>
                            <w:sz w:val="18"/>
                            <w:szCs w:val="18"/>
                          </w:rPr>
                          <w:t>xui</w:t>
                        </w:r>
                        <w:r w:rsidR="0023747D" w:rsidRPr="00087A0A">
                          <w:rPr>
                            <w:sz w:val="18"/>
                            <w:szCs w:val="18"/>
                          </w:rPr>
                          <w:t>.setTheme(</w:t>
                        </w:r>
                        <w:proofErr w:type="gramEnd"/>
                        <w:r w:rsidR="0023747D" w:rsidRPr="00087A0A">
                          <w:rPr>
                            <w:color w:val="FF00FF"/>
                            <w:sz w:val="18"/>
                            <w:szCs w:val="18"/>
                          </w:rPr>
                          <w:t>"vista"</w:t>
                        </w:r>
                        <w:r w:rsidR="0023747D" w:rsidRPr="00087A0A">
                          <w:rPr>
                            <w:sz w:val="18"/>
                            <w:szCs w:val="18"/>
                          </w:rPr>
                          <w:t>)</w:t>
                        </w:r>
                      </w:p>
                      <w:p w:rsidR="0023747D" w:rsidRPr="00087A0A" w:rsidRDefault="0023747D" w:rsidP="00375F9C">
                        <w:pPr>
                          <w:rPr>
                            <w:sz w:val="18"/>
                            <w:szCs w:val="18"/>
                          </w:rPr>
                        </w:pPr>
                      </w:p>
                    </w:txbxContent>
                  </v:textbox>
                </v:shape>
                <v:shape id="AutoShape 561" o:spid="_x0000_s1929" type="#_x0000_t62" style="position:absolute;left:19431;top:990;width:1943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60McA&#10;AADcAAAADwAAAGRycy9kb3ducmV2LnhtbESPQWvCQBSE74L/YXlCL6Ibq5YYXaUUik2LBa30/Mg+&#10;k2D2bchuY9pf7xYEj8PMfMOsNp2pREuNKy0rmIwjEMSZ1SXnCo5fr6MYhPPIGivLpOCXHGzW/d4K&#10;E20vvKf24HMRIOwSVFB4XydSuqwgg25sa+LgnWxj0AfZ5FI3eAlwU8nHKHqSBksOCwXW9FJQdj78&#10;GAXfH++fx9TPZmn7lw7ncbmtd9FWqYdB97wE4anz9/Ct/aYVLBZT+D8Tj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K+tDHAAAA3AAAAA8AAAAAAAAAAAAAAAAAmAIAAGRy&#10;cy9kb3ducmV2LnhtbFBLBQYAAAAABAAEAPUAAACMAwAAAAA=&#10;" adj="28708,14469" fillcolor="#ff9">
                  <v:textbox inset="0,0,0,0">
                    <w:txbxContent>
                      <w:p w:rsidR="0023747D" w:rsidRPr="00FC48B9" w:rsidRDefault="0023747D" w:rsidP="00375F9C">
                        <w:pPr>
                          <w:rPr>
                            <w:szCs w:val="18"/>
                          </w:rPr>
                        </w:pPr>
                        <w:r w:rsidRPr="00FC48B9">
                          <w:rPr>
                            <w:szCs w:val="18"/>
                          </w:rPr>
                          <w:t>Dynamically</w:t>
                        </w:r>
                        <w:r>
                          <w:rPr>
                            <w:rFonts w:hint="eastAsia"/>
                            <w:szCs w:val="18"/>
                          </w:rPr>
                          <w:t xml:space="preserve"> (no page refresh)</w:t>
                        </w:r>
                      </w:p>
                    </w:txbxContent>
                  </v:textbox>
                </v:shape>
                <w10:anchorlock/>
              </v:group>
            </w:pict>
          </mc:Fallback>
        </mc:AlternateContent>
      </w:r>
    </w:p>
    <w:p w:rsidR="00375F9C" w:rsidRDefault="00375F9C" w:rsidP="00375F9C">
      <w:pPr>
        <w:ind w:firstLine="420"/>
      </w:pPr>
    </w:p>
    <w:p w:rsidR="00375F9C" w:rsidRDefault="00375F9C" w:rsidP="00E45D25">
      <w:pPr>
        <w:pStyle w:val="3"/>
        <w:numPr>
          <w:ilvl w:val="2"/>
          <w:numId w:val="17"/>
        </w:numPr>
      </w:pPr>
      <w:bookmarkStart w:id="212" w:name="_Toc453071840"/>
      <w:r>
        <w:rPr>
          <w:rFonts w:hint="eastAsia"/>
        </w:rPr>
        <w:t>Change skin for a single control</w:t>
      </w:r>
      <w:bookmarkEnd w:id="212"/>
      <w:r>
        <w:rPr>
          <w:rFonts w:hint="eastAsia"/>
        </w:rPr>
        <w:t xml:space="preserve"> </w:t>
      </w:r>
    </w:p>
    <w:p w:rsidR="00375F9C" w:rsidRDefault="00375F9C" w:rsidP="00375F9C">
      <w:r>
        <w:rPr>
          <w:rFonts w:hint="eastAsia"/>
        </w:rPr>
        <w:t>It</w:t>
      </w:r>
      <w:r>
        <w:t>’</w:t>
      </w:r>
      <w:r>
        <w:rPr>
          <w:rFonts w:hint="eastAsia"/>
        </w:rPr>
        <w:t xml:space="preserve">s a </w:t>
      </w:r>
      <w:r w:rsidRPr="003350B2">
        <w:t>fine-grained mechanism</w:t>
      </w:r>
      <w:r>
        <w:rPr>
          <w:rFonts w:hint="eastAsia"/>
        </w:rPr>
        <w:t xml:space="preserve">. </w:t>
      </w:r>
    </w:p>
    <w:p w:rsidR="00375F9C" w:rsidRDefault="005C781A" w:rsidP="00375F9C">
      <w:r>
        <w:rPr>
          <w:noProof/>
        </w:rPr>
        <w:lastRenderedPageBreak/>
        <mc:AlternateContent>
          <mc:Choice Requires="wpc">
            <w:drawing>
              <wp:inline distT="0" distB="0" distL="0" distR="0" wp14:anchorId="1A065062" wp14:editId="7F467C97">
                <wp:extent cx="5257850" cy="550545"/>
                <wp:effectExtent l="0" t="0" r="19050" b="0"/>
                <wp:docPr id="350" name="画布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6" name="Text Box 170"/>
                        <wps:cNvSpPr txBox="1">
                          <a:spLocks noChangeArrowheads="1"/>
                        </wps:cNvSpPr>
                        <wps:spPr bwMode="auto">
                          <a:xfrm>
                            <a:off x="0" y="48895"/>
                            <a:ext cx="5257850" cy="30334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23747D" w:rsidP="00375F9C">
                              <w:pPr>
                                <w:rPr>
                                  <w:sz w:val="18"/>
                                  <w:szCs w:val="18"/>
                                </w:rPr>
                              </w:pPr>
                              <w:r>
                                <w:rPr>
                                  <w:rFonts w:hint="eastAsia"/>
                                  <w:sz w:val="18"/>
                                  <w:szCs w:val="18"/>
                                </w:rPr>
                                <w:t>ctl_</w:t>
                              </w:r>
                              <w:proofErr w:type="gramStart"/>
                              <w:r>
                                <w:rPr>
                                  <w:rFonts w:hint="eastAsia"/>
                                  <w:sz w:val="18"/>
                                  <w:szCs w:val="18"/>
                                </w:rPr>
                                <w:t>button</w:t>
                              </w:r>
                              <w:r w:rsidRPr="00087A0A">
                                <w:rPr>
                                  <w:sz w:val="18"/>
                                  <w:szCs w:val="18"/>
                                </w:rPr>
                                <w:t>.setTheme(</w:t>
                              </w:r>
                              <w:proofErr w:type="gramEnd"/>
                              <w:r>
                                <w:rPr>
                                  <w:color w:val="FF00FF"/>
                                  <w:sz w:val="18"/>
                                  <w:szCs w:val="18"/>
                                </w:rPr>
                                <w:t>"custom</w:t>
                              </w:r>
                              <w:r w:rsidRPr="00087A0A">
                                <w:rPr>
                                  <w:color w:val="FF00FF"/>
                                  <w:sz w:val="18"/>
                                  <w:szCs w:val="18"/>
                                </w:rPr>
                                <w:t>"</w:t>
                              </w:r>
                              <w:r w:rsidRPr="00087A0A">
                                <w:rPr>
                                  <w:sz w:val="18"/>
                                  <w:szCs w:val="18"/>
                                </w:rPr>
                                <w:t>)</w:t>
                              </w:r>
                            </w:p>
                          </w:txbxContent>
                        </wps:txbx>
                        <wps:bodyPr rot="0" vert="horz" wrap="square" lIns="54000" tIns="46800" rIns="54000" bIns="45720" anchor="t" anchorCtr="0" upright="1">
                          <a:spAutoFit/>
                        </wps:bodyPr>
                      </wps:wsp>
                      <wps:wsp>
                        <wps:cNvPr id="347" name="AutoShape 171"/>
                        <wps:cNvSpPr>
                          <a:spLocks noChangeArrowheads="1"/>
                        </wps:cNvSpPr>
                        <wps:spPr bwMode="auto">
                          <a:xfrm flipH="1">
                            <a:off x="1943100" y="198120"/>
                            <a:ext cx="1485900" cy="198120"/>
                          </a:xfrm>
                          <a:prstGeom prst="wedgeRoundRectCallout">
                            <a:avLst>
                              <a:gd name="adj1" fmla="val 70597"/>
                              <a:gd name="adj2" fmla="val -394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23747D" w:rsidP="00375F9C">
                              <w:pPr>
                                <w:rPr>
                                  <w:szCs w:val="18"/>
                                </w:rPr>
                              </w:pPr>
                              <w:r>
                                <w:rPr>
                                  <w:szCs w:val="18"/>
                                </w:rPr>
                                <w:t>O</w:t>
                              </w:r>
                              <w:r>
                                <w:rPr>
                                  <w:rFonts w:hint="eastAsia"/>
                                  <w:szCs w:val="18"/>
                                </w:rPr>
                                <w:t xml:space="preserve">nly for </w:t>
                              </w:r>
                              <w:r>
                                <w:rPr>
                                  <w:szCs w:val="18"/>
                                </w:rPr>
                                <w:t>“</w:t>
                              </w:r>
                              <w:r>
                                <w:rPr>
                                  <w:rFonts w:hint="eastAsia"/>
                                  <w:szCs w:val="18"/>
                                </w:rPr>
                                <w:t>ctl_button</w:t>
                              </w:r>
                              <w:r>
                                <w:rPr>
                                  <w:szCs w:val="18"/>
                                </w:rPr>
                                <w:t>”</w:t>
                              </w:r>
                              <w:r w:rsidRPr="00087A0A">
                                <w:rPr>
                                  <w:rFonts w:hint="eastAsia"/>
                                  <w:szCs w:val="18"/>
                                </w:rPr>
                                <w:t xml:space="preserve"> </w:t>
                              </w:r>
                            </w:p>
                          </w:txbxContent>
                        </wps:txbx>
                        <wps:bodyPr rot="0" vert="horz" wrap="square" lIns="0" tIns="0" rIns="0" bIns="0" anchor="t" anchorCtr="0" upright="1">
                          <a:noAutofit/>
                        </wps:bodyPr>
                      </wps:wsp>
                    </wpc:wpc>
                  </a:graphicData>
                </a:graphic>
              </wp:inline>
            </w:drawing>
          </mc:Choice>
          <mc:Fallback>
            <w:pict>
              <v:group id="画布 168" o:spid="_x0000_s1930" editas="canvas" style="width:414pt;height:43.35pt;mso-position-horizontal-relative:char;mso-position-vertical-relative:line" coordsize="52578,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">
                <v:shape id="_x0000_s1931" type="#_x0000_t75" style="position:absolute;width:52578;height:5505;visibility:visible;mso-wrap-style:square">
                  <v:fill o:detectmouseclick="t"/>
                  <v:path o:connecttype="none"/>
                </v:shape>
                <v:shape id="Text Box 170" o:spid="_x0000_s1932" type="#_x0000_t202" style="position:absolute;top:488;width:52578;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N1cQA&#10;AADcAAAADwAAAGRycy9kb3ducmV2LnhtbESPQWvCQBSE74X+h+UVvNVNtYQ0dRVRJF4KVdv7I/ua&#10;DWbfht01xn/vFgo9DjPzDbNYjbYTA/nQOlbwMs1AENdOt9wo+DrtngsQISJr7ByTghsFWC0fHxZY&#10;anflAw3H2IgE4VCiAhNjX0oZakMWw9T1xMn7cd5iTNI3Unu8Jrjt5CzLcmmx5bRgsKeNofp8vFgF&#10;9Xk7bqv22/jhYotP/VbdPvJKqcnTuH4HEWmM/+G/9l4rmL/m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DdXEAAAA3AAAAA8AAAAAAAAAAAAAAAAAmAIAAGRycy9k&#10;b3ducmV2LnhtbFBLBQYAAAAABAAEAPUAAACJAwAAAAA=&#10;" strokeweight="1pt">
                  <v:textbox style="mso-fit-shape-to-text:t" inset="1.5mm,1.3mm,1.5mm">
                    <w:txbxContent>
                      <w:p w:rsidR="0023747D" w:rsidRPr="00087A0A" w:rsidRDefault="0023747D" w:rsidP="00375F9C">
                        <w:pPr>
                          <w:rPr>
                            <w:sz w:val="18"/>
                            <w:szCs w:val="18"/>
                          </w:rPr>
                        </w:pPr>
                        <w:r>
                          <w:rPr>
                            <w:rFonts w:hint="eastAsia"/>
                            <w:sz w:val="18"/>
                            <w:szCs w:val="18"/>
                          </w:rPr>
                          <w:t>ctl_</w:t>
                        </w:r>
                        <w:proofErr w:type="gramStart"/>
                        <w:r>
                          <w:rPr>
                            <w:rFonts w:hint="eastAsia"/>
                            <w:sz w:val="18"/>
                            <w:szCs w:val="18"/>
                          </w:rPr>
                          <w:t>button</w:t>
                        </w:r>
                        <w:r w:rsidRPr="00087A0A">
                          <w:rPr>
                            <w:sz w:val="18"/>
                            <w:szCs w:val="18"/>
                          </w:rPr>
                          <w:t>.setTheme(</w:t>
                        </w:r>
                        <w:proofErr w:type="gramEnd"/>
                        <w:r>
                          <w:rPr>
                            <w:color w:val="FF00FF"/>
                            <w:sz w:val="18"/>
                            <w:szCs w:val="18"/>
                          </w:rPr>
                          <w:t>"custom</w:t>
                        </w:r>
                        <w:r w:rsidRPr="00087A0A">
                          <w:rPr>
                            <w:color w:val="FF00FF"/>
                            <w:sz w:val="18"/>
                            <w:szCs w:val="18"/>
                          </w:rPr>
                          <w:t>"</w:t>
                        </w:r>
                        <w:r w:rsidRPr="00087A0A">
                          <w:rPr>
                            <w:sz w:val="18"/>
                            <w:szCs w:val="18"/>
                          </w:rPr>
                          <w:t>)</w:t>
                        </w:r>
                      </w:p>
                    </w:txbxContent>
                  </v:textbox>
                </v:shape>
                <v:shape id="AutoShape 171" o:spid="_x0000_s1933" type="#_x0000_t62" style="position:absolute;left:19431;top:1981;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4ag8MA&#10;AADcAAAADwAAAGRycy9kb3ducmV2LnhtbESPUWvCMBSF3wf+h3CFvc10OuzojCKCMvbirP6AS3PX&#10;FpubkMTa/vtlIOzxcM75Dme1GUwnevKhtazgdZaBIK6sbrlWcDnvX95BhIissbNMCkYKsFlPnlZY&#10;aHvnE/VlrEWCcChQQROjK6QMVUMGw8w64uT9WG8wJulrqT3eE9x0cp5lS2mw5bTQoKNdQ9W1vBkF&#10;dX71X/3gvsftEg9j6WTI+6NSz9Nh+wEi0hD/w4/2p1aweMvh7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4ag8MAAADcAAAADwAAAAAAAAAAAAAAAACYAgAAZHJzL2Rv&#10;d25yZXYueG1sUEsFBgAAAAAEAAQA9QAAAIgDAAAAAA==&#10;" adj="26049,2284" fillcolor="#ff9">
                  <v:textbox inset="0,0,0,0">
                    <w:txbxContent>
                      <w:p w:rsidR="0023747D" w:rsidRPr="00087A0A" w:rsidRDefault="0023747D" w:rsidP="00375F9C">
                        <w:pPr>
                          <w:rPr>
                            <w:szCs w:val="18"/>
                          </w:rPr>
                        </w:pPr>
                        <w:r>
                          <w:rPr>
                            <w:szCs w:val="18"/>
                          </w:rPr>
                          <w:t>O</w:t>
                        </w:r>
                        <w:r>
                          <w:rPr>
                            <w:rFonts w:hint="eastAsia"/>
                            <w:szCs w:val="18"/>
                          </w:rPr>
                          <w:t xml:space="preserve">nly for </w:t>
                        </w:r>
                        <w:r>
                          <w:rPr>
                            <w:szCs w:val="18"/>
                          </w:rPr>
                          <w:t>“</w:t>
                        </w:r>
                        <w:r>
                          <w:rPr>
                            <w:rFonts w:hint="eastAsia"/>
                            <w:szCs w:val="18"/>
                          </w:rPr>
                          <w:t>ctl_button</w:t>
                        </w:r>
                        <w:r>
                          <w:rPr>
                            <w:szCs w:val="18"/>
                          </w:rPr>
                          <w:t>”</w:t>
                        </w:r>
                        <w:r w:rsidRPr="00087A0A">
                          <w:rPr>
                            <w:rFonts w:hint="eastAsia"/>
                            <w:szCs w:val="18"/>
                          </w:rPr>
                          <w:t xml:space="preserve"> </w:t>
                        </w:r>
                      </w:p>
                    </w:txbxContent>
                  </v:textbox>
                </v:shape>
                <w10:anchorlock/>
              </v:group>
            </w:pict>
          </mc:Fallback>
        </mc:AlternateContent>
      </w:r>
    </w:p>
    <w:p w:rsidR="00375F9C" w:rsidRPr="00A266F5" w:rsidRDefault="00375F9C" w:rsidP="00375F9C">
      <w:r w:rsidRPr="00A266F5">
        <w:t xml:space="preserve">In this case, developer needs to define </w:t>
      </w:r>
      <w:r>
        <w:rPr>
          <w:rFonts w:hint="eastAsia"/>
        </w:rPr>
        <w:t>CSS</w:t>
      </w:r>
      <w:r w:rsidRPr="00A266F5">
        <w:t xml:space="preserve"> class for this "custom".</w:t>
      </w:r>
    </w:p>
    <w:p w:rsidR="00375F9C" w:rsidRDefault="00375F9C" w:rsidP="00E45D25">
      <w:pPr>
        <w:pStyle w:val="2"/>
        <w:numPr>
          <w:ilvl w:val="1"/>
          <w:numId w:val="17"/>
        </w:numPr>
      </w:pPr>
      <w:bookmarkStart w:id="213" w:name="_Toc453071841"/>
      <w:r w:rsidRPr="00A266F5">
        <w:t>L</w:t>
      </w:r>
      <w:r w:rsidR="00CC1119">
        <w:rPr>
          <w:rFonts w:hint="eastAsia"/>
        </w:rPr>
        <w:t xml:space="preserve">anguage </w:t>
      </w:r>
      <w:r w:rsidRPr="00A266F5">
        <w:t>switch</w:t>
      </w:r>
      <w:r>
        <w:rPr>
          <w:rFonts w:hint="eastAsia"/>
        </w:rPr>
        <w:t>er</w:t>
      </w:r>
      <w:bookmarkEnd w:id="213"/>
    </w:p>
    <w:p w:rsidR="00375F9C" w:rsidRDefault="005C781A" w:rsidP="00375F9C">
      <w:bookmarkStart w:id="214" w:name="_Toc235676298"/>
      <w:r>
        <w:rPr>
          <w:noProof/>
        </w:rPr>
        <mc:AlternateContent>
          <mc:Choice Requires="wpc">
            <w:drawing>
              <wp:inline distT="0" distB="0" distL="0" distR="0" wp14:anchorId="4E26A783" wp14:editId="3BF533C4">
                <wp:extent cx="5257800" cy="495300"/>
                <wp:effectExtent l="9525" t="9525" r="9525" b="9525"/>
                <wp:docPr id="1006" name="画布 1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0" name="Text Box 1008"/>
                        <wps:cNvSpPr txBox="1">
                          <a:spLocks noChangeArrowheads="1"/>
                        </wps:cNvSpPr>
                        <wps:spPr bwMode="auto">
                          <a:xfrm>
                            <a:off x="0" y="48895"/>
                            <a:ext cx="5257800" cy="44640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.alert(</w:t>
                              </w:r>
                              <w:proofErr w:type="gramEnd"/>
                              <w:r>
                                <w:rPr>
                                  <w:sz w:val="18"/>
                                  <w:szCs w:val="18"/>
                                </w:rPr>
                                <w:t>xui</w:t>
                              </w:r>
                              <w:r w:rsidR="0023747D" w:rsidRPr="00087A0A">
                                <w:rPr>
                                  <w:sz w:val="18"/>
                                  <w:szCs w:val="18"/>
                                </w:rPr>
                                <w:t>.getLang())</w:t>
                              </w:r>
                            </w:p>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.setLang(</w:t>
                              </w:r>
                              <w:proofErr w:type="gramEnd"/>
                              <w:r w:rsidR="0023747D" w:rsidRPr="00087A0A">
                                <w:rPr>
                                  <w:color w:val="FF00FF"/>
                                  <w:sz w:val="18"/>
                                  <w:szCs w:val="18"/>
                                </w:rPr>
                                <w:t>"cn"</w:t>
                              </w:r>
                              <w:r w:rsidR="0023747D" w:rsidRPr="00087A0A">
                                <w:rPr>
                                  <w:sz w:val="18"/>
                                  <w:szCs w:val="18"/>
                                </w:rPr>
                                <w:t>);</w:t>
                              </w:r>
                            </w:p>
                            <w:p w:rsidR="0023747D" w:rsidRPr="00087A0A" w:rsidRDefault="0023747D" w:rsidP="00375F9C">
                              <w:pPr>
                                <w:rPr>
                                  <w:szCs w:val="18"/>
                                </w:rPr>
                              </w:pPr>
                            </w:p>
                          </w:txbxContent>
                        </wps:txbx>
                        <wps:bodyPr rot="0" vert="horz" wrap="square" lIns="54000" tIns="46800" rIns="54000" bIns="45720" anchor="t" anchorCtr="0" upright="1">
                          <a:noAutofit/>
                        </wps:bodyPr>
                      </wps:wsp>
                      <wps:wsp>
                        <wps:cNvPr id="342" name="AutoShape 1009"/>
                        <wps:cNvSpPr>
                          <a:spLocks noChangeArrowheads="1"/>
                        </wps:cNvSpPr>
                        <wps:spPr bwMode="auto">
                          <a:xfrm flipH="1">
                            <a:off x="1600200" y="297180"/>
                            <a:ext cx="3543300" cy="198120"/>
                          </a:xfrm>
                          <a:prstGeom prst="wedgeRoundRectCallout">
                            <a:avLst>
                              <a:gd name="adj1" fmla="val 67236"/>
                              <a:gd name="adj2" fmla="val -31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C48B9" w:rsidRDefault="0023747D" w:rsidP="00375F9C">
                              <w:pPr>
                                <w:rPr>
                                  <w:szCs w:val="18"/>
                                </w:rPr>
                              </w:pPr>
                              <w:r>
                                <w:rPr>
                                  <w:rFonts w:hint="eastAsia"/>
                                  <w:szCs w:val="18"/>
                                </w:rPr>
                                <w:t>Sets locale, switch locale d</w:t>
                              </w:r>
                              <w:r w:rsidRPr="00FC48B9">
                                <w:rPr>
                                  <w:szCs w:val="18"/>
                                </w:rPr>
                                <w:t>ynamically</w:t>
                              </w:r>
                              <w:r>
                                <w:rPr>
                                  <w:rFonts w:hint="eastAsia"/>
                                  <w:szCs w:val="18"/>
                                </w:rPr>
                                <w:t xml:space="preserve"> (no page refresh)</w:t>
                              </w:r>
                            </w:p>
                            <w:p w:rsidR="0023747D" w:rsidRPr="00A266F5" w:rsidRDefault="0023747D" w:rsidP="00375F9C">
                              <w:pPr>
                                <w:rPr>
                                  <w:szCs w:val="18"/>
                                </w:rPr>
                              </w:pPr>
                            </w:p>
                          </w:txbxContent>
                        </wps:txbx>
                        <wps:bodyPr rot="0" vert="horz" wrap="square" lIns="0" tIns="0" rIns="0" bIns="0" anchor="t" anchorCtr="0" upright="1">
                          <a:noAutofit/>
                        </wps:bodyPr>
                      </wps:wsp>
                      <wps:wsp>
                        <wps:cNvPr id="344" name="AutoShape 1010"/>
                        <wps:cNvSpPr>
                          <a:spLocks noChangeArrowheads="1"/>
                        </wps:cNvSpPr>
                        <wps:spPr bwMode="auto">
                          <a:xfrm flipH="1">
                            <a:off x="1600200" y="0"/>
                            <a:ext cx="1828800" cy="198120"/>
                          </a:xfrm>
                          <a:prstGeom prst="wedgeRoundRectCallout">
                            <a:avLst>
                              <a:gd name="adj1" fmla="val 69861"/>
                              <a:gd name="adj2" fmla="val 365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ets the current locale key</w:t>
                              </w:r>
                            </w:p>
                          </w:txbxContent>
                        </wps:txbx>
                        <wps:bodyPr rot="0" vert="horz" wrap="square" lIns="0" tIns="0" rIns="0" bIns="0" anchor="t" anchorCtr="0" upright="1">
                          <a:noAutofit/>
                        </wps:bodyPr>
                      </wps:wsp>
                    </wpc:wpc>
                  </a:graphicData>
                </a:graphic>
              </wp:inline>
            </w:drawing>
          </mc:Choice>
          <mc:Fallback>
            <w:pict>
              <v:group id="画布 1006" o:spid="_x0000_s1934" editas="canvas" style="width:414pt;height:39pt;mso-position-horizontal-relative:char;mso-position-vertical-relative:line" coordsize="52578,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">
                <v:shape id="_x0000_s1935" type="#_x0000_t75" style="position:absolute;width:52578;height:4953;visibility:visible;mso-wrap-style:square">
                  <v:fill o:detectmouseclick="t"/>
                  <v:path o:connecttype="none"/>
                </v:shape>
                <v:shape id="Text Box 1008" o:spid="_x0000_s1936" type="#_x0000_t202" style="position:absolute;top:488;width:52578;height:4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X+cQA&#10;AADcAAAADwAAAGRycy9kb3ducmV2LnhtbERPy2rCQBTdF/oPwxW604lJqRIdJYS2lBYXvpDsrplr&#10;Epq5EzJTTf++sxC6PJz3cj2YVlypd41lBdNJBIK4tLrhSsFh/zaeg3AeWWNrmRT8koP16vFhiam2&#10;N97SdecrEULYpaig9r5LpXRlTQbdxHbEgbvY3qAPsK+k7vEWwk0r4yh6kQYbDg01dpTXVH7vfoyC&#10;+Px6fNfZcZZzcmk3n6fi61wUSj2NhmwBwtPg/8V394dWkDyH+eFMO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1/nEAAAA3AAAAA8AAAAAAAAAAAAAAAAAmAIAAGRycy9k&#10;b3ducmV2LnhtbFBLBQYAAAAABAAEAPUAAACJAwAAAAA=&#10;" strokeweight="1pt">
                  <v:textbox inset="1.5mm,1.3mm,1.5mm">
                    <w:txbxContent>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.alert(</w:t>
                        </w:r>
                        <w:proofErr w:type="gramEnd"/>
                        <w:r>
                          <w:rPr>
                            <w:sz w:val="18"/>
                            <w:szCs w:val="18"/>
                          </w:rPr>
                          <w:t>xui</w:t>
                        </w:r>
                        <w:r w:rsidR="0023747D" w:rsidRPr="00087A0A">
                          <w:rPr>
                            <w:sz w:val="18"/>
                            <w:szCs w:val="18"/>
                          </w:rPr>
                          <w:t>.getLang())</w:t>
                        </w:r>
                      </w:p>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.setLang(</w:t>
                        </w:r>
                        <w:proofErr w:type="gramEnd"/>
                        <w:r w:rsidR="0023747D" w:rsidRPr="00087A0A">
                          <w:rPr>
                            <w:color w:val="FF00FF"/>
                            <w:sz w:val="18"/>
                            <w:szCs w:val="18"/>
                          </w:rPr>
                          <w:t>"cn"</w:t>
                        </w:r>
                        <w:r w:rsidR="0023747D" w:rsidRPr="00087A0A">
                          <w:rPr>
                            <w:sz w:val="18"/>
                            <w:szCs w:val="18"/>
                          </w:rPr>
                          <w:t>);</w:t>
                        </w:r>
                      </w:p>
                      <w:p w:rsidR="0023747D" w:rsidRPr="00087A0A" w:rsidRDefault="0023747D" w:rsidP="00375F9C">
                        <w:pPr>
                          <w:rPr>
                            <w:szCs w:val="18"/>
                          </w:rPr>
                        </w:pPr>
                      </w:p>
                    </w:txbxContent>
                  </v:textbox>
                </v:shape>
                <v:shape id="AutoShape 1009" o:spid="_x0000_s1937" type="#_x0000_t62" style="position:absolute;left:16002;top:2971;width:3543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9uYcEA&#10;AADcAAAADwAAAGRycy9kb3ducmV2LnhtbESP0WoCMRRE3wv+Q7iCbzWrliKrUUQQ6qNrP+CyuW4W&#10;k5slya5rv94UCn0cZuYMs92PzoqBQmw9K1jMCxDEtdctNwq+r6f3NYiYkDVaz6TgSRH2u8nbFkvt&#10;H3yhoUqNyBCOJSowKXWllLE25DDOfUecvZsPDlOWoZE64CPDnZXLoviUDlvOCwY7Ohqq71XvFAR9&#10;r8zB9s9rd7b9CenSDz+jUrPpeNiASDSm//Bf+0srWH0s4fdMPgJ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bmHBAAAA3AAAAA8AAAAAAAAAAAAAAAAAmAIAAGRycy9kb3du&#10;cmV2LnhtbFBLBQYAAAAABAAEAPUAAACGAwAAAAA=&#10;" adj="25323,3946" fillcolor="#ff9">
                  <v:textbox inset="0,0,0,0">
                    <w:txbxContent>
                      <w:p w:rsidR="0023747D" w:rsidRPr="00FC48B9" w:rsidRDefault="0023747D" w:rsidP="00375F9C">
                        <w:pPr>
                          <w:rPr>
                            <w:szCs w:val="18"/>
                          </w:rPr>
                        </w:pPr>
                        <w:r>
                          <w:rPr>
                            <w:rFonts w:hint="eastAsia"/>
                            <w:szCs w:val="18"/>
                          </w:rPr>
                          <w:t>Sets locale, switch locale d</w:t>
                        </w:r>
                        <w:r w:rsidRPr="00FC48B9">
                          <w:rPr>
                            <w:szCs w:val="18"/>
                          </w:rPr>
                          <w:t>ynamically</w:t>
                        </w:r>
                        <w:r>
                          <w:rPr>
                            <w:rFonts w:hint="eastAsia"/>
                            <w:szCs w:val="18"/>
                          </w:rPr>
                          <w:t xml:space="preserve"> (no page refresh)</w:t>
                        </w:r>
                      </w:p>
                      <w:p w:rsidR="0023747D" w:rsidRPr="00A266F5" w:rsidRDefault="0023747D" w:rsidP="00375F9C">
                        <w:pPr>
                          <w:rPr>
                            <w:szCs w:val="18"/>
                          </w:rPr>
                        </w:pPr>
                      </w:p>
                    </w:txbxContent>
                  </v:textbox>
                </v:shape>
                <v:shape id="AutoShape 1010" o:spid="_x0000_s1938" type="#_x0000_t62" style="position:absolute;left:16002;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4MsYA&#10;AADcAAAADwAAAGRycy9kb3ducmV2LnhtbESPT0sDMRTE74LfITyhN5utW2xZmxaRtnpRsH+gx0fy&#10;3F3cvIQk7a5+eiMIHoeZ+Q2zWA22ExcKsXWsYDIuQBBrZ1quFRz2m9s5iJiQDXaOScEXRVgtr68W&#10;WBnX8ztddqkWGcKxQgVNSr6SMuqGLMax88TZ+3DBYsoy1NIE7DPcdvKuKO6lxZbzQoOenhrSn7uz&#10;VbB+Pb31pCfe+k15fC6L2VZ/B6VGN8PjA4hEQ/oP/7VfjIJyOoX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34MsYAAADcAAAADwAAAAAAAAAAAAAAAACYAgAAZHJz&#10;L2Rvd25yZXYueG1sUEsFBgAAAAAEAAQA9QAAAIsDAAAAAA==&#10;" adj="25890,18692" fillcolor="#ff9">
                  <v:textbox inset="0,0,0,0">
                    <w:txbxContent>
                      <w:p w:rsidR="0023747D" w:rsidRPr="000E23E9" w:rsidRDefault="0023747D" w:rsidP="00375F9C">
                        <w:pPr>
                          <w:rPr>
                            <w:szCs w:val="18"/>
                          </w:rPr>
                        </w:pPr>
                        <w:r>
                          <w:rPr>
                            <w:szCs w:val="18"/>
                          </w:rPr>
                          <w:t>G</w:t>
                        </w:r>
                        <w:r>
                          <w:rPr>
                            <w:rFonts w:hint="eastAsia"/>
                            <w:szCs w:val="18"/>
                          </w:rPr>
                          <w:t>ets the current locale key</w:t>
                        </w:r>
                      </w:p>
                    </w:txbxContent>
                  </v:textbox>
                </v:shape>
                <w10:anchorlock/>
              </v:group>
            </w:pict>
          </mc:Fallback>
        </mc:AlternateContent>
      </w:r>
    </w:p>
    <w:p w:rsidR="00375F9C" w:rsidRDefault="00375F9C" w:rsidP="00375F9C">
      <w:pPr>
        <w:rPr>
          <w:b/>
        </w:rPr>
      </w:pPr>
    </w:p>
    <w:p w:rsidR="00375F9C" w:rsidRPr="00C47FB8" w:rsidRDefault="00375F9C" w:rsidP="00375F9C">
      <w:pPr>
        <w:rPr>
          <w:b/>
        </w:rPr>
      </w:pPr>
      <w:r w:rsidRPr="00C47FB8">
        <w:rPr>
          <w:b/>
        </w:rPr>
        <w:t xml:space="preserve">Example </w:t>
      </w:r>
      <w:r>
        <w:rPr>
          <w:b/>
        </w:rPr>
        <w:t>“</w:t>
      </w:r>
      <w:r w:rsidRPr="00C47FB8">
        <w:rPr>
          <w:b/>
        </w:rPr>
        <w:t>chapter5\lang</w:t>
      </w:r>
      <w:r>
        <w:rPr>
          <w:b/>
        </w:rPr>
        <w:t>”</w:t>
      </w:r>
      <w:r w:rsidRPr="00C47FB8">
        <w:rPr>
          <w:b/>
        </w:rPr>
        <w:t xml:space="preserve"> </w:t>
      </w:r>
      <w:r>
        <w:rPr>
          <w:rFonts w:hint="eastAsia"/>
          <w:b/>
        </w:rPr>
        <w:t xml:space="preserve"> </w:t>
      </w:r>
      <w:r w:rsidRPr="00C47FB8">
        <w:rPr>
          <w:b/>
        </w:rPr>
        <w:t>loading process:</w:t>
      </w:r>
    </w:p>
    <w:p w:rsidR="00375F9C" w:rsidRDefault="00375F9C" w:rsidP="00375F9C">
      <w:pPr>
        <w:rPr>
          <w:b/>
        </w:rPr>
      </w:pPr>
    </w:p>
    <w:p w:rsidR="00375F9C" w:rsidRDefault="005C781A" w:rsidP="00375F9C">
      <w:r>
        <w:rPr>
          <w:noProof/>
        </w:rPr>
        <mc:AlternateContent>
          <mc:Choice Requires="wpc">
            <w:drawing>
              <wp:inline distT="0" distB="0" distL="0" distR="0" wp14:anchorId="48CFC49D" wp14:editId="65B68FC7">
                <wp:extent cx="5372100" cy="5448300"/>
                <wp:effectExtent l="0" t="0" r="19050" b="0"/>
                <wp:docPr id="1011" name="画布 10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3" name="Rectangle 6"/>
                        <wps:cNvSpPr>
                          <a:spLocks noChangeArrowheads="1"/>
                        </wps:cNvSpPr>
                        <wps:spPr bwMode="auto">
                          <a:xfrm>
                            <a:off x="1257300" y="2295526"/>
                            <a:ext cx="2743200" cy="676274"/>
                          </a:xfrm>
                          <a:prstGeom prst="rect">
                            <a:avLst/>
                          </a:prstGeom>
                          <a:noFill/>
                          <a:ln w="12700" algn="ctr">
                            <a:solidFill>
                              <a:srgbClr val="00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4" name="Rectangle 11"/>
                        <wps:cNvSpPr>
                          <a:spLocks noChangeArrowheads="1"/>
                        </wps:cNvSpPr>
                        <wps:spPr bwMode="auto">
                          <a:xfrm>
                            <a:off x="1257300" y="3070860"/>
                            <a:ext cx="2743200" cy="693420"/>
                          </a:xfrm>
                          <a:prstGeom prst="rect">
                            <a:avLst/>
                          </a:prstGeom>
                          <a:noFill/>
                          <a:ln w="1905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7" name="Rectangle 12"/>
                        <wps:cNvSpPr>
                          <a:spLocks noChangeArrowheads="1"/>
                        </wps:cNvSpPr>
                        <wps:spPr bwMode="auto">
                          <a:xfrm>
                            <a:off x="1257300" y="3962400"/>
                            <a:ext cx="2743200" cy="891540"/>
                          </a:xfrm>
                          <a:prstGeom prst="rect">
                            <a:avLst/>
                          </a:prstGeom>
                          <a:noFill/>
                          <a:ln w="1905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8" name="Rectangle 1013"/>
                        <wps:cNvSpPr>
                          <a:spLocks noChangeArrowheads="1"/>
                        </wps:cNvSpPr>
                        <wps:spPr bwMode="auto">
                          <a:xfrm>
                            <a:off x="114300" y="990600"/>
                            <a:ext cx="5143500" cy="989965"/>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After DOM is ready, CrossUI</w:t>
                              </w:r>
                              <w:r w:rsidR="007F1C7F">
                                <w:rPr>
                                  <w:rFonts w:hint="eastAsia"/>
                                </w:rPr>
                                <w:t xml:space="preserve"> framework</w:t>
                              </w:r>
                              <w:r>
                                <w:rPr>
                                  <w:rFonts w:hint="eastAsia"/>
                                </w:rPr>
                                <w:t xml:space="preserve"> will handle UI Class </w:t>
                              </w:r>
                              <w:r>
                                <w:sym w:font="Wingdings" w:char="F0E0"/>
                              </w:r>
                              <w:r>
                                <w:rPr>
                                  <w:rFonts w:hint="eastAsia"/>
                                </w:rPr>
                                <w:t xml:space="preserve"> App</w:t>
                              </w:r>
                            </w:p>
                          </w:txbxContent>
                        </wps:txbx>
                        <wps:bodyPr rot="0" vert="horz" wrap="square" lIns="54000" tIns="46800" rIns="54000" bIns="45720" anchor="t" anchorCtr="0" upright="1">
                          <a:noAutofit/>
                        </wps:bodyPr>
                      </wps:wsp>
                      <wps:wsp>
                        <wps:cNvPr id="300" name="AutoShape 1014"/>
                        <wps:cNvSpPr>
                          <a:spLocks noChangeArrowheads="1"/>
                        </wps:cNvSpPr>
                        <wps:spPr bwMode="auto">
                          <a:xfrm>
                            <a:off x="1257300" y="0"/>
                            <a:ext cx="2858135" cy="297180"/>
                          </a:xfrm>
                          <a:prstGeom prst="flowChartPreparation">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r>
                                <w:rPr>
                                  <w:rFonts w:hint="eastAsia"/>
                                </w:rPr>
                                <w:t xml:space="preserve">Open </w:t>
                              </w:r>
                              <w:proofErr w:type="gramStart"/>
                              <w:r>
                                <w:rPr>
                                  <w:rFonts w:hint="eastAsia"/>
                                </w:rPr>
                                <w:t>url</w:t>
                              </w:r>
                              <w:proofErr w:type="gramEnd"/>
                              <w:r>
                                <w:rPr>
                                  <w:rFonts w:hint="eastAsia"/>
                                </w:rPr>
                                <w:t xml:space="preserve"> in the Browser</w:t>
                              </w:r>
                            </w:p>
                          </w:txbxContent>
                        </wps:txbx>
                        <wps:bodyPr rot="0" vert="horz" wrap="square" lIns="54000" tIns="46800" rIns="54000" bIns="45720" anchor="t" anchorCtr="0" upright="1">
                          <a:noAutofit/>
                        </wps:bodyPr>
                      </wps:wsp>
                      <wps:wsp>
                        <wps:cNvPr id="302" name="AutoShape 1015"/>
                        <wps:cNvSpPr>
                          <a:spLocks noChangeArrowheads="1"/>
                        </wps:cNvSpPr>
                        <wps:spPr bwMode="auto">
                          <a:xfrm>
                            <a:off x="1657350" y="495300"/>
                            <a:ext cx="2058035"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Loading html file (&lt;1k)</w:t>
                              </w:r>
                            </w:p>
                          </w:txbxContent>
                        </wps:txbx>
                        <wps:bodyPr rot="0" vert="horz" wrap="square" lIns="54000" tIns="46800" rIns="54000" bIns="45720" anchor="t" anchorCtr="0" upright="1">
                          <a:noAutofit/>
                        </wps:bodyPr>
                      </wps:wsp>
                      <wps:wsp>
                        <wps:cNvPr id="304" name="AutoShape 1016"/>
                        <wps:cNvSpPr>
                          <a:spLocks noChangeArrowheads="1"/>
                        </wps:cNvSpPr>
                        <wps:spPr bwMode="auto">
                          <a:xfrm>
                            <a:off x="228600" y="1089660"/>
                            <a:ext cx="2743835"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p w:rsidR="0023747D" w:rsidRPr="00C47FB8" w:rsidRDefault="0023747D" w:rsidP="00375F9C"/>
                          </w:txbxContent>
                        </wps:txbx>
                        <wps:bodyPr rot="0" vert="horz" wrap="square" lIns="54000" tIns="46800" rIns="54000" bIns="45720" anchor="t" anchorCtr="0" upright="1">
                          <a:noAutofit/>
                        </wps:bodyPr>
                      </wps:wsp>
                      <wps:wsp>
                        <wps:cNvPr id="307" name="AutoShape 1017"/>
                        <wps:cNvSpPr>
                          <a:spLocks noChangeArrowheads="1"/>
                        </wps:cNvSpPr>
                        <wps:spPr bwMode="auto">
                          <a:xfrm>
                            <a:off x="3086100" y="1089660"/>
                            <a:ext cx="20574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B7599" w:rsidRDefault="007F1C7F" w:rsidP="00375F9C">
                              <w:pPr>
                                <w:jc w:val="center"/>
                              </w:pPr>
                              <w:r>
                                <w:rPr>
                                  <w:rFonts w:hint="eastAsia"/>
                                </w:rPr>
                                <w:t>Browser load xui</w:t>
                              </w:r>
                              <w:r w:rsidR="0023747D">
                                <w:rPr>
                                  <w:rFonts w:hint="eastAsia"/>
                                </w:rPr>
                                <w:t xml:space="preserve">-all.js </w:t>
                              </w:r>
                              <w:r w:rsidR="0023747D" w:rsidRPr="00EB7599">
                                <w:t>simultaneously</w:t>
                              </w:r>
                            </w:p>
                            <w:p w:rsidR="0023747D" w:rsidRPr="00C47FB8" w:rsidRDefault="0023747D" w:rsidP="00375F9C"/>
                          </w:txbxContent>
                        </wps:txbx>
                        <wps:bodyPr rot="0" vert="horz" wrap="square" lIns="54000" tIns="46800" rIns="54000" bIns="45720" anchor="t" anchorCtr="0" upright="1">
                          <a:noAutofit/>
                        </wps:bodyPr>
                      </wps:wsp>
                      <wps:wsp>
                        <wps:cNvPr id="309" name="AutoShape 1018"/>
                        <wps:cNvSpPr>
                          <a:spLocks noChangeArrowheads="1"/>
                        </wps:cNvSpPr>
                        <wps:spPr bwMode="auto">
                          <a:xfrm>
                            <a:off x="1485900" y="2377440"/>
                            <a:ext cx="2400300" cy="495935"/>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7F1C7F" w:rsidP="00375F9C">
                              <w:pPr>
                                <w:jc w:val="center"/>
                              </w:pPr>
                              <w:r>
                                <w:rPr>
                                  <w:rFonts w:hint="eastAsia"/>
                                </w:rPr>
                                <w:t>[</w:t>
                              </w:r>
                              <w:r w:rsidR="00FD7171">
                                <w:rPr>
                                  <w:rFonts w:hint="eastAsia"/>
                                </w:rPr>
                                <w:t>xui.Module</w:t>
                              </w:r>
                              <w:r w:rsidR="0023747D">
                                <w:rPr>
                                  <w:rFonts w:hint="eastAsia"/>
                                </w:rPr>
                                <w:t xml:space="preserve">.load] load </w:t>
                              </w:r>
                              <w:proofErr w:type="gramStart"/>
                              <w:r w:rsidR="0023747D">
                                <w:rPr>
                                  <w:rFonts w:hint="eastAsia"/>
                                </w:rPr>
                                <w:t>code from App/js/index.js file</w:t>
                              </w:r>
                              <w:proofErr w:type="gramEnd"/>
                              <w:r w:rsidR="0023747D">
                                <w:rPr>
                                  <w:rFonts w:hint="eastAsia"/>
                                </w:rPr>
                                <w:t xml:space="preserve"> </w:t>
                              </w:r>
                              <w:r w:rsidR="0023747D" w:rsidRPr="00EB7599">
                                <w:t>asynchronously</w:t>
                              </w:r>
                            </w:p>
                            <w:p w:rsidR="0023747D" w:rsidRPr="00C47FB8" w:rsidRDefault="0023747D" w:rsidP="00375F9C"/>
                          </w:txbxContent>
                        </wps:txbx>
                        <wps:bodyPr rot="0" vert="horz" wrap="square" lIns="54000" tIns="46800" rIns="54000" bIns="45720" anchor="t" anchorCtr="0" upright="1">
                          <a:noAutofit/>
                        </wps:bodyPr>
                      </wps:wsp>
                      <wps:wsp>
                        <wps:cNvPr id="310" name="AutoShape 1019"/>
                        <wps:cNvSpPr>
                          <a:spLocks noChangeArrowheads="1"/>
                        </wps:cNvSpPr>
                        <wps:spPr bwMode="auto">
                          <a:xfrm>
                            <a:off x="1485900" y="3169920"/>
                            <a:ext cx="24003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pPr>
                                <w:jc w:val="center"/>
                                <w:rPr>
                                  <w:b/>
                                </w:rPr>
                              </w:pPr>
                              <w:r>
                                <w:rPr>
                                  <w:rFonts w:hint="eastAsia"/>
                                  <w:b/>
                                </w:rPr>
                                <w:t xml:space="preserve">Loading lib locale file </w:t>
                              </w:r>
                              <w:r w:rsidRPr="00D53995">
                                <w:rPr>
                                  <w:rFonts w:hint="eastAsia"/>
                                  <w:b/>
                                </w:rPr>
                                <w:t>[</w:t>
                              </w:r>
                              <w:r>
                                <w:rPr>
                                  <w:rFonts w:hint="eastAsia"/>
                                  <w:b/>
                                </w:rPr>
                                <w:t>CrossUI path</w:t>
                              </w:r>
                              <w:r w:rsidRPr="00D53995">
                                <w:rPr>
                                  <w:rFonts w:hint="eastAsia"/>
                                  <w:b/>
                                </w:rPr>
                                <w:t>]</w:t>
                              </w:r>
                              <w:r>
                                <w:rPr>
                                  <w:rFonts w:hint="eastAsia"/>
                                  <w:b/>
                                </w:rPr>
                                <w:t xml:space="preserve"> </w:t>
                              </w:r>
                              <w:r w:rsidRPr="00D53995">
                                <w:rPr>
                                  <w:rFonts w:hint="eastAsia"/>
                                  <w:b/>
                                </w:rPr>
                                <w:t>/</w:t>
                              </w:r>
                              <w:r>
                                <w:rPr>
                                  <w:rFonts w:hint="eastAsia"/>
                                  <w:b/>
                                </w:rPr>
                                <w:t xml:space="preserve"> </w:t>
                              </w:r>
                              <w:r w:rsidR="007F1C7F">
                                <w:rPr>
                                  <w:rFonts w:hint="eastAsia"/>
                                  <w:b/>
                                </w:rPr>
                                <w:t>xui</w:t>
                              </w:r>
                              <w:r w:rsidRPr="00D53995">
                                <w:rPr>
                                  <w:rFonts w:hint="eastAsia"/>
                                  <w:b/>
                                </w:rPr>
                                <w:t>/</w:t>
                              </w:r>
                              <w:r>
                                <w:rPr>
                                  <w:rFonts w:hint="eastAsia"/>
                                  <w:b/>
                                </w:rPr>
                                <w:t xml:space="preserve"> </w:t>
                              </w:r>
                              <w:r w:rsidRPr="00D53995">
                                <w:rPr>
                                  <w:b/>
                                </w:rPr>
                                <w:t>Locale</w:t>
                              </w:r>
                              <w:r>
                                <w:rPr>
                                  <w:rFonts w:hint="eastAsia"/>
                                  <w:b/>
                                </w:rPr>
                                <w:t xml:space="preserve"> </w:t>
                              </w:r>
                              <w:r w:rsidRPr="00D53995">
                                <w:rPr>
                                  <w:rFonts w:hint="eastAsia"/>
                                  <w:b/>
                                </w:rPr>
                                <w:t>/</w:t>
                              </w:r>
                              <w:r>
                                <w:rPr>
                                  <w:rFonts w:hint="eastAsia"/>
                                  <w:b/>
                                </w:rPr>
                                <w:t xml:space="preserve"> </w:t>
                              </w:r>
                              <w:r w:rsidRPr="00D53995">
                                <w:rPr>
                                  <w:rFonts w:hint="eastAsia"/>
                                  <w:b/>
                                </w:rPr>
                                <w:t>en.js</w:t>
                              </w:r>
                              <w:r>
                                <w:rPr>
                                  <w:rFonts w:hint="eastAsia"/>
                                  <w:b/>
                                </w:rPr>
                                <w:t xml:space="preserve"> </w:t>
                              </w:r>
                              <w:r w:rsidRPr="00EB7599">
                                <w:t>asynchronously</w:t>
                              </w:r>
                            </w:p>
                          </w:txbxContent>
                        </wps:txbx>
                        <wps:bodyPr rot="0" vert="horz" wrap="square" lIns="54000" tIns="46800" rIns="54000" bIns="45720" anchor="t" anchorCtr="0" upright="1">
                          <a:noAutofit/>
                        </wps:bodyPr>
                      </wps:wsp>
                      <wps:wsp>
                        <wps:cNvPr id="311" name="AutoShape 1020"/>
                        <wps:cNvCnPr>
                          <a:cxnSpLocks noChangeShapeType="1"/>
                          <a:stCxn id="300" idx="2"/>
                          <a:endCxn id="302" idx="0"/>
                        </wps:cNvCnPr>
                        <wps:spPr bwMode="auto">
                          <a:xfrm>
                            <a:off x="2686685" y="2971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AutoShape 1021"/>
                        <wps:cNvCnPr>
                          <a:cxnSpLocks noChangeShapeType="1"/>
                          <a:stCxn id="302" idx="2"/>
                          <a:endCxn id="298" idx="0"/>
                        </wps:cNvCnPr>
                        <wps:spPr bwMode="auto">
                          <a:xfrm flipH="1">
                            <a:off x="2686050" y="7924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AutoShape 1022"/>
                        <wps:cNvCnPr>
                          <a:cxnSpLocks noChangeShapeType="1"/>
                          <a:stCxn id="298" idx="2"/>
                          <a:endCxn id="309" idx="0"/>
                        </wps:cNvCnPr>
                        <wps:spPr bwMode="auto">
                          <a:xfrm>
                            <a:off x="2686050" y="1980565"/>
                            <a:ext cx="635" cy="3968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AutoShape 1023"/>
                        <wps:cNvCnPr>
                          <a:cxnSpLocks noChangeShapeType="1"/>
                          <a:stCxn id="309" idx="2"/>
                          <a:endCxn id="310" idx="0"/>
                        </wps:cNvCnPr>
                        <wps:spPr bwMode="auto">
                          <a:xfrm>
                            <a:off x="2686050" y="2873375"/>
                            <a:ext cx="635" cy="29654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AutoShape 0"/>
                        <wps:cNvSpPr>
                          <a:spLocks noChangeArrowheads="1"/>
                        </wps:cNvSpPr>
                        <wps:spPr bwMode="auto">
                          <a:xfrm>
                            <a:off x="4343400" y="2080260"/>
                            <a:ext cx="1028700" cy="2080260"/>
                          </a:xfrm>
                          <a:prstGeom prst="wedgeRoundRectCallout">
                            <a:avLst>
                              <a:gd name="adj1" fmla="val -95125"/>
                              <a:gd name="adj2" fmla="val -33120"/>
                              <a:gd name="adj3" fmla="val 16667"/>
                            </a:avLst>
                          </a:prstGeom>
                          <a:solidFill>
                            <a:srgbClr val="FFFFFF"/>
                          </a:solidFill>
                          <a:ln w="12700"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p w:rsidR="0023747D" w:rsidRPr="00C47FB8" w:rsidRDefault="0023747D" w:rsidP="00375F9C">
                              <w:pPr>
                                <w:rPr>
                                  <w:szCs w:val="18"/>
                                </w:rPr>
                              </w:pPr>
                            </w:p>
                          </w:txbxContent>
                        </wps:txbx>
                        <wps:bodyPr rot="0" vert="horz" wrap="square" lIns="54000" tIns="46800" rIns="54000" bIns="45720" anchor="t" anchorCtr="0" upright="1">
                          <a:noAutofit/>
                        </wps:bodyPr>
                      </wps:wsp>
                      <wps:wsp>
                        <wps:cNvPr id="318" name="AutoShape 1"/>
                        <wps:cNvSpPr>
                          <a:spLocks noChangeArrowheads="1"/>
                        </wps:cNvSpPr>
                        <wps:spPr bwMode="auto">
                          <a:xfrm>
                            <a:off x="876300" y="5052060"/>
                            <a:ext cx="3619500"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7F1C7F" w:rsidP="00375F9C">
                              <w:pPr>
                                <w:jc w:val="center"/>
                              </w:pPr>
                              <w:r>
                                <w:rPr>
                                  <w:rFonts w:hint="eastAsia"/>
                                </w:rPr>
                                <w:t>[</w:t>
                              </w:r>
                              <w:r w:rsidR="00FD7171">
                                <w:rPr>
                                  <w:rFonts w:hint="eastAsia"/>
                                </w:rPr>
                                <w:t>xui.Module</w:t>
                              </w:r>
                              <w:r w:rsidR="0023747D">
                                <w:rPr>
                                  <w:rFonts w:hint="eastAsia"/>
                                </w:rPr>
                                <w:t>.load] new an instance of Class App, and render it into DOM</w:t>
                              </w:r>
                            </w:p>
                            <w:p w:rsidR="0023747D" w:rsidRPr="00C47FB8" w:rsidRDefault="0023747D" w:rsidP="00375F9C"/>
                          </w:txbxContent>
                        </wps:txbx>
                        <wps:bodyPr rot="0" vert="horz" wrap="square" lIns="54000" tIns="46800" rIns="54000" bIns="45720" anchor="t" anchorCtr="0" upright="1">
                          <a:noAutofit/>
                        </wps:bodyPr>
                      </wps:wsp>
                      <wps:wsp>
                        <wps:cNvPr id="321" name="AutoShape 2"/>
                        <wps:cNvCnPr>
                          <a:cxnSpLocks noChangeShapeType="1"/>
                          <a:stCxn id="310" idx="2"/>
                          <a:endCxn id="334" idx="0"/>
                        </wps:cNvCnPr>
                        <wps:spPr bwMode="auto">
                          <a:xfrm>
                            <a:off x="2686050" y="3665220"/>
                            <a:ext cx="635" cy="49530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AutoShape 8"/>
                        <wps:cNvSpPr>
                          <a:spLocks noChangeArrowheads="1"/>
                        </wps:cNvSpPr>
                        <wps:spPr bwMode="auto">
                          <a:xfrm flipH="1">
                            <a:off x="457200" y="2179320"/>
                            <a:ext cx="571500" cy="198120"/>
                          </a:xfrm>
                          <a:prstGeom prst="wedgeRoundRectCallout">
                            <a:avLst>
                              <a:gd name="adj1" fmla="val -91444"/>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1</w:t>
                              </w:r>
                            </w:p>
                          </w:txbxContent>
                        </wps:txbx>
                        <wps:bodyPr rot="0" vert="horz" wrap="square" lIns="0" tIns="0" rIns="0" bIns="0" anchor="t" anchorCtr="0" upright="1">
                          <a:noAutofit/>
                        </wps:bodyPr>
                      </wps:wsp>
                      <wps:wsp>
                        <wps:cNvPr id="332" name="AutoShape 9"/>
                        <wps:cNvSpPr>
                          <a:spLocks noChangeArrowheads="1"/>
                        </wps:cNvSpPr>
                        <wps:spPr bwMode="auto">
                          <a:xfrm flipH="1">
                            <a:off x="457200" y="3070860"/>
                            <a:ext cx="571500" cy="198120"/>
                          </a:xfrm>
                          <a:prstGeom prst="wedgeRoundRectCallout">
                            <a:avLst>
                              <a:gd name="adj1" fmla="val -89778"/>
                              <a:gd name="adj2" fmla="val 676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2</w:t>
                              </w:r>
                            </w:p>
                          </w:txbxContent>
                        </wps:txbx>
                        <wps:bodyPr rot="0" vert="horz" wrap="square" lIns="0" tIns="0" rIns="0" bIns="0" anchor="t" anchorCtr="0" upright="1">
                          <a:noAutofit/>
                        </wps:bodyPr>
                      </wps:wsp>
                      <wps:wsp>
                        <wps:cNvPr id="334" name="AutoShape 10"/>
                        <wps:cNvSpPr>
                          <a:spLocks noChangeArrowheads="1"/>
                        </wps:cNvSpPr>
                        <wps:spPr bwMode="auto">
                          <a:xfrm>
                            <a:off x="1485900" y="4160520"/>
                            <a:ext cx="2400300" cy="59436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pPr>
                                <w:jc w:val="center"/>
                                <w:rPr>
                                  <w:b/>
                                </w:rPr>
                              </w:pPr>
                              <w:r>
                                <w:rPr>
                                  <w:rFonts w:hint="eastAsia"/>
                                  <w:b/>
                                </w:rPr>
                                <w:t xml:space="preserve">Loading application </w:t>
                              </w:r>
                              <w:proofErr w:type="gramStart"/>
                              <w:r>
                                <w:rPr>
                                  <w:rFonts w:hint="eastAsia"/>
                                  <w:b/>
                                </w:rPr>
                                <w:t>locale file</w:t>
                              </w:r>
                              <w:proofErr w:type="gramEnd"/>
                              <w:r>
                                <w:rPr>
                                  <w:rFonts w:hint="eastAsia"/>
                                  <w:b/>
                                </w:rPr>
                                <w:t xml:space="preserve"> </w:t>
                              </w:r>
                              <w:r w:rsidRPr="00D53995">
                                <w:rPr>
                                  <w:rFonts w:hint="eastAsia"/>
                                  <w:b/>
                                </w:rPr>
                                <w:t>Locale/en.js</w:t>
                              </w:r>
                              <w:r>
                                <w:rPr>
                                  <w:rFonts w:hint="eastAsia"/>
                                  <w:b/>
                                </w:rPr>
                                <w:t xml:space="preserve"> </w:t>
                              </w:r>
                              <w:r w:rsidRPr="00EB7599">
                                <w:t>asynchronously</w:t>
                              </w:r>
                            </w:p>
                          </w:txbxContent>
                        </wps:txbx>
                        <wps:bodyPr rot="0" vert="horz" wrap="square" lIns="54000" tIns="46800" rIns="54000" bIns="45720" anchor="t" anchorCtr="0" upright="1">
                          <a:noAutofit/>
                        </wps:bodyPr>
                      </wps:wsp>
                      <wps:wsp>
                        <wps:cNvPr id="336" name="AutoShape 13"/>
                        <wps:cNvCnPr>
                          <a:cxnSpLocks noChangeShapeType="1"/>
                          <a:stCxn id="334" idx="2"/>
                          <a:endCxn id="318" idx="0"/>
                        </wps:cNvCnPr>
                        <wps:spPr bwMode="auto">
                          <a:xfrm>
                            <a:off x="2686050" y="4754880"/>
                            <a:ext cx="0" cy="29718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AutoShape 14"/>
                        <wps:cNvSpPr>
                          <a:spLocks noChangeArrowheads="1"/>
                        </wps:cNvSpPr>
                        <wps:spPr bwMode="auto">
                          <a:xfrm flipH="1">
                            <a:off x="457200" y="3863340"/>
                            <a:ext cx="571500" cy="198120"/>
                          </a:xfrm>
                          <a:prstGeom prst="wedgeRoundRectCallout">
                            <a:avLst>
                              <a:gd name="adj1" fmla="val -86444"/>
                              <a:gd name="adj2" fmla="val 94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3</w:t>
                              </w:r>
                            </w:p>
                          </w:txbxContent>
                        </wps:txbx>
                        <wps:bodyPr rot="0" vert="horz" wrap="square" lIns="0" tIns="0" rIns="0" bIns="0" anchor="t" anchorCtr="0" upright="1">
                          <a:noAutofit/>
                        </wps:bodyPr>
                      </wps:wsp>
                    </wpc:wpc>
                  </a:graphicData>
                </a:graphic>
              </wp:inline>
            </w:drawing>
          </mc:Choice>
          <mc:Fallback>
            <w:pict>
              <v:group id="画布 1011" o:spid="_x0000_s1939" editas="canvas" style="width:423pt;height:429pt;mso-position-horizontal-relative:char;mso-position-vertical-relative:line" coordsize="53721,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">
                <v:shape id="_x0000_s1940" type="#_x0000_t75" style="position:absolute;width:53721;height:54483;visibility:visible;mso-wrap-style:square">
                  <v:fill o:detectmouseclick="t"/>
                  <v:path o:connecttype="none"/>
                </v:shape>
                <v:rect id="Rectangle 6" o:spid="_x0000_s1941" style="position:absolute;left:12573;top:22955;width:27432;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LMUA&#10;AADcAAAADwAAAGRycy9kb3ducmV2LnhtbESP0WrCQBRE3wv9h+UWfKsbE5Q0zUbagqhPRtsPuGRv&#10;k7TZuyG7mvj3bqHg4zAzZ5h8PZlOXGhwrWUFi3kEgriyuuVawdfn5jkF4Tyyxs4yKbiSg3Xx+JBj&#10;pu3IR7qcfC0ChF2GChrv+0xKVzVk0M1tTxy8bzsY9EEOtdQDjgFuOhlH0UoabDksNNjTR0PV7+ls&#10;FLynh7FMfsp9uViZF3+I97StlkrNnqa3VxCeJn8P/7d3WkESJ/B3Jhw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pgsxQAAANwAAAAPAAAAAAAAAAAAAAAAAJgCAABkcnMv&#10;ZG93bnJldi54bWxQSwUGAAAAAAQABAD1AAAAigMAAAAA&#10;" filled="f" strokeweight="1pt">
                  <v:stroke dashstyle="longDashDot"/>
                  <v:textbox inset="1.5mm,1.3mm,1.5mm">
                    <w:txbxContent>
                      <w:p w:rsidR="0023747D" w:rsidRPr="00D53995" w:rsidRDefault="0023747D" w:rsidP="00375F9C"/>
                    </w:txbxContent>
                  </v:textbox>
                </v:rect>
                <v:rect id="Rectangle 11" o:spid="_x0000_s1942" style="position:absolute;left:12573;top:30708;width:27432;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GAMgA&#10;AADcAAAADwAAAGRycy9kb3ducmV2LnhtbESPT08CMRTE7yZ+h+aZeJMuxCisFKIQhRAO/DEx3l62&#10;j251+7puC6x8ektiwnEyM7/JDMetq8SBmmA9K+h2MhDEhdeWjYL37etdH0SIyBorz6TglwKMR9dX&#10;Q8y1P/KaDptoRIJwyFFBGWOdSxmKkhyGjq+Jk7fzjcOYZGOkbvCY4K6SvSx7kA4tp4USa5qUVHxv&#10;9k6BXJrV2+zr5+Vxat1i8XEy209rlLq9aZ+fQERq4yX8355rBb3BPZzPpCMgR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lIYAyAAAANwAAAAPAAAAAAAAAAAAAAAAAJgCAABk&#10;cnMvZG93bnJldi54bWxQSwUGAAAAAAQABAD1AAAAjQMAAAAA&#10;" filled="f" strokecolor="red" strokeweight="1.5pt">
                  <v:stroke dashstyle="longDashDot"/>
                  <v:textbox inset="1.5mm,1.3mm,1.5mm">
                    <w:txbxContent>
                      <w:p w:rsidR="0023747D" w:rsidRPr="00D53995" w:rsidRDefault="0023747D" w:rsidP="00375F9C"/>
                    </w:txbxContent>
                  </v:textbox>
                </v:rect>
                <v:rect id="Rectangle 12" o:spid="_x0000_s1943" style="position:absolute;left:12573;top:39624;width:27432;height:8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YYd8cA&#10;AADcAAAADwAAAGRycy9kb3ducmV2LnhtbESPT08CMRTE7yZ+h+aZeJMuHEAXCkEJaggH+ZMQbi/b&#10;R7e6fV22FVY/vTUh4TiZmd9kRpPWVeJETbCeFXQ7GQjiwmvLRsF2M394BBEissbKMyn4oQCT8e3N&#10;CHPtz7yi0zoakSAcclRQxljnUoaiJIeh42vi5B184zAm2RipGzwnuKtkL8v60qHltFBiTS8lFV/r&#10;b6dALs3H69vn8Xkws26x2P2azd4ape7v2ukQRKQ2XsOX9rtW0HsawP+Zd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GHfHAAAA3AAAAA8AAAAAAAAAAAAAAAAAmAIAAGRy&#10;cy9kb3ducmV2LnhtbFBLBQYAAAAABAAEAPUAAACMAwAAAAA=&#10;" filled="f" strokecolor="red" strokeweight="1.5pt">
                  <v:stroke dashstyle="longDashDot"/>
                  <v:textbox inset="1.5mm,1.3mm,1.5mm">
                    <w:txbxContent>
                      <w:p w:rsidR="0023747D" w:rsidRPr="00D53995" w:rsidRDefault="0023747D" w:rsidP="00375F9C"/>
                    </w:txbxContent>
                  </v:textbox>
                </v:rect>
                <v:rect id="Rectangle 1013" o:spid="_x0000_s1944" style="position:absolute;left:1143;top:9906;width:51435;height:9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YYjsQA&#10;AADcAAAADwAAAGRycy9kb3ducmV2LnhtbERPy2rCQBTdF/oPwy24EZ3ootjoKKFQHwhifSzcXTK3&#10;mdDMnZAZTerXOwuhy8N5zxadrcSNGl86VjAaJiCIc6dLLhScjl+DCQgfkDVWjknBH3lYzF9fZphq&#10;1/I33Q6hEDGEfYoKTAh1KqXPDVn0Q1cTR+7HNRZDhE0hdYNtDLeVHCfJu7RYcmwwWNOnofz3cLUK&#10;Lua02vllyPpZe9zf62213VzPSvXeumwKIlAX/sVP91orGH/EtfFMP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GGI7EAAAA3AAAAA8AAAAAAAAAAAAAAAAAmAIAAGRycy9k&#10;b3ducmV2LnhtbFBLBQYAAAAABAAEAPUAAACJAwAAAAA=&#10;" filled="f" strokeweight="1pt">
                  <v:textbox inset="1.5mm,1.3mm,1.5mm">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After DOM is ready, CrossUI</w:t>
                        </w:r>
                        <w:r w:rsidR="007F1C7F">
                          <w:rPr>
                            <w:rFonts w:hint="eastAsia"/>
                          </w:rPr>
                          <w:t xml:space="preserve"> framework</w:t>
                        </w:r>
                        <w:r>
                          <w:rPr>
                            <w:rFonts w:hint="eastAsia"/>
                          </w:rPr>
                          <w:t xml:space="preserve"> will handle UI Class </w:t>
                        </w:r>
                        <w:r>
                          <w:sym w:font="Wingdings" w:char="F0E0"/>
                        </w:r>
                        <w:r>
                          <w:rPr>
                            <w:rFonts w:hint="eastAsia"/>
                          </w:rPr>
                          <w:t xml:space="preserve"> App</w:t>
                        </w:r>
                      </w:p>
                    </w:txbxContent>
                  </v:textbox>
                </v:rect>
                <v:shape id="AutoShape 1014" o:spid="_x0000_s1945" type="#_x0000_t117" style="position:absolute;left:12573;width:2858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QfDcIA&#10;AADcAAAADwAAAGRycy9kb3ducmV2LnhtbERPy2oCMRTdF/yHcIXuNKPFKlOjiC8stODrA24n15nB&#10;yU2cRB379c1C6PJw3uNpYypxo9qXlhX0ugkI4szqknMFx8OqMwLhA7LGyjIpeJCH6aT1MsZU2zvv&#10;6LYPuYgh7FNUUITgUil9VpBB37WOOHInWxsMEda51DXeY7ipZD9J3qXBkmNDgY7mBWXn/dUoGHzv&#10;fhc/18HSrT+/8vnwsnUUtkq9tpvZB4hATfgXP90breAtifPjmXgE5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B8NwgAAANwAAAAPAAAAAAAAAAAAAAAAAJgCAABkcnMvZG93&#10;bnJldi54bWxQSwUGAAAAAAQABAD1AAAAhwMAAAAA&#10;" strokeweight="1pt">
                  <v:textbox inset="1.5mm,1.3mm,1.5mm">
                    <w:txbxContent>
                      <w:p w:rsidR="0023747D" w:rsidRDefault="0023747D" w:rsidP="00375F9C">
                        <w:r>
                          <w:rPr>
                            <w:rFonts w:hint="eastAsia"/>
                          </w:rPr>
                          <w:t xml:space="preserve">Open </w:t>
                        </w:r>
                        <w:proofErr w:type="gramStart"/>
                        <w:r>
                          <w:rPr>
                            <w:rFonts w:hint="eastAsia"/>
                          </w:rPr>
                          <w:t>url</w:t>
                        </w:r>
                        <w:proofErr w:type="gramEnd"/>
                        <w:r>
                          <w:rPr>
                            <w:rFonts w:hint="eastAsia"/>
                          </w:rPr>
                          <w:t xml:space="preserve"> in the Browser</w:t>
                        </w:r>
                      </w:p>
                    </w:txbxContent>
                  </v:textbox>
                </v:shape>
                <v:shape id="AutoShape 1015" o:spid="_x0000_s1946" type="#_x0000_t109" style="position:absolute;left:16573;top:4953;width:2058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8cA&#10;AADcAAAADwAAAGRycy9kb3ducmV2LnhtbESPT2vCQBTE70K/w/IKvYhu/EMtqauI0tKLB6MIvT2y&#10;r8mS7NuY3Zr47buC0OMwM79hluve1uJKrTeOFUzGCQji3GnDhYLT8WP0BsIHZI21Y1JwIw/r1dNg&#10;ial2HR/omoVCRAj7FBWUITSplD4vyaIfu4Y4ej+utRiibAupW+wi3NZymiSv0qLhuFBiQ9uS8ir7&#10;tQq+w+Fz4ffzSzbcdWZrLuddVZ2VennuN+8gAvXhP/xof2kFs2QK9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xoxvHAAAA3AAAAA8AAAAAAAAAAAAAAAAAmAIAAGRy&#10;cy9kb3ducmV2LnhtbFBLBQYAAAAABAAEAPUAAACMAwAAAAA=&#10;" strokeweight="1pt">
                  <v:textbox inset="1.5mm,1.3mm,1.5mm">
                    <w:txbxContent>
                      <w:p w:rsidR="0023747D" w:rsidRDefault="0023747D" w:rsidP="00375F9C">
                        <w:pPr>
                          <w:jc w:val="center"/>
                        </w:pPr>
                        <w:r>
                          <w:rPr>
                            <w:rFonts w:hint="eastAsia"/>
                          </w:rPr>
                          <w:t>Loading html file (&lt;1k)</w:t>
                        </w:r>
                      </w:p>
                    </w:txbxContent>
                  </v:textbox>
                </v:shape>
                <v:shape id="AutoShape 1016" o:spid="_x0000_s1947" type="#_x0000_t109" style="position:absolute;left:2286;top:10896;width:2743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Se9MYA&#10;AADcAAAADwAAAGRycy9kb3ducmV2LnhtbESPQWvCQBSE74X+h+UVeim6sRWV6CqitHjpwSiCt0f2&#10;mSzJvo3ZrUn/fVcoeBxm5htmseptLW7UeuNYwWiYgCDOnTZcKDgePgczED4ga6wdk4Jf8rBaPj8t&#10;MNWu4z3dslCICGGfooIyhCaV0uclWfRD1xBH7+JaiyHKtpC6xS7CbS3fk2QiLRqOCyU2tCkpr7If&#10;q+Ac9l9T/z2+Zm/bzmzM9bStqpNSry/9eg4iUB8e4f/2Tiv4SMZw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Se9MYAAADcAAAADwAAAAAAAAAAAAAAAACYAgAAZHJz&#10;L2Rvd25yZXYueG1sUEsFBgAAAAAEAAQA9QAAAIsDAAAAAA==&#10;" strokeweight="1pt">
                  <v:textbox inset="1.5mm,1.3mm,1.5mm">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p w:rsidR="0023747D" w:rsidRPr="00C47FB8" w:rsidRDefault="0023747D" w:rsidP="00375F9C"/>
                    </w:txbxContent>
                  </v:textbox>
                </v:shape>
                <v:shape id="AutoShape 1017" o:spid="_x0000_s1948" type="#_x0000_t109" style="position:absolute;left:30861;top:10896;width:20574;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YAg8YA&#10;AADcAAAADwAAAGRycy9kb3ducmV2LnhtbESPQWvCQBSE74L/YXmFXkQ3WqkldRVRWnrxYBTB2yP7&#10;mizJvo3ZrUn/fVcQehxm5htmue5tLW7UeuNYwXSSgCDOnTZcKDgdP8ZvIHxA1lg7JgW/5GG9Gg6W&#10;mGrX8YFuWShEhLBPUUEZQpNK6fOSLPqJa4ij9+1aiyHKtpC6xS7CbS1nSfIqLRqOCyU2tC0pr7If&#10;q+ASDp8Lv59fs9GuM1tzPe+q6qzU81O/eQcRqA//4Uf7Syt4SRZw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YAg8YAAADcAAAADwAAAAAAAAAAAAAAAACYAgAAZHJz&#10;L2Rvd25yZXYueG1sUEsFBgAAAAAEAAQA9QAAAIsDAAAAAA==&#10;" strokeweight="1pt">
                  <v:textbox inset="1.5mm,1.3mm,1.5mm">
                    <w:txbxContent>
                      <w:p w:rsidR="0023747D" w:rsidRPr="00EB7599" w:rsidRDefault="007F1C7F" w:rsidP="00375F9C">
                        <w:pPr>
                          <w:jc w:val="center"/>
                        </w:pPr>
                        <w:r>
                          <w:rPr>
                            <w:rFonts w:hint="eastAsia"/>
                          </w:rPr>
                          <w:t>Browser load xui</w:t>
                        </w:r>
                        <w:r w:rsidR="0023747D">
                          <w:rPr>
                            <w:rFonts w:hint="eastAsia"/>
                          </w:rPr>
                          <w:t xml:space="preserve">-all.js </w:t>
                        </w:r>
                        <w:r w:rsidR="0023747D" w:rsidRPr="00EB7599">
                          <w:t>simultaneously</w:t>
                        </w:r>
                      </w:p>
                      <w:p w:rsidR="0023747D" w:rsidRPr="00C47FB8" w:rsidRDefault="0023747D" w:rsidP="00375F9C"/>
                    </w:txbxContent>
                  </v:textbox>
                </v:shape>
                <v:shape id="AutoShape 1018" o:spid="_x0000_s1949" type="#_x0000_t109" style="position:absolute;left:14859;top:23774;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xascA&#10;AADcAAAADwAAAGRycy9kb3ducmV2LnhtbESPT2vCQBTE74V+h+UVeim6sRX/pK4iSksvHowieHtk&#10;X5Ml2bcxuzXpt+8WBI/DzPyGWax6W4srtd44VjAaJiCIc6cNFwqOh4/BDIQPyBprx6Tglzyslo8P&#10;C0y163hP1ywUIkLYp6igDKFJpfR5SRb90DXE0ft2rcUQZVtI3WIX4baWr0kykRYNx4USG9qUlFfZ&#10;j1VwDvvPqd+NL9nLtjMbczltq+qk1PNTv34HEagP9/Ct/aUVvCVz+D8Tj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VMWrHAAAA3AAAAA8AAAAAAAAAAAAAAAAAmAIAAGRy&#10;cy9kb3ducmV2LnhtbFBLBQYAAAAABAAEAPUAAACMAwAAAAA=&#10;" strokeweight="1pt">
                  <v:textbox inset="1.5mm,1.3mm,1.5mm">
                    <w:txbxContent>
                      <w:p w:rsidR="0023747D" w:rsidRDefault="007F1C7F" w:rsidP="00375F9C">
                        <w:pPr>
                          <w:jc w:val="center"/>
                        </w:pPr>
                        <w:r>
                          <w:rPr>
                            <w:rFonts w:hint="eastAsia"/>
                          </w:rPr>
                          <w:t>[</w:t>
                        </w:r>
                        <w:r w:rsidR="00FD7171">
                          <w:rPr>
                            <w:rFonts w:hint="eastAsia"/>
                          </w:rPr>
                          <w:t>xui.Module</w:t>
                        </w:r>
                        <w:r w:rsidR="0023747D">
                          <w:rPr>
                            <w:rFonts w:hint="eastAsia"/>
                          </w:rPr>
                          <w:t xml:space="preserve">.load] load </w:t>
                        </w:r>
                        <w:proofErr w:type="gramStart"/>
                        <w:r w:rsidR="0023747D">
                          <w:rPr>
                            <w:rFonts w:hint="eastAsia"/>
                          </w:rPr>
                          <w:t>code from App/js/index.js file</w:t>
                        </w:r>
                        <w:proofErr w:type="gramEnd"/>
                        <w:r w:rsidR="0023747D">
                          <w:rPr>
                            <w:rFonts w:hint="eastAsia"/>
                          </w:rPr>
                          <w:t xml:space="preserve"> </w:t>
                        </w:r>
                        <w:r w:rsidR="0023747D" w:rsidRPr="00EB7599">
                          <w:t>asynchronously</w:t>
                        </w:r>
                      </w:p>
                      <w:p w:rsidR="0023747D" w:rsidRPr="00C47FB8" w:rsidRDefault="0023747D" w:rsidP="00375F9C"/>
                    </w:txbxContent>
                  </v:textbox>
                </v:shape>
                <v:shape id="AutoShape 1019" o:spid="_x0000_s1950" type="#_x0000_t109" style="position:absolute;left:14859;top:31699;width:2400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KsMA&#10;AADcAAAADwAAAGRycy9kb3ducmV2LnhtbERPz2vCMBS+D/wfwhO8DE11Y0o1iigbXnawE8Hbo3m2&#10;oc1LbTLb/ffLQfD48f1ebXpbizu13jhWMJ0kIIhzpw0XCk4/n+MFCB+QNdaOScEfedisBy8rTLXr&#10;+Ej3LBQihrBPUUEZQpNK6fOSLPqJa4gjd3WtxRBhW0jdYhfDbS1nSfIhLRqODSU2tCspr7Jfq+AS&#10;jl9z//1+y173ndmZ23lfVWelRsN+uwQRqA9P8cN90Arepn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YOKsMAAADcAAAADwAAAAAAAAAAAAAAAACYAgAAZHJzL2Rv&#10;d25yZXYueG1sUEsFBgAAAAAEAAQA9QAAAIgDAAAAAA==&#10;" strokeweight="1pt">
                  <v:textbox inset="1.5mm,1.3mm,1.5mm">
                    <w:txbxContent>
                      <w:p w:rsidR="0023747D" w:rsidRPr="00D53995" w:rsidRDefault="0023747D" w:rsidP="00375F9C">
                        <w:pPr>
                          <w:jc w:val="center"/>
                          <w:rPr>
                            <w:b/>
                          </w:rPr>
                        </w:pPr>
                        <w:r>
                          <w:rPr>
                            <w:rFonts w:hint="eastAsia"/>
                            <w:b/>
                          </w:rPr>
                          <w:t xml:space="preserve">Loading lib locale file </w:t>
                        </w:r>
                        <w:r w:rsidRPr="00D53995">
                          <w:rPr>
                            <w:rFonts w:hint="eastAsia"/>
                            <w:b/>
                          </w:rPr>
                          <w:t>[</w:t>
                        </w:r>
                        <w:r>
                          <w:rPr>
                            <w:rFonts w:hint="eastAsia"/>
                            <w:b/>
                          </w:rPr>
                          <w:t>CrossUI path</w:t>
                        </w:r>
                        <w:r w:rsidRPr="00D53995">
                          <w:rPr>
                            <w:rFonts w:hint="eastAsia"/>
                            <w:b/>
                          </w:rPr>
                          <w:t>]</w:t>
                        </w:r>
                        <w:r>
                          <w:rPr>
                            <w:rFonts w:hint="eastAsia"/>
                            <w:b/>
                          </w:rPr>
                          <w:t xml:space="preserve"> </w:t>
                        </w:r>
                        <w:r w:rsidRPr="00D53995">
                          <w:rPr>
                            <w:rFonts w:hint="eastAsia"/>
                            <w:b/>
                          </w:rPr>
                          <w:t>/</w:t>
                        </w:r>
                        <w:r>
                          <w:rPr>
                            <w:rFonts w:hint="eastAsia"/>
                            <w:b/>
                          </w:rPr>
                          <w:t xml:space="preserve"> </w:t>
                        </w:r>
                        <w:r w:rsidR="007F1C7F">
                          <w:rPr>
                            <w:rFonts w:hint="eastAsia"/>
                            <w:b/>
                          </w:rPr>
                          <w:t>xui</w:t>
                        </w:r>
                        <w:r w:rsidRPr="00D53995">
                          <w:rPr>
                            <w:rFonts w:hint="eastAsia"/>
                            <w:b/>
                          </w:rPr>
                          <w:t>/</w:t>
                        </w:r>
                        <w:r>
                          <w:rPr>
                            <w:rFonts w:hint="eastAsia"/>
                            <w:b/>
                          </w:rPr>
                          <w:t xml:space="preserve"> </w:t>
                        </w:r>
                        <w:r w:rsidRPr="00D53995">
                          <w:rPr>
                            <w:b/>
                          </w:rPr>
                          <w:t>Locale</w:t>
                        </w:r>
                        <w:r>
                          <w:rPr>
                            <w:rFonts w:hint="eastAsia"/>
                            <w:b/>
                          </w:rPr>
                          <w:t xml:space="preserve"> </w:t>
                        </w:r>
                        <w:r w:rsidRPr="00D53995">
                          <w:rPr>
                            <w:rFonts w:hint="eastAsia"/>
                            <w:b/>
                          </w:rPr>
                          <w:t>/</w:t>
                        </w:r>
                        <w:r>
                          <w:rPr>
                            <w:rFonts w:hint="eastAsia"/>
                            <w:b/>
                          </w:rPr>
                          <w:t xml:space="preserve"> </w:t>
                        </w:r>
                        <w:r w:rsidRPr="00D53995">
                          <w:rPr>
                            <w:rFonts w:hint="eastAsia"/>
                            <w:b/>
                          </w:rPr>
                          <w:t>en.js</w:t>
                        </w:r>
                        <w:r>
                          <w:rPr>
                            <w:rFonts w:hint="eastAsia"/>
                            <w:b/>
                          </w:rPr>
                          <w:t xml:space="preserve"> </w:t>
                        </w:r>
                        <w:r w:rsidRPr="00EB7599">
                          <w:t>asynchronously</w:t>
                        </w:r>
                      </w:p>
                    </w:txbxContent>
                  </v:textbox>
                </v:shape>
                <v:shape id="AutoShape 1020" o:spid="_x0000_s1951" type="#_x0000_t32" style="position:absolute;left:26866;top:2971;width:7;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Hvp8MAAADcAAAADwAAAGRycy9kb3ducmV2LnhtbESPwWrDMBBE74X+g9hAbo2sGkpxo4Sk&#10;kKbXJibnxdpaTqyVaqmx8/dVodDjMDNvmOV6cr240hA7zxrUogBB3HjTcauhPu4enkHEhGyw90wa&#10;bhRhvbq/W2Jl/MgfdD2kVmQIxwo12JRCJWVsLDmMCx+Is/fpB4cpy6GVZsAxw10vH4viSTrsOC9Y&#10;DPRqqbkcvp2GUJdebb5u+11ztKEe1Wlbnt+0ns+mzQuIRFP6D/+1342GUin4PZOP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x76fDAAAA3AAAAA8AAAAAAAAAAAAA&#10;AAAAoQIAAGRycy9kb3ducmV2LnhtbFBLBQYAAAAABAAEAPkAAACRAwAAAAA=&#10;" strokeweight="1pt">
                  <v:stroke endarrow="block"/>
                </v:shape>
                <v:shape id="AutoShape 1021" o:spid="_x0000_s1952" type="#_x0000_t32" style="position:absolute;left:26860;top:7924;width:6;height:1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D9cUAAADcAAAADwAAAGRycy9kb3ducmV2LnhtbESPT2sCMRDF74V+hzCF3mrWrRRZjVIK&#10;Ygte/HPwOGzGzWoy2Saprt/eCEKPjzfv9+ZN572z4kwhtp4VDAcFCOLa65YbBbvt4m0MIiZkjdYz&#10;KbhShPns+WmKlfYXXtN5kxqRIRwrVGBS6iopY23IYRz4jjh7Bx8cpixDI3XAS4Y7K8ui+JAOW84N&#10;Bjv6MlSfNn8uv3E8rqxdymuzHv3uQ7lc/IyMVer1pf+cgEjUp//jR/pbK3gflnAfkwk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pD9cUAAADcAAAADwAAAAAAAAAA&#10;AAAAAAChAgAAZHJzL2Rvd25yZXYueG1sUEsFBgAAAAAEAAQA+QAAAJMDAAAAAA==&#10;" strokeweight="1pt">
                  <v:stroke endarrow="block"/>
                </v:shape>
                <v:shape id="AutoShape 1022" o:spid="_x0000_s1953" type="#_x0000_t32" style="position:absolute;left:26860;top:19805;width:6;height:3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US8MAAADcAAAADwAAAGRycy9kb3ducmV2LnhtbESPQWvCQBSE74X+h+UVequbNFAkdRVb&#10;0HqtBs+P7Gs2mn27za4m/ntXEDwOM/MNM1uMthNn6kPrWEE+yUAQ10633Ciodqu3KYgQkTV2jknB&#10;hQIs5s9PMyy1G/iXztvYiAThUKICE6MvpQy1IYth4jxx8v5cbzEm2TdS9zgkuO3ke5Z9SIstpwWD&#10;nr4N1cftySrwVeHy5f/lZ1XvjK+GfP9VHNZKvb6My08Qkcb4CN/bG62gyAu4nUlHQM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v1EvDAAAA3AAAAA8AAAAAAAAAAAAA&#10;AAAAoQIAAGRycy9kb3ducmV2LnhtbFBLBQYAAAAABAAEAPkAAACRAwAAAAA=&#10;" strokeweight="1pt">
                  <v:stroke endarrow="block"/>
                </v:shape>
                <v:shape id="AutoShape 1023" o:spid="_x0000_s1954" type="#_x0000_t32" style="position:absolute;left:26860;top:28733;width:6;height: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ppMMAAADcAAAADwAAAGRycy9kb3ducmV2LnhtbESPQWvCQBSE74X+h+UVvNVNDBVJXcUK&#10;1l6rwfMj+5qNZt9us1sT/323UPA4zMw3zHI92k5cqQ+tYwX5NANBXDvdcqOgOu6eFyBCRNbYOSYF&#10;NwqwXj0+LLHUbuBPuh5iIxKEQ4kKTIy+lDLUhiyGqfPEyftyvcWYZN9I3eOQ4LaTsyybS4stpwWD&#10;nraG6svhxyrwVeHyzfdtv6uPxldDfnorzu9KTZ7GzSuISGO8h//bH1pBkb/A35l0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6aTDAAAA3AAAAA8AAAAAAAAAAAAA&#10;AAAAoQIAAGRycy9kb3ducmV2LnhtbFBLBQYAAAAABAAEAPkAAACRAwAAAAA=&#10;" strokeweight="1pt">
                  <v:stroke endarrow="block"/>
                </v:shape>
                <v:shape id="AutoShape 0" o:spid="_x0000_s1955" type="#_x0000_t62" style="position:absolute;left:43434;top:20802;width:10287;height:20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jPsMA&#10;AADcAAAADwAAAGRycy9kb3ducmV2LnhtbESP3YrCMBSE7xd8h3CEvVtT6+JPNYoKBe9kqw9waI5t&#10;tTmpTazdtzcLwl4OM/MNs9r0phYdta6yrGA8ikAQ51ZXXCg4n9KvOQjnkTXWlknBLznYrAcfK0y0&#10;ffIPdZkvRICwS1BB6X2TSOnykgy6kW2Ig3exrUEfZFtI3eIzwE0t4yiaSoMVh4USG9qXlN+yh1Fw&#10;iufX+Ky/dYW7+7TL8nR/XKRKfQ777RKEp97/h9/tg1YwGc/g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FjPsMAAADcAAAADwAAAAAAAAAAAAAAAACYAgAAZHJzL2Rv&#10;d25yZXYueG1sUEsFBgAAAAAEAAQA9QAAAIgDAAAAAA==&#10;" adj="-9747,3646" strokeweight="1pt">
                  <v:stroke dashstyle="dash"/>
                  <v:textbox inset="1.5mm,1.3mm,1.5mm">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p w:rsidR="0023747D" w:rsidRPr="00C47FB8" w:rsidRDefault="0023747D" w:rsidP="00375F9C">
                        <w:pPr>
                          <w:rPr>
                            <w:szCs w:val="18"/>
                          </w:rPr>
                        </w:pPr>
                      </w:p>
                    </w:txbxContent>
                  </v:textbox>
                </v:shape>
                <v:shape id="AutoShape 1" o:spid="_x0000_s1956" type="#_x0000_t109" style="position:absolute;left:8763;top:50520;width:3619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ACLMMA&#10;AADcAAAADwAAAGRycy9kb3ducmV2LnhtbERPz2vCMBS+D/wfwhO8DE11Y0o1iigbXnawE8Hbo3m2&#10;oc1LbTLb/ffLQfD48f1ebXpbizu13jhWMJ0kIIhzpw0XCk4/n+MFCB+QNdaOScEfedisBy8rTLXr&#10;+Ej3LBQihrBPUUEZQpNK6fOSLPqJa4gjd3WtxRBhW0jdYhfDbS1nSfIhLRqODSU2tCspr7Jfq+AS&#10;jl9z//1+y173ndmZ23lfVWelRsN+uwQRqA9P8cN90ArepnFt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ACLMMAAADcAAAADwAAAAAAAAAAAAAAAACYAgAAZHJzL2Rv&#10;d25yZXYueG1sUEsFBgAAAAAEAAQA9QAAAIgDAAAAAA==&#10;" strokeweight="1pt">
                  <v:textbox inset="1.5mm,1.3mm,1.5mm">
                    <w:txbxContent>
                      <w:p w:rsidR="0023747D" w:rsidRDefault="007F1C7F" w:rsidP="00375F9C">
                        <w:pPr>
                          <w:jc w:val="center"/>
                        </w:pPr>
                        <w:r>
                          <w:rPr>
                            <w:rFonts w:hint="eastAsia"/>
                          </w:rPr>
                          <w:t>[</w:t>
                        </w:r>
                        <w:r w:rsidR="00FD7171">
                          <w:rPr>
                            <w:rFonts w:hint="eastAsia"/>
                          </w:rPr>
                          <w:t>xui.Module</w:t>
                        </w:r>
                        <w:r w:rsidR="0023747D">
                          <w:rPr>
                            <w:rFonts w:hint="eastAsia"/>
                          </w:rPr>
                          <w:t>.load] new an instance of Class App, and render it into DOM</w:t>
                        </w:r>
                      </w:p>
                      <w:p w:rsidR="0023747D" w:rsidRPr="00C47FB8" w:rsidRDefault="0023747D" w:rsidP="00375F9C"/>
                    </w:txbxContent>
                  </v:textbox>
                </v:shape>
                <v:shape id="AutoShape 2" o:spid="_x0000_s1957" type="#_x0000_t32" style="position:absolute;left:26860;top:36652;width:6;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0lGsMAAADcAAAADwAAAGRycy9kb3ducmV2LnhtbESPQWvCQBSE74X+h+UVequbGCiSuooW&#10;tF6roedH9jWbmn27za4m/ntXEDwOM/MNM1+OthNn6kPrWEE+yUAQ10633CioDpu3GYgQkTV2jknB&#10;hQIsF89Pcyy1G/ibzvvYiAThUKICE6MvpQy1IYth4jxx8n5dbzEm2TdS9zgkuO3kNMvepcWW04JB&#10;T5+G6uP+ZBX4qnD56v/ytakPxldD/rMu/rZKvb6Mqw8Qkcb4CN/bO62gmOZwO5OOgF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dJRrDAAAA3AAAAA8AAAAAAAAAAAAA&#10;AAAAoQIAAGRycy9kb3ducmV2LnhtbFBLBQYAAAAABAAEAPkAAACRAwAAAAA=&#10;" strokeweight="1pt">
                  <v:stroke endarrow="block"/>
                </v:shape>
                <v:shape id="AutoShape 8" o:spid="_x0000_s1958" type="#_x0000_t62" style="position:absolute;left:4572;top:2179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x+sMA&#10;AADcAAAADwAAAGRycy9kb3ducmV2LnhtbESP3WoCMRSE7wu+QziCdzWr0iqrURZhQZBS/HmA4+a4&#10;WdycLEnU9e2bQqGXw8x8w6w2vW3Fg3xoHCuYjDMQxJXTDdcKzqfyfQEiRGSNrWNS8KIAm/XgbYW5&#10;dk8+0OMYa5EgHHJUYGLscilDZchiGLuOOHlX5y3GJH0ttcdngttWTrPsU1psOC0Y7GhrqLod71ZB&#10;P19cvopreSi/a6+LO1m3N1ap0bAvliAi9fE//NfeaQWz6Qf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hx+sMAAADcAAAADwAAAAAAAAAAAAAAAACYAgAAZHJzL2Rv&#10;d25yZXYueG1sUEsFBgAAAAAEAAQA9QAAAIgDAAAAAA==&#10;" adj="-8952,41746" fillcolor="#ff9">
                  <v:textbox inset="0,0,0,0">
                    <w:txbxContent>
                      <w:p w:rsidR="0023747D" w:rsidRPr="000E23E9" w:rsidRDefault="0023747D" w:rsidP="00375F9C">
                        <w:pPr>
                          <w:rPr>
                            <w:szCs w:val="18"/>
                          </w:rPr>
                        </w:pPr>
                        <w:r>
                          <w:rPr>
                            <w:szCs w:val="18"/>
                          </w:rPr>
                          <w:t>F</w:t>
                        </w:r>
                        <w:r>
                          <w:rPr>
                            <w:rFonts w:hint="eastAsia"/>
                            <w:szCs w:val="18"/>
                          </w:rPr>
                          <w:t>ile 1</w:t>
                        </w:r>
                      </w:p>
                    </w:txbxContent>
                  </v:textbox>
                </v:shape>
                <v:shape id="AutoShape 9" o:spid="_x0000_s1959" type="#_x0000_t62" style="position:absolute;left:4572;top:30708;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aQ8IA&#10;AADcAAAADwAAAGRycy9kb3ducmV2LnhtbESPQYvCMBSE74L/ITxhb5pqYSnVKCro9rq6lD0+mmdb&#10;bF5KE23990YQPA4z8w2z2gymEXfqXG1ZwXwWgSAurK65VPB3PkwTEM4ja2wsk4IHOdisx6MVptr2&#10;/Ev3ky9FgLBLUUHlfZtK6YqKDLqZbYmDd7GdQR9kV0rdYR/gppGLKPqWBmsOCxW2tK+ouJ5uRsHP&#10;uU1yyvL4eOjz/6x87PbJcafU12TYLkF4Gvwn/G5nWkEcL+B1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rtpDwgAAANwAAAAPAAAAAAAAAAAAAAAAAJgCAABkcnMvZG93&#10;bnJldi54bWxQSwUGAAAAAAQABAD1AAAAhwMAAAAA&#10;" adj="-8592,25407" fillcolor="#ff9">
                  <v:textbox inset="0,0,0,0">
                    <w:txbxContent>
                      <w:p w:rsidR="0023747D" w:rsidRPr="000E23E9" w:rsidRDefault="0023747D" w:rsidP="00375F9C">
                        <w:pPr>
                          <w:rPr>
                            <w:szCs w:val="18"/>
                          </w:rPr>
                        </w:pPr>
                        <w:r>
                          <w:rPr>
                            <w:szCs w:val="18"/>
                          </w:rPr>
                          <w:t>F</w:t>
                        </w:r>
                        <w:r>
                          <w:rPr>
                            <w:rFonts w:hint="eastAsia"/>
                            <w:szCs w:val="18"/>
                          </w:rPr>
                          <w:t>ile 2</w:t>
                        </w:r>
                      </w:p>
                    </w:txbxContent>
                  </v:textbox>
                </v:shape>
                <v:shape id="AutoShape 10" o:spid="_x0000_s1960" type="#_x0000_t109" style="position:absolute;left:14859;top:41605;width:24003;height:5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UScYA&#10;AADcAAAADwAAAGRycy9kb3ducmV2LnhtbESPQWvCQBSE74L/YXlCL1I3rdKW1FVEUXrxYFqE3h7Z&#10;Z7Ik+zZmtyb+e7cgeBxm5htmvuxtLS7UeuNYwcskAUGcO224UPDzvX3+AOEDssbaMSm4koflYjiY&#10;Y6pdxwe6ZKEQEcI+RQVlCE0qpc9LsugnriGO3sm1FkOUbSF1i12E21q+JsmbtGg4LpTY0LqkvMr+&#10;rILfcNi9+/3snI03nVmb83FTVUelnkb96hNEoD48wvf2l1Ywnc7g/0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hUScYAAADcAAAADwAAAAAAAAAAAAAAAACYAgAAZHJz&#10;L2Rvd25yZXYueG1sUEsFBgAAAAAEAAQA9QAAAIsDAAAAAA==&#10;" strokeweight="1pt">
                  <v:textbox inset="1.5mm,1.3mm,1.5mm">
                    <w:txbxContent>
                      <w:p w:rsidR="0023747D" w:rsidRPr="00D53995" w:rsidRDefault="0023747D" w:rsidP="00375F9C">
                        <w:pPr>
                          <w:jc w:val="center"/>
                          <w:rPr>
                            <w:b/>
                          </w:rPr>
                        </w:pPr>
                        <w:r>
                          <w:rPr>
                            <w:rFonts w:hint="eastAsia"/>
                            <w:b/>
                          </w:rPr>
                          <w:t xml:space="preserve">Loading application </w:t>
                        </w:r>
                        <w:proofErr w:type="gramStart"/>
                        <w:r>
                          <w:rPr>
                            <w:rFonts w:hint="eastAsia"/>
                            <w:b/>
                          </w:rPr>
                          <w:t>locale file</w:t>
                        </w:r>
                        <w:proofErr w:type="gramEnd"/>
                        <w:r>
                          <w:rPr>
                            <w:rFonts w:hint="eastAsia"/>
                            <w:b/>
                          </w:rPr>
                          <w:t xml:space="preserve"> </w:t>
                        </w:r>
                        <w:r w:rsidRPr="00D53995">
                          <w:rPr>
                            <w:rFonts w:hint="eastAsia"/>
                            <w:b/>
                          </w:rPr>
                          <w:t>Locale/en.js</w:t>
                        </w:r>
                        <w:r>
                          <w:rPr>
                            <w:rFonts w:hint="eastAsia"/>
                            <w:b/>
                          </w:rPr>
                          <w:t xml:space="preserve"> </w:t>
                        </w:r>
                        <w:r w:rsidRPr="00EB7599">
                          <w:t>asynchronously</w:t>
                        </w:r>
                      </w:p>
                    </w:txbxContent>
                  </v:textbox>
                </v:shape>
                <v:shape id="AutoShape 13" o:spid="_x0000_s1961" type="#_x0000_t32" style="position:absolute;left:26860;top:47548;width:0;height:2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0rs8MAAADcAAAADwAAAGRycy9kb3ducmV2LnhtbESPQWvCQBSE7wX/w/IEb3UTA1JSV9GC&#10;rddq6PmRfWaj2bfb7Griv+8WCj0OM/MNs9qMthN36kPrWEE+z0AQ10633CioTvvnFxAhImvsHJOC&#10;BwXYrCdPKyy1G/iT7sfYiAThUKICE6MvpQy1IYth7jxx8s6utxiT7BupexwS3HZykWVLabHltGDQ&#10;05uh+nq8WQW+Kly+/X587OuT8dWQf+2Ky7tSs+m4fQURaYz/4b/2QSsoiiX8nk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tK7PDAAAA3AAAAA8AAAAAAAAAAAAA&#10;AAAAoQIAAGRycy9kb3ducmV2LnhtbFBLBQYAAAAABAAEAPkAAACRAwAAAAA=&#10;" strokeweight="1pt">
                  <v:stroke endarrow="block"/>
                </v:shape>
                <v:shape id="AutoShape 14" o:spid="_x0000_s1962" type="#_x0000_t62" style="position:absolute;left:4572;top:3863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AWb4A&#10;AADcAAAADwAAAGRycy9kb3ducmV2LnhtbERPSwrCMBDdC94hjOBOUy2KVKOIoLgQxA+ux2Zsq82k&#10;NFHr7c1CcPl4/9miMaV4Ue0KywoG/QgEcWp1wZmC82ndm4BwHlljaZkUfMjBYt5uzTDR9s0Heh19&#10;JkIIuwQV5N5XiZQuzcmg69uKOHA3Wxv0AdaZ1DW+Q7gp5TCKxtJgwaEhx4pWOaWP49Mo4Oud7pfb&#10;cvzZb+JnQ6PNrlpflOp2muUUhKfG/8U/91YriOOwNp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bogFm+AAAA3AAAAA8AAAAAAAAAAAAAAAAAmAIAAGRycy9kb3ducmV2&#10;LnhtbFBLBQYAAAAABAAEAPUAAACDAwAAAAA=&#10;" adj="-7872,31223" fillcolor="#ff9">
                  <v:textbox inset="0,0,0,0">
                    <w:txbxContent>
                      <w:p w:rsidR="0023747D" w:rsidRPr="000E23E9" w:rsidRDefault="0023747D" w:rsidP="00375F9C">
                        <w:pPr>
                          <w:rPr>
                            <w:szCs w:val="18"/>
                          </w:rPr>
                        </w:pPr>
                        <w:r>
                          <w:rPr>
                            <w:szCs w:val="18"/>
                          </w:rPr>
                          <w:t>F</w:t>
                        </w:r>
                        <w:r>
                          <w:rPr>
                            <w:rFonts w:hint="eastAsia"/>
                            <w:szCs w:val="18"/>
                          </w:rPr>
                          <w:t>ile 3</w:t>
                        </w:r>
                      </w:p>
                    </w:txbxContent>
                  </v:textbox>
                </v:shape>
                <w10:anchorlock/>
              </v:group>
            </w:pict>
          </mc:Fallback>
        </mc:AlternateContent>
      </w:r>
    </w:p>
    <w:p w:rsidR="00375F9C" w:rsidRPr="00525D17" w:rsidRDefault="00375F9C" w:rsidP="00375F9C"/>
    <w:p w:rsidR="00375F9C" w:rsidRDefault="00375F9C" w:rsidP="00E45D25">
      <w:pPr>
        <w:pStyle w:val="2"/>
        <w:numPr>
          <w:ilvl w:val="1"/>
          <w:numId w:val="17"/>
        </w:numPr>
      </w:pPr>
      <w:bookmarkStart w:id="215" w:name="_Toc453071842"/>
      <w:r>
        <w:rPr>
          <w:rFonts w:hint="eastAsia"/>
        </w:rPr>
        <w:lastRenderedPageBreak/>
        <w:t xml:space="preserve">DOM </w:t>
      </w:r>
      <w:r w:rsidRPr="00F9087D">
        <w:t>Manipulation</w:t>
      </w:r>
      <w:bookmarkEnd w:id="214"/>
      <w:bookmarkEnd w:id="215"/>
    </w:p>
    <w:p w:rsidR="00375F9C" w:rsidRPr="00586B74" w:rsidRDefault="00375F9C" w:rsidP="00375F9C">
      <w:r>
        <w:rPr>
          <w:rFonts w:hint="eastAsia"/>
        </w:rPr>
        <w:t>Class</w:t>
      </w:r>
      <w:r>
        <w:t xml:space="preserve"> “</w:t>
      </w:r>
      <w:r w:rsidR="00704D04">
        <w:rPr>
          <w:rFonts w:hint="eastAsia"/>
        </w:rPr>
        <w:t>xui.</w:t>
      </w:r>
      <w:r>
        <w:rPr>
          <w:rFonts w:hint="eastAsia"/>
        </w:rPr>
        <w:t>Dom</w:t>
      </w:r>
      <w:r>
        <w:t>”</w:t>
      </w:r>
      <w:r>
        <w:rPr>
          <w:rFonts w:hint="eastAsia"/>
        </w:rPr>
        <w:t xml:space="preserve"> is a wrapper for cross-browser DOM </w:t>
      </w:r>
      <w:r w:rsidRPr="00F9087D">
        <w:t>Manipulation</w:t>
      </w:r>
      <w:r>
        <w:rPr>
          <w:rFonts w:hint="eastAsia"/>
        </w:rPr>
        <w:t>. It can: create / remove elements; manage elements</w:t>
      </w:r>
      <w:r>
        <w:t>’</w:t>
      </w:r>
      <w:r>
        <w:rPr>
          <w:rFonts w:hint="eastAsia"/>
        </w:rPr>
        <w:t xml:space="preserve"> a</w:t>
      </w:r>
      <w:r w:rsidRPr="00F9087D">
        <w:t>ttributes</w:t>
      </w:r>
      <w:r>
        <w:rPr>
          <w:rFonts w:hint="eastAsia"/>
        </w:rPr>
        <w:t>; manage elements</w:t>
      </w:r>
      <w:r>
        <w:t>’</w:t>
      </w:r>
      <w:r>
        <w:rPr>
          <w:rFonts w:hint="eastAsia"/>
        </w:rPr>
        <w:t xml:space="preserve"> CSS; manage elements</w:t>
      </w:r>
      <w:r>
        <w:t>’</w:t>
      </w:r>
      <w:r>
        <w:rPr>
          <w:rFonts w:hint="eastAsia"/>
        </w:rPr>
        <w:t xml:space="preserve"> events. </w:t>
      </w:r>
    </w:p>
    <w:p w:rsidR="00375F9C" w:rsidRDefault="00375F9C" w:rsidP="00E45D25">
      <w:pPr>
        <w:pStyle w:val="3"/>
        <w:numPr>
          <w:ilvl w:val="2"/>
          <w:numId w:val="17"/>
        </w:numPr>
      </w:pPr>
      <w:bookmarkStart w:id="216" w:name="_Toc453071843"/>
      <w:bookmarkStart w:id="217" w:name="_Toc235676299"/>
      <w:r w:rsidRPr="00F9087D">
        <w:t>Node generation and insertion</w:t>
      </w:r>
      <w:bookmarkEnd w:id="216"/>
    </w:p>
    <w:p w:rsidR="00375F9C" w:rsidRPr="00F9087D" w:rsidRDefault="00375F9C" w:rsidP="00375F9C">
      <w:pPr>
        <w:rPr>
          <w:b/>
        </w:rPr>
      </w:pPr>
      <w:r w:rsidRPr="00F9087D">
        <w:rPr>
          <w:rFonts w:hint="eastAsia"/>
          <w:b/>
        </w:rPr>
        <w:t>Input:</w:t>
      </w:r>
    </w:p>
    <w:p w:rsidR="00375F9C" w:rsidRDefault="005C781A" w:rsidP="00375F9C">
      <w:r>
        <w:rPr>
          <w:noProof/>
        </w:rPr>
        <mc:AlternateContent>
          <mc:Choice Requires="wpc">
            <w:drawing>
              <wp:inline distT="0" distB="0" distL="0" distR="0" wp14:anchorId="27B6AFD8" wp14:editId="2684B030">
                <wp:extent cx="5257800" cy="2181225"/>
                <wp:effectExtent l="9525" t="9525" r="9525" b="9525"/>
                <wp:docPr id="293" name="画布 1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1" name="Text Box 180"/>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C7B9D" w:rsidRDefault="0023747D" w:rsidP="00375F9C">
                              <w:pPr>
                                <w:spacing w:line="240" w:lineRule="exact"/>
                                <w:rPr>
                                  <w:sz w:val="18"/>
                                  <w:szCs w:val="18"/>
                                </w:rPr>
                              </w:pPr>
                              <w:proofErr w:type="gramStart"/>
                              <w:r w:rsidRPr="007C7B9D">
                                <w:rPr>
                                  <w:color w:val="0000FF"/>
                                  <w:sz w:val="18"/>
                                  <w:szCs w:val="18"/>
                                </w:rPr>
                                <w:t>var</w:t>
                              </w:r>
                              <w:proofErr w:type="gramEnd"/>
                              <w:r w:rsidRPr="007C7B9D">
                                <w:rPr>
                                  <w:sz w:val="18"/>
                                  <w:szCs w:val="18"/>
                                </w:rPr>
                                <w:t xml:space="preserve"> firstNode;</w:t>
                              </w:r>
                            </w:p>
                            <w:p w:rsidR="0023747D" w:rsidRPr="007C7B9D" w:rsidRDefault="00F70C1C" w:rsidP="00375F9C">
                              <w:pPr>
                                <w:spacing w:line="240" w:lineRule="exact"/>
                                <w:rPr>
                                  <w:sz w:val="18"/>
                                  <w:szCs w:val="18"/>
                                </w:rPr>
                              </w:pPr>
                              <w:proofErr w:type="gramStart"/>
                              <w:r>
                                <w:rPr>
                                  <w:sz w:val="18"/>
                                  <w:szCs w:val="18"/>
                                </w:rPr>
                                <w:t>xui</w:t>
                              </w:r>
                              <w:r w:rsidR="0023747D" w:rsidRPr="007C7B9D">
                                <w:rPr>
                                  <w:sz w:val="18"/>
                                  <w:szCs w:val="18"/>
                                </w:rPr>
                                <w:t>(</w:t>
                              </w:r>
                              <w:proofErr w:type="gramEnd"/>
                              <w:r w:rsidR="0023747D" w:rsidRPr="007C7B9D">
                                <w:rPr>
                                  <w:color w:val="FF00FF"/>
                                  <w:sz w:val="18"/>
                                  <w:szCs w:val="18"/>
                                </w:rPr>
                                <w:t>'body'</w:t>
                              </w:r>
                              <w:r w:rsidR="0023747D" w:rsidRPr="007C7B9D">
                                <w:rPr>
                                  <w:sz w:val="18"/>
                                  <w:szCs w:val="18"/>
                                </w:rPr>
                                <w:t>).append(firstNode=</w:t>
                              </w:r>
                              <w:r>
                                <w:rPr>
                                  <w:sz w:val="18"/>
                                  <w:szCs w:val="18"/>
                                </w:rPr>
                                <w:t>xui</w:t>
                              </w:r>
                              <w:r w:rsidR="0023747D" w:rsidRPr="007C7B9D">
                                <w:rPr>
                                  <w:sz w:val="18"/>
                                  <w:szCs w:val="18"/>
                                </w:rPr>
                                <w:t>.create(</w:t>
                              </w:r>
                              <w:r w:rsidR="0023747D" w:rsidRPr="007C7B9D">
                                <w:rPr>
                                  <w:color w:val="FF00FF"/>
                                  <w:sz w:val="18"/>
                                  <w:szCs w:val="18"/>
                                </w:rPr>
                                <w:t>'&lt;div style="border:solid 1px"&gt;the first div&lt;/div&gt;'</w:t>
                              </w:r>
                              <w:r w:rsidR="0023747D" w:rsidRPr="007C7B9D">
                                <w:rPr>
                                  <w:sz w:val="18"/>
                                  <w:szCs w:val="18"/>
                                </w:rPr>
                                <w:t>));</w:t>
                              </w:r>
                            </w:p>
                            <w:p w:rsidR="0023747D" w:rsidRDefault="0023747D" w:rsidP="00375F9C">
                              <w:pPr>
                                <w:spacing w:line="240" w:lineRule="exact"/>
                                <w:rPr>
                                  <w:sz w:val="18"/>
                                  <w:szCs w:val="18"/>
                                </w:rPr>
                              </w:pPr>
                              <w:proofErr w:type="gramStart"/>
                              <w:r w:rsidRPr="007C7B9D">
                                <w:rPr>
                                  <w:sz w:val="18"/>
                                  <w:szCs w:val="18"/>
                                </w:rPr>
                                <w:t>firstNode.append(</w:t>
                              </w:r>
                              <w:proofErr w:type="gramEnd"/>
                              <w:r w:rsidRPr="007C7B9D">
                                <w:rPr>
                                  <w:color w:val="FF00FF"/>
                                  <w:sz w:val="18"/>
                                  <w:szCs w:val="18"/>
                                </w:rPr>
                                <w:t>'input'</w:t>
                              </w:r>
                              <w:r w:rsidRPr="007C7B9D">
                                <w:rPr>
                                  <w:sz w:val="18"/>
                                  <w:szCs w:val="18"/>
                                </w:rPr>
                                <w:t>)</w:t>
                              </w:r>
                            </w:p>
                            <w:p w:rsidR="0023747D" w:rsidRPr="007C7B9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last(</w:t>
                              </w:r>
                              <w:proofErr w:type="gramEnd"/>
                              <w:r w:rsidRPr="007C7B9D">
                                <w:rPr>
                                  <w:sz w:val="18"/>
                                  <w:szCs w:val="18"/>
                                </w:rPr>
                                <w:t>).attr(</w:t>
                              </w:r>
                              <w:r w:rsidRPr="007C7B9D">
                                <w:rPr>
                                  <w:color w:val="FF00FF"/>
                                  <w:sz w:val="18"/>
                                  <w:szCs w:val="18"/>
                                </w:rPr>
                                <w:t>'value'</w:t>
                              </w:r>
                              <w:r w:rsidRPr="007C7B9D">
                                <w:rPr>
                                  <w:sz w:val="18"/>
                                  <w:szCs w:val="18"/>
                                </w:rPr>
                                <w:t>,</w:t>
                              </w:r>
                              <w:r w:rsidRPr="007C7B9D">
                                <w:rPr>
                                  <w:color w:val="FF00FF"/>
                                  <w:sz w:val="18"/>
                                  <w:szCs w:val="18"/>
                                </w:rPr>
                                <w:t>'append'</w:t>
                              </w:r>
                              <w:r w:rsidRPr="007C7B9D">
                                <w:rPr>
                                  <w:sz w:val="18"/>
                                  <w:szCs w:val="18"/>
                                </w:rPr>
                                <w: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parent()</w:t>
                              </w:r>
                              <w:proofErr w:type="gramEnd"/>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prepend(</w:t>
                              </w:r>
                              <w:proofErr w:type="gramEnd"/>
                              <w:r w:rsidRPr="007C7B9D">
                                <w:rPr>
                                  <w:color w:val="FF00FF"/>
                                  <w:sz w:val="18"/>
                                  <w:szCs w:val="18"/>
                                </w:rPr>
                                <w:t>'&lt;button&gt;prepend&lt;/button&gt;'</w:t>
                              </w:r>
                              <w:r w:rsidRPr="007C7B9D">
                                <w:rPr>
                                  <w:sz w:val="18"/>
                                  <w:szCs w:val="18"/>
                                </w:rPr>
                                <w:t>)</w:t>
                              </w:r>
                            </w:p>
                            <w:p w:rsidR="0023747D" w:rsidRPr="007C7B9D" w:rsidRDefault="0023747D" w:rsidP="00375F9C">
                              <w:pPr>
                                <w:spacing w:line="240" w:lineRule="exact"/>
                                <w:rPr>
                                  <w:sz w:val="18"/>
                                  <w:szCs w:val="18"/>
                                </w:rPr>
                              </w:pPr>
                            </w:p>
                            <w:p w:rsidR="0023747D" w:rsidRDefault="0023747D" w:rsidP="00375F9C">
                              <w:pPr>
                                <w:spacing w:line="240" w:lineRule="exact"/>
                                <w:rPr>
                                  <w:sz w:val="18"/>
                                  <w:szCs w:val="18"/>
                                  <w:lang w:val="sv-SE"/>
                                </w:rPr>
                              </w:pPr>
                              <w:r w:rsidRPr="007C7B9D">
                                <w:rPr>
                                  <w:sz w:val="18"/>
                                  <w:szCs w:val="18"/>
                                  <w:lang w:val="sv-SE"/>
                                </w:rPr>
                                <w:t>.addPrev(</w:t>
                              </w:r>
                              <w:r w:rsidRPr="007C7B9D">
                                <w:rPr>
                                  <w:color w:val="FF00FF"/>
                                  <w:sz w:val="18"/>
                                  <w:szCs w:val="18"/>
                                  <w:lang w:val="sv-SE"/>
                                </w:rPr>
                                <w:t>'&lt;div style="border:solid 1px"&gt;prev div&lt;/div&gt;'</w:t>
                              </w:r>
                              <w:r w:rsidRPr="007C7B9D">
                                <w:rPr>
                                  <w:sz w:val="18"/>
                                  <w:szCs w:val="18"/>
                                  <w:lang w:val="sv-SE"/>
                                </w:rPr>
                                <w:t>)</w:t>
                              </w:r>
                            </w:p>
                            <w:p w:rsidR="0023747D" w:rsidRPr="007C7B9D" w:rsidRDefault="0023747D" w:rsidP="00375F9C">
                              <w:pPr>
                                <w:spacing w:line="240" w:lineRule="exact"/>
                                <w:rPr>
                                  <w:sz w:val="18"/>
                                  <w:szCs w:val="18"/>
                                  <w:lang w:val="sv-SE"/>
                                </w:rPr>
                              </w:pPr>
                            </w:p>
                            <w:p w:rsidR="0023747D" w:rsidRPr="007C7B9D" w:rsidRDefault="0023747D" w:rsidP="00375F9C">
                              <w:pPr>
                                <w:rPr>
                                  <w:szCs w:val="18"/>
                                </w:rPr>
                              </w:pPr>
                              <w:r w:rsidRPr="007C7B9D">
                                <w:rPr>
                                  <w:sz w:val="18"/>
                                  <w:szCs w:val="18"/>
                                </w:rPr>
                                <w:t>.</w:t>
                              </w:r>
                              <w:proofErr w:type="gramStart"/>
                              <w:r w:rsidRPr="007C7B9D">
                                <w:rPr>
                                  <w:sz w:val="18"/>
                                  <w:szCs w:val="18"/>
                                </w:rPr>
                                <w:t>addNext(</w:t>
                              </w:r>
                              <w:proofErr w:type="gramEnd"/>
                              <w:r w:rsidRPr="007C7B9D">
                                <w:rPr>
                                  <w:color w:val="FF00FF"/>
                                  <w:sz w:val="18"/>
                                  <w:szCs w:val="18"/>
                                </w:rPr>
                                <w:t>'&lt;d</w:t>
                              </w:r>
                              <w:r>
                                <w:rPr>
                                  <w:color w:val="FF00FF"/>
                                  <w:sz w:val="18"/>
                                  <w:szCs w:val="18"/>
                                </w:rPr>
                                <w:t>iv style="border:solid 1px"&gt;</w:t>
                              </w:r>
                              <w:r w:rsidRPr="007C7B9D">
                                <w:rPr>
                                  <w:color w:val="FF00FF"/>
                                  <w:sz w:val="18"/>
                                  <w:szCs w:val="18"/>
                                </w:rPr>
                                <w:t xml:space="preserve"> div&lt;/div&gt;'</w:t>
                              </w:r>
                              <w:r w:rsidRPr="007C7B9D">
                                <w:rPr>
                                  <w:sz w:val="18"/>
                                  <w:szCs w:val="18"/>
                                </w:rPr>
                                <w:t>)</w:t>
                              </w:r>
                            </w:p>
                          </w:txbxContent>
                        </wps:txbx>
                        <wps:bodyPr rot="0" vert="horz" wrap="square" lIns="54000" tIns="46800" rIns="54000" bIns="45720" anchor="t" anchorCtr="0" upright="1">
                          <a:spAutoFit/>
                        </wps:bodyPr>
                      </wps:wsp>
                      <wps:wsp>
                        <wps:cNvPr id="282" name="AutoShape 181"/>
                        <wps:cNvSpPr>
                          <a:spLocks noChangeArrowheads="1"/>
                        </wps:cNvSpPr>
                        <wps:spPr bwMode="auto">
                          <a:xfrm flipH="1">
                            <a:off x="1943100" y="495300"/>
                            <a:ext cx="1600200" cy="198120"/>
                          </a:xfrm>
                          <a:prstGeom prst="wedgeRoundRectCallout">
                            <a:avLst>
                              <a:gd name="adj1" fmla="val 90556"/>
                              <a:gd name="adj2" fmla="val -61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ppends to firstNode</w:t>
                              </w:r>
                            </w:p>
                          </w:txbxContent>
                        </wps:txbx>
                        <wps:bodyPr rot="0" vert="horz" wrap="square" lIns="0" tIns="0" rIns="0" bIns="0" anchor="t" anchorCtr="0" upright="1">
                          <a:noAutofit/>
                        </wps:bodyPr>
                      </wps:wsp>
                      <wps:wsp>
                        <wps:cNvPr id="284" name="AutoShape 182"/>
                        <wps:cNvSpPr>
                          <a:spLocks noChangeArrowheads="1"/>
                        </wps:cNvSpPr>
                        <wps:spPr bwMode="auto">
                          <a:xfrm flipH="1">
                            <a:off x="2048510" y="0"/>
                            <a:ext cx="1380490" cy="219710"/>
                          </a:xfrm>
                          <a:prstGeom prst="wedgeRoundRectCallout">
                            <a:avLst>
                              <a:gd name="adj1" fmla="val 59750"/>
                              <a:gd name="adj2" fmla="val 618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the fist node</w:t>
                              </w:r>
                            </w:p>
                          </w:txbxContent>
                        </wps:txbx>
                        <wps:bodyPr rot="0" vert="horz" wrap="square" lIns="0" tIns="0" rIns="0" bIns="0" anchor="t" anchorCtr="0" upright="1">
                          <a:noAutofit/>
                        </wps:bodyPr>
                      </wps:wsp>
                      <wps:wsp>
                        <wps:cNvPr id="286" name="AutoShape 183"/>
                        <wps:cNvSpPr>
                          <a:spLocks noChangeArrowheads="1"/>
                        </wps:cNvSpPr>
                        <wps:spPr bwMode="auto">
                          <a:xfrm flipH="1">
                            <a:off x="1143000" y="1089660"/>
                            <a:ext cx="1257300" cy="198120"/>
                          </a:xfrm>
                          <a:prstGeom prst="wedgeRoundRectCallout">
                            <a:avLst>
                              <a:gd name="adj1" fmla="val 101616"/>
                              <a:gd name="adj2" fmla="val -40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eturns to firstNode</w:t>
                              </w:r>
                            </w:p>
                          </w:txbxContent>
                        </wps:txbx>
                        <wps:bodyPr rot="0" vert="horz" wrap="square" lIns="0" tIns="0" rIns="0" bIns="0" anchor="t" anchorCtr="0" upright="1">
                          <a:noAutofit/>
                        </wps:bodyPr>
                      </wps:wsp>
                      <wps:wsp>
                        <wps:cNvPr id="288" name="AutoShape 184"/>
                        <wps:cNvSpPr>
                          <a:spLocks noChangeArrowheads="1"/>
                        </wps:cNvSpPr>
                        <wps:spPr bwMode="auto">
                          <a:xfrm flipH="1">
                            <a:off x="2514600" y="1287780"/>
                            <a:ext cx="1028700" cy="198120"/>
                          </a:xfrm>
                          <a:prstGeom prst="wedgeRoundRectCallout">
                            <a:avLst>
                              <a:gd name="adj1" fmla="val 113083"/>
                              <a:gd name="adj2" fmla="val -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9087D" w:rsidRDefault="0023747D" w:rsidP="00375F9C">
                              <w:pPr>
                                <w:rPr>
                                  <w:szCs w:val="18"/>
                                </w:rPr>
                              </w:pPr>
                              <w:r>
                                <w:rPr>
                                  <w:szCs w:val="18"/>
                                </w:rPr>
                                <w:t>P</w:t>
                              </w:r>
                              <w:r>
                                <w:rPr>
                                  <w:rFonts w:hint="eastAsia"/>
                                  <w:szCs w:val="18"/>
                                </w:rPr>
                                <w:t>repend a button</w:t>
                              </w:r>
                            </w:p>
                          </w:txbxContent>
                        </wps:txbx>
                        <wps:bodyPr rot="0" vert="horz" wrap="square" lIns="0" tIns="0" rIns="0" bIns="0" anchor="t" anchorCtr="0" upright="1">
                          <a:noAutofit/>
                        </wps:bodyPr>
                      </wps:wsp>
                      <wps:wsp>
                        <wps:cNvPr id="289" name="AutoShape 185"/>
                        <wps:cNvSpPr>
                          <a:spLocks noChangeArrowheads="1"/>
                        </wps:cNvSpPr>
                        <wps:spPr bwMode="auto">
                          <a:xfrm flipH="1">
                            <a:off x="2971800" y="1584960"/>
                            <a:ext cx="1600200" cy="198120"/>
                          </a:xfrm>
                          <a:prstGeom prst="wedgeRoundRectCallout">
                            <a:avLst>
                              <a:gd name="adj1" fmla="val 64361"/>
                              <a:gd name="adj2" fmla="val 13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to previous sibling</w:t>
                              </w:r>
                            </w:p>
                            <w:p w:rsidR="0023747D" w:rsidRPr="00F9087D" w:rsidRDefault="0023747D" w:rsidP="00375F9C">
                              <w:pPr>
                                <w:rPr>
                                  <w:szCs w:val="18"/>
                                </w:rPr>
                              </w:pPr>
                            </w:p>
                          </w:txbxContent>
                        </wps:txbx>
                        <wps:bodyPr rot="0" vert="horz" wrap="square" lIns="0" tIns="0" rIns="0" bIns="0" anchor="t" anchorCtr="0" upright="1">
                          <a:noAutofit/>
                        </wps:bodyPr>
                      </wps:wsp>
                      <wps:wsp>
                        <wps:cNvPr id="290" name="AutoShape 186"/>
                        <wps:cNvSpPr>
                          <a:spLocks noChangeArrowheads="1"/>
                        </wps:cNvSpPr>
                        <wps:spPr bwMode="auto">
                          <a:xfrm flipH="1">
                            <a:off x="2971800" y="1882140"/>
                            <a:ext cx="1600200" cy="198120"/>
                          </a:xfrm>
                          <a:prstGeom prst="wedgeRoundRectCallout">
                            <a:avLst>
                              <a:gd name="adj1" fmla="val 63769"/>
                              <a:gd name="adj2" fmla="val 26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to next sibling</w:t>
                              </w:r>
                            </w:p>
                            <w:p w:rsidR="0023747D" w:rsidRPr="00F9087D" w:rsidRDefault="0023747D" w:rsidP="00375F9C">
                              <w:pPr>
                                <w:rPr>
                                  <w:szCs w:val="18"/>
                                </w:rPr>
                              </w:pPr>
                            </w:p>
                          </w:txbxContent>
                        </wps:txbx>
                        <wps:bodyPr rot="0" vert="horz" wrap="square" lIns="0" tIns="0" rIns="0" bIns="0" anchor="t" anchorCtr="0" upright="1">
                          <a:noAutofit/>
                        </wps:bodyPr>
                      </wps:wsp>
                      <wps:wsp>
                        <wps:cNvPr id="292" name="AutoShape 187"/>
                        <wps:cNvSpPr>
                          <a:spLocks noChangeArrowheads="1"/>
                        </wps:cNvSpPr>
                        <wps:spPr bwMode="auto">
                          <a:xfrm flipH="1">
                            <a:off x="1485900" y="792480"/>
                            <a:ext cx="1485900" cy="198120"/>
                          </a:xfrm>
                          <a:prstGeom prst="wedgeRoundRectCallout">
                            <a:avLst>
                              <a:gd name="adj1" fmla="val 63546"/>
                              <a:gd name="adj2" fmla="val -40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inds input, and sets</w:t>
                              </w:r>
                            </w:p>
                          </w:txbxContent>
                        </wps:txbx>
                        <wps:bodyPr rot="0" vert="horz" wrap="square" lIns="0" tIns="0" rIns="0" bIns="0" anchor="t" anchorCtr="0" upright="1">
                          <a:noAutofit/>
                        </wps:bodyPr>
                      </wps:wsp>
                    </wpc:wpc>
                  </a:graphicData>
                </a:graphic>
              </wp:inline>
            </w:drawing>
          </mc:Choice>
          <mc:Fallback>
            <w:pict>
              <v:group id="画布 178" o:spid="_x0000_s1963"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">
                <v:shape id="_x0000_s1964" type="#_x0000_t75" style="position:absolute;width:52578;height:21812;visibility:visible;mso-wrap-style:square">
                  <v:fill o:detectmouseclick="t"/>
                  <v:path o:connecttype="none"/>
                </v:shape>
                <v:shape id="Text Box 180" o:spid="_x0000_s1965"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8gpsQA&#10;AADcAAAADwAAAGRycy9kb3ducmV2LnhtbESPzWrDMBCE74W8g9hAb7WcHILrRAkhIbiXQpuf+2Jt&#10;LBNrZSTFcd6+KhR6HGbmG2a1GW0nBvKhdaxgluUgiGunW24UnE+HtwJEiMgaO8ek4EkBNuvJywpL&#10;7R78TcMxNiJBOJSowMTYl1KG2pDFkLmeOHlX5y3GJH0jtcdHgttOzvN8IS22nBYM9rQzVN+Od6ug&#10;vu3HfdVejB/utvjS79Xzc1Ep9Todt0sQkcb4H/5rf2gF82I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PIKbEAAAA3AAAAA8AAAAAAAAAAAAAAAAAmAIAAGRycy9k&#10;b3ducmV2LnhtbFBLBQYAAAAABAAEAPUAAACJAwAAAAA=&#10;" strokeweight="1pt">
                  <v:textbox style="mso-fit-shape-to-text:t" inset="1.5mm,1.3mm,1.5mm">
                    <w:txbxContent>
                      <w:p w:rsidR="0023747D" w:rsidRPr="007C7B9D" w:rsidRDefault="0023747D" w:rsidP="00375F9C">
                        <w:pPr>
                          <w:spacing w:line="240" w:lineRule="exact"/>
                          <w:rPr>
                            <w:sz w:val="18"/>
                            <w:szCs w:val="18"/>
                          </w:rPr>
                        </w:pPr>
                        <w:proofErr w:type="gramStart"/>
                        <w:r w:rsidRPr="007C7B9D">
                          <w:rPr>
                            <w:color w:val="0000FF"/>
                            <w:sz w:val="18"/>
                            <w:szCs w:val="18"/>
                          </w:rPr>
                          <w:t>var</w:t>
                        </w:r>
                        <w:proofErr w:type="gramEnd"/>
                        <w:r w:rsidRPr="007C7B9D">
                          <w:rPr>
                            <w:sz w:val="18"/>
                            <w:szCs w:val="18"/>
                          </w:rPr>
                          <w:t xml:space="preserve"> firstNode;</w:t>
                        </w:r>
                      </w:p>
                      <w:p w:rsidR="0023747D" w:rsidRPr="007C7B9D" w:rsidRDefault="00F70C1C" w:rsidP="00375F9C">
                        <w:pPr>
                          <w:spacing w:line="240" w:lineRule="exact"/>
                          <w:rPr>
                            <w:sz w:val="18"/>
                            <w:szCs w:val="18"/>
                          </w:rPr>
                        </w:pPr>
                        <w:proofErr w:type="gramStart"/>
                        <w:r>
                          <w:rPr>
                            <w:sz w:val="18"/>
                            <w:szCs w:val="18"/>
                          </w:rPr>
                          <w:t>xui</w:t>
                        </w:r>
                        <w:r w:rsidR="0023747D" w:rsidRPr="007C7B9D">
                          <w:rPr>
                            <w:sz w:val="18"/>
                            <w:szCs w:val="18"/>
                          </w:rPr>
                          <w:t>(</w:t>
                        </w:r>
                        <w:proofErr w:type="gramEnd"/>
                        <w:r w:rsidR="0023747D" w:rsidRPr="007C7B9D">
                          <w:rPr>
                            <w:color w:val="FF00FF"/>
                            <w:sz w:val="18"/>
                            <w:szCs w:val="18"/>
                          </w:rPr>
                          <w:t>'body'</w:t>
                        </w:r>
                        <w:r w:rsidR="0023747D" w:rsidRPr="007C7B9D">
                          <w:rPr>
                            <w:sz w:val="18"/>
                            <w:szCs w:val="18"/>
                          </w:rPr>
                          <w:t>).append(firstNode=</w:t>
                        </w:r>
                        <w:r>
                          <w:rPr>
                            <w:sz w:val="18"/>
                            <w:szCs w:val="18"/>
                          </w:rPr>
                          <w:t>xui</w:t>
                        </w:r>
                        <w:r w:rsidR="0023747D" w:rsidRPr="007C7B9D">
                          <w:rPr>
                            <w:sz w:val="18"/>
                            <w:szCs w:val="18"/>
                          </w:rPr>
                          <w:t>.create(</w:t>
                        </w:r>
                        <w:r w:rsidR="0023747D" w:rsidRPr="007C7B9D">
                          <w:rPr>
                            <w:color w:val="FF00FF"/>
                            <w:sz w:val="18"/>
                            <w:szCs w:val="18"/>
                          </w:rPr>
                          <w:t>'&lt;div style="border:solid 1px"&gt;the first div&lt;/div&gt;'</w:t>
                        </w:r>
                        <w:r w:rsidR="0023747D" w:rsidRPr="007C7B9D">
                          <w:rPr>
                            <w:sz w:val="18"/>
                            <w:szCs w:val="18"/>
                          </w:rPr>
                          <w:t>));</w:t>
                        </w:r>
                      </w:p>
                      <w:p w:rsidR="0023747D" w:rsidRDefault="0023747D" w:rsidP="00375F9C">
                        <w:pPr>
                          <w:spacing w:line="240" w:lineRule="exact"/>
                          <w:rPr>
                            <w:sz w:val="18"/>
                            <w:szCs w:val="18"/>
                          </w:rPr>
                        </w:pPr>
                        <w:proofErr w:type="gramStart"/>
                        <w:r w:rsidRPr="007C7B9D">
                          <w:rPr>
                            <w:sz w:val="18"/>
                            <w:szCs w:val="18"/>
                          </w:rPr>
                          <w:t>firstNode.append(</w:t>
                        </w:r>
                        <w:proofErr w:type="gramEnd"/>
                        <w:r w:rsidRPr="007C7B9D">
                          <w:rPr>
                            <w:color w:val="FF00FF"/>
                            <w:sz w:val="18"/>
                            <w:szCs w:val="18"/>
                          </w:rPr>
                          <w:t>'input'</w:t>
                        </w:r>
                        <w:r w:rsidRPr="007C7B9D">
                          <w:rPr>
                            <w:sz w:val="18"/>
                            <w:szCs w:val="18"/>
                          </w:rPr>
                          <w:t>)</w:t>
                        </w:r>
                      </w:p>
                      <w:p w:rsidR="0023747D" w:rsidRPr="007C7B9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last(</w:t>
                        </w:r>
                        <w:proofErr w:type="gramEnd"/>
                        <w:r w:rsidRPr="007C7B9D">
                          <w:rPr>
                            <w:sz w:val="18"/>
                            <w:szCs w:val="18"/>
                          </w:rPr>
                          <w:t>).attr(</w:t>
                        </w:r>
                        <w:r w:rsidRPr="007C7B9D">
                          <w:rPr>
                            <w:color w:val="FF00FF"/>
                            <w:sz w:val="18"/>
                            <w:szCs w:val="18"/>
                          </w:rPr>
                          <w:t>'value'</w:t>
                        </w:r>
                        <w:r w:rsidRPr="007C7B9D">
                          <w:rPr>
                            <w:sz w:val="18"/>
                            <w:szCs w:val="18"/>
                          </w:rPr>
                          <w:t>,</w:t>
                        </w:r>
                        <w:r w:rsidRPr="007C7B9D">
                          <w:rPr>
                            <w:color w:val="FF00FF"/>
                            <w:sz w:val="18"/>
                            <w:szCs w:val="18"/>
                          </w:rPr>
                          <w:t>'append'</w:t>
                        </w:r>
                        <w:r w:rsidRPr="007C7B9D">
                          <w:rPr>
                            <w:sz w:val="18"/>
                            <w:szCs w:val="18"/>
                          </w:rPr>
                          <w: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parent()</w:t>
                        </w:r>
                        <w:proofErr w:type="gramEnd"/>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prepend(</w:t>
                        </w:r>
                        <w:proofErr w:type="gramEnd"/>
                        <w:r w:rsidRPr="007C7B9D">
                          <w:rPr>
                            <w:color w:val="FF00FF"/>
                            <w:sz w:val="18"/>
                            <w:szCs w:val="18"/>
                          </w:rPr>
                          <w:t>'&lt;button&gt;prepend&lt;/button&gt;'</w:t>
                        </w:r>
                        <w:r w:rsidRPr="007C7B9D">
                          <w:rPr>
                            <w:sz w:val="18"/>
                            <w:szCs w:val="18"/>
                          </w:rPr>
                          <w:t>)</w:t>
                        </w:r>
                      </w:p>
                      <w:p w:rsidR="0023747D" w:rsidRPr="007C7B9D" w:rsidRDefault="0023747D" w:rsidP="00375F9C">
                        <w:pPr>
                          <w:spacing w:line="240" w:lineRule="exact"/>
                          <w:rPr>
                            <w:sz w:val="18"/>
                            <w:szCs w:val="18"/>
                          </w:rPr>
                        </w:pPr>
                      </w:p>
                      <w:p w:rsidR="0023747D" w:rsidRDefault="0023747D" w:rsidP="00375F9C">
                        <w:pPr>
                          <w:spacing w:line="240" w:lineRule="exact"/>
                          <w:rPr>
                            <w:sz w:val="18"/>
                            <w:szCs w:val="18"/>
                            <w:lang w:val="sv-SE"/>
                          </w:rPr>
                        </w:pPr>
                        <w:r w:rsidRPr="007C7B9D">
                          <w:rPr>
                            <w:sz w:val="18"/>
                            <w:szCs w:val="18"/>
                            <w:lang w:val="sv-SE"/>
                          </w:rPr>
                          <w:t>.addPrev(</w:t>
                        </w:r>
                        <w:r w:rsidRPr="007C7B9D">
                          <w:rPr>
                            <w:color w:val="FF00FF"/>
                            <w:sz w:val="18"/>
                            <w:szCs w:val="18"/>
                            <w:lang w:val="sv-SE"/>
                          </w:rPr>
                          <w:t>'&lt;div style="border:solid 1px"&gt;prev div&lt;/div&gt;'</w:t>
                        </w:r>
                        <w:r w:rsidRPr="007C7B9D">
                          <w:rPr>
                            <w:sz w:val="18"/>
                            <w:szCs w:val="18"/>
                            <w:lang w:val="sv-SE"/>
                          </w:rPr>
                          <w:t>)</w:t>
                        </w:r>
                      </w:p>
                      <w:p w:rsidR="0023747D" w:rsidRPr="007C7B9D" w:rsidRDefault="0023747D" w:rsidP="00375F9C">
                        <w:pPr>
                          <w:spacing w:line="240" w:lineRule="exact"/>
                          <w:rPr>
                            <w:sz w:val="18"/>
                            <w:szCs w:val="18"/>
                            <w:lang w:val="sv-SE"/>
                          </w:rPr>
                        </w:pPr>
                      </w:p>
                      <w:p w:rsidR="0023747D" w:rsidRPr="007C7B9D" w:rsidRDefault="0023747D" w:rsidP="00375F9C">
                        <w:pPr>
                          <w:rPr>
                            <w:szCs w:val="18"/>
                          </w:rPr>
                        </w:pPr>
                        <w:r w:rsidRPr="007C7B9D">
                          <w:rPr>
                            <w:sz w:val="18"/>
                            <w:szCs w:val="18"/>
                          </w:rPr>
                          <w:t>.</w:t>
                        </w:r>
                        <w:proofErr w:type="gramStart"/>
                        <w:r w:rsidRPr="007C7B9D">
                          <w:rPr>
                            <w:sz w:val="18"/>
                            <w:szCs w:val="18"/>
                          </w:rPr>
                          <w:t>addNext(</w:t>
                        </w:r>
                        <w:proofErr w:type="gramEnd"/>
                        <w:r w:rsidRPr="007C7B9D">
                          <w:rPr>
                            <w:color w:val="FF00FF"/>
                            <w:sz w:val="18"/>
                            <w:szCs w:val="18"/>
                          </w:rPr>
                          <w:t>'&lt;d</w:t>
                        </w:r>
                        <w:r>
                          <w:rPr>
                            <w:color w:val="FF00FF"/>
                            <w:sz w:val="18"/>
                            <w:szCs w:val="18"/>
                          </w:rPr>
                          <w:t>iv style="border:solid 1px"&gt;</w:t>
                        </w:r>
                        <w:r w:rsidRPr="007C7B9D">
                          <w:rPr>
                            <w:color w:val="FF00FF"/>
                            <w:sz w:val="18"/>
                            <w:szCs w:val="18"/>
                          </w:rPr>
                          <w:t xml:space="preserve"> div&lt;/div&gt;'</w:t>
                        </w:r>
                        <w:r w:rsidRPr="007C7B9D">
                          <w:rPr>
                            <w:sz w:val="18"/>
                            <w:szCs w:val="18"/>
                          </w:rPr>
                          <w:t>)</w:t>
                        </w:r>
                      </w:p>
                    </w:txbxContent>
                  </v:textbox>
                </v:shape>
                <v:shape id="AutoShape 181" o:spid="_x0000_s1966" type="#_x0000_t62" style="position:absolute;left:19431;top:495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JcsEA&#10;AADcAAAADwAAAGRycy9kb3ducmV2LnhtbESP0YrCMBRE34X9h3AXfNN0K2rtGmURFV+tfsClubbF&#10;5qYk2dr9+40g+DjMzBlmvR1MK3pyvrGs4GuagCAurW64UnC9HCYZCB+QNbaWScEfedhuPkZrzLV9&#10;8Jn6IlQiQtjnqKAOocul9GVNBv3UdsTRu1lnMETpKqkdPiLctDJNkoU02HBcqLGjXU3lvfg1Co6Z&#10;K7tqcQyp1rPLvF/uV/58V2r8Ofx8gwg0hHf41T5pBWmWwvNMPA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yXLBAAAA3AAAAA8AAAAAAAAAAAAAAAAAmAIAAGRycy9kb3du&#10;cmV2LnhtbFBLBQYAAAAABAAEAPUAAACGAwAAAAA=&#10;" adj="30360,-2493" fillcolor="#ff9">
                  <v:textbox inset="0,0,0,0">
                    <w:txbxContent>
                      <w:p w:rsidR="0023747D" w:rsidRPr="000E23E9" w:rsidRDefault="0023747D" w:rsidP="00375F9C">
                        <w:pPr>
                          <w:rPr>
                            <w:szCs w:val="18"/>
                          </w:rPr>
                        </w:pPr>
                        <w:r>
                          <w:rPr>
                            <w:szCs w:val="18"/>
                          </w:rPr>
                          <w:t>A</w:t>
                        </w:r>
                        <w:r>
                          <w:rPr>
                            <w:rFonts w:hint="eastAsia"/>
                            <w:szCs w:val="18"/>
                          </w:rPr>
                          <w:t>ppends to firstNode</w:t>
                        </w:r>
                      </w:p>
                    </w:txbxContent>
                  </v:textbox>
                </v:shape>
                <v:shape id="AutoShape 182" o:spid="_x0000_s1967" type="#_x0000_t62" style="position:absolute;left:20485;width:1380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FCcMA&#10;AADcAAAADwAAAGRycy9kb3ducmV2LnhtbESPQWsCMRSE7wX/Q3iCt5qtSpWtUXSL0Ku6IN6em9fs&#10;0s3LkqTr9t83BaHHYWa+YdbbwbaiJx8axwpephkI4srpho2C8nx4XoEIEVlj65gU/FCA7Wb0tMZc&#10;uzsfqT9FIxKEQ44K6hi7XMpQ1WQxTF1HnLxP5y3GJL2R2uM9wW0rZ1n2Ki02nBZq7Kioqfo6fVsF&#10;V78sb4v38hbCpcD5vjC2PxilJuNh9wYi0hD/w4/2h1YwWy3g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bFCcMAAADcAAAADwAAAAAAAAAAAAAAAACYAgAAZHJzL2Rv&#10;d25yZXYueG1sUEsFBgAAAAAEAAQA9QAAAIgDAAAAAA==&#10;" adj="23706,24159"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the fist node</w:t>
                        </w:r>
                      </w:p>
                    </w:txbxContent>
                  </v:textbox>
                </v:shape>
                <v:shape id="AutoShape 183" o:spid="_x0000_s1968" type="#_x0000_t62" style="position:absolute;left:11430;top:10896;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x2isUA&#10;AADcAAAADwAAAGRycy9kb3ducmV2LnhtbESPT2vCQBTE74LfYXlCL1I3ehBJXUUEiyBFmvjn+si+&#10;JqHZt2l2XeO37xYKHoeZ+Q2zXPemEYE6V1tWMJ0kIIgLq2suFZzy3esChPPIGhvLpOBBDtar4WCJ&#10;qbZ3/qSQ+VJECLsUFVTet6mUrqjIoJvYljh6X7Yz6KPsSqk7vEe4aeQsSebSYM1xocKWthUV39nN&#10;KNC6P17b0/mytfn1Y/weQnb4CUq9jPrNGwhPvX+G/9t7rWC2mMP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HaKxQAAANwAAAAPAAAAAAAAAAAAAAAAAJgCAABkcnMv&#10;ZG93bnJldi54bWxQSwUGAAAAAAQABAD1AAAAigMAAAAA&#10;" adj="32749,2146" fillcolor="#ff9">
                  <v:textbox inset="0,0,0,0">
                    <w:txbxContent>
                      <w:p w:rsidR="0023747D" w:rsidRPr="000E23E9" w:rsidRDefault="0023747D" w:rsidP="00375F9C">
                        <w:pPr>
                          <w:rPr>
                            <w:szCs w:val="18"/>
                          </w:rPr>
                        </w:pPr>
                        <w:r>
                          <w:rPr>
                            <w:szCs w:val="18"/>
                          </w:rPr>
                          <w:t>R</w:t>
                        </w:r>
                        <w:r>
                          <w:rPr>
                            <w:rFonts w:hint="eastAsia"/>
                            <w:szCs w:val="18"/>
                          </w:rPr>
                          <w:t>eturns to firstNode</w:t>
                        </w:r>
                      </w:p>
                    </w:txbxContent>
                  </v:textbox>
                </v:shape>
                <v:shape id="AutoShape 184" o:spid="_x0000_s1969" type="#_x0000_t62" style="position:absolute;left:25146;top:12877;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FuQMIA&#10;AADcAAAADwAAAGRycy9kb3ducmV2LnhtbERPz2vCMBS+D/wfwhO8rcnUqXRGkaIgOwysguz2aN7a&#10;YvNSmmjrf78cBjt+fL/X28E24kGdrx1reEsUCOLCmZpLDZfz4XUFwgdkg41j0vAkD9vN6GWNqXE9&#10;n+iRh1LEEPYpaqhCaFMpfVGRRZ+4ljhyP66zGCLsSmk67GO4beRUqYW0WHNsqLClrKLilt+thjll&#10;81uRhfflrL/26turz698r/VkPOw+QAQawr/4z300GqaruDaei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W5AwgAAANwAAAAPAAAAAAAAAAAAAAAAAJgCAABkcnMvZG93&#10;bnJldi54bWxQSwUGAAAAAAQABAD1AAAAhwMAAAAA&#10;" adj="35226,10799" fillcolor="#ff9">
                  <v:textbox inset="0,0,0,0">
                    <w:txbxContent>
                      <w:p w:rsidR="0023747D" w:rsidRPr="00F9087D" w:rsidRDefault="0023747D" w:rsidP="00375F9C">
                        <w:pPr>
                          <w:rPr>
                            <w:szCs w:val="18"/>
                          </w:rPr>
                        </w:pPr>
                        <w:r>
                          <w:rPr>
                            <w:szCs w:val="18"/>
                          </w:rPr>
                          <w:t>P</w:t>
                        </w:r>
                        <w:r>
                          <w:rPr>
                            <w:rFonts w:hint="eastAsia"/>
                            <w:szCs w:val="18"/>
                          </w:rPr>
                          <w:t>repend a button</w:t>
                        </w:r>
                      </w:p>
                    </w:txbxContent>
                  </v:textbox>
                </v:shape>
                <v:shape id="AutoShape 185" o:spid="_x0000_s1970" type="#_x0000_t62" style="position:absolute;left:29718;top:15849;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3zS8MA&#10;AADcAAAADwAAAGRycy9kb3ducmV2LnhtbESPS6vCMBSE9xf8D+EI7q6pLsRbjSI+oCvFF7g8Nse2&#10;2JyUJmr11xvhgsthZr5hxtPGlOJOtSssK+h1IxDEqdUFZwoO+9XvEITzyBpLy6TgSQ6mk9bPGGNt&#10;H7yl+85nIkDYxagg976KpXRpTgZd11bEwbvY2qAPss6krvER4KaU/SgaSIMFh4UcK5rnlF53N6Ng&#10;Ec0Sezpnx/Io3eayXr5Mctsr1Wk3sxEIT43/hv/biVbQH/7B50w4AnL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3zS8MAAADcAAAADwAAAAAAAAAAAAAAAACYAgAAZHJzL2Rv&#10;d25yZXYueG1sUEsFBgAAAAAEAAQA9QAAAIgDAAAAAA==&#10;" adj="24702,13707" fillcolor="#ff9">
                  <v:textbox inset="0,0,0,0">
                    <w:txbxContent>
                      <w:p w:rsidR="0023747D" w:rsidRPr="000E23E9" w:rsidRDefault="0023747D" w:rsidP="00375F9C">
                        <w:pPr>
                          <w:rPr>
                            <w:szCs w:val="18"/>
                          </w:rPr>
                        </w:pPr>
                        <w:r>
                          <w:rPr>
                            <w:rFonts w:hint="eastAsia"/>
                            <w:szCs w:val="18"/>
                          </w:rPr>
                          <w:t>Adds to previous sibling</w:t>
                        </w:r>
                      </w:p>
                      <w:p w:rsidR="0023747D" w:rsidRPr="00F9087D" w:rsidRDefault="0023747D" w:rsidP="00375F9C">
                        <w:pPr>
                          <w:rPr>
                            <w:szCs w:val="18"/>
                          </w:rPr>
                        </w:pPr>
                      </w:p>
                    </w:txbxContent>
                  </v:textbox>
                </v:shape>
                <v:shape id="AutoShape 186" o:spid="_x0000_s1971" type="#_x0000_t62" style="position:absolute;left:29718;top:18821;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xwsIA&#10;AADcAAAADwAAAGRycy9kb3ducmV2LnhtbERPy4rCMBTdD/gP4QpuBk3tgI9qFBEGnMUsrOL62lzb&#10;anNTmkxb/36yEFweznu97U0lWmpcaVnBdBKBIM6sLjlXcD59jxcgnEfWWFkmBU9ysN0MPtaYaNvx&#10;kdrU5yKEsEtQQeF9nUjpsoIMuomtiQN3s41BH2CTS91gF8JNJeMomkmDJYeGAmvaF5Q90j+j4HFt&#10;2/lP9XsoP3V8of3X7p7OO6VGw363AuGp92/xy33QCuJlmB/Oh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rHCwgAAANwAAAAPAAAAAAAAAAAAAAAAAJgCAABkcnMvZG93&#10;bnJldi54bWxQSwUGAAAAAAQABAD1AAAAhwMAAAAA&#10;" adj="24574,16476" fillcolor="#ff9">
                  <v:textbox inset="0,0,0,0">
                    <w:txbxContent>
                      <w:p w:rsidR="0023747D" w:rsidRPr="000E23E9" w:rsidRDefault="0023747D" w:rsidP="00375F9C">
                        <w:pPr>
                          <w:rPr>
                            <w:szCs w:val="18"/>
                          </w:rPr>
                        </w:pPr>
                        <w:r>
                          <w:rPr>
                            <w:rFonts w:hint="eastAsia"/>
                            <w:szCs w:val="18"/>
                          </w:rPr>
                          <w:t>Adds to next sibling</w:t>
                        </w:r>
                      </w:p>
                      <w:p w:rsidR="0023747D" w:rsidRPr="00F9087D" w:rsidRDefault="0023747D" w:rsidP="00375F9C">
                        <w:pPr>
                          <w:rPr>
                            <w:szCs w:val="18"/>
                          </w:rPr>
                        </w:pPr>
                      </w:p>
                    </w:txbxContent>
                  </v:textbox>
                </v:shape>
                <v:shape id="AutoShape 187" o:spid="_x0000_s1972" type="#_x0000_t62" style="position:absolute;left:14859;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DzsQA&#10;AADcAAAADwAAAGRycy9kb3ducmV2LnhtbESP0WrCQBRE3wv+w3IFX4puGmyJ0VWkIBaf2ugHXLLX&#10;JJq9G3ZXjX59Vyj0cZiZM8xi1ZtWXMn5xrKCt0kCgri0uuFKwWG/GWcgfEDW2FomBXfysFoOXhaY&#10;a3vjH7oWoRIRwj5HBXUIXS6lL2sy6Ce2I47e0TqDIUpXSe3wFuGmlWmSfEiDDceFGjv6rKk8Fxej&#10;oNf6JKfOvGYJ7rPv7c4W74+pUqNhv56DCNSH//Bf+0srSGcpPM/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UQ87EAAAA3AAAAA8AAAAAAAAAAAAAAAAAmAIAAGRycy9k&#10;b3ducmV2LnhtbFBLBQYAAAAABAAEAPUAAACJAwAAAAA=&#10;" adj="24526,2146" fillcolor="#ff9">
                  <v:textbox inset="0,0,0,0">
                    <w:txbxContent>
                      <w:p w:rsidR="0023747D" w:rsidRPr="000E23E9" w:rsidRDefault="0023747D" w:rsidP="00375F9C">
                        <w:pPr>
                          <w:rPr>
                            <w:szCs w:val="18"/>
                          </w:rPr>
                        </w:pPr>
                        <w:r>
                          <w:rPr>
                            <w:szCs w:val="18"/>
                          </w:rPr>
                          <w:t>F</w:t>
                        </w:r>
                        <w:r>
                          <w:rPr>
                            <w:rFonts w:hint="eastAsia"/>
                            <w:szCs w:val="18"/>
                          </w:rPr>
                          <w:t>inds input, and sets</w:t>
                        </w:r>
                      </w:p>
                    </w:txbxContent>
                  </v:textbox>
                </v:shape>
                <w10:anchorlock/>
              </v:group>
            </w:pict>
          </mc:Fallback>
        </mc:AlternateContent>
      </w:r>
    </w:p>
    <w:p w:rsidR="00375F9C" w:rsidRPr="000373AC" w:rsidRDefault="005C781A" w:rsidP="00375F9C">
      <w:pPr>
        <w:rPr>
          <w:b/>
        </w:rPr>
      </w:pPr>
      <w:r>
        <w:rPr>
          <w:rFonts w:hint="eastAsia"/>
          <w:b/>
          <w:noProof/>
        </w:rPr>
        <mc:AlternateContent>
          <mc:Choice Requires="wps">
            <w:drawing>
              <wp:anchor distT="0" distB="0" distL="114300" distR="114300" simplePos="0" relativeHeight="251562496" behindDoc="0" locked="0" layoutInCell="1" allowOverlap="1" wp14:anchorId="4B67D630" wp14:editId="6990C47B">
                <wp:simplePos x="0" y="0"/>
                <wp:positionH relativeFrom="column">
                  <wp:posOffset>4114800</wp:posOffset>
                </wp:positionH>
                <wp:positionV relativeFrom="line">
                  <wp:posOffset>113030</wp:posOffset>
                </wp:positionV>
                <wp:extent cx="800100" cy="184150"/>
                <wp:effectExtent l="257175" t="8255" r="9525" b="36195"/>
                <wp:wrapNone/>
                <wp:docPr id="280"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84150"/>
                        </a:xfrm>
                        <a:prstGeom prst="wedgeRoundRectCallout">
                          <a:avLst>
                            <a:gd name="adj1" fmla="val 75472"/>
                            <a:gd name="adj2" fmla="val 579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append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973" type="#_x0000_t62" style="position:absolute;left:0;text-align:left;margin-left:324pt;margin-top:8.9pt;width:63pt;height:14.5pt;flip:x;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" adj="27102,23313" fillcolor="#ff9">
                <v:textbox inset="0,0,0,0">
                  <w:txbxContent>
                    <w:p w:rsidR="0023747D" w:rsidRPr="000E23E9" w:rsidRDefault="0023747D" w:rsidP="00375F9C">
                      <w:pPr>
                        <w:rPr>
                          <w:szCs w:val="18"/>
                        </w:rPr>
                      </w:pPr>
                      <w:proofErr w:type="gramStart"/>
                      <w:r>
                        <w:rPr>
                          <w:rFonts w:hint="eastAsia"/>
                          <w:szCs w:val="18"/>
                        </w:rPr>
                        <w:t>append</w:t>
                      </w:r>
                      <w:proofErr w:type="gramEnd"/>
                    </w:p>
                  </w:txbxContent>
                </v:textbox>
                <w10:wrap anchory="line"/>
              </v:shape>
            </w:pict>
          </mc:Fallback>
        </mc:AlternateContent>
      </w:r>
      <w:r>
        <w:rPr>
          <w:rFonts w:hint="eastAsia"/>
          <w:b/>
          <w:noProof/>
        </w:rPr>
        <mc:AlternateContent>
          <mc:Choice Requires="wps">
            <w:drawing>
              <wp:anchor distT="0" distB="0" distL="114300" distR="114300" simplePos="0" relativeHeight="251561472" behindDoc="0" locked="0" layoutInCell="1" allowOverlap="1" wp14:anchorId="71CE82BD" wp14:editId="1A7A879F">
                <wp:simplePos x="0" y="0"/>
                <wp:positionH relativeFrom="column">
                  <wp:posOffset>914400</wp:posOffset>
                </wp:positionH>
                <wp:positionV relativeFrom="line">
                  <wp:posOffset>509270</wp:posOffset>
                </wp:positionV>
                <wp:extent cx="800100" cy="198120"/>
                <wp:effectExtent l="9525" t="13970" r="590550" b="6985"/>
                <wp:wrapNone/>
                <wp:docPr id="278"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22144"/>
                            <a:gd name="adj2" fmla="val -39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addNext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9" o:spid="_x0000_s1974" type="#_x0000_t62" style="position:absolute;left:0;text-align:left;margin-left:1in;margin-top:40.1pt;width:63pt;height:15.6pt;flip:x;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" adj="-15583,2353" fillcolor="#ff9">
                <v:textbox inset="0,0,0,0">
                  <w:txbxContent>
                    <w:p w:rsidR="0023747D" w:rsidRPr="000E23E9" w:rsidRDefault="0023747D" w:rsidP="00375F9C">
                      <w:pPr>
                        <w:rPr>
                          <w:szCs w:val="18"/>
                        </w:rPr>
                      </w:pPr>
                      <w:proofErr w:type="gramStart"/>
                      <w:r>
                        <w:rPr>
                          <w:rFonts w:hint="eastAsia"/>
                          <w:szCs w:val="18"/>
                        </w:rPr>
                        <w:t>addNext</w:t>
                      </w:r>
                      <w:proofErr w:type="gramEnd"/>
                    </w:p>
                  </w:txbxContent>
                </v:textbox>
                <w10:wrap anchory="line"/>
              </v:shape>
            </w:pict>
          </mc:Fallback>
        </mc:AlternateContent>
      </w:r>
      <w:r>
        <w:rPr>
          <w:rFonts w:hint="eastAsia"/>
          <w:b/>
          <w:noProof/>
        </w:rPr>
        <mc:AlternateContent>
          <mc:Choice Requires="wps">
            <w:drawing>
              <wp:anchor distT="0" distB="0" distL="114300" distR="114300" simplePos="0" relativeHeight="251560448" behindDoc="0" locked="0" layoutInCell="1" allowOverlap="1" wp14:anchorId="69B19515" wp14:editId="5CB13AEB">
                <wp:simplePos x="0" y="0"/>
                <wp:positionH relativeFrom="column">
                  <wp:posOffset>914400</wp:posOffset>
                </wp:positionH>
                <wp:positionV relativeFrom="line">
                  <wp:posOffset>113030</wp:posOffset>
                </wp:positionV>
                <wp:extent cx="800100" cy="198120"/>
                <wp:effectExtent l="9525" t="8255" r="542925" b="12700"/>
                <wp:wrapNone/>
                <wp:docPr id="275"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16194"/>
                            <a:gd name="adj2" fmla="val -6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addPrev</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975" type="#_x0000_t62" style="position:absolute;left:0;text-align:left;margin-left:1in;margin-top:8.9pt;width:63pt;height:15.6pt;flip:x;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" adj="-14298,9415" fillcolor="#ff9">
                <v:textbox inset="0,0,0,0">
                  <w:txbxContent>
                    <w:p w:rsidR="0023747D" w:rsidRPr="000E23E9" w:rsidRDefault="0023747D" w:rsidP="00375F9C">
                      <w:pPr>
                        <w:rPr>
                          <w:szCs w:val="18"/>
                        </w:rPr>
                      </w:pPr>
                      <w:proofErr w:type="gramStart"/>
                      <w:r>
                        <w:rPr>
                          <w:rFonts w:hint="eastAsia"/>
                          <w:szCs w:val="18"/>
                        </w:rPr>
                        <w:t>addPrev</w:t>
                      </w:r>
                      <w:proofErr w:type="gramEnd"/>
                    </w:p>
                  </w:txbxContent>
                </v:textbox>
                <w10:wrap anchory="line"/>
              </v:shape>
            </w:pict>
          </mc:Fallback>
        </mc:AlternateContent>
      </w:r>
      <w:r>
        <w:rPr>
          <w:rFonts w:hint="eastAsia"/>
          <w:b/>
          <w:noProof/>
        </w:rPr>
        <mc:AlternateContent>
          <mc:Choice Requires="wps">
            <w:drawing>
              <wp:anchor distT="0" distB="0" distL="114300" distR="114300" simplePos="0" relativeHeight="251563520" behindDoc="0" locked="0" layoutInCell="1" allowOverlap="1" wp14:anchorId="162E1F9E" wp14:editId="027FA680">
                <wp:simplePos x="0" y="0"/>
                <wp:positionH relativeFrom="column">
                  <wp:posOffset>2971800</wp:posOffset>
                </wp:positionH>
                <wp:positionV relativeFrom="line">
                  <wp:posOffset>608330</wp:posOffset>
                </wp:positionV>
                <wp:extent cx="685800" cy="198120"/>
                <wp:effectExtent l="400050" t="303530" r="9525" b="12700"/>
                <wp:wrapNone/>
                <wp:docPr id="272"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97407"/>
                            <a:gd name="adj2" fmla="val -1798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prepend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1" o:spid="_x0000_s1976" type="#_x0000_t62" style="position:absolute;left:0;text-align:left;margin-left:234pt;margin-top:47.9pt;width:54pt;height:15.6pt;flip:x;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" adj="31840,-28039" fillcolor="#ff9">
                <v:textbox inset="0,0,0,0">
                  <w:txbxContent>
                    <w:p w:rsidR="0023747D" w:rsidRPr="000E23E9" w:rsidRDefault="0023747D" w:rsidP="00375F9C">
                      <w:pPr>
                        <w:rPr>
                          <w:szCs w:val="18"/>
                        </w:rPr>
                      </w:pPr>
                      <w:proofErr w:type="gramStart"/>
                      <w:r>
                        <w:rPr>
                          <w:rFonts w:hint="eastAsia"/>
                          <w:szCs w:val="18"/>
                        </w:rPr>
                        <w:t>prepend</w:t>
                      </w:r>
                      <w:proofErr w:type="gramEnd"/>
                    </w:p>
                  </w:txbxContent>
                </v:textbox>
                <w10:wrap anchory="line"/>
              </v:shape>
            </w:pict>
          </mc:Fallback>
        </mc:AlternateContent>
      </w:r>
      <w:r w:rsidR="00375F9C" w:rsidRPr="000373AC">
        <w:rPr>
          <w:b/>
        </w:rPr>
        <w:t>output</w:t>
      </w:r>
      <w:r w:rsidR="00375F9C" w:rsidRPr="000373AC">
        <w:rPr>
          <w:rFonts w:hint="eastAsia"/>
          <w:b/>
        </w:rPr>
        <w:t xml:space="preserve">: </w:t>
      </w:r>
    </w:p>
    <w:p w:rsidR="00375F9C" w:rsidRPr="007C7B9D" w:rsidRDefault="005C781A" w:rsidP="00375F9C">
      <w:r>
        <w:rPr>
          <w:rFonts w:hint="eastAsia"/>
          <w:noProof/>
        </w:rPr>
        <w:drawing>
          <wp:inline distT="0" distB="0" distL="0" distR="0" wp14:anchorId="76233584" wp14:editId="3FC911ED">
            <wp:extent cx="4591050" cy="57150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591050" cy="571500"/>
                    </a:xfrm>
                    <a:prstGeom prst="rect">
                      <a:avLst/>
                    </a:prstGeom>
                    <a:noFill/>
                    <a:ln>
                      <a:noFill/>
                    </a:ln>
                  </pic:spPr>
                </pic:pic>
              </a:graphicData>
            </a:graphic>
          </wp:inline>
        </w:drawing>
      </w:r>
    </w:p>
    <w:p w:rsidR="00375F9C" w:rsidRDefault="00375F9C" w:rsidP="00E45D25">
      <w:pPr>
        <w:pStyle w:val="3"/>
        <w:numPr>
          <w:ilvl w:val="2"/>
          <w:numId w:val="17"/>
        </w:numPr>
      </w:pPr>
      <w:bookmarkStart w:id="218" w:name="_Toc453071844"/>
      <w:r>
        <w:rPr>
          <w:rFonts w:hint="eastAsia"/>
        </w:rPr>
        <w:t>Attributes and CSS</w:t>
      </w:r>
      <w:bookmarkEnd w:id="217"/>
      <w:bookmarkEnd w:id="218"/>
      <w:r>
        <w:rPr>
          <w:rFonts w:hint="eastAsia"/>
        </w:rPr>
        <w:t xml:space="preserve"> </w:t>
      </w:r>
    </w:p>
    <w:p w:rsidR="00375F9C" w:rsidRPr="000373AC" w:rsidRDefault="00375F9C" w:rsidP="00375F9C">
      <w:pPr>
        <w:rPr>
          <w:b/>
        </w:rPr>
      </w:pPr>
      <w:r w:rsidRPr="000373AC">
        <w:rPr>
          <w:rFonts w:hint="eastAsia"/>
          <w:b/>
        </w:rPr>
        <w:t>Input:</w:t>
      </w:r>
    </w:p>
    <w:p w:rsidR="00375F9C" w:rsidRDefault="005C781A" w:rsidP="00375F9C">
      <w:r>
        <w:rPr>
          <w:noProof/>
        </w:rPr>
        <w:lastRenderedPageBreak/>
        <mc:AlternateContent>
          <mc:Choice Requires="wpc">
            <w:drawing>
              <wp:inline distT="0" distB="0" distL="0" distR="0" wp14:anchorId="1FC17D27" wp14:editId="5CEB02A7">
                <wp:extent cx="5257800" cy="3750945"/>
                <wp:effectExtent l="9525" t="0" r="9525" b="1905"/>
                <wp:docPr id="295" name="画布 2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9" name="Text Box 297"/>
                        <wps:cNvSpPr txBox="1">
                          <a:spLocks noChangeArrowheads="1"/>
                        </wps:cNvSpPr>
                        <wps:spPr bwMode="auto">
                          <a:xfrm>
                            <a:off x="0" y="48895"/>
                            <a:ext cx="5257800" cy="3503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05CA2" w:rsidRDefault="0023747D" w:rsidP="00375F9C">
                              <w:pPr>
                                <w:spacing w:line="240" w:lineRule="exact"/>
                                <w:rPr>
                                  <w:sz w:val="18"/>
                                  <w:szCs w:val="18"/>
                                </w:rPr>
                              </w:pPr>
                              <w:proofErr w:type="gramStart"/>
                              <w:r w:rsidRPr="00405CA2">
                                <w:rPr>
                                  <w:color w:val="0000FF"/>
                                  <w:sz w:val="18"/>
                                  <w:szCs w:val="18"/>
                                </w:rPr>
                                <w:t>var</w:t>
                              </w:r>
                              <w:proofErr w:type="gramEnd"/>
                              <w:r w:rsidRPr="00405CA2">
                                <w:rPr>
                                  <w:sz w:val="18"/>
                                  <w:szCs w:val="18"/>
                                </w:rPr>
                                <w:t xml:space="preserve"> node;</w:t>
                              </w:r>
                            </w:p>
                            <w:p w:rsidR="0023747D" w:rsidRPr="00405CA2" w:rsidRDefault="00F70C1C" w:rsidP="00375F9C">
                              <w:pPr>
                                <w:spacing w:line="240" w:lineRule="exact"/>
                                <w:rPr>
                                  <w:sz w:val="18"/>
                                  <w:szCs w:val="18"/>
                                </w:rPr>
                              </w:pPr>
                              <w:proofErr w:type="gramStart"/>
                              <w:r>
                                <w:rPr>
                                  <w:sz w:val="18"/>
                                  <w:szCs w:val="18"/>
                                </w:rPr>
                                <w:t>xui</w:t>
                              </w:r>
                              <w:r w:rsidR="0023747D" w:rsidRPr="00405CA2">
                                <w:rPr>
                                  <w:sz w:val="18"/>
                                  <w:szCs w:val="18"/>
                                </w:rPr>
                                <w:t>(</w:t>
                              </w:r>
                              <w:proofErr w:type="gramEnd"/>
                              <w:r w:rsidR="0023747D" w:rsidRPr="00405CA2">
                                <w:rPr>
                                  <w:color w:val="FF00FF"/>
                                  <w:sz w:val="18"/>
                                  <w:szCs w:val="18"/>
                                </w:rPr>
                                <w:t>'body'</w:t>
                              </w:r>
                              <w:r w:rsidR="0023747D" w:rsidRPr="00405CA2">
                                <w:rPr>
                                  <w:sz w:val="18"/>
                                  <w:szCs w:val="18"/>
                                </w:rPr>
                                <w:t>).append(node=</w:t>
                              </w:r>
                              <w:r>
                                <w:rPr>
                                  <w:sz w:val="18"/>
                                  <w:szCs w:val="18"/>
                                </w:rPr>
                                <w:t>xui</w:t>
                              </w:r>
                              <w:r w:rsidR="0023747D" w:rsidRPr="00405CA2">
                                <w:rPr>
                                  <w:sz w:val="18"/>
                                  <w:szCs w:val="18"/>
                                </w:rPr>
                                <w:t>.create(</w:t>
                              </w:r>
                              <w:r w:rsidR="0023747D" w:rsidRPr="00405CA2">
                                <w:rPr>
                                  <w:color w:val="FF00FF"/>
                                  <w:sz w:val="18"/>
                                  <w:szCs w:val="18"/>
                                </w:rPr>
                                <w:t>'div'</w:t>
                              </w:r>
                              <w:r w:rsidR="0023747D"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proofErr w:type="gramStart"/>
                              <w:r w:rsidRPr="00405CA2">
                                <w:rPr>
                                  <w:sz w:val="18"/>
                                  <w:szCs w:val="18"/>
                                </w:rPr>
                                <w:t>node.html(</w:t>
                              </w:r>
                              <w:proofErr w:type="gramEnd"/>
                              <w:r w:rsidRPr="00405CA2">
                                <w:rPr>
                                  <w:color w:val="FF00FF"/>
                                  <w:sz w:val="18"/>
                                  <w:szCs w:val="18"/>
                                </w:rPr>
                                <w:t>'content&lt;input value="ini"&gt;'</w:t>
                              </w:r>
                              <w:r w:rsidRPr="00405CA2">
                                <w:rPr>
                                  <w:sz w:val="18"/>
                                  <w:szCs w:val="18"/>
                                </w:rPr>
                                <w:t>);</w:t>
                              </w:r>
                            </w:p>
                            <w:p w:rsidR="0023747D" w:rsidRPr="00405CA2" w:rsidRDefault="0023747D" w:rsidP="00375F9C">
                              <w:pPr>
                                <w:spacing w:line="240" w:lineRule="exact"/>
                                <w:rPr>
                                  <w:sz w:val="18"/>
                                  <w:szCs w:val="18"/>
                                </w:rPr>
                              </w:pPr>
                            </w:p>
                            <w:p w:rsidR="0023747D" w:rsidRPr="00405CA2" w:rsidRDefault="00973A41" w:rsidP="00375F9C">
                              <w:pPr>
                                <w:spacing w:line="240" w:lineRule="exact"/>
                                <w:rPr>
                                  <w:sz w:val="18"/>
                                  <w:szCs w:val="18"/>
                                </w:rPr>
                              </w:pPr>
                              <w:proofErr w:type="gramStart"/>
                              <w:r>
                                <w:rPr>
                                  <w:sz w:val="18"/>
                                  <w:szCs w:val="18"/>
                                </w:rPr>
                                <w:t>xui.</w:t>
                              </w:r>
                              <w:r w:rsidR="0023747D" w:rsidRPr="00405CA2">
                                <w:rPr>
                                  <w:sz w:val="18"/>
                                  <w:szCs w:val="18"/>
                                </w:rPr>
                                <w:t>asyRun(</w:t>
                              </w:r>
                              <w:proofErr w:type="gramEnd"/>
                              <w:r w:rsidR="0023747D" w:rsidRPr="00405CA2">
                                <w:rPr>
                                  <w:color w:val="0000FF"/>
                                  <w:sz w:val="18"/>
                                  <w:szCs w:val="18"/>
                                </w:rPr>
                                <w:t>function</w:t>
                              </w:r>
                              <w:r w:rsidR="0023747D"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color w:val="FF00FF"/>
                                  <w:sz w:val="18"/>
                                  <w:szCs w:val="18"/>
                                </w:rPr>
                                <w:t>'border'</w:t>
                              </w:r>
                              <w:r w:rsidRPr="00405CA2">
                                <w:rPr>
                                  <w:sz w:val="18"/>
                                  <w:szCs w:val="18"/>
                                </w:rPr>
                                <w:t>,</w:t>
                              </w:r>
                              <w:r w:rsidRPr="00405CA2">
                                <w:rPr>
                                  <w:color w:val="FF00FF"/>
                                  <w:sz w:val="18"/>
                                  <w:szCs w:val="18"/>
                                </w:rPr>
                                <w:t>'solid 1px'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1000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973A41" w:rsidP="00375F9C">
                              <w:pPr>
                                <w:spacing w:line="240" w:lineRule="exact"/>
                                <w:rPr>
                                  <w:sz w:val="18"/>
                                  <w:szCs w:val="18"/>
                                </w:rPr>
                              </w:pPr>
                              <w:proofErr w:type="gramStart"/>
                              <w:r>
                                <w:rPr>
                                  <w:sz w:val="18"/>
                                  <w:szCs w:val="18"/>
                                </w:rPr>
                                <w:t>xui.</w:t>
                              </w:r>
                              <w:r w:rsidR="0023747D" w:rsidRPr="00405CA2">
                                <w:rPr>
                                  <w:sz w:val="18"/>
                                  <w:szCs w:val="18"/>
                                </w:rPr>
                                <w:t>asyRun(</w:t>
                              </w:r>
                              <w:proofErr w:type="gramEnd"/>
                              <w:r w:rsidR="0023747D" w:rsidRPr="00405CA2">
                                <w:rPr>
                                  <w:color w:val="0000FF"/>
                                  <w:sz w:val="18"/>
                                  <w:szCs w:val="18"/>
                                </w:rPr>
                                <w:t>function</w:t>
                              </w:r>
                              <w:r w:rsidR="0023747D"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node.css(</w:t>
                              </w:r>
                              <w:r w:rsidRPr="00405CA2">
                                <w:rPr>
                                  <w:color w:val="FF00FF"/>
                                  <w:sz w:val="18"/>
                                  <w:szCs w:val="18"/>
                                </w:rPr>
                                <w:t>'fontSize'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sz w:val="18"/>
                                  <w:szCs w:val="18"/>
                                </w:rPr>
                                <w:t>{background:</w:t>
                              </w:r>
                              <w:r w:rsidRPr="00405CA2">
                                <w:rPr>
                                  <w:color w:val="FF00FF"/>
                                  <w:sz w:val="18"/>
                                  <w:szCs w:val="18"/>
                                </w:rPr>
                                <w:t>'#00ff00'</w:t>
                              </w:r>
                              <w:r w:rsidRPr="00405CA2">
                                <w:rPr>
                                  <w:sz w:val="18"/>
                                  <w:szCs w:val="18"/>
                                </w:rPr>
                                <w:t>,fontSize:</w:t>
                              </w:r>
                              <w:r w:rsidRPr="00405CA2">
                                <w:rPr>
                                  <w:color w:val="FF00FF"/>
                                  <w:sz w:val="18"/>
                                  <w:szCs w:val="18"/>
                                </w:rPr>
                                <w:t>'16px'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2000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973A41" w:rsidP="00375F9C">
                              <w:pPr>
                                <w:spacing w:line="240" w:lineRule="exact"/>
                                <w:rPr>
                                  <w:sz w:val="18"/>
                                  <w:szCs w:val="18"/>
                                </w:rPr>
                              </w:pPr>
                              <w:proofErr w:type="gramStart"/>
                              <w:r>
                                <w:rPr>
                                  <w:sz w:val="18"/>
                                  <w:szCs w:val="18"/>
                                </w:rPr>
                                <w:t>xui.</w:t>
                              </w:r>
                              <w:r w:rsidR="0023747D" w:rsidRPr="00405CA2">
                                <w:rPr>
                                  <w:sz w:val="18"/>
                                  <w:szCs w:val="18"/>
                                </w:rPr>
                                <w:t>asyRun(</w:t>
                              </w:r>
                              <w:proofErr w:type="gramEnd"/>
                              <w:r w:rsidR="0023747D" w:rsidRPr="00405CA2">
                                <w:rPr>
                                  <w:color w:val="0000FF"/>
                                  <w:sz w:val="18"/>
                                  <w:szCs w:val="18"/>
                                </w:rPr>
                                <w:t>function</w:t>
                              </w:r>
                              <w:r w:rsidR="0023747D"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node.attr(</w:t>
                              </w:r>
                              <w:proofErr w:type="gramEnd"/>
                              <w:r w:rsidRPr="00405CA2">
                                <w:rPr>
                                  <w:color w:val="FF00FF"/>
                                  <w:sz w:val="18"/>
                                  <w:szCs w:val="18"/>
                                </w:rPr>
                                <w:t>'style'</w:t>
                              </w:r>
                              <w:r w:rsidRPr="00405CA2">
                                <w:rPr>
                                  <w:sz w:val="18"/>
                                  <w:szCs w:val="18"/>
                                </w:rPr>
                                <w:t>,</w:t>
                              </w:r>
                              <w:r w:rsidRPr="00405CA2">
                                <w:rPr>
                                  <w:color w:val="FF00FF"/>
                                  <w:sz w:val="18"/>
                                  <w:szCs w:val="18"/>
                                </w:rPr>
                                <w:t>'border:none;font-size:18px;'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3000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973A41" w:rsidP="00375F9C">
                              <w:pPr>
                                <w:spacing w:line="240" w:lineRule="exact"/>
                                <w:rPr>
                                  <w:sz w:val="18"/>
                                  <w:szCs w:val="18"/>
                                </w:rPr>
                              </w:pPr>
                              <w:proofErr w:type="gramStart"/>
                              <w:r>
                                <w:rPr>
                                  <w:sz w:val="18"/>
                                  <w:szCs w:val="18"/>
                                </w:rPr>
                                <w:t>xui.</w:t>
                              </w:r>
                              <w:r w:rsidR="0023747D" w:rsidRPr="00405CA2">
                                <w:rPr>
                                  <w:sz w:val="18"/>
                                  <w:szCs w:val="18"/>
                                </w:rPr>
                                <w:t>asyRun(</w:t>
                              </w:r>
                              <w:proofErr w:type="gramEnd"/>
                              <w:r w:rsidR="0023747D" w:rsidRPr="00405CA2">
                                <w:rPr>
                                  <w:color w:val="0000FF"/>
                                  <w:sz w:val="18"/>
                                  <w:szCs w:val="18"/>
                                </w:rPr>
                                <w:t>function</w:t>
                              </w:r>
                              <w:r w:rsidR="0023747D"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node.last().attr(</w:t>
                              </w:r>
                              <w:r w:rsidRPr="00405CA2">
                                <w:rPr>
                                  <w:color w:val="FF00FF"/>
                                  <w:sz w:val="18"/>
                                  <w:szCs w:val="18"/>
                                </w:rPr>
                                <w:t>'value'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node.last(</w:t>
                              </w:r>
                              <w:proofErr w:type="gramEnd"/>
                              <w:r w:rsidRPr="00405CA2">
                                <w:rPr>
                                  <w:sz w:val="18"/>
                                  <w:szCs w:val="18"/>
                                </w:rPr>
                                <w:t>).attr(</w:t>
                              </w:r>
                              <w:r w:rsidRPr="00405CA2">
                                <w:rPr>
                                  <w:color w:val="FF00FF"/>
                                  <w:sz w:val="18"/>
                                  <w:szCs w:val="18"/>
                                </w:rPr>
                                <w:t>'value'</w:t>
                              </w:r>
                              <w:r w:rsidRPr="00405CA2">
                                <w:rPr>
                                  <w:sz w:val="18"/>
                                  <w:szCs w:val="18"/>
                                </w:rPr>
                                <w:t>,</w:t>
                              </w:r>
                              <w:r w:rsidRPr="00405CA2">
                                <w:rPr>
                                  <w:color w:val="FF00FF"/>
                                  <w:sz w:val="18"/>
                                  <w:szCs w:val="18"/>
                                </w:rPr>
                                <w:t>'updated'</w:t>
                              </w:r>
                              <w:r w:rsidRPr="00405CA2">
                                <w:rPr>
                                  <w:sz w:val="18"/>
                                  <w:szCs w:val="18"/>
                                </w:rPr>
                                <w:t>);</w:t>
                              </w:r>
                            </w:p>
                            <w:p w:rsidR="0023747D" w:rsidRPr="00405CA2" w:rsidRDefault="0023747D" w:rsidP="00375F9C">
                              <w:pPr>
                                <w:rPr>
                                  <w:szCs w:val="18"/>
                                </w:rPr>
                              </w:pPr>
                              <w:r w:rsidRPr="00405CA2">
                                <w:rPr>
                                  <w:sz w:val="18"/>
                                  <w:szCs w:val="18"/>
                                </w:rPr>
                                <w:t>}</w:t>
                              </w:r>
                              <w:proofErr w:type="gramStart"/>
                              <w:r w:rsidRPr="00405CA2">
                                <w:rPr>
                                  <w:sz w:val="18"/>
                                  <w:szCs w:val="18"/>
                                </w:rPr>
                                <w:t>,</w:t>
                              </w:r>
                              <w:r w:rsidRPr="00405CA2">
                                <w:rPr>
                                  <w:color w:val="800000"/>
                                  <w:sz w:val="18"/>
                                  <w:szCs w:val="18"/>
                                </w:rPr>
                                <w:t>4000</w:t>
                              </w:r>
                              <w:proofErr w:type="gramEnd"/>
                              <w:r w:rsidRPr="00405CA2">
                                <w:rPr>
                                  <w:sz w:val="18"/>
                                  <w:szCs w:val="18"/>
                                </w:rPr>
                                <w:t>);</w:t>
                              </w:r>
                            </w:p>
                          </w:txbxContent>
                        </wps:txbx>
                        <wps:bodyPr rot="0" vert="horz" wrap="square" lIns="54000" tIns="46800" rIns="54000" bIns="45720" anchor="t" anchorCtr="0" upright="1">
                          <a:spAutoFit/>
                        </wps:bodyPr>
                      </wps:wsp>
                      <wps:wsp>
                        <wps:cNvPr id="261" name="AutoShape 298"/>
                        <wps:cNvSpPr>
                          <a:spLocks noChangeArrowheads="1"/>
                        </wps:cNvSpPr>
                        <wps:spPr bwMode="auto">
                          <a:xfrm flipH="1">
                            <a:off x="2400300" y="396240"/>
                            <a:ext cx="1028700" cy="198120"/>
                          </a:xfrm>
                          <a:prstGeom prst="wedgeRoundRectCallout">
                            <a:avLst>
                              <a:gd name="adj1" fmla="val 87157"/>
                              <a:gd name="adj2" fmla="val 69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373AC" w:rsidRDefault="0023747D" w:rsidP="00375F9C">
                              <w:pPr>
                                <w:rPr>
                                  <w:szCs w:val="18"/>
                                </w:rPr>
                              </w:pPr>
                              <w:r>
                                <w:rPr>
                                  <w:rFonts w:hint="eastAsia"/>
                                  <w:szCs w:val="18"/>
                                </w:rPr>
                                <w:t>Sets contents</w:t>
                              </w:r>
                            </w:p>
                          </w:txbxContent>
                        </wps:txbx>
                        <wps:bodyPr rot="0" vert="horz" wrap="square" lIns="0" tIns="0" rIns="0" bIns="0" anchor="t" anchorCtr="0" upright="1">
                          <a:noAutofit/>
                        </wps:bodyPr>
                      </wps:wsp>
                      <wps:wsp>
                        <wps:cNvPr id="262" name="AutoShape 300"/>
                        <wps:cNvSpPr>
                          <a:spLocks noChangeArrowheads="1"/>
                        </wps:cNvSpPr>
                        <wps:spPr bwMode="auto">
                          <a:xfrm flipH="1">
                            <a:off x="2400300" y="3268980"/>
                            <a:ext cx="1600200" cy="198120"/>
                          </a:xfrm>
                          <a:prstGeom prst="wedgeRoundRectCallout">
                            <a:avLst>
                              <a:gd name="adj1" fmla="val 83412"/>
                              <a:gd name="adj2" fmla="val -65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pdated input</w:t>
                              </w:r>
                              <w:r>
                                <w:rPr>
                                  <w:szCs w:val="18"/>
                                </w:rPr>
                                <w:t>’</w:t>
                              </w:r>
                              <w:r>
                                <w:rPr>
                                  <w:rFonts w:hint="eastAsia"/>
                                  <w:szCs w:val="18"/>
                                </w:rPr>
                                <w:t>s value attr</w:t>
                              </w:r>
                            </w:p>
                          </w:txbxContent>
                        </wps:txbx>
                        <wps:bodyPr rot="0" vert="horz" wrap="square" lIns="0" tIns="0" rIns="0" bIns="0" anchor="t" anchorCtr="0" upright="1">
                          <a:noAutofit/>
                        </wps:bodyPr>
                      </wps:wsp>
                      <wps:wsp>
                        <wps:cNvPr id="264" name="AutoShape 301"/>
                        <wps:cNvSpPr>
                          <a:spLocks noChangeArrowheads="1"/>
                        </wps:cNvSpPr>
                        <wps:spPr bwMode="auto">
                          <a:xfrm flipH="1">
                            <a:off x="2514600" y="1287780"/>
                            <a:ext cx="1371600" cy="198120"/>
                          </a:xfrm>
                          <a:prstGeom prst="wedgeRoundRectCallout">
                            <a:avLst>
                              <a:gd name="adj1" fmla="val 88287"/>
                              <a:gd name="adj2" fmla="val 148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Gets CSS fontSize</w:t>
                              </w:r>
                            </w:p>
                          </w:txbxContent>
                        </wps:txbx>
                        <wps:bodyPr rot="0" vert="horz" wrap="square" lIns="0" tIns="0" rIns="0" bIns="0" anchor="t" anchorCtr="0" upright="1">
                          <a:noAutofit/>
                        </wps:bodyPr>
                      </wps:wsp>
                      <wps:wsp>
                        <wps:cNvPr id="265" name="AutoShape 302"/>
                        <wps:cNvSpPr>
                          <a:spLocks noChangeArrowheads="1"/>
                        </wps:cNvSpPr>
                        <wps:spPr bwMode="auto">
                          <a:xfrm flipH="1">
                            <a:off x="3086100" y="2278380"/>
                            <a:ext cx="1257300" cy="198120"/>
                          </a:xfrm>
                          <a:prstGeom prst="wedgeRoundRectCallout">
                            <a:avLst>
                              <a:gd name="adj1" fmla="val 100856"/>
                              <a:gd name="adj2" fmla="val 368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all style</w:t>
                              </w:r>
                            </w:p>
                          </w:txbxContent>
                        </wps:txbx>
                        <wps:bodyPr rot="0" vert="horz" wrap="square" lIns="0" tIns="0" rIns="0" bIns="0" anchor="t" anchorCtr="0" upright="1">
                          <a:noAutofit/>
                        </wps:bodyPr>
                      </wps:wsp>
                      <wps:wsp>
                        <wps:cNvPr id="266" name="AutoShape 303"/>
                        <wps:cNvSpPr>
                          <a:spLocks noChangeArrowheads="1"/>
                        </wps:cNvSpPr>
                        <wps:spPr bwMode="auto">
                          <a:xfrm flipH="1">
                            <a:off x="2857500" y="1684020"/>
                            <a:ext cx="2057400" cy="198120"/>
                          </a:xfrm>
                          <a:prstGeom prst="wedgeRoundRectCallout">
                            <a:avLst>
                              <a:gd name="adj1" fmla="val 62097"/>
                              <a:gd name="adj2" fmla="val 42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pdates fontSize and backgorund</w:t>
                              </w:r>
                            </w:p>
                          </w:txbxContent>
                        </wps:txbx>
                        <wps:bodyPr rot="0" vert="horz" wrap="square" lIns="0" tIns="0" rIns="0" bIns="0" anchor="t" anchorCtr="0" upright="1">
                          <a:noAutofit/>
                        </wps:bodyPr>
                      </wps:wsp>
                      <wps:wsp>
                        <wps:cNvPr id="268" name="AutoShape 304"/>
                        <wps:cNvSpPr>
                          <a:spLocks noChangeArrowheads="1"/>
                        </wps:cNvSpPr>
                        <wps:spPr bwMode="auto">
                          <a:xfrm flipH="1">
                            <a:off x="2171700" y="792480"/>
                            <a:ext cx="1485900" cy="198120"/>
                          </a:xfrm>
                          <a:prstGeom prst="wedgeRoundRectCallout">
                            <a:avLst>
                              <a:gd name="adj1" fmla="val 84056"/>
                              <a:gd name="adj2" fmla="val 113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CSS border</w:t>
                              </w:r>
                            </w:p>
                          </w:txbxContent>
                        </wps:txbx>
                        <wps:bodyPr rot="0" vert="horz" wrap="square" lIns="0" tIns="0" rIns="0" bIns="0" anchor="t" anchorCtr="0" upright="1">
                          <a:noAutofit/>
                        </wps:bodyPr>
                      </wps:wsp>
                      <wps:wsp>
                        <wps:cNvPr id="271" name="AutoShape 305"/>
                        <wps:cNvSpPr>
                          <a:spLocks noChangeArrowheads="1"/>
                        </wps:cNvSpPr>
                        <wps:spPr bwMode="auto">
                          <a:xfrm flipH="1">
                            <a:off x="2514600" y="2872740"/>
                            <a:ext cx="1600200" cy="198120"/>
                          </a:xfrm>
                          <a:prstGeom prst="wedgeRoundRectCallout">
                            <a:avLst>
                              <a:gd name="adj1" fmla="val 81625"/>
                              <a:gd name="adj2" fmla="val 39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ets input</w:t>
                              </w:r>
                              <w:r>
                                <w:rPr>
                                  <w:szCs w:val="18"/>
                                </w:rPr>
                                <w:t>’</w:t>
                              </w:r>
                              <w:r>
                                <w:rPr>
                                  <w:rFonts w:hint="eastAsia"/>
                                  <w:szCs w:val="18"/>
                                </w:rPr>
                                <w:t xml:space="preserve"> value attr</w:t>
                              </w:r>
                            </w:p>
                          </w:txbxContent>
                        </wps:txbx>
                        <wps:bodyPr rot="0" vert="horz" wrap="square" lIns="0" tIns="0" rIns="0" bIns="0" anchor="t" anchorCtr="0" upright="1">
                          <a:noAutofit/>
                        </wps:bodyPr>
                      </wps:wsp>
                    </wpc:wpc>
                  </a:graphicData>
                </a:graphic>
              </wp:inline>
            </w:drawing>
          </mc:Choice>
          <mc:Fallback>
            <w:pict>
              <v:group id="画布 295" o:spid="_x0000_s1977" editas="canvas" style="width:414pt;height:295.35pt;mso-position-horizontal-relative:char;mso-position-vertical-relative:line" coordsize="52578,37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">
                <v:shape id="_x0000_s1978" type="#_x0000_t75" style="position:absolute;width:52578;height:37509;visibility:visible;mso-wrap-style:square">
                  <v:fill o:detectmouseclick="t"/>
                  <v:path o:connecttype="none"/>
                </v:shape>
                <v:shape id="Text Box 297" o:spid="_x0000_s1979" type="#_x0000_t202" style="position:absolute;top:488;width:52578;height:3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kA58MA&#10;AADcAAAADwAAAGRycy9kb3ducmV2LnhtbESPT2sCMRTE74LfITyhN81WqOjWKEWR7aXg3/tj87pZ&#10;3LwsSVzXb98UBI/DzPyGWa5724iOfKgdK3ifZCCIS6drrhScT7vxHESIyBobx6TgQQHWq+Fgibl2&#10;dz5Qd4yVSBAOOSowMba5lKE0ZDFMXEucvF/nLcYkfSW1x3uC20ZOs2wmLdacFgy2tDFUXo83q6C8&#10;bvttUV+M7252vteL4vEzK5R6G/VfnyAi9fEVfra/tYLpxwL+z6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kA58MAAADcAAAADwAAAAAAAAAAAAAAAACYAgAAZHJzL2Rv&#10;d25yZXYueG1sUEsFBgAAAAAEAAQA9QAAAIgDAAAAAA==&#10;" strokeweight="1pt">
                  <v:textbox style="mso-fit-shape-to-text:t" inset="1.5mm,1.3mm,1.5mm">
                    <w:txbxContent>
                      <w:p w:rsidR="0023747D" w:rsidRPr="00405CA2" w:rsidRDefault="0023747D" w:rsidP="00375F9C">
                        <w:pPr>
                          <w:spacing w:line="240" w:lineRule="exact"/>
                          <w:rPr>
                            <w:sz w:val="18"/>
                            <w:szCs w:val="18"/>
                          </w:rPr>
                        </w:pPr>
                        <w:proofErr w:type="gramStart"/>
                        <w:r w:rsidRPr="00405CA2">
                          <w:rPr>
                            <w:color w:val="0000FF"/>
                            <w:sz w:val="18"/>
                            <w:szCs w:val="18"/>
                          </w:rPr>
                          <w:t>var</w:t>
                        </w:r>
                        <w:proofErr w:type="gramEnd"/>
                        <w:r w:rsidRPr="00405CA2">
                          <w:rPr>
                            <w:sz w:val="18"/>
                            <w:szCs w:val="18"/>
                          </w:rPr>
                          <w:t xml:space="preserve"> node;</w:t>
                        </w:r>
                      </w:p>
                      <w:p w:rsidR="0023747D" w:rsidRPr="00405CA2" w:rsidRDefault="00F70C1C" w:rsidP="00375F9C">
                        <w:pPr>
                          <w:spacing w:line="240" w:lineRule="exact"/>
                          <w:rPr>
                            <w:sz w:val="18"/>
                            <w:szCs w:val="18"/>
                          </w:rPr>
                        </w:pPr>
                        <w:proofErr w:type="gramStart"/>
                        <w:r>
                          <w:rPr>
                            <w:sz w:val="18"/>
                            <w:szCs w:val="18"/>
                          </w:rPr>
                          <w:t>xui</w:t>
                        </w:r>
                        <w:r w:rsidR="0023747D" w:rsidRPr="00405CA2">
                          <w:rPr>
                            <w:sz w:val="18"/>
                            <w:szCs w:val="18"/>
                          </w:rPr>
                          <w:t>(</w:t>
                        </w:r>
                        <w:proofErr w:type="gramEnd"/>
                        <w:r w:rsidR="0023747D" w:rsidRPr="00405CA2">
                          <w:rPr>
                            <w:color w:val="FF00FF"/>
                            <w:sz w:val="18"/>
                            <w:szCs w:val="18"/>
                          </w:rPr>
                          <w:t>'body'</w:t>
                        </w:r>
                        <w:r w:rsidR="0023747D" w:rsidRPr="00405CA2">
                          <w:rPr>
                            <w:sz w:val="18"/>
                            <w:szCs w:val="18"/>
                          </w:rPr>
                          <w:t>).append(node=</w:t>
                        </w:r>
                        <w:r>
                          <w:rPr>
                            <w:sz w:val="18"/>
                            <w:szCs w:val="18"/>
                          </w:rPr>
                          <w:t>xui</w:t>
                        </w:r>
                        <w:r w:rsidR="0023747D" w:rsidRPr="00405CA2">
                          <w:rPr>
                            <w:sz w:val="18"/>
                            <w:szCs w:val="18"/>
                          </w:rPr>
                          <w:t>.create(</w:t>
                        </w:r>
                        <w:r w:rsidR="0023747D" w:rsidRPr="00405CA2">
                          <w:rPr>
                            <w:color w:val="FF00FF"/>
                            <w:sz w:val="18"/>
                            <w:szCs w:val="18"/>
                          </w:rPr>
                          <w:t>'div'</w:t>
                        </w:r>
                        <w:r w:rsidR="0023747D"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proofErr w:type="gramStart"/>
                        <w:r w:rsidRPr="00405CA2">
                          <w:rPr>
                            <w:sz w:val="18"/>
                            <w:szCs w:val="18"/>
                          </w:rPr>
                          <w:t>node.html(</w:t>
                        </w:r>
                        <w:proofErr w:type="gramEnd"/>
                        <w:r w:rsidRPr="00405CA2">
                          <w:rPr>
                            <w:color w:val="FF00FF"/>
                            <w:sz w:val="18"/>
                            <w:szCs w:val="18"/>
                          </w:rPr>
                          <w:t>'content&lt;input value="ini"&gt;'</w:t>
                        </w:r>
                        <w:r w:rsidRPr="00405CA2">
                          <w:rPr>
                            <w:sz w:val="18"/>
                            <w:szCs w:val="18"/>
                          </w:rPr>
                          <w:t>);</w:t>
                        </w:r>
                      </w:p>
                      <w:p w:rsidR="0023747D" w:rsidRPr="00405CA2" w:rsidRDefault="0023747D" w:rsidP="00375F9C">
                        <w:pPr>
                          <w:spacing w:line="240" w:lineRule="exact"/>
                          <w:rPr>
                            <w:sz w:val="18"/>
                            <w:szCs w:val="18"/>
                          </w:rPr>
                        </w:pPr>
                      </w:p>
                      <w:p w:rsidR="0023747D" w:rsidRPr="00405CA2" w:rsidRDefault="00973A41" w:rsidP="00375F9C">
                        <w:pPr>
                          <w:spacing w:line="240" w:lineRule="exact"/>
                          <w:rPr>
                            <w:sz w:val="18"/>
                            <w:szCs w:val="18"/>
                          </w:rPr>
                        </w:pPr>
                        <w:proofErr w:type="gramStart"/>
                        <w:r>
                          <w:rPr>
                            <w:sz w:val="18"/>
                            <w:szCs w:val="18"/>
                          </w:rPr>
                          <w:t>xui.</w:t>
                        </w:r>
                        <w:r w:rsidR="0023747D" w:rsidRPr="00405CA2">
                          <w:rPr>
                            <w:sz w:val="18"/>
                            <w:szCs w:val="18"/>
                          </w:rPr>
                          <w:t>asyRun(</w:t>
                        </w:r>
                        <w:proofErr w:type="gramEnd"/>
                        <w:r w:rsidR="0023747D" w:rsidRPr="00405CA2">
                          <w:rPr>
                            <w:color w:val="0000FF"/>
                            <w:sz w:val="18"/>
                            <w:szCs w:val="18"/>
                          </w:rPr>
                          <w:t>function</w:t>
                        </w:r>
                        <w:r w:rsidR="0023747D"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color w:val="FF00FF"/>
                            <w:sz w:val="18"/>
                            <w:szCs w:val="18"/>
                          </w:rPr>
                          <w:t>'border'</w:t>
                        </w:r>
                        <w:r w:rsidRPr="00405CA2">
                          <w:rPr>
                            <w:sz w:val="18"/>
                            <w:szCs w:val="18"/>
                          </w:rPr>
                          <w:t>,</w:t>
                        </w:r>
                        <w:r w:rsidRPr="00405CA2">
                          <w:rPr>
                            <w:color w:val="FF00FF"/>
                            <w:sz w:val="18"/>
                            <w:szCs w:val="18"/>
                          </w:rPr>
                          <w:t>'solid 1px'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1000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973A41" w:rsidP="00375F9C">
                        <w:pPr>
                          <w:spacing w:line="240" w:lineRule="exact"/>
                          <w:rPr>
                            <w:sz w:val="18"/>
                            <w:szCs w:val="18"/>
                          </w:rPr>
                        </w:pPr>
                        <w:proofErr w:type="gramStart"/>
                        <w:r>
                          <w:rPr>
                            <w:sz w:val="18"/>
                            <w:szCs w:val="18"/>
                          </w:rPr>
                          <w:t>xui.</w:t>
                        </w:r>
                        <w:r w:rsidR="0023747D" w:rsidRPr="00405CA2">
                          <w:rPr>
                            <w:sz w:val="18"/>
                            <w:szCs w:val="18"/>
                          </w:rPr>
                          <w:t>asyRun(</w:t>
                        </w:r>
                        <w:proofErr w:type="gramEnd"/>
                        <w:r w:rsidR="0023747D" w:rsidRPr="00405CA2">
                          <w:rPr>
                            <w:color w:val="0000FF"/>
                            <w:sz w:val="18"/>
                            <w:szCs w:val="18"/>
                          </w:rPr>
                          <w:t>function</w:t>
                        </w:r>
                        <w:r w:rsidR="0023747D"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node.css(</w:t>
                        </w:r>
                        <w:r w:rsidRPr="00405CA2">
                          <w:rPr>
                            <w:color w:val="FF00FF"/>
                            <w:sz w:val="18"/>
                            <w:szCs w:val="18"/>
                          </w:rPr>
                          <w:t>'fontSize'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sz w:val="18"/>
                            <w:szCs w:val="18"/>
                          </w:rPr>
                          <w:t>{background:</w:t>
                        </w:r>
                        <w:r w:rsidRPr="00405CA2">
                          <w:rPr>
                            <w:color w:val="FF00FF"/>
                            <w:sz w:val="18"/>
                            <w:szCs w:val="18"/>
                          </w:rPr>
                          <w:t>'#00ff00'</w:t>
                        </w:r>
                        <w:r w:rsidRPr="00405CA2">
                          <w:rPr>
                            <w:sz w:val="18"/>
                            <w:szCs w:val="18"/>
                          </w:rPr>
                          <w:t>,fontSize:</w:t>
                        </w:r>
                        <w:r w:rsidRPr="00405CA2">
                          <w:rPr>
                            <w:color w:val="FF00FF"/>
                            <w:sz w:val="18"/>
                            <w:szCs w:val="18"/>
                          </w:rPr>
                          <w:t>'16px'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2000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973A41" w:rsidP="00375F9C">
                        <w:pPr>
                          <w:spacing w:line="240" w:lineRule="exact"/>
                          <w:rPr>
                            <w:sz w:val="18"/>
                            <w:szCs w:val="18"/>
                          </w:rPr>
                        </w:pPr>
                        <w:proofErr w:type="gramStart"/>
                        <w:r>
                          <w:rPr>
                            <w:sz w:val="18"/>
                            <w:szCs w:val="18"/>
                          </w:rPr>
                          <w:t>xui.</w:t>
                        </w:r>
                        <w:r w:rsidR="0023747D" w:rsidRPr="00405CA2">
                          <w:rPr>
                            <w:sz w:val="18"/>
                            <w:szCs w:val="18"/>
                          </w:rPr>
                          <w:t>asyRun(</w:t>
                        </w:r>
                        <w:proofErr w:type="gramEnd"/>
                        <w:r w:rsidR="0023747D" w:rsidRPr="00405CA2">
                          <w:rPr>
                            <w:color w:val="0000FF"/>
                            <w:sz w:val="18"/>
                            <w:szCs w:val="18"/>
                          </w:rPr>
                          <w:t>function</w:t>
                        </w:r>
                        <w:r w:rsidR="0023747D"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node.attr(</w:t>
                        </w:r>
                        <w:proofErr w:type="gramEnd"/>
                        <w:r w:rsidRPr="00405CA2">
                          <w:rPr>
                            <w:color w:val="FF00FF"/>
                            <w:sz w:val="18"/>
                            <w:szCs w:val="18"/>
                          </w:rPr>
                          <w:t>'style'</w:t>
                        </w:r>
                        <w:r w:rsidRPr="00405CA2">
                          <w:rPr>
                            <w:sz w:val="18"/>
                            <w:szCs w:val="18"/>
                          </w:rPr>
                          <w:t>,</w:t>
                        </w:r>
                        <w:r w:rsidRPr="00405CA2">
                          <w:rPr>
                            <w:color w:val="FF00FF"/>
                            <w:sz w:val="18"/>
                            <w:szCs w:val="18"/>
                          </w:rPr>
                          <w:t>'border:none;font-size:18px;'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3000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973A41" w:rsidP="00375F9C">
                        <w:pPr>
                          <w:spacing w:line="240" w:lineRule="exact"/>
                          <w:rPr>
                            <w:sz w:val="18"/>
                            <w:szCs w:val="18"/>
                          </w:rPr>
                        </w:pPr>
                        <w:proofErr w:type="gramStart"/>
                        <w:r>
                          <w:rPr>
                            <w:sz w:val="18"/>
                            <w:szCs w:val="18"/>
                          </w:rPr>
                          <w:t>xui.</w:t>
                        </w:r>
                        <w:r w:rsidR="0023747D" w:rsidRPr="00405CA2">
                          <w:rPr>
                            <w:sz w:val="18"/>
                            <w:szCs w:val="18"/>
                          </w:rPr>
                          <w:t>asyRun(</w:t>
                        </w:r>
                        <w:proofErr w:type="gramEnd"/>
                        <w:r w:rsidR="0023747D" w:rsidRPr="00405CA2">
                          <w:rPr>
                            <w:color w:val="0000FF"/>
                            <w:sz w:val="18"/>
                            <w:szCs w:val="18"/>
                          </w:rPr>
                          <w:t>function</w:t>
                        </w:r>
                        <w:r w:rsidR="0023747D"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node.last().attr(</w:t>
                        </w:r>
                        <w:r w:rsidRPr="00405CA2">
                          <w:rPr>
                            <w:color w:val="FF00FF"/>
                            <w:sz w:val="18"/>
                            <w:szCs w:val="18"/>
                          </w:rPr>
                          <w:t>'value'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node.last(</w:t>
                        </w:r>
                        <w:proofErr w:type="gramEnd"/>
                        <w:r w:rsidRPr="00405CA2">
                          <w:rPr>
                            <w:sz w:val="18"/>
                            <w:szCs w:val="18"/>
                          </w:rPr>
                          <w:t>).attr(</w:t>
                        </w:r>
                        <w:r w:rsidRPr="00405CA2">
                          <w:rPr>
                            <w:color w:val="FF00FF"/>
                            <w:sz w:val="18"/>
                            <w:szCs w:val="18"/>
                          </w:rPr>
                          <w:t>'value'</w:t>
                        </w:r>
                        <w:r w:rsidRPr="00405CA2">
                          <w:rPr>
                            <w:sz w:val="18"/>
                            <w:szCs w:val="18"/>
                          </w:rPr>
                          <w:t>,</w:t>
                        </w:r>
                        <w:r w:rsidRPr="00405CA2">
                          <w:rPr>
                            <w:color w:val="FF00FF"/>
                            <w:sz w:val="18"/>
                            <w:szCs w:val="18"/>
                          </w:rPr>
                          <w:t>'updated'</w:t>
                        </w:r>
                        <w:r w:rsidRPr="00405CA2">
                          <w:rPr>
                            <w:sz w:val="18"/>
                            <w:szCs w:val="18"/>
                          </w:rPr>
                          <w:t>);</w:t>
                        </w:r>
                      </w:p>
                      <w:p w:rsidR="0023747D" w:rsidRPr="00405CA2" w:rsidRDefault="0023747D" w:rsidP="00375F9C">
                        <w:pPr>
                          <w:rPr>
                            <w:szCs w:val="18"/>
                          </w:rPr>
                        </w:pPr>
                        <w:r w:rsidRPr="00405CA2">
                          <w:rPr>
                            <w:sz w:val="18"/>
                            <w:szCs w:val="18"/>
                          </w:rPr>
                          <w:t>}</w:t>
                        </w:r>
                        <w:proofErr w:type="gramStart"/>
                        <w:r w:rsidRPr="00405CA2">
                          <w:rPr>
                            <w:sz w:val="18"/>
                            <w:szCs w:val="18"/>
                          </w:rPr>
                          <w:t>,</w:t>
                        </w:r>
                        <w:r w:rsidRPr="00405CA2">
                          <w:rPr>
                            <w:color w:val="800000"/>
                            <w:sz w:val="18"/>
                            <w:szCs w:val="18"/>
                          </w:rPr>
                          <w:t>4000</w:t>
                        </w:r>
                        <w:proofErr w:type="gramEnd"/>
                        <w:r w:rsidRPr="00405CA2">
                          <w:rPr>
                            <w:sz w:val="18"/>
                            <w:szCs w:val="18"/>
                          </w:rPr>
                          <w:t>);</w:t>
                        </w:r>
                      </w:p>
                    </w:txbxContent>
                  </v:textbox>
                </v:shape>
                <v:shape id="AutoShape 298" o:spid="_x0000_s1980" type="#_x0000_t62" style="position:absolute;left:24003;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KxsYA&#10;AADcAAAADwAAAGRycy9kb3ducmV2LnhtbESPQWvCQBCF7wX/wzJCb3UTS4Ok2YgIxVKLYPTQ45Cd&#10;JqHZ2bC71eiv7xYEj48373vziuVoenEi5zvLCtJZAoK4trrjRsHx8Pa0AOEDssbeMim4kIdlOXko&#10;MNf2zHs6VaEREcI+RwVtCEMupa9bMuhndiCO3rd1BkOUrpHa4TnCTS/nSZJJgx3HhhYHWrdU/1S/&#10;Jr7xVR8/Lt3uZePSsb9u988h+9wo9TgdV68gAo3hfnxLv2sF8yyF/zGRALL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BKxsYAAADcAAAADwAAAAAAAAAAAAAAAACYAgAAZHJz&#10;L2Rvd25yZXYueG1sUEsFBgAAAAAEAAQA9QAAAIsDAAAAAA==&#10;" adj="29626,25892" fillcolor="#ff9">
                  <v:textbox inset="0,0,0,0">
                    <w:txbxContent>
                      <w:p w:rsidR="0023747D" w:rsidRPr="000373AC" w:rsidRDefault="0023747D" w:rsidP="00375F9C">
                        <w:pPr>
                          <w:rPr>
                            <w:szCs w:val="18"/>
                          </w:rPr>
                        </w:pPr>
                        <w:r>
                          <w:rPr>
                            <w:rFonts w:hint="eastAsia"/>
                            <w:szCs w:val="18"/>
                          </w:rPr>
                          <w:t>Sets contents</w:t>
                        </w:r>
                      </w:p>
                    </w:txbxContent>
                  </v:textbox>
                </v:shape>
                <v:shape id="AutoShape 300" o:spid="_x0000_s1981" type="#_x0000_t62" style="position:absolute;left:24003;top:32689;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llb8A&#10;AADcAAAADwAAAGRycy9kb3ducmV2LnhtbESPzQrCMBCE74LvEFbwpqn1B6lGEUX06N8DLM3aFptN&#10;aaJWn94IgsdhZr5h5svGlOJBtSssKxj0IxDEqdUFZwou521vCsJ5ZI2lZVLwIgfLRbs1x0TbJx/p&#10;cfKZCBB2CSrIva8SKV2ak0HXtxVx8K62NuiDrDOpa3wGuCllHEUTabDgsJBjReuc0tvpbhRM+bXf&#10;3svjGA/jakij93uHo41S3U6zmoHw1Ph/+NfeawXxJIbv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32WVvwAAANwAAAAPAAAAAAAAAAAAAAAAAJgCAABkcnMvZG93bnJl&#10;di54bWxQSwUGAAAAAAQABAD1AAAAhAMAAAAA&#10;" adj="28817,-3254" fillcolor="#ff9">
                  <v:textbox inset="0,0,0,0">
                    <w:txbxContent>
                      <w:p w:rsidR="0023747D" w:rsidRPr="000E23E9" w:rsidRDefault="0023747D" w:rsidP="00375F9C">
                        <w:pPr>
                          <w:rPr>
                            <w:szCs w:val="18"/>
                          </w:rPr>
                        </w:pPr>
                        <w:r>
                          <w:rPr>
                            <w:szCs w:val="18"/>
                          </w:rPr>
                          <w:t>U</w:t>
                        </w:r>
                        <w:r>
                          <w:rPr>
                            <w:rFonts w:hint="eastAsia"/>
                            <w:szCs w:val="18"/>
                          </w:rPr>
                          <w:t>pdated input</w:t>
                        </w:r>
                        <w:r>
                          <w:rPr>
                            <w:szCs w:val="18"/>
                          </w:rPr>
                          <w:t>’</w:t>
                        </w:r>
                        <w:r>
                          <w:rPr>
                            <w:rFonts w:hint="eastAsia"/>
                            <w:szCs w:val="18"/>
                          </w:rPr>
                          <w:t>s value attr</w:t>
                        </w:r>
                      </w:p>
                    </w:txbxContent>
                  </v:textbox>
                </v:shape>
                <v:shape id="AutoShape 301" o:spid="_x0000_s1982" type="#_x0000_t62" style="position:absolute;left:25146;top:12877;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rRy8UA&#10;AADcAAAADwAAAGRycy9kb3ducmV2LnhtbESPQWsCMRSE74L/IbxCb5qtVFtWo9hCocJedAvV2yN5&#10;bhY3L8sm1e2/N4LgcZiZb5jFqneNOFMXas8KXsYZCGLtTc2Vgp/ya/QOIkRkg41nUvBPAVbL4WCB&#10;ufEX3tJ5FyuRIBxyVGBjbHMpg7bkMIx9S5y8o+8cxiS7SpoOLwnuGjnJspl0WHNasNjSpyV92v05&#10;Bf2mKEqrD+V0o93HIb5Ni999q9TzU7+eg4jUx0f43v42CiazV7idS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utHLxQAAANwAAAAPAAAAAAAAAAAAAAAAAJgCAABkcnMv&#10;ZG93bnJldi54bWxQSwUGAAAAAAQABAD1AAAAigMAAAAA&#10;" adj="29870,42784" fillcolor="#ff9">
                  <v:textbox inset="0,0,0,0">
                    <w:txbxContent>
                      <w:p w:rsidR="0023747D" w:rsidRPr="000E23E9" w:rsidRDefault="0023747D" w:rsidP="00375F9C">
                        <w:pPr>
                          <w:rPr>
                            <w:szCs w:val="18"/>
                          </w:rPr>
                        </w:pPr>
                        <w:r>
                          <w:rPr>
                            <w:rFonts w:hint="eastAsia"/>
                            <w:szCs w:val="18"/>
                          </w:rPr>
                          <w:t>Gets CSS fontSize</w:t>
                        </w:r>
                      </w:p>
                    </w:txbxContent>
                  </v:textbox>
                </v:shape>
                <v:shape id="AutoShape 302" o:spid="_x0000_s1983" type="#_x0000_t62" style="position:absolute;left:30861;top:22783;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GMQA&#10;AADcAAAADwAAAGRycy9kb3ducmV2LnhtbESPQUsDMRSE74L/ITyhN5vtgqWsTYsUFQ9lwdqLt8fm&#10;uVlM3luS2G7/fSMIHoeZ+YZZb6fg1YliGoQNLOYVKOJO7MC9gePHy/0KVMrIFr0wGbhQgu3m9maN&#10;jZUzv9PpkHtVIJwaNOByHhutU+coYJrLSFy8L4kBc5Gx1zbiucCD13VVLXXAgcuCw5F2jrrvw08w&#10;8CnU1/vWP+/bS5TXlW+dHFtjZnfT0yOoTFP+D/+136yBevkAv2fKEd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PxjEAAAA3AAAAA8AAAAAAAAAAAAAAAAAmAIAAGRycy9k&#10;b3ducmV2LnhtbFBLBQYAAAAABAAEAPUAAACJAwAAAAA=&#10;" adj="32585,18761" fillcolor="#ff9">
                  <v:textbox inset="0,0,0,0">
                    <w:txbxContent>
                      <w:p w:rsidR="0023747D" w:rsidRPr="000E23E9" w:rsidRDefault="0023747D" w:rsidP="00375F9C">
                        <w:pPr>
                          <w:rPr>
                            <w:szCs w:val="18"/>
                          </w:rPr>
                        </w:pPr>
                        <w:r>
                          <w:rPr>
                            <w:rFonts w:hint="eastAsia"/>
                            <w:szCs w:val="18"/>
                          </w:rPr>
                          <w:t>Updates all style</w:t>
                        </w:r>
                      </w:p>
                    </w:txbxContent>
                  </v:textbox>
                </v:shape>
                <v:shape id="AutoShape 303" o:spid="_x0000_s1984" type="#_x0000_t62" style="position:absolute;left:28575;top:16840;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HI8YA&#10;AADcAAAADwAAAGRycy9kb3ducmV2LnhtbESPT2vCQBTE7wW/w/KE3urGoKFGVxFRkUIP9c/B2yP7&#10;TILZt2F3q9FP3y0Uehxm5jfMbNGZRtzI+dqyguEgAUFcWF1zqeB42Ly9g/ABWWNjmRQ8yMNi3nuZ&#10;Ya7tnb/otg+liBD2OSqoQmhzKX1RkUE/sC1x9C7WGQxRulJqh/cIN41MkySTBmuOCxW2tKqouO6/&#10;jYKLCSN/+hiNn+v6sTn71adLtxOlXvvdcgoiUBf+w3/tnVaQZh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WHI8YAAADcAAAADwAAAAAAAAAAAAAAAACYAgAAZHJz&#10;L2Rvd25yZXYueG1sUEsFBgAAAAAEAAQA9QAAAIsDAAAAAA==&#10;" adj="24213,19938" fillcolor="#ff9">
                  <v:textbox inset="0,0,0,0">
                    <w:txbxContent>
                      <w:p w:rsidR="0023747D" w:rsidRPr="000E23E9" w:rsidRDefault="0023747D" w:rsidP="00375F9C">
                        <w:pPr>
                          <w:rPr>
                            <w:szCs w:val="18"/>
                          </w:rPr>
                        </w:pPr>
                        <w:r>
                          <w:rPr>
                            <w:szCs w:val="18"/>
                          </w:rPr>
                          <w:t>U</w:t>
                        </w:r>
                        <w:r>
                          <w:rPr>
                            <w:rFonts w:hint="eastAsia"/>
                            <w:szCs w:val="18"/>
                          </w:rPr>
                          <w:t>pdates fontSize and backgorund</w:t>
                        </w:r>
                      </w:p>
                    </w:txbxContent>
                  </v:textbox>
                </v:shape>
                <v:shape id="_x0000_s1985" type="#_x0000_t62" style="position:absolute;left:21717;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LusIA&#10;AADcAAAADwAAAGRycy9kb3ducmV2LnhtbERPTWsCMRC9F/ofwhS81Wz3ILI1ShHaCoJQK9jjsJlu&#10;lm4m22RcV399cxB6fLzvxWr0nRoopjawgadpAYq4DrblxsDh8/VxDioJssUuMBm4UILV8v5ugZUN&#10;Z/6gYS+NyiGcKjTgRPpK61Q78pimoSfO3HeIHiXD2Ggb8ZzDfafLophpjy3nBoc9rR3VP/uTN7Ad&#10;rkfHbyLd12+9K3fv8bp2W2MmD+PLMyihUf7FN/fGGihneW0+k4+AX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4u6wgAAANwAAAAPAAAAAAAAAAAAAAAAAJgCAABkcnMvZG93&#10;bnJldi54bWxQSwUGAAAAAAQABAD1AAAAhwMAAAAA&#10;" adj="28956,35238" fillcolor="#ff9">
                  <v:textbox inset="0,0,0,0">
                    <w:txbxContent>
                      <w:p w:rsidR="0023747D" w:rsidRPr="000E23E9" w:rsidRDefault="0023747D" w:rsidP="00375F9C">
                        <w:pPr>
                          <w:rPr>
                            <w:szCs w:val="18"/>
                          </w:rPr>
                        </w:pPr>
                        <w:r>
                          <w:rPr>
                            <w:rFonts w:hint="eastAsia"/>
                            <w:szCs w:val="18"/>
                          </w:rPr>
                          <w:t>Updates CSS border</w:t>
                        </w:r>
                      </w:p>
                    </w:txbxContent>
                  </v:textbox>
                </v:shape>
                <v:shape id="AutoShape 305" o:spid="_x0000_s1986" type="#_x0000_t62" style="position:absolute;left:25146;top:28727;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kMMIA&#10;AADcAAAADwAAAGRycy9kb3ducmV2LnhtbESPUWvCMBSF3wf+h3AHvgxNLds6OqNoYTAfdf6AS3Pb&#10;lDU3JYm1/vtFEPZ4OOd8h7PeTrYXI/nQOVawWmYgiGunO24VnH++Fh8gQkTW2DsmBTcKsN3MntZY&#10;anflI42n2IoE4VCiAhPjUEoZakMWw9INxMlrnLcYk/St1B6vCW57mWfZu7TYcVowOFBlqP49XawC&#10;3BevTVO94UtlPRbejHk8SKXmz9PuE0SkKf6HH+1vrSAvVnA/k4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yQwwgAAANwAAAAPAAAAAAAAAAAAAAAAAJgCAABkcnMvZG93&#10;bnJldi54bWxQSwUGAAAAAAQABAD1AAAAhwMAAAAA&#10;" adj="28431,19384" fillcolor="#ff9">
                  <v:textbox inset="0,0,0,0">
                    <w:txbxContent>
                      <w:p w:rsidR="0023747D" w:rsidRPr="000E23E9" w:rsidRDefault="0023747D" w:rsidP="00375F9C">
                        <w:pPr>
                          <w:rPr>
                            <w:szCs w:val="18"/>
                          </w:rPr>
                        </w:pPr>
                        <w:r>
                          <w:rPr>
                            <w:szCs w:val="18"/>
                          </w:rPr>
                          <w:t>G</w:t>
                        </w:r>
                        <w:r>
                          <w:rPr>
                            <w:rFonts w:hint="eastAsia"/>
                            <w:szCs w:val="18"/>
                          </w:rPr>
                          <w:t>ets input</w:t>
                        </w:r>
                        <w:r>
                          <w:rPr>
                            <w:szCs w:val="18"/>
                          </w:rPr>
                          <w:t>’</w:t>
                        </w:r>
                        <w:r>
                          <w:rPr>
                            <w:rFonts w:hint="eastAsia"/>
                            <w:szCs w:val="18"/>
                          </w:rPr>
                          <w:t xml:space="preserve"> value attr</w:t>
                        </w:r>
                      </w:p>
                    </w:txbxContent>
                  </v:textbox>
                </v:shape>
                <w10:anchorlock/>
              </v:group>
            </w:pict>
          </mc:Fallback>
        </mc:AlternateContent>
      </w:r>
    </w:p>
    <w:p w:rsidR="00375F9C" w:rsidRDefault="00375F9C" w:rsidP="00E45D25">
      <w:pPr>
        <w:pStyle w:val="3"/>
        <w:numPr>
          <w:ilvl w:val="2"/>
          <w:numId w:val="17"/>
        </w:numPr>
      </w:pPr>
      <w:bookmarkStart w:id="219" w:name="_Toc453071845"/>
      <w:r>
        <w:rPr>
          <w:rFonts w:hint="eastAsia"/>
        </w:rPr>
        <w:t>className</w:t>
      </w:r>
      <w:bookmarkEnd w:id="219"/>
    </w:p>
    <w:p w:rsidR="00375F9C" w:rsidRDefault="00375F9C" w:rsidP="00375F9C">
      <w:r>
        <w:rPr>
          <w:rFonts w:hint="eastAsia"/>
        </w:rPr>
        <w:t xml:space="preserve">There are five function to handle CSS className: </w:t>
      </w:r>
    </w:p>
    <w:p w:rsidR="00375F9C" w:rsidRDefault="00375F9C" w:rsidP="00E45D25">
      <w:pPr>
        <w:numPr>
          <w:ilvl w:val="0"/>
          <w:numId w:val="10"/>
        </w:numPr>
      </w:pPr>
      <w:r>
        <w:rPr>
          <w:rFonts w:hint="eastAsia"/>
        </w:rPr>
        <w:t>hasClass: Determines whether a specified class exists or not</w:t>
      </w:r>
    </w:p>
    <w:p w:rsidR="00375F9C" w:rsidRDefault="00375F9C" w:rsidP="00E45D25">
      <w:pPr>
        <w:numPr>
          <w:ilvl w:val="0"/>
          <w:numId w:val="10"/>
        </w:numPr>
      </w:pPr>
      <w:r>
        <w:rPr>
          <w:rFonts w:hint="eastAsia"/>
        </w:rPr>
        <w:t xml:space="preserve">addClass: Adds classes to the current DOM nodes </w:t>
      </w:r>
    </w:p>
    <w:p w:rsidR="00375F9C" w:rsidRDefault="00375F9C" w:rsidP="00E45D25">
      <w:pPr>
        <w:numPr>
          <w:ilvl w:val="0"/>
          <w:numId w:val="10"/>
        </w:numPr>
      </w:pPr>
      <w:r>
        <w:rPr>
          <w:rFonts w:hint="eastAsia"/>
        </w:rPr>
        <w:t>removeClass: Removes classes from the current DOM nodes</w:t>
      </w:r>
    </w:p>
    <w:p w:rsidR="00375F9C" w:rsidRDefault="00375F9C" w:rsidP="00E45D25">
      <w:pPr>
        <w:numPr>
          <w:ilvl w:val="0"/>
          <w:numId w:val="10"/>
        </w:numPr>
      </w:pPr>
      <w:r>
        <w:rPr>
          <w:rFonts w:hint="eastAsia"/>
        </w:rPr>
        <w:t>replaceClass: Replaces classes for the current DOM nodes</w:t>
      </w:r>
    </w:p>
    <w:p w:rsidR="00375F9C" w:rsidRPr="004553B4" w:rsidRDefault="00375F9C" w:rsidP="00E45D25">
      <w:pPr>
        <w:numPr>
          <w:ilvl w:val="0"/>
          <w:numId w:val="10"/>
        </w:numPr>
      </w:pPr>
      <w:r>
        <w:rPr>
          <w:rFonts w:hint="eastAsia"/>
        </w:rPr>
        <w:t>tagClass: Adds/Removes a tag to all classes of the current DOM nodes</w:t>
      </w:r>
    </w:p>
    <w:p w:rsidR="00375F9C" w:rsidRDefault="005C781A" w:rsidP="00375F9C">
      <w:r>
        <w:rPr>
          <w:noProof/>
        </w:rPr>
        <w:lastRenderedPageBreak/>
        <mc:AlternateContent>
          <mc:Choice Requires="wpc">
            <w:drawing>
              <wp:inline distT="0" distB="0" distL="0" distR="0" wp14:anchorId="3ED1B76E" wp14:editId="0E76CCFB">
                <wp:extent cx="5257800" cy="4467225"/>
                <wp:effectExtent l="9525" t="0" r="9525" b="9525"/>
                <wp:docPr id="306" name="画布 3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6" name="Text Box 308"/>
                        <wps:cNvSpPr txBox="1">
                          <a:spLocks noChangeArrowheads="1"/>
                        </wps:cNvSpPr>
                        <wps:spPr bwMode="auto">
                          <a:xfrm>
                            <a:off x="0" y="48895"/>
                            <a:ext cx="5257800" cy="4418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A5DA6" w:rsidRDefault="0023747D" w:rsidP="00375F9C">
                              <w:pPr>
                                <w:spacing w:line="240" w:lineRule="exact"/>
                                <w:rPr>
                                  <w:sz w:val="18"/>
                                  <w:szCs w:val="18"/>
                                </w:rPr>
                              </w:pPr>
                              <w:proofErr w:type="gramStart"/>
                              <w:r w:rsidRPr="004A5DA6">
                                <w:rPr>
                                  <w:color w:val="0000FF"/>
                                  <w:sz w:val="18"/>
                                  <w:szCs w:val="18"/>
                                </w:rPr>
                                <w:t>var</w:t>
                              </w:r>
                              <w:proofErr w:type="gramEnd"/>
                              <w:r w:rsidRPr="004A5DA6">
                                <w:rPr>
                                  <w:sz w:val="18"/>
                                  <w:szCs w:val="18"/>
                                </w:rPr>
                                <w:t xml:space="preserve"> node;</w:t>
                              </w:r>
                            </w:p>
                            <w:p w:rsidR="0023747D" w:rsidRPr="004A5DA6" w:rsidRDefault="00F70C1C" w:rsidP="00375F9C">
                              <w:pPr>
                                <w:spacing w:line="240" w:lineRule="exact"/>
                                <w:rPr>
                                  <w:sz w:val="18"/>
                                  <w:szCs w:val="18"/>
                                </w:rPr>
                              </w:pPr>
                              <w:proofErr w:type="gramStart"/>
                              <w:r>
                                <w:rPr>
                                  <w:sz w:val="18"/>
                                  <w:szCs w:val="18"/>
                                </w:rPr>
                                <w:t>xui</w:t>
                              </w:r>
                              <w:r w:rsidR="0023747D" w:rsidRPr="004A5DA6">
                                <w:rPr>
                                  <w:sz w:val="18"/>
                                  <w:szCs w:val="18"/>
                                </w:rPr>
                                <w:t>(</w:t>
                              </w:r>
                              <w:proofErr w:type="gramEnd"/>
                              <w:r w:rsidR="0023747D" w:rsidRPr="004A5DA6">
                                <w:rPr>
                                  <w:color w:val="FF00FF"/>
                                  <w:sz w:val="18"/>
                                  <w:szCs w:val="18"/>
                                </w:rPr>
                                <w:t>'body'</w:t>
                              </w:r>
                              <w:r w:rsidR="0023747D" w:rsidRPr="004A5DA6">
                                <w:rPr>
                                  <w:sz w:val="18"/>
                                  <w:szCs w:val="18"/>
                                </w:rPr>
                                <w:t>).append(node=</w:t>
                              </w:r>
                              <w:r>
                                <w:rPr>
                                  <w:sz w:val="18"/>
                                  <w:szCs w:val="18"/>
                                </w:rPr>
                                <w:t>xui</w:t>
                              </w:r>
                              <w:r w:rsidR="0023747D" w:rsidRPr="004A5DA6">
                                <w:rPr>
                                  <w:sz w:val="18"/>
                                  <w:szCs w:val="18"/>
                                </w:rPr>
                                <w:t>.create(</w:t>
                              </w:r>
                              <w:r w:rsidR="0023747D" w:rsidRPr="004A5DA6">
                                <w:rPr>
                                  <w:color w:val="FF00FF"/>
                                  <w:sz w:val="18"/>
                                  <w:szCs w:val="18"/>
                                </w:rPr>
                                <w:t>'div'</w:t>
                              </w:r>
                              <w:r w:rsidR="0023747D" w:rsidRPr="004A5DA6">
                                <w:rPr>
                                  <w:sz w:val="18"/>
                                  <w:szCs w:val="18"/>
                                </w:rPr>
                                <w:t>));</w:t>
                              </w:r>
                            </w:p>
                            <w:p w:rsidR="0023747D" w:rsidRPr="004A5DA6" w:rsidRDefault="0023747D" w:rsidP="00375F9C">
                              <w:pPr>
                                <w:spacing w:line="240" w:lineRule="exact"/>
                                <w:rPr>
                                  <w:sz w:val="18"/>
                                  <w:szCs w:val="18"/>
                                </w:rPr>
                              </w:pPr>
                            </w:p>
                            <w:p w:rsidR="0023747D" w:rsidRPr="004A5DA6" w:rsidRDefault="00973A41" w:rsidP="00375F9C">
                              <w:pPr>
                                <w:spacing w:line="240" w:lineRule="exact"/>
                                <w:rPr>
                                  <w:sz w:val="18"/>
                                  <w:szCs w:val="18"/>
                                </w:rPr>
                              </w:pPr>
                              <w:proofErr w:type="gramStart"/>
                              <w:r>
                                <w:rPr>
                                  <w:sz w:val="18"/>
                                  <w:szCs w:val="18"/>
                                </w:rPr>
                                <w:t>xui.</w:t>
                              </w:r>
                              <w:r w:rsidR="0023747D" w:rsidRPr="004A5DA6">
                                <w:rPr>
                                  <w:sz w:val="18"/>
                                  <w:szCs w:val="18"/>
                                </w:rPr>
                                <w:t>asyRun(</w:t>
                              </w:r>
                              <w:proofErr w:type="gramEnd"/>
                              <w:r w:rsidR="0023747D" w:rsidRPr="004A5DA6">
                                <w:rPr>
                                  <w:color w:val="0000FF"/>
                                  <w:sz w:val="18"/>
                                  <w:szCs w:val="18"/>
                                </w:rPr>
                                <w:t>function</w:t>
                              </w:r>
                              <w:r w:rsidR="0023747D"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node.addClass(</w:t>
                              </w:r>
                              <w:proofErr w:type="gramEnd"/>
                              <w:r w:rsidRPr="004A5DA6">
                                <w:rPr>
                                  <w:color w:val="FF00FF"/>
                                  <w:sz w:val="18"/>
                                  <w:szCs w:val="18"/>
                                </w:rPr>
                                <w:t>"cls1 cls2 cls3"</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00F70C1C">
                                <w:rPr>
                                  <w:sz w:val="18"/>
                                  <w:szCs w:val="18"/>
                                </w:rPr>
                                <w:t>xui</w:t>
                              </w:r>
                              <w:r w:rsidRPr="004A5DA6">
                                <w:rPr>
                                  <w:sz w:val="18"/>
                                  <w:szCs w:val="18"/>
                                </w:rPr>
                                <w:t>.message(</w:t>
                              </w:r>
                              <w:proofErr w:type="gramEnd"/>
                              <w:r w:rsidRPr="004A5DA6">
                                <w:rPr>
                                  <w:sz w:val="18"/>
                                  <w:szCs w:val="18"/>
                                </w:rPr>
                                <w:t>node.hasClass(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1000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973A41" w:rsidP="00375F9C">
                              <w:pPr>
                                <w:spacing w:line="240" w:lineRule="exact"/>
                                <w:rPr>
                                  <w:sz w:val="18"/>
                                  <w:szCs w:val="18"/>
                                </w:rPr>
                              </w:pPr>
                              <w:proofErr w:type="gramStart"/>
                              <w:r>
                                <w:rPr>
                                  <w:sz w:val="18"/>
                                  <w:szCs w:val="18"/>
                                </w:rPr>
                                <w:t>xui.</w:t>
                              </w:r>
                              <w:r w:rsidR="0023747D" w:rsidRPr="004A5DA6">
                                <w:rPr>
                                  <w:sz w:val="18"/>
                                  <w:szCs w:val="18"/>
                                </w:rPr>
                                <w:t>asyRun(</w:t>
                              </w:r>
                              <w:proofErr w:type="gramEnd"/>
                              <w:r w:rsidR="0023747D" w:rsidRPr="004A5DA6">
                                <w:rPr>
                                  <w:color w:val="0000FF"/>
                                  <w:sz w:val="18"/>
                                  <w:szCs w:val="18"/>
                                </w:rPr>
                                <w:t>function</w:t>
                              </w:r>
                              <w:r w:rsidR="0023747D"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node.removeClass(</w:t>
                              </w:r>
                              <w:proofErr w:type="gramEnd"/>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2000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973A41" w:rsidP="00375F9C">
                              <w:pPr>
                                <w:spacing w:line="240" w:lineRule="exact"/>
                                <w:rPr>
                                  <w:sz w:val="18"/>
                                  <w:szCs w:val="18"/>
                                </w:rPr>
                              </w:pPr>
                              <w:proofErr w:type="gramStart"/>
                              <w:r>
                                <w:rPr>
                                  <w:sz w:val="18"/>
                                  <w:szCs w:val="18"/>
                                </w:rPr>
                                <w:t>xui.</w:t>
                              </w:r>
                              <w:r w:rsidR="0023747D" w:rsidRPr="004A5DA6">
                                <w:rPr>
                                  <w:sz w:val="18"/>
                                  <w:szCs w:val="18"/>
                                </w:rPr>
                                <w:t>asyRun(</w:t>
                              </w:r>
                              <w:proofErr w:type="gramEnd"/>
                              <w:r w:rsidR="0023747D" w:rsidRPr="004A5DA6">
                                <w:rPr>
                                  <w:color w:val="0000FF"/>
                                  <w:sz w:val="18"/>
                                  <w:szCs w:val="18"/>
                                </w:rPr>
                                <w:t>function</w:t>
                              </w:r>
                              <w:r w:rsidR="0023747D"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node.replaceClass(</w:t>
                              </w:r>
                              <w:proofErr w:type="gramEnd"/>
                              <w:r w:rsidRPr="004A5DA6">
                                <w:rPr>
                                  <w:color w:val="FF8000"/>
                                  <w:sz w:val="18"/>
                                  <w:szCs w:val="18"/>
                                </w:rPr>
                                <w:t>/cls/g</w:t>
                              </w:r>
                              <w:r w:rsidRPr="004A5DA6">
                                <w:rPr>
                                  <w:sz w:val="18"/>
                                  <w:szCs w:val="18"/>
                                </w:rPr>
                                <w:t>,</w:t>
                              </w:r>
                              <w:r w:rsidRPr="004A5DA6">
                                <w:rPr>
                                  <w:color w:val="FF00FF"/>
                                  <w:sz w:val="18"/>
                                  <w:szCs w:val="18"/>
                                </w:rPr>
                                <w:t>"class"</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3000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973A41" w:rsidP="00375F9C">
                              <w:pPr>
                                <w:spacing w:line="240" w:lineRule="exact"/>
                                <w:rPr>
                                  <w:sz w:val="18"/>
                                  <w:szCs w:val="18"/>
                                </w:rPr>
                              </w:pPr>
                              <w:proofErr w:type="gramStart"/>
                              <w:r>
                                <w:rPr>
                                  <w:sz w:val="18"/>
                                  <w:szCs w:val="18"/>
                                </w:rPr>
                                <w:t>xui.</w:t>
                              </w:r>
                              <w:r w:rsidR="0023747D" w:rsidRPr="004A5DA6">
                                <w:rPr>
                                  <w:sz w:val="18"/>
                                  <w:szCs w:val="18"/>
                                </w:rPr>
                                <w:t>asyRun(</w:t>
                              </w:r>
                              <w:proofErr w:type="gramEnd"/>
                              <w:r w:rsidR="0023747D" w:rsidRPr="004A5DA6">
                                <w:rPr>
                                  <w:color w:val="0000FF"/>
                                  <w:sz w:val="18"/>
                                  <w:szCs w:val="18"/>
                                </w:rPr>
                                <w:t>function</w:t>
                              </w:r>
                              <w:r w:rsidR="0023747D"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true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4000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973A41" w:rsidP="00375F9C">
                              <w:pPr>
                                <w:spacing w:line="240" w:lineRule="exact"/>
                                <w:rPr>
                                  <w:sz w:val="18"/>
                                  <w:szCs w:val="18"/>
                                </w:rPr>
                              </w:pPr>
                              <w:proofErr w:type="gramStart"/>
                              <w:r>
                                <w:rPr>
                                  <w:sz w:val="18"/>
                                  <w:szCs w:val="18"/>
                                </w:rPr>
                                <w:t>xui.</w:t>
                              </w:r>
                              <w:r w:rsidR="0023747D" w:rsidRPr="004A5DA6">
                                <w:rPr>
                                  <w:sz w:val="18"/>
                                  <w:szCs w:val="18"/>
                                </w:rPr>
                                <w:t>asyRun(</w:t>
                              </w:r>
                              <w:proofErr w:type="gramEnd"/>
                              <w:r w:rsidR="0023747D" w:rsidRPr="004A5DA6">
                                <w:rPr>
                                  <w:color w:val="0000FF"/>
                                  <w:sz w:val="18"/>
                                  <w:szCs w:val="18"/>
                                </w:rPr>
                                <w:t>function</w:t>
                              </w:r>
                              <w:r w:rsidR="0023747D"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false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rPr>
                                  <w:szCs w:val="18"/>
                                </w:rPr>
                              </w:pPr>
                              <w:r w:rsidRPr="004A5DA6">
                                <w:rPr>
                                  <w:sz w:val="18"/>
                                  <w:szCs w:val="18"/>
                                </w:rPr>
                                <w:t>}</w:t>
                              </w:r>
                              <w:proofErr w:type="gramStart"/>
                              <w:r w:rsidRPr="004A5DA6">
                                <w:rPr>
                                  <w:sz w:val="18"/>
                                  <w:szCs w:val="18"/>
                                </w:rPr>
                                <w:t>,</w:t>
                              </w:r>
                              <w:r w:rsidRPr="004A5DA6">
                                <w:rPr>
                                  <w:color w:val="800000"/>
                                  <w:sz w:val="18"/>
                                  <w:szCs w:val="18"/>
                                </w:rPr>
                                <w:t>6000</w:t>
                              </w:r>
                              <w:proofErr w:type="gramEnd"/>
                              <w:r w:rsidRPr="004A5DA6">
                                <w:rPr>
                                  <w:sz w:val="18"/>
                                  <w:szCs w:val="18"/>
                                </w:rPr>
                                <w:t>);</w:t>
                              </w:r>
                            </w:p>
                          </w:txbxContent>
                        </wps:txbx>
                        <wps:bodyPr rot="0" vert="horz" wrap="square" lIns="54000" tIns="46800" rIns="54000" bIns="45720" anchor="t" anchorCtr="0" upright="1">
                          <a:spAutoFit/>
                        </wps:bodyPr>
                      </wps:wsp>
                      <wps:wsp>
                        <wps:cNvPr id="218" name="AutoShape 309"/>
                        <wps:cNvSpPr>
                          <a:spLocks noChangeArrowheads="1"/>
                        </wps:cNvSpPr>
                        <wps:spPr bwMode="auto">
                          <a:xfrm flipH="1">
                            <a:off x="2400300" y="297180"/>
                            <a:ext cx="800100" cy="198120"/>
                          </a:xfrm>
                          <a:prstGeom prst="wedgeRoundRectCallout">
                            <a:avLst>
                              <a:gd name="adj1" fmla="val 116824"/>
                              <a:gd name="adj2" fmla="val 200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classes</w:t>
                              </w:r>
                            </w:p>
                          </w:txbxContent>
                        </wps:txbx>
                        <wps:bodyPr rot="0" vert="horz" wrap="square" lIns="0" tIns="0" rIns="0" bIns="0" anchor="t" anchorCtr="0" upright="1">
                          <a:noAutofit/>
                        </wps:bodyPr>
                      </wps:wsp>
                      <wps:wsp>
                        <wps:cNvPr id="219" name="AutoShape 310"/>
                        <wps:cNvSpPr>
                          <a:spLocks noChangeArrowheads="1"/>
                        </wps:cNvSpPr>
                        <wps:spPr bwMode="auto">
                          <a:xfrm flipH="1">
                            <a:off x="2171700" y="3764280"/>
                            <a:ext cx="914400" cy="198120"/>
                          </a:xfrm>
                          <a:prstGeom prst="wedgeRoundRectCallout">
                            <a:avLst>
                              <a:gd name="adj1" fmla="val 77222"/>
                              <a:gd name="adj2" fmla="val 63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 tag</w:t>
                              </w:r>
                            </w:p>
                          </w:txbxContent>
                        </wps:txbx>
                        <wps:bodyPr rot="0" vert="horz" wrap="square" lIns="0" tIns="0" rIns="0" bIns="0" anchor="t" anchorCtr="0" upright="1">
                          <a:noAutofit/>
                        </wps:bodyPr>
                      </wps:wsp>
                      <wps:wsp>
                        <wps:cNvPr id="221" name="AutoShape 311"/>
                        <wps:cNvSpPr>
                          <a:spLocks noChangeArrowheads="1"/>
                        </wps:cNvSpPr>
                        <wps:spPr bwMode="auto">
                          <a:xfrm flipH="1">
                            <a:off x="2057400" y="1287780"/>
                            <a:ext cx="914400" cy="198120"/>
                          </a:xfrm>
                          <a:prstGeom prst="wedgeRoundRectCallout">
                            <a:avLst>
                              <a:gd name="adj1" fmla="val 98056"/>
                              <a:gd name="adj2" fmla="val 17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w:t>
                              </w:r>
                            </w:p>
                          </w:txbxContent>
                        </wps:txbx>
                        <wps:bodyPr rot="0" vert="horz" wrap="square" lIns="0" tIns="0" rIns="0" bIns="0" anchor="t" anchorCtr="0" upright="1">
                          <a:noAutofit/>
                        </wps:bodyPr>
                      </wps:wsp>
                      <wps:wsp>
                        <wps:cNvPr id="223" name="AutoShape 313"/>
                        <wps:cNvSpPr>
                          <a:spLocks noChangeArrowheads="1"/>
                        </wps:cNvSpPr>
                        <wps:spPr bwMode="auto">
                          <a:xfrm flipH="1">
                            <a:off x="1943100" y="2080260"/>
                            <a:ext cx="800100" cy="198120"/>
                          </a:xfrm>
                          <a:prstGeom prst="wedgeRoundRectCallout">
                            <a:avLst>
                              <a:gd name="adj1" fmla="val 54917"/>
                              <a:gd name="adj2" fmla="val 11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M</w:t>
                              </w:r>
                              <w:r>
                                <w:rPr>
                                  <w:rFonts w:hint="eastAsia"/>
                                  <w:szCs w:val="18"/>
                                </w:rPr>
                                <w:t>odifies</w:t>
                              </w:r>
                            </w:p>
                          </w:txbxContent>
                        </wps:txbx>
                        <wps:bodyPr rot="0" vert="horz" wrap="square" lIns="0" tIns="0" rIns="0" bIns="0" anchor="t" anchorCtr="0" upright="1">
                          <a:noAutofit/>
                        </wps:bodyPr>
                      </wps:wsp>
                      <wps:wsp>
                        <wps:cNvPr id="256" name="AutoShape 314"/>
                        <wps:cNvSpPr>
                          <a:spLocks noChangeArrowheads="1"/>
                        </wps:cNvSpPr>
                        <wps:spPr bwMode="auto">
                          <a:xfrm flipH="1">
                            <a:off x="2628900" y="594360"/>
                            <a:ext cx="1600200" cy="396240"/>
                          </a:xfrm>
                          <a:prstGeom prst="wedgeRoundRectCallout">
                            <a:avLst>
                              <a:gd name="adj1" fmla="val 90551"/>
                              <a:gd name="adj2" fmla="val 3541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373AC" w:rsidRDefault="0023747D" w:rsidP="00375F9C">
                              <w:pPr>
                                <w:rPr>
                                  <w:szCs w:val="18"/>
                                </w:rPr>
                              </w:pPr>
                              <w:r>
                                <w:rPr>
                                  <w:rStyle w:val="shorttext"/>
                                </w:rPr>
                                <w:t>Determine</w:t>
                              </w:r>
                              <w:r>
                                <w:rPr>
                                  <w:rStyle w:val="shorttext"/>
                                  <w:rFonts w:hint="eastAsia"/>
                                </w:rPr>
                                <w:t>s</w:t>
                              </w:r>
                              <w:r>
                                <w:rPr>
                                  <w:rStyle w:val="shorttext"/>
                                </w:rPr>
                                <w:t xml:space="preserve"> whether</w:t>
                              </w:r>
                              <w:r>
                                <w:rPr>
                                  <w:rStyle w:val="shorttext"/>
                                  <w:rFonts w:hint="eastAsia"/>
                                </w:rPr>
                                <w:t xml:space="preserve"> a class name exists or not</w:t>
                              </w:r>
                            </w:p>
                          </w:txbxContent>
                        </wps:txbx>
                        <wps:bodyPr rot="0" vert="horz" wrap="square" lIns="0" tIns="0" rIns="0" bIns="0" anchor="t" anchorCtr="0" upright="1">
                          <a:noAutofit/>
                        </wps:bodyPr>
                      </wps:wsp>
                      <wps:wsp>
                        <wps:cNvPr id="257" name="AutoShape 315"/>
                        <wps:cNvSpPr>
                          <a:spLocks noChangeArrowheads="1"/>
                        </wps:cNvSpPr>
                        <wps:spPr bwMode="auto">
                          <a:xfrm flipH="1">
                            <a:off x="1943100" y="2773680"/>
                            <a:ext cx="800100" cy="198120"/>
                          </a:xfrm>
                          <a:prstGeom prst="wedgeRoundRectCallout">
                            <a:avLst>
                              <a:gd name="adj1" fmla="val 59681"/>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Adds</w:t>
                              </w:r>
                              <w:r>
                                <w:rPr>
                                  <w:rFonts w:hint="eastAsia"/>
                                  <w:szCs w:val="18"/>
                                </w:rPr>
                                <w:t xml:space="preserve"> tag</w:t>
                              </w:r>
                            </w:p>
                          </w:txbxContent>
                        </wps:txbx>
                        <wps:bodyPr rot="0" vert="horz" wrap="square" lIns="0" tIns="0" rIns="0" bIns="0" anchor="t" anchorCtr="0" upright="1">
                          <a:noAutofit/>
                        </wps:bodyPr>
                      </wps:wsp>
                    </wpc:wpc>
                  </a:graphicData>
                </a:graphic>
              </wp:inline>
            </w:drawing>
          </mc:Choice>
          <mc:Fallback>
            <w:pict>
              <v:group id="画布 306" o:spid="_x0000_s1987" editas="canvas" style="width:414pt;height:351.75pt;mso-position-horizontal-relative:char;mso-position-vertical-relative:line" coordsize="52578,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">
                <v:shape id="_x0000_s1988" type="#_x0000_t75" style="position:absolute;width:52578;height:44672;visibility:visible;mso-wrap-style:square">
                  <v:fill o:detectmouseclick="t"/>
                  <v:path o:connecttype="none"/>
                </v:shape>
                <v:shape id="Text Box 308" o:spid="_x0000_s1989" type="#_x0000_t202" style="position:absolute;top:488;width:52578;height:44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wtVcQA&#10;AADcAAAADwAAAGRycy9kb3ducmV2LnhtbESPQWvCQBSE7wX/w/KE3upGD8FG1yCKpJdCa+v9kX1m&#10;Q7Jvw+4a47/vFgo9DjPzDbMtJ9uLkXxoHStYLjIQxLXTLTcKvr9OL2sQISJr7B2TggcFKHezpy0W&#10;2t35k8ZzbESCcChQgYlxKKQMtSGLYeEG4uRdnbcYk/SN1B7vCW57ucqyXFpsOS0YHOhgqO7ON6ug&#10;7o7TsWovxo83u/7Qr9XjPa+Uep5P+w2ISFP8D/+137SC1TKH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sLVXEAAAA3AAAAA8AAAAAAAAAAAAAAAAAmAIAAGRycy9k&#10;b3ducmV2LnhtbFBLBQYAAAAABAAEAPUAAACJAwAAAAA=&#10;" strokeweight="1pt">
                  <v:textbox style="mso-fit-shape-to-text:t" inset="1.5mm,1.3mm,1.5mm">
                    <w:txbxContent>
                      <w:p w:rsidR="0023747D" w:rsidRPr="004A5DA6" w:rsidRDefault="0023747D" w:rsidP="00375F9C">
                        <w:pPr>
                          <w:spacing w:line="240" w:lineRule="exact"/>
                          <w:rPr>
                            <w:sz w:val="18"/>
                            <w:szCs w:val="18"/>
                          </w:rPr>
                        </w:pPr>
                        <w:proofErr w:type="gramStart"/>
                        <w:r w:rsidRPr="004A5DA6">
                          <w:rPr>
                            <w:color w:val="0000FF"/>
                            <w:sz w:val="18"/>
                            <w:szCs w:val="18"/>
                          </w:rPr>
                          <w:t>var</w:t>
                        </w:r>
                        <w:proofErr w:type="gramEnd"/>
                        <w:r w:rsidRPr="004A5DA6">
                          <w:rPr>
                            <w:sz w:val="18"/>
                            <w:szCs w:val="18"/>
                          </w:rPr>
                          <w:t xml:space="preserve"> node;</w:t>
                        </w:r>
                      </w:p>
                      <w:p w:rsidR="0023747D" w:rsidRPr="004A5DA6" w:rsidRDefault="00F70C1C" w:rsidP="00375F9C">
                        <w:pPr>
                          <w:spacing w:line="240" w:lineRule="exact"/>
                          <w:rPr>
                            <w:sz w:val="18"/>
                            <w:szCs w:val="18"/>
                          </w:rPr>
                        </w:pPr>
                        <w:proofErr w:type="gramStart"/>
                        <w:r>
                          <w:rPr>
                            <w:sz w:val="18"/>
                            <w:szCs w:val="18"/>
                          </w:rPr>
                          <w:t>xui</w:t>
                        </w:r>
                        <w:r w:rsidR="0023747D" w:rsidRPr="004A5DA6">
                          <w:rPr>
                            <w:sz w:val="18"/>
                            <w:szCs w:val="18"/>
                          </w:rPr>
                          <w:t>(</w:t>
                        </w:r>
                        <w:proofErr w:type="gramEnd"/>
                        <w:r w:rsidR="0023747D" w:rsidRPr="004A5DA6">
                          <w:rPr>
                            <w:color w:val="FF00FF"/>
                            <w:sz w:val="18"/>
                            <w:szCs w:val="18"/>
                          </w:rPr>
                          <w:t>'body'</w:t>
                        </w:r>
                        <w:r w:rsidR="0023747D" w:rsidRPr="004A5DA6">
                          <w:rPr>
                            <w:sz w:val="18"/>
                            <w:szCs w:val="18"/>
                          </w:rPr>
                          <w:t>).append(node=</w:t>
                        </w:r>
                        <w:r>
                          <w:rPr>
                            <w:sz w:val="18"/>
                            <w:szCs w:val="18"/>
                          </w:rPr>
                          <w:t>xui</w:t>
                        </w:r>
                        <w:r w:rsidR="0023747D" w:rsidRPr="004A5DA6">
                          <w:rPr>
                            <w:sz w:val="18"/>
                            <w:szCs w:val="18"/>
                          </w:rPr>
                          <w:t>.create(</w:t>
                        </w:r>
                        <w:r w:rsidR="0023747D" w:rsidRPr="004A5DA6">
                          <w:rPr>
                            <w:color w:val="FF00FF"/>
                            <w:sz w:val="18"/>
                            <w:szCs w:val="18"/>
                          </w:rPr>
                          <w:t>'div'</w:t>
                        </w:r>
                        <w:r w:rsidR="0023747D" w:rsidRPr="004A5DA6">
                          <w:rPr>
                            <w:sz w:val="18"/>
                            <w:szCs w:val="18"/>
                          </w:rPr>
                          <w:t>));</w:t>
                        </w:r>
                      </w:p>
                      <w:p w:rsidR="0023747D" w:rsidRPr="004A5DA6" w:rsidRDefault="0023747D" w:rsidP="00375F9C">
                        <w:pPr>
                          <w:spacing w:line="240" w:lineRule="exact"/>
                          <w:rPr>
                            <w:sz w:val="18"/>
                            <w:szCs w:val="18"/>
                          </w:rPr>
                        </w:pPr>
                      </w:p>
                      <w:p w:rsidR="0023747D" w:rsidRPr="004A5DA6" w:rsidRDefault="00973A41" w:rsidP="00375F9C">
                        <w:pPr>
                          <w:spacing w:line="240" w:lineRule="exact"/>
                          <w:rPr>
                            <w:sz w:val="18"/>
                            <w:szCs w:val="18"/>
                          </w:rPr>
                        </w:pPr>
                        <w:proofErr w:type="gramStart"/>
                        <w:r>
                          <w:rPr>
                            <w:sz w:val="18"/>
                            <w:szCs w:val="18"/>
                          </w:rPr>
                          <w:t>xui.</w:t>
                        </w:r>
                        <w:r w:rsidR="0023747D" w:rsidRPr="004A5DA6">
                          <w:rPr>
                            <w:sz w:val="18"/>
                            <w:szCs w:val="18"/>
                          </w:rPr>
                          <w:t>asyRun(</w:t>
                        </w:r>
                        <w:proofErr w:type="gramEnd"/>
                        <w:r w:rsidR="0023747D" w:rsidRPr="004A5DA6">
                          <w:rPr>
                            <w:color w:val="0000FF"/>
                            <w:sz w:val="18"/>
                            <w:szCs w:val="18"/>
                          </w:rPr>
                          <w:t>function</w:t>
                        </w:r>
                        <w:r w:rsidR="0023747D"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node.addClass(</w:t>
                        </w:r>
                        <w:proofErr w:type="gramEnd"/>
                        <w:r w:rsidRPr="004A5DA6">
                          <w:rPr>
                            <w:color w:val="FF00FF"/>
                            <w:sz w:val="18"/>
                            <w:szCs w:val="18"/>
                          </w:rPr>
                          <w:t>"cls1 cls2 cls3"</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00F70C1C">
                          <w:rPr>
                            <w:sz w:val="18"/>
                            <w:szCs w:val="18"/>
                          </w:rPr>
                          <w:t>xui</w:t>
                        </w:r>
                        <w:r w:rsidRPr="004A5DA6">
                          <w:rPr>
                            <w:sz w:val="18"/>
                            <w:szCs w:val="18"/>
                          </w:rPr>
                          <w:t>.message(</w:t>
                        </w:r>
                        <w:proofErr w:type="gramEnd"/>
                        <w:r w:rsidRPr="004A5DA6">
                          <w:rPr>
                            <w:sz w:val="18"/>
                            <w:szCs w:val="18"/>
                          </w:rPr>
                          <w:t>node.hasClass(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1000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973A41" w:rsidP="00375F9C">
                        <w:pPr>
                          <w:spacing w:line="240" w:lineRule="exact"/>
                          <w:rPr>
                            <w:sz w:val="18"/>
                            <w:szCs w:val="18"/>
                          </w:rPr>
                        </w:pPr>
                        <w:proofErr w:type="gramStart"/>
                        <w:r>
                          <w:rPr>
                            <w:sz w:val="18"/>
                            <w:szCs w:val="18"/>
                          </w:rPr>
                          <w:t>xui.</w:t>
                        </w:r>
                        <w:r w:rsidR="0023747D" w:rsidRPr="004A5DA6">
                          <w:rPr>
                            <w:sz w:val="18"/>
                            <w:szCs w:val="18"/>
                          </w:rPr>
                          <w:t>asyRun(</w:t>
                        </w:r>
                        <w:proofErr w:type="gramEnd"/>
                        <w:r w:rsidR="0023747D" w:rsidRPr="004A5DA6">
                          <w:rPr>
                            <w:color w:val="0000FF"/>
                            <w:sz w:val="18"/>
                            <w:szCs w:val="18"/>
                          </w:rPr>
                          <w:t>function</w:t>
                        </w:r>
                        <w:r w:rsidR="0023747D"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node.removeClass(</w:t>
                        </w:r>
                        <w:proofErr w:type="gramEnd"/>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2000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973A41" w:rsidP="00375F9C">
                        <w:pPr>
                          <w:spacing w:line="240" w:lineRule="exact"/>
                          <w:rPr>
                            <w:sz w:val="18"/>
                            <w:szCs w:val="18"/>
                          </w:rPr>
                        </w:pPr>
                        <w:proofErr w:type="gramStart"/>
                        <w:r>
                          <w:rPr>
                            <w:sz w:val="18"/>
                            <w:szCs w:val="18"/>
                          </w:rPr>
                          <w:t>xui.</w:t>
                        </w:r>
                        <w:r w:rsidR="0023747D" w:rsidRPr="004A5DA6">
                          <w:rPr>
                            <w:sz w:val="18"/>
                            <w:szCs w:val="18"/>
                          </w:rPr>
                          <w:t>asyRun(</w:t>
                        </w:r>
                        <w:proofErr w:type="gramEnd"/>
                        <w:r w:rsidR="0023747D" w:rsidRPr="004A5DA6">
                          <w:rPr>
                            <w:color w:val="0000FF"/>
                            <w:sz w:val="18"/>
                            <w:szCs w:val="18"/>
                          </w:rPr>
                          <w:t>function</w:t>
                        </w:r>
                        <w:r w:rsidR="0023747D"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node.replaceClass(</w:t>
                        </w:r>
                        <w:proofErr w:type="gramEnd"/>
                        <w:r w:rsidRPr="004A5DA6">
                          <w:rPr>
                            <w:color w:val="FF8000"/>
                            <w:sz w:val="18"/>
                            <w:szCs w:val="18"/>
                          </w:rPr>
                          <w:t>/cls/g</w:t>
                        </w:r>
                        <w:r w:rsidRPr="004A5DA6">
                          <w:rPr>
                            <w:sz w:val="18"/>
                            <w:szCs w:val="18"/>
                          </w:rPr>
                          <w:t>,</w:t>
                        </w:r>
                        <w:r w:rsidRPr="004A5DA6">
                          <w:rPr>
                            <w:color w:val="FF00FF"/>
                            <w:sz w:val="18"/>
                            <w:szCs w:val="18"/>
                          </w:rPr>
                          <w:t>"class"</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3000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973A41" w:rsidP="00375F9C">
                        <w:pPr>
                          <w:spacing w:line="240" w:lineRule="exact"/>
                          <w:rPr>
                            <w:sz w:val="18"/>
                            <w:szCs w:val="18"/>
                          </w:rPr>
                        </w:pPr>
                        <w:proofErr w:type="gramStart"/>
                        <w:r>
                          <w:rPr>
                            <w:sz w:val="18"/>
                            <w:szCs w:val="18"/>
                          </w:rPr>
                          <w:t>xui.</w:t>
                        </w:r>
                        <w:r w:rsidR="0023747D" w:rsidRPr="004A5DA6">
                          <w:rPr>
                            <w:sz w:val="18"/>
                            <w:szCs w:val="18"/>
                          </w:rPr>
                          <w:t>asyRun(</w:t>
                        </w:r>
                        <w:proofErr w:type="gramEnd"/>
                        <w:r w:rsidR="0023747D" w:rsidRPr="004A5DA6">
                          <w:rPr>
                            <w:color w:val="0000FF"/>
                            <w:sz w:val="18"/>
                            <w:szCs w:val="18"/>
                          </w:rPr>
                          <w:t>function</w:t>
                        </w:r>
                        <w:r w:rsidR="0023747D"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true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4000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973A41" w:rsidP="00375F9C">
                        <w:pPr>
                          <w:spacing w:line="240" w:lineRule="exact"/>
                          <w:rPr>
                            <w:sz w:val="18"/>
                            <w:szCs w:val="18"/>
                          </w:rPr>
                        </w:pPr>
                        <w:proofErr w:type="gramStart"/>
                        <w:r>
                          <w:rPr>
                            <w:sz w:val="18"/>
                            <w:szCs w:val="18"/>
                          </w:rPr>
                          <w:t>xui.</w:t>
                        </w:r>
                        <w:r w:rsidR="0023747D" w:rsidRPr="004A5DA6">
                          <w:rPr>
                            <w:sz w:val="18"/>
                            <w:szCs w:val="18"/>
                          </w:rPr>
                          <w:t>asyRun(</w:t>
                        </w:r>
                        <w:proofErr w:type="gramEnd"/>
                        <w:r w:rsidR="0023747D" w:rsidRPr="004A5DA6">
                          <w:rPr>
                            <w:color w:val="0000FF"/>
                            <w:sz w:val="18"/>
                            <w:szCs w:val="18"/>
                          </w:rPr>
                          <w:t>function</w:t>
                        </w:r>
                        <w:r w:rsidR="0023747D"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false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rPr>
                            <w:szCs w:val="18"/>
                          </w:rPr>
                        </w:pPr>
                        <w:r w:rsidRPr="004A5DA6">
                          <w:rPr>
                            <w:sz w:val="18"/>
                            <w:szCs w:val="18"/>
                          </w:rPr>
                          <w:t>}</w:t>
                        </w:r>
                        <w:proofErr w:type="gramStart"/>
                        <w:r w:rsidRPr="004A5DA6">
                          <w:rPr>
                            <w:sz w:val="18"/>
                            <w:szCs w:val="18"/>
                          </w:rPr>
                          <w:t>,</w:t>
                        </w:r>
                        <w:r w:rsidRPr="004A5DA6">
                          <w:rPr>
                            <w:color w:val="800000"/>
                            <w:sz w:val="18"/>
                            <w:szCs w:val="18"/>
                          </w:rPr>
                          <w:t>6000</w:t>
                        </w:r>
                        <w:proofErr w:type="gramEnd"/>
                        <w:r w:rsidRPr="004A5DA6">
                          <w:rPr>
                            <w:sz w:val="18"/>
                            <w:szCs w:val="18"/>
                          </w:rPr>
                          <w:t>);</w:t>
                        </w:r>
                      </w:p>
                    </w:txbxContent>
                  </v:textbox>
                </v:shape>
                <v:shape id="AutoShape 309" o:spid="_x0000_s1990" type="#_x0000_t62" style="position:absolute;left:24003;top:2971;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LFcEA&#10;AADcAAAADwAAAGRycy9kb3ducmV2LnhtbERPS26DMBDdR+odrInUXWLIIi0UE0WVSNoVKu0BRngC&#10;qHiMbAfo7etFpS6f3r84rWYUMzk/WFaQ7hMQxK3VA3cKvj6r3TMIH5A1jpZJwQ95OJUPmwJzbRf+&#10;oLkJnYgh7HNU0Icw5VL6tieDfm8n4sjdrDMYInSd1A6XGG5GeUiSozQ4cGzocaLXntrv5m4U1C7t&#10;bjpcs6yyVbq+3+eny6VW6nG7nl9ABFrDv/jP/aYVHNK4Np6JR0C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hyxXBAAAA3AAAAA8AAAAAAAAAAAAAAAAAmAIAAGRycy9kb3du&#10;cmV2LnhtbFBLBQYAAAAABAAEAPUAAACGAwAAAAA=&#10;" adj="36034,54138" fillcolor="#ff9">
                  <v:textbox inset="0,0,0,0">
                    <w:txbxContent>
                      <w:p w:rsidR="0023747D" w:rsidRPr="000E23E9" w:rsidRDefault="0023747D" w:rsidP="00375F9C">
                        <w:pPr>
                          <w:rPr>
                            <w:szCs w:val="18"/>
                          </w:rPr>
                        </w:pPr>
                        <w:r>
                          <w:rPr>
                            <w:szCs w:val="18"/>
                          </w:rPr>
                          <w:t>A</w:t>
                        </w:r>
                        <w:r>
                          <w:rPr>
                            <w:rFonts w:hint="eastAsia"/>
                            <w:szCs w:val="18"/>
                          </w:rPr>
                          <w:t>dds classes</w:t>
                        </w:r>
                      </w:p>
                    </w:txbxContent>
                  </v:textbox>
                </v:shape>
                <v:shape id="AutoShape 310" o:spid="_x0000_s1991" type="#_x0000_t62" style="position:absolute;left:21717;top:37642;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hL8UA&#10;AADcAAAADwAAAGRycy9kb3ducmV2LnhtbESPQWvCQBSE7wX/w/KEXqRuTEU0uoqWFsSLGAteH9nX&#10;bGj2bcyuGv99VxB6HGbmG2ax6mwtrtT6yrGC0TABQVw4XXGp4Pv49TYF4QOyxtoxKbiTh9Wy97LA&#10;TLsbH+iah1JECPsMFZgQmkxKXxiy6IeuIY7ej2sthijbUuoWbxFua5kmyURarDguGGzow1Dxm1+s&#10;gs+p260HY5NuLrNifzybe/l+ypV67XfrOYhAXfgPP9tbrSAdzeBx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2EvxQAAANwAAAAPAAAAAAAAAAAAAAAAAJgCAABkcnMv&#10;ZG93bnJldi54bWxQSwUGAAAAAAQABAD1AAAAigMAAAAA&#10;" adj="27480,24576" fillcolor="#ff9">
                  <v:textbox inset="0,0,0,0">
                    <w:txbxContent>
                      <w:p w:rsidR="0023747D" w:rsidRPr="000E23E9" w:rsidRDefault="0023747D" w:rsidP="00375F9C">
                        <w:pPr>
                          <w:rPr>
                            <w:szCs w:val="18"/>
                          </w:rPr>
                        </w:pPr>
                        <w:r>
                          <w:rPr>
                            <w:szCs w:val="18"/>
                          </w:rPr>
                          <w:t>R</w:t>
                        </w:r>
                        <w:r>
                          <w:rPr>
                            <w:rFonts w:hint="eastAsia"/>
                            <w:szCs w:val="18"/>
                          </w:rPr>
                          <w:t>emove tag</w:t>
                        </w:r>
                      </w:p>
                    </w:txbxContent>
                  </v:textbox>
                </v:shape>
                <v:shape id="AutoShape 311" o:spid="_x0000_s1992" type="#_x0000_t62" style="position:absolute;left:20574;top:12877;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58UA&#10;AADcAAAADwAAAGRycy9kb3ducmV2LnhtbESPT2vCQBTE74V+h+UVvNVNcpASXcUKQosI9e/5kX1m&#10;Y7NvQ3Y1aT+9Kwgeh5n5DTOZ9bYWV2p95VhBOkxAEBdOV1wq2O+W7x8gfEDWWDsmBX/kYTZ9fZlg&#10;rl3HG7puQykihH2OCkwITS6lLwxZ9EPXEEfv5FqLIcq2lLrFLsJtLbMkGUmLFccFgw0tDBW/24tV&#10;cDinx261Xhwunz/V6fu87OfHf6PU4K2fj0EE6sMz/Gh/aQVZlsL9TDw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8/nxQAAANwAAAAPAAAAAAAAAAAAAAAAAJgCAABkcnMv&#10;ZG93bnJldi54bWxQSwUGAAAAAAQABAD1AAAAigMAAAAA&#10;" adj="31980,47769" fillcolor="#ff9">
                  <v:textbox inset="0,0,0,0">
                    <w:txbxContent>
                      <w:p w:rsidR="0023747D" w:rsidRPr="000E23E9" w:rsidRDefault="0023747D" w:rsidP="00375F9C">
                        <w:pPr>
                          <w:rPr>
                            <w:szCs w:val="18"/>
                          </w:rPr>
                        </w:pPr>
                        <w:r>
                          <w:rPr>
                            <w:szCs w:val="18"/>
                          </w:rPr>
                          <w:t>R</w:t>
                        </w:r>
                        <w:r>
                          <w:rPr>
                            <w:rFonts w:hint="eastAsia"/>
                            <w:szCs w:val="18"/>
                          </w:rPr>
                          <w:t>emoves</w:t>
                        </w:r>
                      </w:p>
                    </w:txbxContent>
                  </v:textbox>
                </v:shape>
                <v:shape id="AutoShape 313" o:spid="_x0000_s1993" type="#_x0000_t62" style="position:absolute;left:19431;top:2080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9GkMcA&#10;AADcAAAADwAAAGRycy9kb3ducmV2LnhtbESPQWvCQBSE74X+h+UVvBTdNKFFoqtYQQg9tbZQvT2y&#10;L5tg9m3Mrib9991CweMwM98wy/VoW3Gl3jeOFTzNEhDEpdMNGwVfn7vpHIQPyBpbx6TghzysV/d3&#10;S8y1G/iDrvtgRISwz1FBHUKXS+nLmiz6meuIo1e53mKIsjdS9zhEuG1lmiQv0mLDcaHGjrY1laf9&#10;xSo4Pj8a85odimFTVcN7ccnOb8W3UpOHcbMAEWgMt/B/u9AK0jSD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RpDHAAAA3AAAAA8AAAAAAAAAAAAAAAAAmAIAAGRy&#10;cy9kb3ducmV2LnhtbFBLBQYAAAAABAAEAPUAAACMAwAAAAA=&#10;" adj="22662,34823" fillcolor="#ff9">
                  <v:textbox inset="0,0,0,0">
                    <w:txbxContent>
                      <w:p w:rsidR="0023747D" w:rsidRPr="000E23E9" w:rsidRDefault="0023747D" w:rsidP="00375F9C">
                        <w:pPr>
                          <w:rPr>
                            <w:szCs w:val="18"/>
                          </w:rPr>
                        </w:pPr>
                        <w:r>
                          <w:rPr>
                            <w:szCs w:val="18"/>
                          </w:rPr>
                          <w:t>M</w:t>
                        </w:r>
                        <w:r>
                          <w:rPr>
                            <w:rFonts w:hint="eastAsia"/>
                            <w:szCs w:val="18"/>
                          </w:rPr>
                          <w:t>odifies</w:t>
                        </w:r>
                      </w:p>
                    </w:txbxContent>
                  </v:textbox>
                </v:shape>
                <v:shape id="AutoShape 314" o:spid="_x0000_s1994" type="#_x0000_t62" style="position:absolute;left:26289;top:5943;width:16002;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i5gcAA&#10;AADcAAAADwAAAGRycy9kb3ducmV2LnhtbESPwYrCQBBE7wv+w9CCt3ViQJHoKCIoXtcIemwybRLN&#10;9IRMa7J/v7OwsMeiql5R6+3gGvWmLtSeDcymCSjiwtuaSwOX/PC5BBUE2WLjmQx8U4DtZvSxxsz6&#10;nr/ofZZSRQiHDA1UIm2mdSgqchimviWO3t13DiXKrtS2wz7CXaPTJFlohzXHhQpb2ldUPM8vZ0Dy&#10;VyLH9HG8XcVKf20ewVFuzGQ87FaghAb5D/+1T9ZAOl/A75l4BPT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1i5gcAAAADcAAAADwAAAAAAAAAAAAAAAACYAgAAZHJzL2Rvd25y&#10;ZXYueG1sUEsFBgAAAAAEAAQA9QAAAIUDAAAAAA==&#10;" adj="30359,18450" fillcolor="#ff9">
                  <v:textbox inset="0,0,0,0">
                    <w:txbxContent>
                      <w:p w:rsidR="0023747D" w:rsidRPr="000373AC" w:rsidRDefault="0023747D" w:rsidP="00375F9C">
                        <w:pPr>
                          <w:rPr>
                            <w:szCs w:val="18"/>
                          </w:rPr>
                        </w:pPr>
                        <w:r>
                          <w:rPr>
                            <w:rStyle w:val="shorttext"/>
                          </w:rPr>
                          <w:t>Determine</w:t>
                        </w:r>
                        <w:r>
                          <w:rPr>
                            <w:rStyle w:val="shorttext"/>
                            <w:rFonts w:hint="eastAsia"/>
                          </w:rPr>
                          <w:t>s</w:t>
                        </w:r>
                        <w:r>
                          <w:rPr>
                            <w:rStyle w:val="shorttext"/>
                          </w:rPr>
                          <w:t xml:space="preserve"> whether</w:t>
                        </w:r>
                        <w:r>
                          <w:rPr>
                            <w:rStyle w:val="shorttext"/>
                            <w:rFonts w:hint="eastAsia"/>
                          </w:rPr>
                          <w:t xml:space="preserve"> a class name exists or not</w:t>
                        </w:r>
                      </w:p>
                    </w:txbxContent>
                  </v:textbox>
                </v:shape>
                <v:shape id="AutoShape 315" o:spid="_x0000_s1995" type="#_x0000_t62" style="position:absolute;left:19431;top:27736;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j2MUA&#10;AADcAAAADwAAAGRycy9kb3ducmV2LnhtbESP3WoCMRSE7wu+QzhC72pWwVZXo0iLtIhC/cHrw+aY&#10;XUxOlk2qa5/eCIVeDjPzDTOdt86KCzWh8qyg38tAEBdeV2wUHPbLlxGIEJE1Ws+k4EYB5rPO0xRz&#10;7a+8pcsuGpEgHHJUUMZY51KGoiSHoedr4uSdfOMwJtkYqRu8JrizcpBlr9JhxWmhxJreSyrOux+n&#10;4NNs7PFmN/73UK32cv09/jDtWKnnbruYgIjUxv/wX/tLKxgM3+BxJh0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mPYxQAAANwAAAAPAAAAAAAAAAAAAAAAAJgCAABkcnMv&#10;ZG93bnJldi54bWxQSwUGAAAAAAQABAD1AAAAigMAAAAA&#10;" adj="23691,47699" fillcolor="#ff9">
                  <v:textbox inset="0,0,0,0">
                    <w:txbxContent>
                      <w:p w:rsidR="0023747D" w:rsidRPr="000E23E9" w:rsidRDefault="0023747D" w:rsidP="00375F9C">
                        <w:pPr>
                          <w:rPr>
                            <w:szCs w:val="18"/>
                          </w:rPr>
                        </w:pPr>
                        <w:r>
                          <w:rPr>
                            <w:szCs w:val="18"/>
                          </w:rPr>
                          <w:t>Adds</w:t>
                        </w:r>
                        <w:r>
                          <w:rPr>
                            <w:rFonts w:hint="eastAsia"/>
                            <w:szCs w:val="18"/>
                          </w:rPr>
                          <w:t xml:space="preserve"> tag</w:t>
                        </w:r>
                      </w:p>
                    </w:txbxContent>
                  </v:textbox>
                </v:shape>
                <w10:anchorlock/>
              </v:group>
            </w:pict>
          </mc:Fallback>
        </mc:AlternateContent>
      </w:r>
    </w:p>
    <w:p w:rsidR="00375F9C" w:rsidRPr="004A5DA6" w:rsidRDefault="00375F9C" w:rsidP="00375F9C">
      <w:pPr>
        <w:spacing w:line="240" w:lineRule="exact"/>
        <w:rPr>
          <w:sz w:val="18"/>
          <w:szCs w:val="18"/>
        </w:rPr>
      </w:pPr>
    </w:p>
    <w:p w:rsidR="00375F9C" w:rsidRDefault="00375F9C" w:rsidP="00E45D25">
      <w:pPr>
        <w:pStyle w:val="3"/>
        <w:numPr>
          <w:ilvl w:val="2"/>
          <w:numId w:val="17"/>
        </w:numPr>
      </w:pPr>
      <w:bookmarkStart w:id="220" w:name="_Toc453071846"/>
      <w:r>
        <w:rPr>
          <w:rFonts w:hint="eastAsia"/>
        </w:rPr>
        <w:t>Dom events</w:t>
      </w:r>
      <w:bookmarkEnd w:id="220"/>
    </w:p>
    <w:p w:rsidR="00375F9C" w:rsidRDefault="00375F9C" w:rsidP="00375F9C">
      <w:r>
        <w:t xml:space="preserve">There are three groups of event functions are designed for a DOM event in </w:t>
      </w:r>
      <w:r w:rsidR="007E23B3">
        <w:t>CrossUI</w:t>
      </w:r>
      <w:r>
        <w:t>: [before-], [on-] and [after-].</w:t>
      </w:r>
    </w:p>
    <w:p w:rsidR="00375F9C" w:rsidRDefault="00F70C1C" w:rsidP="00E45D25">
      <w:pPr>
        <w:numPr>
          <w:ilvl w:val="0"/>
          <w:numId w:val="24"/>
        </w:numPr>
      </w:pPr>
      <w:r>
        <w:t>xui(</w:t>
      </w:r>
      <w:r w:rsidR="00375F9C">
        <w:t>/**/).onClick([function], ‘label’) =&gt; adds the [function] to  [onclick]group</w:t>
      </w:r>
      <w:r w:rsidR="00375F9C">
        <w:rPr>
          <w:rFonts w:hint="eastAsia"/>
        </w:rPr>
        <w:t>;</w:t>
      </w:r>
    </w:p>
    <w:p w:rsidR="00375F9C" w:rsidRDefault="00F70C1C" w:rsidP="00E45D25">
      <w:pPr>
        <w:numPr>
          <w:ilvl w:val="0"/>
          <w:numId w:val="24"/>
        </w:numPr>
      </w:pPr>
      <w:r>
        <w:t>xui(</w:t>
      </w:r>
      <w:r w:rsidR="00375F9C">
        <w:t>/**/).onClick([function]) =&gt; removes all event functions in [onclick] group, and adds the [function] to [onclick] group</w:t>
      </w:r>
      <w:r w:rsidR="00375F9C">
        <w:rPr>
          <w:rFonts w:hint="eastAsia"/>
        </w:rPr>
        <w:t>;</w:t>
      </w:r>
    </w:p>
    <w:p w:rsidR="00375F9C" w:rsidRDefault="00F70C1C" w:rsidP="00E45D25">
      <w:pPr>
        <w:numPr>
          <w:ilvl w:val="0"/>
          <w:numId w:val="24"/>
        </w:numPr>
      </w:pPr>
      <w:r>
        <w:t>xui(</w:t>
      </w:r>
      <w:r w:rsidR="00375F9C">
        <w:t>/**/).onClick(null, ‘label’) =&gt; removes the event function labeled with ‘label’ from the [onclick] group</w:t>
      </w:r>
      <w:r w:rsidR="00375F9C">
        <w:rPr>
          <w:rFonts w:hint="eastAsia"/>
        </w:rPr>
        <w:t>;</w:t>
      </w:r>
    </w:p>
    <w:p w:rsidR="00375F9C" w:rsidRDefault="00F70C1C" w:rsidP="00E45D25">
      <w:pPr>
        <w:numPr>
          <w:ilvl w:val="0"/>
          <w:numId w:val="24"/>
        </w:numPr>
      </w:pPr>
      <w:r>
        <w:t>xui(</w:t>
      </w:r>
      <w:r w:rsidR="00375F9C">
        <w:t>/**/).onClick(null) =&gt; removes all event functions in [onclick] group</w:t>
      </w:r>
      <w:r w:rsidR="00375F9C">
        <w:rPr>
          <w:rFonts w:hint="eastAsia"/>
        </w:rPr>
        <w:t>;</w:t>
      </w:r>
    </w:p>
    <w:p w:rsidR="00375F9C" w:rsidRDefault="00F70C1C" w:rsidP="00E45D25">
      <w:pPr>
        <w:numPr>
          <w:ilvl w:val="0"/>
          <w:numId w:val="24"/>
        </w:numPr>
      </w:pPr>
      <w:r>
        <w:t>xui(</w:t>
      </w:r>
      <w:r w:rsidR="00375F9C">
        <w:t>/**/).onClick(null,null,true) =&gt; removes all event functions in [beforeclick] group, [onclick] group and [afterclick] group</w:t>
      </w:r>
      <w:r w:rsidR="00375F9C">
        <w:rPr>
          <w:rFonts w:hint="eastAsia"/>
        </w:rPr>
        <w:t>;</w:t>
      </w:r>
    </w:p>
    <w:p w:rsidR="00375F9C" w:rsidRDefault="00F70C1C" w:rsidP="00E45D25">
      <w:pPr>
        <w:numPr>
          <w:ilvl w:val="0"/>
          <w:numId w:val="24"/>
        </w:numPr>
      </w:pPr>
      <w:r>
        <w:t>xui(</w:t>
      </w:r>
      <w:r w:rsidR="00375F9C">
        <w:t>/**/).onClick() =&gt; fire event, executes all event functions in [onclick] group in order. If any of those functions returns [false], the remaining functions will be ignored</w:t>
      </w:r>
      <w:r w:rsidR="00375F9C">
        <w:rPr>
          <w:rFonts w:hint="eastAsia"/>
        </w:rPr>
        <w:t>;</w:t>
      </w:r>
    </w:p>
    <w:p w:rsidR="00375F9C" w:rsidRDefault="00F70C1C" w:rsidP="00E45D25">
      <w:pPr>
        <w:numPr>
          <w:ilvl w:val="0"/>
          <w:numId w:val="24"/>
        </w:numPr>
      </w:pPr>
      <w:r>
        <w:t>xui(</w:t>
      </w:r>
      <w:r w:rsidR="00375F9C">
        <w:t>/**/).onClick(true) =&gt; fire event, executes all event functions in [beforeclick] group, [onclick] group and [afterclick] group in order</w:t>
      </w:r>
      <w:r w:rsidR="00375F9C">
        <w:rPr>
          <w:rFonts w:hint="eastAsia"/>
        </w:rPr>
        <w:t>;</w:t>
      </w:r>
    </w:p>
    <w:p w:rsidR="00375F9C" w:rsidRPr="006118F7" w:rsidRDefault="005C781A" w:rsidP="00375F9C">
      <w:r>
        <w:rPr>
          <w:noProof/>
        </w:rPr>
        <w:lastRenderedPageBreak/>
        <mc:AlternateContent>
          <mc:Choice Requires="wpc">
            <w:drawing>
              <wp:inline distT="0" distB="0" distL="0" distR="0" wp14:anchorId="7EA280BD" wp14:editId="3B31BE68">
                <wp:extent cx="5257800" cy="3268980"/>
                <wp:effectExtent l="9525" t="0" r="9525" b="7620"/>
                <wp:docPr id="316" name="画布 3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3" name="Text Box 318"/>
                        <wps:cNvSpPr txBox="1">
                          <a:spLocks noChangeArrowheads="1"/>
                        </wps:cNvSpPr>
                        <wps:spPr bwMode="auto">
                          <a:xfrm>
                            <a:off x="0" y="48895"/>
                            <a:ext cx="5257800" cy="3199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spacing w:line="240" w:lineRule="exact"/>
                                <w:rPr>
                                  <w:sz w:val="18"/>
                                  <w:szCs w:val="18"/>
                                </w:rPr>
                              </w:pPr>
                              <w:proofErr w:type="gramStart"/>
                              <w:r w:rsidRPr="006118F7">
                                <w:rPr>
                                  <w:color w:val="0000FF"/>
                                  <w:sz w:val="18"/>
                                  <w:szCs w:val="18"/>
                                </w:rPr>
                                <w:t>var</w:t>
                              </w:r>
                              <w:proofErr w:type="gramEnd"/>
                              <w:r w:rsidRPr="006118F7">
                                <w:rPr>
                                  <w:sz w:val="18"/>
                                  <w:szCs w:val="18"/>
                                </w:rPr>
                                <w:t xml:space="preserve"> node;</w:t>
                              </w:r>
                            </w:p>
                            <w:p w:rsidR="0023747D" w:rsidRPr="006118F7" w:rsidRDefault="00F70C1C" w:rsidP="00375F9C">
                              <w:pPr>
                                <w:spacing w:line="240" w:lineRule="exact"/>
                                <w:rPr>
                                  <w:sz w:val="18"/>
                                  <w:szCs w:val="18"/>
                                </w:rPr>
                              </w:pPr>
                              <w:proofErr w:type="gramStart"/>
                              <w:r>
                                <w:rPr>
                                  <w:sz w:val="18"/>
                                  <w:szCs w:val="18"/>
                                </w:rPr>
                                <w:t>xui(</w:t>
                              </w:r>
                              <w:proofErr w:type="gramEnd"/>
                              <w:r w:rsidR="0023747D" w:rsidRPr="006118F7">
                                <w:rPr>
                                  <w:color w:val="FF00FF"/>
                                  <w:sz w:val="18"/>
                                  <w:szCs w:val="18"/>
                                </w:rPr>
                                <w:t>'body'</w:t>
                              </w:r>
                              <w:r w:rsidR="0023747D" w:rsidRPr="006118F7">
                                <w:rPr>
                                  <w:sz w:val="18"/>
                                  <w:szCs w:val="18"/>
                                </w:rPr>
                                <w:t>).append(node=</w:t>
                              </w:r>
                              <w:r w:rsidR="00726AAF">
                                <w:rPr>
                                  <w:sz w:val="18"/>
                                  <w:szCs w:val="18"/>
                                </w:rPr>
                                <w:t>xui</w:t>
                              </w:r>
                              <w:r w:rsidR="0023747D" w:rsidRPr="006118F7">
                                <w:rPr>
                                  <w:sz w:val="18"/>
                                  <w:szCs w:val="18"/>
                                </w:rPr>
                                <w:t>.create(</w:t>
                              </w:r>
                              <w:r w:rsidR="0023747D" w:rsidRPr="006118F7">
                                <w:rPr>
                                  <w:color w:val="FF00FF"/>
                                  <w:sz w:val="18"/>
                                  <w:szCs w:val="18"/>
                                </w:rPr>
                                <w:t>"&lt;button&gt;click me&lt;/button&gt;"</w:t>
                              </w:r>
                              <w:r w:rsidR="0023747D"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'onClick'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color w:val="0000FF"/>
                                  <w:sz w:val="18"/>
                                  <w:szCs w:val="18"/>
                                </w:rPr>
                                <w:t>return</w:t>
                              </w:r>
                              <w:proofErr w:type="gramEnd"/>
                              <w:r w:rsidRPr="006118F7">
                                <w:rPr>
                                  <w:sz w:val="18"/>
                                  <w:szCs w:val="18"/>
                                </w:rPr>
                                <w:t xml:space="preserve"> </w:t>
                              </w:r>
                              <w:r w:rsidRPr="006118F7">
                                <w:rPr>
                                  <w:color w:val="0000FF"/>
                                  <w:sz w:val="18"/>
                                  <w:szCs w:val="18"/>
                                </w:rPr>
                                <w:t>false</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beforeClick(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'beforeClick'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afterClick(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'afterClick'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spacing w:line="240" w:lineRule="exact"/>
                                <w:rPr>
                                  <w:sz w:val="18"/>
                                  <w:szCs w:val="18"/>
                                </w:rPr>
                              </w:pPr>
                            </w:p>
                            <w:p w:rsidR="0023747D" w:rsidRPr="006118F7" w:rsidRDefault="00973A41" w:rsidP="00375F9C">
                              <w:pPr>
                                <w:spacing w:line="240" w:lineRule="exact"/>
                                <w:rPr>
                                  <w:sz w:val="18"/>
                                  <w:szCs w:val="18"/>
                                </w:rPr>
                              </w:pPr>
                              <w:proofErr w:type="gramStart"/>
                              <w:r>
                                <w:rPr>
                                  <w:sz w:val="18"/>
                                  <w:szCs w:val="18"/>
                                </w:rPr>
                                <w:t>xui.</w:t>
                              </w:r>
                              <w:r w:rsidR="0023747D" w:rsidRPr="006118F7">
                                <w:rPr>
                                  <w:sz w:val="18"/>
                                  <w:szCs w:val="18"/>
                                </w:rPr>
                                <w:t>asyRun(</w:t>
                              </w:r>
                              <w:proofErr w:type="gramEnd"/>
                              <w:r w:rsidR="0023747D" w:rsidRPr="006118F7">
                                <w:rPr>
                                  <w:color w:val="0000FF"/>
                                  <w:sz w:val="18"/>
                                  <w:szCs w:val="18"/>
                                </w:rPr>
                                <w:t>function</w:t>
                              </w:r>
                              <w:r w:rsidR="0023747D"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null</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rPr>
                                  <w:szCs w:val="18"/>
                                </w:rPr>
                              </w:pPr>
                              <w:r w:rsidRPr="006118F7">
                                <w:rPr>
                                  <w:sz w:val="18"/>
                                  <w:szCs w:val="18"/>
                                </w:rPr>
                                <w:t>}</w:t>
                              </w:r>
                              <w:proofErr w:type="gramStart"/>
                              <w:r w:rsidRPr="006118F7">
                                <w:rPr>
                                  <w:sz w:val="18"/>
                                  <w:szCs w:val="18"/>
                                </w:rPr>
                                <w:t>,</w:t>
                              </w:r>
                              <w:r w:rsidRPr="006118F7">
                                <w:rPr>
                                  <w:color w:val="800000"/>
                                  <w:sz w:val="18"/>
                                  <w:szCs w:val="18"/>
                                </w:rPr>
                                <w:t>2000</w:t>
                              </w:r>
                              <w:proofErr w:type="gramEnd"/>
                              <w:r w:rsidRPr="006118F7">
                                <w:rPr>
                                  <w:sz w:val="18"/>
                                  <w:szCs w:val="18"/>
                                </w:rPr>
                                <w:t>);</w:t>
                              </w:r>
                            </w:p>
                          </w:txbxContent>
                        </wps:txbx>
                        <wps:bodyPr rot="0" vert="horz" wrap="square" lIns="54000" tIns="46800" rIns="54000" bIns="45720" anchor="t" anchorCtr="0" upright="1">
                          <a:spAutoFit/>
                        </wps:bodyPr>
                      </wps:wsp>
                      <wps:wsp>
                        <wps:cNvPr id="205" name="AutoShape 319"/>
                        <wps:cNvSpPr>
                          <a:spLocks noChangeArrowheads="1"/>
                        </wps:cNvSpPr>
                        <wps:spPr bwMode="auto">
                          <a:xfrm flipH="1">
                            <a:off x="1600200" y="495300"/>
                            <a:ext cx="1371600" cy="198120"/>
                          </a:xfrm>
                          <a:prstGeom prst="wedgeRoundRectCallout">
                            <a:avLst>
                              <a:gd name="adj1" fmla="val 77176"/>
                              <a:gd name="adj2" fmla="val 26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onClick event</w:t>
                              </w:r>
                            </w:p>
                          </w:txbxContent>
                        </wps:txbx>
                        <wps:bodyPr rot="0" vert="horz" wrap="square" lIns="0" tIns="0" rIns="0" bIns="0" anchor="t" anchorCtr="0" upright="1">
                          <a:noAutofit/>
                        </wps:bodyPr>
                      </wps:wsp>
                      <wps:wsp>
                        <wps:cNvPr id="207" name="AutoShape 322"/>
                        <wps:cNvSpPr>
                          <a:spLocks noChangeArrowheads="1"/>
                        </wps:cNvSpPr>
                        <wps:spPr bwMode="auto">
                          <a:xfrm flipH="1">
                            <a:off x="1257300" y="1882140"/>
                            <a:ext cx="3200400" cy="396240"/>
                          </a:xfrm>
                          <a:prstGeom prst="wedgeRoundRectCallout">
                            <a:avLst>
                              <a:gd name="adj1" fmla="val 58370"/>
                              <a:gd name="adj2" fmla="val 626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returns false, afterClick will not be fired.</w:t>
                              </w:r>
                            </w:p>
                          </w:txbxContent>
                        </wps:txbx>
                        <wps:bodyPr rot="0" vert="horz" wrap="square" lIns="0" tIns="0" rIns="0" bIns="0" anchor="t" anchorCtr="0" upright="1">
                          <a:noAutofit/>
                        </wps:bodyPr>
                      </wps:wsp>
                      <wps:wsp>
                        <wps:cNvPr id="209" name="AutoShape 324"/>
                        <wps:cNvSpPr>
                          <a:spLocks noChangeArrowheads="1"/>
                        </wps:cNvSpPr>
                        <wps:spPr bwMode="auto">
                          <a:xfrm flipH="1">
                            <a:off x="1600200" y="2377440"/>
                            <a:ext cx="1714500" cy="198120"/>
                          </a:xfrm>
                          <a:prstGeom prst="wedgeRoundRectCallout">
                            <a:avLst>
                              <a:gd name="adj1" fmla="val 71741"/>
                              <a:gd name="adj2" fmla="val 158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onClick event;</w:t>
                              </w:r>
                            </w:p>
                          </w:txbxContent>
                        </wps:txbx>
                        <wps:bodyPr rot="0" vert="horz" wrap="square" lIns="0" tIns="0" rIns="0" bIns="0" anchor="t" anchorCtr="0" upright="1">
                          <a:noAutofit/>
                        </wps:bodyPr>
                      </wps:wsp>
                      <wps:wsp>
                        <wps:cNvPr id="210" name="AutoShape 325"/>
                        <wps:cNvSpPr>
                          <a:spLocks noChangeArrowheads="1"/>
                        </wps:cNvSpPr>
                        <wps:spPr bwMode="auto">
                          <a:xfrm flipH="1">
                            <a:off x="1485900" y="1089660"/>
                            <a:ext cx="1600200" cy="198120"/>
                          </a:xfrm>
                          <a:prstGeom prst="wedgeRoundRectCallout">
                            <a:avLst>
                              <a:gd name="adj1" fmla="val 64361"/>
                              <a:gd name="adj2" fmla="val 240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beforeClick event</w:t>
                              </w:r>
                            </w:p>
                          </w:txbxContent>
                        </wps:txbx>
                        <wps:bodyPr rot="0" vert="horz" wrap="square" lIns="0" tIns="0" rIns="0" bIns="0" anchor="t" anchorCtr="0" upright="1">
                          <a:noAutofit/>
                        </wps:bodyPr>
                      </wps:wsp>
                      <wps:wsp>
                        <wps:cNvPr id="212" name="AutoShape 326"/>
                        <wps:cNvSpPr>
                          <a:spLocks noChangeArrowheads="1"/>
                        </wps:cNvSpPr>
                        <wps:spPr bwMode="auto">
                          <a:xfrm flipH="1">
                            <a:off x="1371600" y="1584960"/>
                            <a:ext cx="1600200" cy="198120"/>
                          </a:xfrm>
                          <a:prstGeom prst="wedgeRoundRectCallout">
                            <a:avLst>
                              <a:gd name="adj1" fmla="val 63769"/>
                              <a:gd name="adj2" fmla="val 185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an afterClick event</w:t>
                              </w:r>
                            </w:p>
                          </w:txbxContent>
                        </wps:txbx>
                        <wps:bodyPr rot="0" vert="horz" wrap="square" lIns="0" tIns="0" rIns="0" bIns="0" anchor="t" anchorCtr="0" upright="1">
                          <a:noAutofit/>
                        </wps:bodyPr>
                      </wps:wsp>
                      <wps:wsp>
                        <wps:cNvPr id="214" name="AutoShape 327"/>
                        <wps:cNvSpPr>
                          <a:spLocks noChangeArrowheads="1"/>
                        </wps:cNvSpPr>
                        <wps:spPr bwMode="auto">
                          <a:xfrm flipH="1">
                            <a:off x="1600200" y="2773680"/>
                            <a:ext cx="2628900" cy="495300"/>
                          </a:xfrm>
                          <a:prstGeom prst="wedgeRoundRectCallout">
                            <a:avLst>
                              <a:gd name="adj1" fmla="val 64537"/>
                              <a:gd name="adj2" fmla="val -166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was removed, afterClick will be fired this time.</w:t>
                              </w:r>
                            </w:p>
                            <w:p w:rsidR="0023747D" w:rsidRPr="00766BEC"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_x0000_s1996" editas="canvas" style="width:414pt;height:257.4pt;mso-position-horizontal-relative:char;mso-position-vertical-relative:line" coordsize="52578,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">
                <v:shape id="_x0000_s1997" type="#_x0000_t75" style="position:absolute;width:52578;height:32689;visibility:visible;mso-wrap-style:square">
                  <v:fill o:detectmouseclick="t"/>
                  <v:path o:connecttype="none"/>
                </v:shape>
                <v:shape id="Text Box 318" o:spid="_x0000_s1998" type="#_x0000_t202" style="position:absolute;top:488;width:52578;height:31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YEMMA&#10;AADcAAAADwAAAGRycy9kb3ducmV2LnhtbESPQWsCMRSE7wX/Q3iCt5pVQexqFFFkeylYq/fH5rlZ&#10;3LwsSVzXf98UhB6HmfmGWW1624iOfKgdK5iMMxDEpdM1VwrOP4f3BYgQkTU2jknBkwJs1oO3Feba&#10;PfibulOsRIJwyFGBibHNpQylIYth7Fri5F2dtxiT9JXUHh8Jbhs5zbK5tFhzWjDY0s5QeTvdrYLy&#10;tu/3RX0xvrvbxVF/FM+veaHUaNhvlyAi9fE//Gp/agXTbAZ/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IYEMMAAADcAAAADwAAAAAAAAAAAAAAAACYAgAAZHJzL2Rv&#10;d25yZXYueG1sUEsFBgAAAAAEAAQA9QAAAIgDAAAAAA==&#10;" strokeweight="1pt">
                  <v:textbox style="mso-fit-shape-to-text:t" inset="1.5mm,1.3mm,1.5mm">
                    <w:txbxContent>
                      <w:p w:rsidR="0023747D" w:rsidRPr="006118F7" w:rsidRDefault="0023747D" w:rsidP="00375F9C">
                        <w:pPr>
                          <w:spacing w:line="240" w:lineRule="exact"/>
                          <w:rPr>
                            <w:sz w:val="18"/>
                            <w:szCs w:val="18"/>
                          </w:rPr>
                        </w:pPr>
                        <w:proofErr w:type="gramStart"/>
                        <w:r w:rsidRPr="006118F7">
                          <w:rPr>
                            <w:color w:val="0000FF"/>
                            <w:sz w:val="18"/>
                            <w:szCs w:val="18"/>
                          </w:rPr>
                          <w:t>var</w:t>
                        </w:r>
                        <w:proofErr w:type="gramEnd"/>
                        <w:r w:rsidRPr="006118F7">
                          <w:rPr>
                            <w:sz w:val="18"/>
                            <w:szCs w:val="18"/>
                          </w:rPr>
                          <w:t xml:space="preserve"> node;</w:t>
                        </w:r>
                      </w:p>
                      <w:p w:rsidR="0023747D" w:rsidRPr="006118F7" w:rsidRDefault="00F70C1C" w:rsidP="00375F9C">
                        <w:pPr>
                          <w:spacing w:line="240" w:lineRule="exact"/>
                          <w:rPr>
                            <w:sz w:val="18"/>
                            <w:szCs w:val="18"/>
                          </w:rPr>
                        </w:pPr>
                        <w:proofErr w:type="gramStart"/>
                        <w:r>
                          <w:rPr>
                            <w:sz w:val="18"/>
                            <w:szCs w:val="18"/>
                          </w:rPr>
                          <w:t>xui(</w:t>
                        </w:r>
                        <w:proofErr w:type="gramEnd"/>
                        <w:r w:rsidR="0023747D" w:rsidRPr="006118F7">
                          <w:rPr>
                            <w:color w:val="FF00FF"/>
                            <w:sz w:val="18"/>
                            <w:szCs w:val="18"/>
                          </w:rPr>
                          <w:t>'body'</w:t>
                        </w:r>
                        <w:r w:rsidR="0023747D" w:rsidRPr="006118F7">
                          <w:rPr>
                            <w:sz w:val="18"/>
                            <w:szCs w:val="18"/>
                          </w:rPr>
                          <w:t>).append(node=</w:t>
                        </w:r>
                        <w:r w:rsidR="00726AAF">
                          <w:rPr>
                            <w:sz w:val="18"/>
                            <w:szCs w:val="18"/>
                          </w:rPr>
                          <w:t>xui</w:t>
                        </w:r>
                        <w:r w:rsidR="0023747D" w:rsidRPr="006118F7">
                          <w:rPr>
                            <w:sz w:val="18"/>
                            <w:szCs w:val="18"/>
                          </w:rPr>
                          <w:t>.create(</w:t>
                        </w:r>
                        <w:r w:rsidR="0023747D" w:rsidRPr="006118F7">
                          <w:rPr>
                            <w:color w:val="FF00FF"/>
                            <w:sz w:val="18"/>
                            <w:szCs w:val="18"/>
                          </w:rPr>
                          <w:t>"&lt;button&gt;click me&lt;/button&gt;"</w:t>
                        </w:r>
                        <w:r w:rsidR="0023747D"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'onClick'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color w:val="0000FF"/>
                            <w:sz w:val="18"/>
                            <w:szCs w:val="18"/>
                          </w:rPr>
                          <w:t>return</w:t>
                        </w:r>
                        <w:proofErr w:type="gramEnd"/>
                        <w:r w:rsidRPr="006118F7">
                          <w:rPr>
                            <w:sz w:val="18"/>
                            <w:szCs w:val="18"/>
                          </w:rPr>
                          <w:t xml:space="preserve"> </w:t>
                        </w:r>
                        <w:r w:rsidRPr="006118F7">
                          <w:rPr>
                            <w:color w:val="0000FF"/>
                            <w:sz w:val="18"/>
                            <w:szCs w:val="18"/>
                          </w:rPr>
                          <w:t>false</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beforeClick(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'beforeClick'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afterClick(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'afterClick'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spacing w:line="240" w:lineRule="exact"/>
                          <w:rPr>
                            <w:sz w:val="18"/>
                            <w:szCs w:val="18"/>
                          </w:rPr>
                        </w:pPr>
                      </w:p>
                      <w:p w:rsidR="0023747D" w:rsidRPr="006118F7" w:rsidRDefault="00973A41" w:rsidP="00375F9C">
                        <w:pPr>
                          <w:spacing w:line="240" w:lineRule="exact"/>
                          <w:rPr>
                            <w:sz w:val="18"/>
                            <w:szCs w:val="18"/>
                          </w:rPr>
                        </w:pPr>
                        <w:proofErr w:type="gramStart"/>
                        <w:r>
                          <w:rPr>
                            <w:sz w:val="18"/>
                            <w:szCs w:val="18"/>
                          </w:rPr>
                          <w:t>xui.</w:t>
                        </w:r>
                        <w:r w:rsidR="0023747D" w:rsidRPr="006118F7">
                          <w:rPr>
                            <w:sz w:val="18"/>
                            <w:szCs w:val="18"/>
                          </w:rPr>
                          <w:t>asyRun(</w:t>
                        </w:r>
                        <w:proofErr w:type="gramEnd"/>
                        <w:r w:rsidR="0023747D" w:rsidRPr="006118F7">
                          <w:rPr>
                            <w:color w:val="0000FF"/>
                            <w:sz w:val="18"/>
                            <w:szCs w:val="18"/>
                          </w:rPr>
                          <w:t>function</w:t>
                        </w:r>
                        <w:r w:rsidR="0023747D"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null</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rPr>
                            <w:szCs w:val="18"/>
                          </w:rPr>
                        </w:pPr>
                        <w:r w:rsidRPr="006118F7">
                          <w:rPr>
                            <w:sz w:val="18"/>
                            <w:szCs w:val="18"/>
                          </w:rPr>
                          <w:t>}</w:t>
                        </w:r>
                        <w:proofErr w:type="gramStart"/>
                        <w:r w:rsidRPr="006118F7">
                          <w:rPr>
                            <w:sz w:val="18"/>
                            <w:szCs w:val="18"/>
                          </w:rPr>
                          <w:t>,</w:t>
                        </w:r>
                        <w:r w:rsidRPr="006118F7">
                          <w:rPr>
                            <w:color w:val="800000"/>
                            <w:sz w:val="18"/>
                            <w:szCs w:val="18"/>
                          </w:rPr>
                          <w:t>2000</w:t>
                        </w:r>
                        <w:proofErr w:type="gramEnd"/>
                        <w:r w:rsidRPr="006118F7">
                          <w:rPr>
                            <w:sz w:val="18"/>
                            <w:szCs w:val="18"/>
                          </w:rPr>
                          <w:t>);</w:t>
                        </w:r>
                      </w:p>
                    </w:txbxContent>
                  </v:textbox>
                </v:shape>
                <v:shape id="AutoShape 319" o:spid="_x0000_s1999" type="#_x0000_t62" style="position:absolute;left:16002;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5ZUcMA&#10;AADcAAAADwAAAGRycy9kb3ducmV2LnhtbESPQYvCMBSE74L/ITxhb5oqKmttKlIQ9Li6hx4fzbMt&#10;Ni+1ibXrrzcLC3scZuYbJtkNphE9da62rGA+i0AQF1bXXCr4vhymnyCcR9bYWCYFP+Rgl45HCcba&#10;PvmL+rMvRYCwi1FB5X0bS+mKigy6mW2Jg3e1nUEfZFdK3eEzwE0jF1G0lgZrDgsVtpRVVNzOD6Og&#10;sfnSv07FPd9k5TU7rWzvdK7Ux2TYb0F4Gvx/+K991AoW0Qp+z4QjIN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5ZUcMAAADcAAAADwAAAAAAAAAAAAAAAACYAgAAZHJzL2Rv&#10;d25yZXYueG1sUEsFBgAAAAAEAAQA9QAAAIgDAAAAAA==&#10;" adj="27470,16615" fillcolor="#ff9">
                  <v:textbox inset="0,0,0,0">
                    <w:txbxContent>
                      <w:p w:rsidR="0023747D" w:rsidRPr="000E23E9" w:rsidRDefault="0023747D" w:rsidP="00375F9C">
                        <w:pPr>
                          <w:rPr>
                            <w:szCs w:val="18"/>
                          </w:rPr>
                        </w:pPr>
                        <w:r>
                          <w:rPr>
                            <w:szCs w:val="18"/>
                          </w:rPr>
                          <w:t>A</w:t>
                        </w:r>
                        <w:r>
                          <w:rPr>
                            <w:rFonts w:hint="eastAsia"/>
                            <w:szCs w:val="18"/>
                          </w:rPr>
                          <w:t>dds a onClick event</w:t>
                        </w:r>
                      </w:p>
                    </w:txbxContent>
                  </v:textbox>
                </v:shape>
                <v:shape id="AutoShape 322" o:spid="_x0000_s2000" type="#_x0000_t62" style="position:absolute;left:12573;top:18821;width:32004;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tQIMQA&#10;AADcAAAADwAAAGRycy9kb3ducmV2LnhtbESPW2vCQBSE34X+h+UU+qYbQ/GSukoJKK1vXvD5mD1N&#10;QrNn4+7WpP/eFQQfh5n5hlmsetOIKzlfW1YwHiUgiAuray4VHA/r4QyED8gaG8uk4J88rJYvgwVm&#10;2na8o+s+lCJC2GeooAqhzaT0RUUG/ci2xNH7sc5giNKVUjvsItw0Mk2SiTRYc1yosKW8ouJ3/2cU&#10;9NvZ5uLO7/Nu40JK+fc4n54apd5e+88PEIH68Aw/2l9aQZpM4X4mHg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bUCDEAAAA3AAAAA8AAAAAAAAAAAAAAAAAmAIAAGRycy9k&#10;b3ducmV2LnhtbFBLBQYAAAAABAAEAPUAAACJAwAAAAA=&#10;" adj="23408,24334" fillcolor="#ff9">
                  <v:textbox inset="0,0,0,0">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returns false, afterClick will not be fired.</w:t>
                        </w:r>
                      </w:p>
                    </w:txbxContent>
                  </v:textbox>
                </v:shape>
                <v:shape id="AutoShape 324" o:spid="_x0000_s2001" type="#_x0000_t62" style="position:absolute;left:16002;top:23774;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Cf8QA&#10;AADcAAAADwAAAGRycy9kb3ducmV2LnhtbESPQWvCQBSE7wX/w/KE3urGFEWjq2ihpYciRsXzI/tM&#10;gtm3YXerqb/eLQgeh5n5hpkvO9OICzlfW1YwHCQgiAuray4VHPafbxMQPiBrbCyTgj/ysFz0XuaY&#10;aXvlnC67UIoIYZ+hgiqENpPSFxUZ9APbEkfvZJ3BEKUrpXZ4jXDTyDRJxtJgzXGhwpY+KirOu1+j&#10;IOf3288x7UZf2407Eq2343xUKvXa71YzEIG68Aw/2t9aQZpM4f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RAn/EAAAA3AAAAA8AAAAAAAAAAAAAAAAAmAIAAGRycy9k&#10;b3ducmV2LnhtbFBLBQYAAAAABAAEAPUAAACJAwAAAAA=&#10;" adj="26296,45000" fillcolor="#ff9">
                  <v:textbox inset="0,0,0,0">
                    <w:txbxContent>
                      <w:p w:rsidR="0023747D" w:rsidRPr="000E23E9" w:rsidRDefault="0023747D" w:rsidP="00375F9C">
                        <w:pPr>
                          <w:rPr>
                            <w:szCs w:val="18"/>
                          </w:rPr>
                        </w:pPr>
                        <w:r>
                          <w:rPr>
                            <w:szCs w:val="18"/>
                          </w:rPr>
                          <w:t>R</w:t>
                        </w:r>
                        <w:r>
                          <w:rPr>
                            <w:rFonts w:hint="eastAsia"/>
                            <w:szCs w:val="18"/>
                          </w:rPr>
                          <w:t>emoves onClick event;</w:t>
                        </w:r>
                      </w:p>
                    </w:txbxContent>
                  </v:textbox>
                </v:shape>
                <v:shape id="AutoShape 325" o:spid="_x0000_s2002" type="#_x0000_t62" style="position:absolute;left:14859;top:1089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e7JsEA&#10;AADcAAAADwAAAGRycy9kb3ducmV2LnhtbERPTYvCMBC9C/sfwix401SFRapRZGVhT8pqwfY2NGNb&#10;t5mUJGr99+YgeHy87+W6N624kfONZQWTcQKCuLS64UpBdvwZzUH4gKyxtUwKHuRhvfoYLDHV9s5/&#10;dDuESsQQ9ikqqEPoUil9WZNBP7YdceTO1hkMEbpKaof3GG5aOU2SL2mw4dhQY0ffNZX/h6tRsL1k&#10;+21VZEX+cJuQz9pZvt+dlBp+9psFiEB9eItf7l+tYDqJ8+O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uybBAAAA3AAAAA8AAAAAAAAAAAAAAAAAmAIAAGRycy9kb3du&#10;cmV2LnhtbFBLBQYAAAAABAAEAPUAAACGAwAAAAA=&#10;" adj="24702,15992" fillcolor="#ff9">
                  <v:textbox inset="0,0,0,0">
                    <w:txbxContent>
                      <w:p w:rsidR="0023747D" w:rsidRPr="000E23E9" w:rsidRDefault="0023747D" w:rsidP="00375F9C">
                        <w:pPr>
                          <w:rPr>
                            <w:szCs w:val="18"/>
                          </w:rPr>
                        </w:pPr>
                        <w:r>
                          <w:rPr>
                            <w:szCs w:val="18"/>
                          </w:rPr>
                          <w:t>A</w:t>
                        </w:r>
                        <w:r>
                          <w:rPr>
                            <w:rFonts w:hint="eastAsia"/>
                            <w:szCs w:val="18"/>
                          </w:rPr>
                          <w:t>dds a beforeClick event</w:t>
                        </w:r>
                      </w:p>
                    </w:txbxContent>
                  </v:textbox>
                </v:shape>
                <v:shape id="AutoShape 326" o:spid="_x0000_s2003" type="#_x0000_t62" style="position:absolute;left:13716;top:15849;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CkcMA&#10;AADcAAAADwAAAGRycy9kb3ducmV2LnhtbESPQYvCMBSE78L+h/AWvGlqZUWqUYqgePCy1d6fzdu2&#10;a/NSmqjVX28WFjwOM/MNs1z3phE36lxtWcFkHIEgLqyuuVRwOm5HcxDOI2tsLJOCBzlYrz4GS0y0&#10;vfM33TJfigBhl6CCyvs2kdIVFRl0Y9sSB+/HdgZ9kF0pdYf3ADeNjKNoJg3WHBYqbGlTUXHJrkYB&#10;pa6wl3M9nbbpV5bvZs9DTr9KDT/7dAHCU+/f4f/2XiuIJzH8nQ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WCkcMAAADcAAAADwAAAAAAAAAAAAAAAACYAgAAZHJzL2Rv&#10;d25yZXYueG1sUEsFBgAAAAAEAAQA9QAAAIgDAAAAAA==&#10;" adj="24574,14815" fillcolor="#ff9">
                  <v:textbox inset="0,0,0,0">
                    <w:txbxContent>
                      <w:p w:rsidR="0023747D" w:rsidRPr="000E23E9" w:rsidRDefault="0023747D" w:rsidP="00375F9C">
                        <w:pPr>
                          <w:rPr>
                            <w:szCs w:val="18"/>
                          </w:rPr>
                        </w:pPr>
                        <w:r>
                          <w:rPr>
                            <w:szCs w:val="18"/>
                          </w:rPr>
                          <w:t>A</w:t>
                        </w:r>
                        <w:r>
                          <w:rPr>
                            <w:rFonts w:hint="eastAsia"/>
                            <w:szCs w:val="18"/>
                          </w:rPr>
                          <w:t>dds an afterClick event</w:t>
                        </w:r>
                      </w:p>
                    </w:txbxContent>
                  </v:textbox>
                </v:shape>
                <v:shape id="AutoShape 327" o:spid="_x0000_s2004" type="#_x0000_t62" style="position:absolute;left:16002;top:27736;width:26289;height:49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FosUA&#10;AADcAAAADwAAAGRycy9kb3ducmV2LnhtbESPQWsCMRSE7wX/Q3hCbzVRFllWo4jQ1kuh2pZ6fGye&#10;m8XNy7KJ67a/3giFHoeZ+YZZrgfXiJ66UHvWMJ0oEMSlNzVXGj4/np9yECEiG2w8k4YfCrBejR6W&#10;WBh/5T31h1iJBOFQoAYbY1tIGUpLDsPEt8TJO/nOYUyyq6Tp8JrgrpEzpebSYc1pwWJLW0vl+XBx&#10;GvKX793l6zV7639t/36MKqhM5lo/jofNAkSkIf6H/9o7o2E2zeB+Jh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8WixQAAANwAAAAPAAAAAAAAAAAAAAAAAJgCAABkcnMv&#10;ZG93bnJldi54bWxQSwUGAAAAAAQABAD1AAAAigMAAAAA&#10;" adj="24740,7199" fillcolor="#ff9">
                  <v:textbox inset="0,0,0,0">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was removed, afterClick will be fired this time.</w:t>
                        </w:r>
                      </w:p>
                      <w:p w:rsidR="0023747D" w:rsidRPr="00766BEC" w:rsidRDefault="0023747D" w:rsidP="00375F9C">
                        <w:pPr>
                          <w:rPr>
                            <w:szCs w:val="18"/>
                          </w:rPr>
                        </w:pPr>
                      </w:p>
                    </w:txbxContent>
                  </v:textbox>
                </v:shape>
                <w10:anchorlock/>
              </v:group>
            </w:pict>
          </mc:Fallback>
        </mc:AlternateContent>
      </w:r>
    </w:p>
    <w:p w:rsidR="00375F9C" w:rsidRDefault="00375F9C" w:rsidP="00E45D25">
      <w:pPr>
        <w:pStyle w:val="3"/>
        <w:numPr>
          <w:ilvl w:val="2"/>
          <w:numId w:val="17"/>
        </w:numPr>
      </w:pPr>
      <w:bookmarkStart w:id="221" w:name="_Toc453071847"/>
      <w:r>
        <w:rPr>
          <w:rFonts w:hint="eastAsia"/>
        </w:rPr>
        <w:t>Node Drag&amp;Drop</w:t>
      </w:r>
      <w:bookmarkEnd w:id="221"/>
    </w:p>
    <w:p w:rsidR="00375F9C" w:rsidRPr="001605A9" w:rsidRDefault="00375F9C" w:rsidP="00375F9C">
      <w:pPr>
        <w:rPr>
          <w:b/>
        </w:rPr>
      </w:pPr>
      <w:r w:rsidRPr="001605A9">
        <w:rPr>
          <w:b/>
        </w:rPr>
        <w:t>I</w:t>
      </w:r>
      <w:r w:rsidRPr="001605A9">
        <w:rPr>
          <w:rFonts w:hint="eastAsia"/>
          <w:b/>
        </w:rPr>
        <w:t>nput:</w:t>
      </w:r>
    </w:p>
    <w:p w:rsidR="00375F9C" w:rsidRDefault="005C781A" w:rsidP="00375F9C">
      <w:r>
        <w:rPr>
          <w:noProof/>
        </w:rPr>
        <mc:AlternateContent>
          <mc:Choice Requires="wpc">
            <w:drawing>
              <wp:inline distT="0" distB="0" distL="0" distR="0" wp14:anchorId="7E627D69" wp14:editId="237218FC">
                <wp:extent cx="5257800" cy="1882140"/>
                <wp:effectExtent l="9525" t="0" r="9525" b="3810"/>
                <wp:docPr id="201" name="画布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3" name="Text Box 330"/>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07472" w:rsidRDefault="0023747D" w:rsidP="00375F9C">
                              <w:pPr>
                                <w:spacing w:line="240" w:lineRule="exact"/>
                                <w:rPr>
                                  <w:sz w:val="18"/>
                                  <w:szCs w:val="18"/>
                                </w:rPr>
                              </w:pPr>
                              <w:proofErr w:type="gramStart"/>
                              <w:r w:rsidRPr="00707472">
                                <w:rPr>
                                  <w:color w:val="0000FF"/>
                                  <w:sz w:val="18"/>
                                  <w:szCs w:val="18"/>
                                </w:rPr>
                                <w:t>var</w:t>
                              </w:r>
                              <w:proofErr w:type="gramEnd"/>
                              <w:r w:rsidRPr="00707472">
                                <w:rPr>
                                  <w:sz w:val="18"/>
                                  <w:szCs w:val="18"/>
                                </w:rPr>
                                <w:t xml:space="preserve"> btn,div;</w:t>
                              </w:r>
                            </w:p>
                            <w:p w:rsidR="0023747D" w:rsidRPr="00707472" w:rsidRDefault="00F70C1C" w:rsidP="00375F9C">
                              <w:pPr>
                                <w:spacing w:line="240" w:lineRule="exact"/>
                                <w:rPr>
                                  <w:sz w:val="18"/>
                                  <w:szCs w:val="18"/>
                                </w:rPr>
                              </w:pPr>
                              <w:proofErr w:type="gramStart"/>
                              <w:r>
                                <w:rPr>
                                  <w:sz w:val="18"/>
                                  <w:szCs w:val="18"/>
                                </w:rPr>
                                <w:t>xui(</w:t>
                              </w:r>
                              <w:proofErr w:type="gramEnd"/>
                              <w:r w:rsidR="0023747D" w:rsidRPr="00707472">
                                <w:rPr>
                                  <w:color w:val="FF00FF"/>
                                  <w:sz w:val="18"/>
                                  <w:szCs w:val="18"/>
                                </w:rPr>
                                <w:t>'body'</w:t>
                              </w:r>
                              <w:r w:rsidR="0023747D" w:rsidRPr="00707472">
                                <w:rPr>
                                  <w:sz w:val="18"/>
                                  <w:szCs w:val="18"/>
                                </w:rPr>
                                <w:t>).append(btn=</w:t>
                              </w:r>
                              <w:r w:rsidR="00726AAF">
                                <w:rPr>
                                  <w:sz w:val="18"/>
                                  <w:szCs w:val="18"/>
                                </w:rPr>
                                <w:t>xui</w:t>
                              </w:r>
                              <w:r w:rsidR="0023747D" w:rsidRPr="00707472">
                                <w:rPr>
                                  <w:sz w:val="18"/>
                                  <w:szCs w:val="18"/>
                                </w:rPr>
                                <w:t>.create(</w:t>
                              </w:r>
                              <w:r w:rsidR="0023747D" w:rsidRPr="00707472">
                                <w:rPr>
                                  <w:color w:val="FF00FF"/>
                                  <w:sz w:val="18"/>
                                  <w:szCs w:val="18"/>
                                </w:rPr>
                                <w:t>"&lt;button&gt;drag me&lt;/button&gt;"</w:t>
                              </w:r>
                              <w:r w:rsidR="0023747D" w:rsidRPr="00707472">
                                <w:rPr>
                                  <w:sz w:val="18"/>
                                  <w:szCs w:val="18"/>
                                </w:rPr>
                                <w:t>))</w:t>
                              </w:r>
                            </w:p>
                            <w:p w:rsidR="0023747D" w:rsidRPr="00707472" w:rsidRDefault="0023747D" w:rsidP="00375F9C">
                              <w:pPr>
                                <w:spacing w:line="240" w:lineRule="exact"/>
                                <w:rPr>
                                  <w:sz w:val="18"/>
                                  <w:szCs w:val="18"/>
                                </w:rPr>
                              </w:pPr>
                              <w:r w:rsidRPr="00707472">
                                <w:rPr>
                                  <w:sz w:val="18"/>
                                  <w:szCs w:val="18"/>
                                </w:rPr>
                                <w:t>.append(div=</w:t>
                              </w:r>
                              <w:r w:rsidR="00726AAF">
                                <w:rPr>
                                  <w:sz w:val="18"/>
                                  <w:szCs w:val="18"/>
                                </w:rPr>
                                <w:t>xui</w:t>
                              </w:r>
                              <w:r w:rsidRPr="00707472">
                                <w:rPr>
                                  <w:sz w:val="18"/>
                                  <w:szCs w:val="18"/>
                                </w:rPr>
                                <w:t>.create(</w:t>
                              </w:r>
                              <w:r w:rsidRPr="00707472">
                                <w:rPr>
                                  <w:color w:val="FF00FF"/>
                                  <w:sz w:val="18"/>
                                  <w:szCs w:val="18"/>
                                </w:rPr>
                                <w:t>"&lt;div style='</w:t>
                              </w:r>
                              <w:r>
                                <w:rPr>
                                  <w:rFonts w:hint="eastAsia"/>
                                  <w:color w:val="FF00FF"/>
                                  <w:sz w:val="18"/>
                                  <w:szCs w:val="18"/>
                                </w:rPr>
                                <w:t>position:absolute;left:100px;top:100px;</w:t>
                              </w:r>
                              <w:r w:rsidRPr="00707472">
                                <w:rPr>
                                  <w:color w:val="FF00FF"/>
                                  <w:sz w:val="18"/>
                                  <w:szCs w:val="18"/>
                                </w:rPr>
                                <w:t>border:solid 1px;</w:t>
                              </w:r>
                              <w:r>
                                <w:rPr>
                                  <w:color w:val="FF00FF"/>
                                  <w:sz w:val="18"/>
                                  <w:szCs w:val="18"/>
                                </w:rPr>
                                <w:t>width</w:t>
                              </w:r>
                              <w:r>
                                <w:rPr>
                                  <w:rFonts w:hint="eastAsia"/>
                                  <w:color w:val="FF00FF"/>
                                  <w:sz w:val="18"/>
                                  <w:szCs w:val="18"/>
                                </w:rPr>
                                <w:t>:150px; height:150px;display:block;</w:t>
                              </w:r>
                              <w:r w:rsidRPr="00707472">
                                <w:rPr>
                                  <w:color w:val="FF00FF"/>
                                  <w:sz w:val="18"/>
                                  <w:szCs w:val="18"/>
                                </w:rPr>
                                <w:t>'&gt;</w:t>
                              </w:r>
                              <w:r>
                                <w:rPr>
                                  <w:rFonts w:hint="eastAsia"/>
                                  <w:color w:val="FF00FF"/>
                                  <w:sz w:val="18"/>
                                  <w:szCs w:val="18"/>
                                </w:rPr>
                                <w:t xml:space="preserve"> </w:t>
                              </w:r>
                              <w:r w:rsidRPr="00707472">
                                <w:rPr>
                                  <w:color w:val="FF00FF"/>
                                  <w:sz w:val="18"/>
                                  <w:szCs w:val="18"/>
                                </w:rPr>
                                <w:t>drop here</w:t>
                              </w:r>
                              <w:r>
                                <w:rPr>
                                  <w:rFonts w:hint="eastAsia"/>
                                  <w:color w:val="FF00FF"/>
                                  <w:sz w:val="18"/>
                                  <w:szCs w:val="18"/>
                                </w:rPr>
                                <w:t xml:space="preserve"> </w:t>
                              </w:r>
                              <w:r w:rsidRPr="00707472">
                                <w:rPr>
                                  <w:color w:val="FF00FF"/>
                                  <w:sz w:val="18"/>
                                  <w:szCs w:val="18"/>
                                </w:rPr>
                                <w:t>&lt;/button&gt;"</w:t>
                              </w:r>
                              <w:r w:rsidRPr="00707472">
                                <w:rPr>
                                  <w:sz w:val="18"/>
                                  <w:szCs w:val="18"/>
                                </w:rPr>
                                <w:t>))</w:t>
                              </w:r>
                            </w:p>
                            <w:p w:rsidR="0023747D" w:rsidRPr="00707472" w:rsidRDefault="0023747D" w:rsidP="00375F9C">
                              <w:pPr>
                                <w:spacing w:line="240" w:lineRule="exact"/>
                                <w:rPr>
                                  <w:sz w:val="18"/>
                                  <w:szCs w:val="18"/>
                                </w:rPr>
                              </w:pPr>
                            </w:p>
                            <w:p w:rsidR="0023747D" w:rsidRPr="00707472" w:rsidRDefault="0023747D" w:rsidP="00375F9C">
                              <w:pPr>
                                <w:spacing w:line="240" w:lineRule="exact"/>
                                <w:rPr>
                                  <w:sz w:val="18"/>
                                  <w:szCs w:val="18"/>
                                </w:rPr>
                              </w:pPr>
                              <w:proofErr w:type="gramStart"/>
                              <w:r w:rsidRPr="00707472">
                                <w:rPr>
                                  <w:sz w:val="18"/>
                                  <w:szCs w:val="18"/>
                                </w:rPr>
                                <w:t>btn.dra</w:t>
                              </w:r>
                              <w:r>
                                <w:rPr>
                                  <w:rFonts w:hint="eastAsia"/>
                                  <w:sz w:val="18"/>
                                  <w:szCs w:val="18"/>
                                </w:rPr>
                                <w:t>g</w:t>
                              </w:r>
                              <w:r w:rsidRPr="00707472">
                                <w:rPr>
                                  <w:sz w:val="18"/>
                                  <w:szCs w:val="18"/>
                                </w:rPr>
                                <w:t>gable(</w:t>
                              </w:r>
                              <w:proofErr w:type="gramEnd"/>
                              <w:r w:rsidRPr="00707472">
                                <w:rPr>
                                  <w:color w:val="0000FF"/>
                                  <w:sz w:val="18"/>
                                  <w:szCs w:val="18"/>
                                </w:rPr>
                                <w:t>true</w:t>
                              </w:r>
                              <w:r w:rsidRPr="00707472">
                                <w:rPr>
                                  <w:sz w:val="18"/>
                                  <w:szCs w:val="18"/>
                                </w:rPr>
                                <w:t>,{dragType:</w:t>
                              </w:r>
                              <w:r w:rsidRPr="00707472">
                                <w:rPr>
                                  <w:color w:val="FF00FF"/>
                                  <w:sz w:val="18"/>
                                  <w:szCs w:val="18"/>
                                </w:rPr>
                                <w:t>'icon'</w:t>
                              </w:r>
                              <w:r w:rsidRPr="00707472">
                                <w:rPr>
                                  <w:sz w:val="18"/>
                                  <w:szCs w:val="18"/>
                                </w:rPr>
                                <w:t>},</w:t>
                              </w:r>
                              <w:r w:rsidRPr="00707472">
                                <w:rPr>
                                  <w:color w:val="FF00FF"/>
                                  <w:sz w:val="18"/>
                                  <w:szCs w:val="18"/>
                                </w:rPr>
                                <w:t>'dragkey'</w:t>
                              </w:r>
                              <w:r w:rsidRPr="00707472">
                                <w:rPr>
                                  <w:sz w:val="18"/>
                                  <w:szCs w:val="18"/>
                                </w:rPr>
                                <w:t>,</w:t>
                              </w:r>
                              <w:r w:rsidRPr="00707472">
                                <w:rPr>
                                  <w:color w:val="FF00FF"/>
                                  <w:sz w:val="18"/>
                                  <w:szCs w:val="18"/>
                                </w:rPr>
                                <w:t>'dragdata'</w:t>
                              </w:r>
                              <w:r w:rsidRPr="00707472">
                                <w:rPr>
                                  <w:sz w:val="18"/>
                                  <w:szCs w:val="18"/>
                                </w:rPr>
                                <w:t>);</w:t>
                              </w:r>
                            </w:p>
                            <w:p w:rsidR="0023747D" w:rsidRPr="00707472" w:rsidRDefault="0023747D" w:rsidP="00375F9C">
                              <w:pPr>
                                <w:spacing w:line="240" w:lineRule="exact"/>
                                <w:rPr>
                                  <w:sz w:val="18"/>
                                  <w:szCs w:val="18"/>
                                </w:rPr>
                              </w:pPr>
                              <w:proofErr w:type="gramStart"/>
                              <w:r w:rsidRPr="00707472">
                                <w:rPr>
                                  <w:sz w:val="18"/>
                                  <w:szCs w:val="18"/>
                                </w:rPr>
                                <w:t>div.drop</w:t>
                              </w:r>
                              <w:r>
                                <w:rPr>
                                  <w:rFonts w:hint="eastAsia"/>
                                  <w:sz w:val="18"/>
                                  <w:szCs w:val="18"/>
                                </w:rPr>
                                <w:t>p</w:t>
                              </w:r>
                              <w:r w:rsidRPr="00707472">
                                <w:rPr>
                                  <w:sz w:val="18"/>
                                  <w:szCs w:val="18"/>
                                </w:rPr>
                                <w:t>able(</w:t>
                              </w:r>
                              <w:proofErr w:type="gramEnd"/>
                              <w:r w:rsidRPr="00707472">
                                <w:rPr>
                                  <w:color w:val="0000FF"/>
                                  <w:sz w:val="18"/>
                                  <w:szCs w:val="18"/>
                                </w:rPr>
                                <w:t>true</w:t>
                              </w:r>
                              <w:r w:rsidRPr="00707472">
                                <w:rPr>
                                  <w:sz w:val="18"/>
                                  <w:szCs w:val="18"/>
                                </w:rPr>
                                <w:t>,</w:t>
                              </w:r>
                              <w:r w:rsidRPr="00707472">
                                <w:rPr>
                                  <w:color w:val="FF00FF"/>
                                  <w:sz w:val="18"/>
                                  <w:szCs w:val="18"/>
                                </w:rPr>
                                <w:t>'dragkey'</w:t>
                              </w:r>
                              <w:r w:rsidRPr="00707472">
                                <w:rPr>
                                  <w:sz w:val="18"/>
                                  <w:szCs w:val="18"/>
                                </w:rPr>
                                <w:t>)</w:t>
                              </w:r>
                            </w:p>
                            <w:p w:rsidR="0023747D" w:rsidRPr="00707472" w:rsidRDefault="0023747D" w:rsidP="00375F9C">
                              <w:pPr>
                                <w:spacing w:line="240" w:lineRule="exact"/>
                                <w:rPr>
                                  <w:sz w:val="18"/>
                                  <w:szCs w:val="18"/>
                                </w:rPr>
                              </w:pPr>
                              <w:r w:rsidRPr="00707472">
                                <w:rPr>
                                  <w:sz w:val="18"/>
                                  <w:szCs w:val="18"/>
                                </w:rPr>
                                <w:t>.</w:t>
                              </w:r>
                              <w:proofErr w:type="gramStart"/>
                              <w:r w:rsidRPr="00707472">
                                <w:rPr>
                                  <w:sz w:val="18"/>
                                  <w:szCs w:val="18"/>
                                </w:rPr>
                                <w:t>onDrop(</w:t>
                              </w:r>
                              <w:proofErr w:type="gramEnd"/>
                              <w:r w:rsidRPr="00707472">
                                <w:rPr>
                                  <w:color w:val="0000FF"/>
                                  <w:sz w:val="18"/>
                                  <w:szCs w:val="18"/>
                                </w:rPr>
                                <w:t>function</w:t>
                              </w:r>
                              <w:r w:rsidRPr="00707472">
                                <w:rPr>
                                  <w:sz w:val="18"/>
                                  <w:szCs w:val="18"/>
                                </w:rPr>
                                <w:t>(){</w:t>
                              </w:r>
                            </w:p>
                            <w:p w:rsidR="0023747D" w:rsidRPr="00707472" w:rsidRDefault="0023747D" w:rsidP="00375F9C">
                              <w:pPr>
                                <w:spacing w:line="240" w:lineRule="exact"/>
                                <w:rPr>
                                  <w:sz w:val="18"/>
                                  <w:szCs w:val="18"/>
                                </w:rPr>
                              </w:pPr>
                              <w:r w:rsidRPr="00707472">
                                <w:rPr>
                                  <w:sz w:val="18"/>
                                  <w:szCs w:val="18"/>
                                </w:rPr>
                                <w:t xml:space="preserve">    </w:t>
                              </w:r>
                              <w:proofErr w:type="gramStart"/>
                              <w:r w:rsidR="00726AAF">
                                <w:rPr>
                                  <w:sz w:val="18"/>
                                  <w:szCs w:val="18"/>
                                </w:rPr>
                                <w:t>xui</w:t>
                              </w:r>
                              <w:r w:rsidRPr="00707472">
                                <w:rPr>
                                  <w:sz w:val="18"/>
                                  <w:szCs w:val="18"/>
                                </w:rPr>
                                <w:t>.alert(</w:t>
                              </w:r>
                              <w:proofErr w:type="gramEnd"/>
                              <w:r w:rsidR="00726AAF">
                                <w:rPr>
                                  <w:sz w:val="18"/>
                                  <w:szCs w:val="18"/>
                                </w:rPr>
                                <w:t>xui</w:t>
                              </w:r>
                              <w:r w:rsidRPr="00707472">
                                <w:rPr>
                                  <w:sz w:val="18"/>
                                  <w:szCs w:val="18"/>
                                </w:rPr>
                                <w:t>.DragDrop.getProfile().dragData);</w:t>
                              </w:r>
                            </w:p>
                            <w:p w:rsidR="0023747D" w:rsidRPr="00B43CEA" w:rsidRDefault="0023747D" w:rsidP="00375F9C">
                              <w:pPr>
                                <w:spacing w:line="240" w:lineRule="exact"/>
                                <w:rPr>
                                  <w:sz w:val="18"/>
                                  <w:szCs w:val="18"/>
                                </w:rPr>
                              </w:pPr>
                              <w:r w:rsidRPr="00707472">
                                <w:rPr>
                                  <w:sz w:val="18"/>
                                  <w:szCs w:val="18"/>
                                </w:rPr>
                                <w:t>});</w:t>
                              </w:r>
                            </w:p>
                          </w:txbxContent>
                        </wps:txbx>
                        <wps:bodyPr rot="0" vert="horz" wrap="square" lIns="54000" tIns="46800" rIns="54000" bIns="45720" anchor="t" anchorCtr="0" upright="1">
                          <a:spAutoFit/>
                        </wps:bodyPr>
                      </wps:wsp>
                      <wps:wsp>
                        <wps:cNvPr id="195" name="AutoShape 331"/>
                        <wps:cNvSpPr>
                          <a:spLocks noChangeArrowheads="1"/>
                        </wps:cNvSpPr>
                        <wps:spPr bwMode="auto">
                          <a:xfrm flipH="1">
                            <a:off x="3086100" y="693420"/>
                            <a:ext cx="1028700" cy="198120"/>
                          </a:xfrm>
                          <a:prstGeom prst="wedgeRoundRectCallout">
                            <a:avLst>
                              <a:gd name="adj1" fmla="val 90861"/>
                              <a:gd name="adj2" fmla="val 78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draggable</w:t>
                              </w:r>
                            </w:p>
                          </w:txbxContent>
                        </wps:txbx>
                        <wps:bodyPr rot="0" vert="horz" wrap="square" lIns="0" tIns="0" rIns="0" bIns="0" anchor="t" anchorCtr="0" upright="1">
                          <a:noAutofit/>
                        </wps:bodyPr>
                      </wps:wsp>
                      <wps:wsp>
                        <wps:cNvPr id="197" name="AutoShape 334"/>
                        <wps:cNvSpPr>
                          <a:spLocks noChangeArrowheads="1"/>
                        </wps:cNvSpPr>
                        <wps:spPr bwMode="auto">
                          <a:xfrm flipH="1">
                            <a:off x="1943100" y="1089660"/>
                            <a:ext cx="1143000" cy="198120"/>
                          </a:xfrm>
                          <a:prstGeom prst="wedgeRoundRectCallout">
                            <a:avLst>
                              <a:gd name="adj1" fmla="val 100111"/>
                              <a:gd name="adj2" fmla="val -407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droppable</w:t>
                              </w:r>
                            </w:p>
                          </w:txbxContent>
                        </wps:txbx>
                        <wps:bodyPr rot="0" vert="horz" wrap="square" lIns="0" tIns="0" rIns="0" bIns="0" anchor="t" anchorCtr="0" upright="1">
                          <a:noAutofit/>
                        </wps:bodyPr>
                      </wps:wsp>
                      <wps:wsp>
                        <wps:cNvPr id="199" name="AutoShape 335"/>
                        <wps:cNvSpPr>
                          <a:spLocks noChangeArrowheads="1"/>
                        </wps:cNvSpPr>
                        <wps:spPr bwMode="auto">
                          <a:xfrm flipH="1">
                            <a:off x="2857500" y="1386840"/>
                            <a:ext cx="914400" cy="198120"/>
                          </a:xfrm>
                          <a:prstGeom prst="wedgeRoundRectCallout">
                            <a:avLst>
                              <a:gd name="adj1" fmla="val 85556"/>
                              <a:gd name="adj2" fmla="val -32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onDrop</w:t>
                              </w:r>
                              <w:proofErr w:type="gramEnd"/>
                              <w:r>
                                <w:rPr>
                                  <w:rFonts w:hint="eastAsia"/>
                                  <w:szCs w:val="18"/>
                                </w:rPr>
                                <w:t xml:space="preserve"> event</w:t>
                              </w:r>
                            </w:p>
                          </w:txbxContent>
                        </wps:txbx>
                        <wps:bodyPr rot="0" vert="horz" wrap="square" lIns="0" tIns="0" rIns="0" bIns="0" anchor="t" anchorCtr="0" upright="1">
                          <a:noAutofit/>
                        </wps:bodyPr>
                      </wps:wsp>
                    </wpc:wpc>
                  </a:graphicData>
                </a:graphic>
              </wp:inline>
            </w:drawing>
          </mc:Choice>
          <mc:Fallback>
            <w:pict>
              <v:group id="_x0000_s2005" editas="canvas" style="width:414pt;height:148.2pt;mso-position-horizontal-relative:char;mso-position-vertical-relative:line" coordsize="52578,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">
                <v:shape id="_x0000_s2006" type="#_x0000_t75" style="position:absolute;width:52578;height:18821;visibility:visible;mso-wrap-style:square">
                  <v:fill o:detectmouseclick="t"/>
                  <v:path o:connecttype="none"/>
                </v:shape>
                <v:shape id="Text Box 330" o:spid="_x0000_s2007"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3s68EA&#10;AADcAAAADwAAAGRycy9kb3ducmV2LnhtbERP32vCMBB+H+x/CCf4NlMniHZGkcmoL4LrtvejOZti&#10;cylJrPW/N4Kwt/v4ft5qM9hW9ORD41jBdJKBIK6cbrhW8Pvz9bYAESKyxtYxKbhRgM369WWFuXZX&#10;/qa+jLVIIRxyVGBi7HIpQ2XIYpi4jjhxJ+ctxgR9LbXHawq3rXzPsrm02HBqMNjRp6HqXF6sguq8&#10;G3ZF82d8f7GLo14Wt8O8UGo8GrYfICIN8V/8dO91mr+cweOZd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7OvBAAAA3AAAAA8AAAAAAAAAAAAAAAAAmAIAAGRycy9kb3du&#10;cmV2LnhtbFBLBQYAAAAABAAEAPUAAACGAwAAAAA=&#10;" strokeweight="1pt">
                  <v:textbox style="mso-fit-shape-to-text:t" inset="1.5mm,1.3mm,1.5mm">
                    <w:txbxContent>
                      <w:p w:rsidR="0023747D" w:rsidRPr="00707472" w:rsidRDefault="0023747D" w:rsidP="00375F9C">
                        <w:pPr>
                          <w:spacing w:line="240" w:lineRule="exact"/>
                          <w:rPr>
                            <w:sz w:val="18"/>
                            <w:szCs w:val="18"/>
                          </w:rPr>
                        </w:pPr>
                        <w:proofErr w:type="gramStart"/>
                        <w:r w:rsidRPr="00707472">
                          <w:rPr>
                            <w:color w:val="0000FF"/>
                            <w:sz w:val="18"/>
                            <w:szCs w:val="18"/>
                          </w:rPr>
                          <w:t>var</w:t>
                        </w:r>
                        <w:proofErr w:type="gramEnd"/>
                        <w:r w:rsidRPr="00707472">
                          <w:rPr>
                            <w:sz w:val="18"/>
                            <w:szCs w:val="18"/>
                          </w:rPr>
                          <w:t xml:space="preserve"> btn,div;</w:t>
                        </w:r>
                      </w:p>
                      <w:p w:rsidR="0023747D" w:rsidRPr="00707472" w:rsidRDefault="00F70C1C" w:rsidP="00375F9C">
                        <w:pPr>
                          <w:spacing w:line="240" w:lineRule="exact"/>
                          <w:rPr>
                            <w:sz w:val="18"/>
                            <w:szCs w:val="18"/>
                          </w:rPr>
                        </w:pPr>
                        <w:proofErr w:type="gramStart"/>
                        <w:r>
                          <w:rPr>
                            <w:sz w:val="18"/>
                            <w:szCs w:val="18"/>
                          </w:rPr>
                          <w:t>xui(</w:t>
                        </w:r>
                        <w:proofErr w:type="gramEnd"/>
                        <w:r w:rsidR="0023747D" w:rsidRPr="00707472">
                          <w:rPr>
                            <w:color w:val="FF00FF"/>
                            <w:sz w:val="18"/>
                            <w:szCs w:val="18"/>
                          </w:rPr>
                          <w:t>'body'</w:t>
                        </w:r>
                        <w:r w:rsidR="0023747D" w:rsidRPr="00707472">
                          <w:rPr>
                            <w:sz w:val="18"/>
                            <w:szCs w:val="18"/>
                          </w:rPr>
                          <w:t>).append(btn=</w:t>
                        </w:r>
                        <w:r w:rsidR="00726AAF">
                          <w:rPr>
                            <w:sz w:val="18"/>
                            <w:szCs w:val="18"/>
                          </w:rPr>
                          <w:t>xui</w:t>
                        </w:r>
                        <w:r w:rsidR="0023747D" w:rsidRPr="00707472">
                          <w:rPr>
                            <w:sz w:val="18"/>
                            <w:szCs w:val="18"/>
                          </w:rPr>
                          <w:t>.create(</w:t>
                        </w:r>
                        <w:r w:rsidR="0023747D" w:rsidRPr="00707472">
                          <w:rPr>
                            <w:color w:val="FF00FF"/>
                            <w:sz w:val="18"/>
                            <w:szCs w:val="18"/>
                          </w:rPr>
                          <w:t>"&lt;button&gt;drag me&lt;/button&gt;"</w:t>
                        </w:r>
                        <w:r w:rsidR="0023747D" w:rsidRPr="00707472">
                          <w:rPr>
                            <w:sz w:val="18"/>
                            <w:szCs w:val="18"/>
                          </w:rPr>
                          <w:t>))</w:t>
                        </w:r>
                      </w:p>
                      <w:p w:rsidR="0023747D" w:rsidRPr="00707472" w:rsidRDefault="0023747D" w:rsidP="00375F9C">
                        <w:pPr>
                          <w:spacing w:line="240" w:lineRule="exact"/>
                          <w:rPr>
                            <w:sz w:val="18"/>
                            <w:szCs w:val="18"/>
                          </w:rPr>
                        </w:pPr>
                        <w:r w:rsidRPr="00707472">
                          <w:rPr>
                            <w:sz w:val="18"/>
                            <w:szCs w:val="18"/>
                          </w:rPr>
                          <w:t>.append(div=</w:t>
                        </w:r>
                        <w:r w:rsidR="00726AAF">
                          <w:rPr>
                            <w:sz w:val="18"/>
                            <w:szCs w:val="18"/>
                          </w:rPr>
                          <w:t>xui</w:t>
                        </w:r>
                        <w:r w:rsidRPr="00707472">
                          <w:rPr>
                            <w:sz w:val="18"/>
                            <w:szCs w:val="18"/>
                          </w:rPr>
                          <w:t>.create(</w:t>
                        </w:r>
                        <w:r w:rsidRPr="00707472">
                          <w:rPr>
                            <w:color w:val="FF00FF"/>
                            <w:sz w:val="18"/>
                            <w:szCs w:val="18"/>
                          </w:rPr>
                          <w:t>"&lt;div style='</w:t>
                        </w:r>
                        <w:r>
                          <w:rPr>
                            <w:rFonts w:hint="eastAsia"/>
                            <w:color w:val="FF00FF"/>
                            <w:sz w:val="18"/>
                            <w:szCs w:val="18"/>
                          </w:rPr>
                          <w:t>position:absolute;left:100px;top:100px;</w:t>
                        </w:r>
                        <w:r w:rsidRPr="00707472">
                          <w:rPr>
                            <w:color w:val="FF00FF"/>
                            <w:sz w:val="18"/>
                            <w:szCs w:val="18"/>
                          </w:rPr>
                          <w:t>border:solid 1px;</w:t>
                        </w:r>
                        <w:r>
                          <w:rPr>
                            <w:color w:val="FF00FF"/>
                            <w:sz w:val="18"/>
                            <w:szCs w:val="18"/>
                          </w:rPr>
                          <w:t>width</w:t>
                        </w:r>
                        <w:r>
                          <w:rPr>
                            <w:rFonts w:hint="eastAsia"/>
                            <w:color w:val="FF00FF"/>
                            <w:sz w:val="18"/>
                            <w:szCs w:val="18"/>
                          </w:rPr>
                          <w:t>:150px; height:150px;display:block;</w:t>
                        </w:r>
                        <w:r w:rsidRPr="00707472">
                          <w:rPr>
                            <w:color w:val="FF00FF"/>
                            <w:sz w:val="18"/>
                            <w:szCs w:val="18"/>
                          </w:rPr>
                          <w:t>'&gt;</w:t>
                        </w:r>
                        <w:r>
                          <w:rPr>
                            <w:rFonts w:hint="eastAsia"/>
                            <w:color w:val="FF00FF"/>
                            <w:sz w:val="18"/>
                            <w:szCs w:val="18"/>
                          </w:rPr>
                          <w:t xml:space="preserve"> </w:t>
                        </w:r>
                        <w:r w:rsidRPr="00707472">
                          <w:rPr>
                            <w:color w:val="FF00FF"/>
                            <w:sz w:val="18"/>
                            <w:szCs w:val="18"/>
                          </w:rPr>
                          <w:t>drop here</w:t>
                        </w:r>
                        <w:r>
                          <w:rPr>
                            <w:rFonts w:hint="eastAsia"/>
                            <w:color w:val="FF00FF"/>
                            <w:sz w:val="18"/>
                            <w:szCs w:val="18"/>
                          </w:rPr>
                          <w:t xml:space="preserve"> </w:t>
                        </w:r>
                        <w:r w:rsidRPr="00707472">
                          <w:rPr>
                            <w:color w:val="FF00FF"/>
                            <w:sz w:val="18"/>
                            <w:szCs w:val="18"/>
                          </w:rPr>
                          <w:t>&lt;/button&gt;"</w:t>
                        </w:r>
                        <w:r w:rsidRPr="00707472">
                          <w:rPr>
                            <w:sz w:val="18"/>
                            <w:szCs w:val="18"/>
                          </w:rPr>
                          <w:t>))</w:t>
                        </w:r>
                      </w:p>
                      <w:p w:rsidR="0023747D" w:rsidRPr="00707472" w:rsidRDefault="0023747D" w:rsidP="00375F9C">
                        <w:pPr>
                          <w:spacing w:line="240" w:lineRule="exact"/>
                          <w:rPr>
                            <w:sz w:val="18"/>
                            <w:szCs w:val="18"/>
                          </w:rPr>
                        </w:pPr>
                      </w:p>
                      <w:p w:rsidR="0023747D" w:rsidRPr="00707472" w:rsidRDefault="0023747D" w:rsidP="00375F9C">
                        <w:pPr>
                          <w:spacing w:line="240" w:lineRule="exact"/>
                          <w:rPr>
                            <w:sz w:val="18"/>
                            <w:szCs w:val="18"/>
                          </w:rPr>
                        </w:pPr>
                        <w:proofErr w:type="gramStart"/>
                        <w:r w:rsidRPr="00707472">
                          <w:rPr>
                            <w:sz w:val="18"/>
                            <w:szCs w:val="18"/>
                          </w:rPr>
                          <w:t>btn.dra</w:t>
                        </w:r>
                        <w:r>
                          <w:rPr>
                            <w:rFonts w:hint="eastAsia"/>
                            <w:sz w:val="18"/>
                            <w:szCs w:val="18"/>
                          </w:rPr>
                          <w:t>g</w:t>
                        </w:r>
                        <w:r w:rsidRPr="00707472">
                          <w:rPr>
                            <w:sz w:val="18"/>
                            <w:szCs w:val="18"/>
                          </w:rPr>
                          <w:t>gable(</w:t>
                        </w:r>
                        <w:proofErr w:type="gramEnd"/>
                        <w:r w:rsidRPr="00707472">
                          <w:rPr>
                            <w:color w:val="0000FF"/>
                            <w:sz w:val="18"/>
                            <w:szCs w:val="18"/>
                          </w:rPr>
                          <w:t>true</w:t>
                        </w:r>
                        <w:r w:rsidRPr="00707472">
                          <w:rPr>
                            <w:sz w:val="18"/>
                            <w:szCs w:val="18"/>
                          </w:rPr>
                          <w:t>,{dragType:</w:t>
                        </w:r>
                        <w:r w:rsidRPr="00707472">
                          <w:rPr>
                            <w:color w:val="FF00FF"/>
                            <w:sz w:val="18"/>
                            <w:szCs w:val="18"/>
                          </w:rPr>
                          <w:t>'icon'</w:t>
                        </w:r>
                        <w:r w:rsidRPr="00707472">
                          <w:rPr>
                            <w:sz w:val="18"/>
                            <w:szCs w:val="18"/>
                          </w:rPr>
                          <w:t>},</w:t>
                        </w:r>
                        <w:r w:rsidRPr="00707472">
                          <w:rPr>
                            <w:color w:val="FF00FF"/>
                            <w:sz w:val="18"/>
                            <w:szCs w:val="18"/>
                          </w:rPr>
                          <w:t>'dragkey'</w:t>
                        </w:r>
                        <w:r w:rsidRPr="00707472">
                          <w:rPr>
                            <w:sz w:val="18"/>
                            <w:szCs w:val="18"/>
                          </w:rPr>
                          <w:t>,</w:t>
                        </w:r>
                        <w:r w:rsidRPr="00707472">
                          <w:rPr>
                            <w:color w:val="FF00FF"/>
                            <w:sz w:val="18"/>
                            <w:szCs w:val="18"/>
                          </w:rPr>
                          <w:t>'dragdata'</w:t>
                        </w:r>
                        <w:r w:rsidRPr="00707472">
                          <w:rPr>
                            <w:sz w:val="18"/>
                            <w:szCs w:val="18"/>
                          </w:rPr>
                          <w:t>);</w:t>
                        </w:r>
                      </w:p>
                      <w:p w:rsidR="0023747D" w:rsidRPr="00707472" w:rsidRDefault="0023747D" w:rsidP="00375F9C">
                        <w:pPr>
                          <w:spacing w:line="240" w:lineRule="exact"/>
                          <w:rPr>
                            <w:sz w:val="18"/>
                            <w:szCs w:val="18"/>
                          </w:rPr>
                        </w:pPr>
                        <w:proofErr w:type="gramStart"/>
                        <w:r w:rsidRPr="00707472">
                          <w:rPr>
                            <w:sz w:val="18"/>
                            <w:szCs w:val="18"/>
                          </w:rPr>
                          <w:t>div.drop</w:t>
                        </w:r>
                        <w:r>
                          <w:rPr>
                            <w:rFonts w:hint="eastAsia"/>
                            <w:sz w:val="18"/>
                            <w:szCs w:val="18"/>
                          </w:rPr>
                          <w:t>p</w:t>
                        </w:r>
                        <w:r w:rsidRPr="00707472">
                          <w:rPr>
                            <w:sz w:val="18"/>
                            <w:szCs w:val="18"/>
                          </w:rPr>
                          <w:t>able(</w:t>
                        </w:r>
                        <w:proofErr w:type="gramEnd"/>
                        <w:r w:rsidRPr="00707472">
                          <w:rPr>
                            <w:color w:val="0000FF"/>
                            <w:sz w:val="18"/>
                            <w:szCs w:val="18"/>
                          </w:rPr>
                          <w:t>true</w:t>
                        </w:r>
                        <w:r w:rsidRPr="00707472">
                          <w:rPr>
                            <w:sz w:val="18"/>
                            <w:szCs w:val="18"/>
                          </w:rPr>
                          <w:t>,</w:t>
                        </w:r>
                        <w:r w:rsidRPr="00707472">
                          <w:rPr>
                            <w:color w:val="FF00FF"/>
                            <w:sz w:val="18"/>
                            <w:szCs w:val="18"/>
                          </w:rPr>
                          <w:t>'dragkey'</w:t>
                        </w:r>
                        <w:r w:rsidRPr="00707472">
                          <w:rPr>
                            <w:sz w:val="18"/>
                            <w:szCs w:val="18"/>
                          </w:rPr>
                          <w:t>)</w:t>
                        </w:r>
                      </w:p>
                      <w:p w:rsidR="0023747D" w:rsidRPr="00707472" w:rsidRDefault="0023747D" w:rsidP="00375F9C">
                        <w:pPr>
                          <w:spacing w:line="240" w:lineRule="exact"/>
                          <w:rPr>
                            <w:sz w:val="18"/>
                            <w:szCs w:val="18"/>
                          </w:rPr>
                        </w:pPr>
                        <w:r w:rsidRPr="00707472">
                          <w:rPr>
                            <w:sz w:val="18"/>
                            <w:szCs w:val="18"/>
                          </w:rPr>
                          <w:t>.</w:t>
                        </w:r>
                        <w:proofErr w:type="gramStart"/>
                        <w:r w:rsidRPr="00707472">
                          <w:rPr>
                            <w:sz w:val="18"/>
                            <w:szCs w:val="18"/>
                          </w:rPr>
                          <w:t>onDrop(</w:t>
                        </w:r>
                        <w:proofErr w:type="gramEnd"/>
                        <w:r w:rsidRPr="00707472">
                          <w:rPr>
                            <w:color w:val="0000FF"/>
                            <w:sz w:val="18"/>
                            <w:szCs w:val="18"/>
                          </w:rPr>
                          <w:t>function</w:t>
                        </w:r>
                        <w:r w:rsidRPr="00707472">
                          <w:rPr>
                            <w:sz w:val="18"/>
                            <w:szCs w:val="18"/>
                          </w:rPr>
                          <w:t>(){</w:t>
                        </w:r>
                      </w:p>
                      <w:p w:rsidR="0023747D" w:rsidRPr="00707472" w:rsidRDefault="0023747D" w:rsidP="00375F9C">
                        <w:pPr>
                          <w:spacing w:line="240" w:lineRule="exact"/>
                          <w:rPr>
                            <w:sz w:val="18"/>
                            <w:szCs w:val="18"/>
                          </w:rPr>
                        </w:pPr>
                        <w:r w:rsidRPr="00707472">
                          <w:rPr>
                            <w:sz w:val="18"/>
                            <w:szCs w:val="18"/>
                          </w:rPr>
                          <w:t xml:space="preserve">    </w:t>
                        </w:r>
                        <w:proofErr w:type="gramStart"/>
                        <w:r w:rsidR="00726AAF">
                          <w:rPr>
                            <w:sz w:val="18"/>
                            <w:szCs w:val="18"/>
                          </w:rPr>
                          <w:t>xui</w:t>
                        </w:r>
                        <w:r w:rsidRPr="00707472">
                          <w:rPr>
                            <w:sz w:val="18"/>
                            <w:szCs w:val="18"/>
                          </w:rPr>
                          <w:t>.alert(</w:t>
                        </w:r>
                        <w:proofErr w:type="gramEnd"/>
                        <w:r w:rsidR="00726AAF">
                          <w:rPr>
                            <w:sz w:val="18"/>
                            <w:szCs w:val="18"/>
                          </w:rPr>
                          <w:t>xui</w:t>
                        </w:r>
                        <w:r w:rsidRPr="00707472">
                          <w:rPr>
                            <w:sz w:val="18"/>
                            <w:szCs w:val="18"/>
                          </w:rPr>
                          <w:t>.DragDrop.getProfile().dragData);</w:t>
                        </w:r>
                      </w:p>
                      <w:p w:rsidR="0023747D" w:rsidRPr="00B43CEA" w:rsidRDefault="0023747D" w:rsidP="00375F9C">
                        <w:pPr>
                          <w:spacing w:line="240" w:lineRule="exact"/>
                          <w:rPr>
                            <w:sz w:val="18"/>
                            <w:szCs w:val="18"/>
                          </w:rPr>
                        </w:pPr>
                        <w:r w:rsidRPr="00707472">
                          <w:rPr>
                            <w:sz w:val="18"/>
                            <w:szCs w:val="18"/>
                          </w:rPr>
                          <w:t>});</w:t>
                        </w:r>
                      </w:p>
                    </w:txbxContent>
                  </v:textbox>
                </v:shape>
                <v:shape id="AutoShape 331" o:spid="_x0000_s2008" type="#_x0000_t62" style="position:absolute;left:30861;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SR8MA&#10;AADcAAAADwAAAGRycy9kb3ducmV2LnhtbERPTW/CMAy9I+0/REbaDVKmbYyOFE1DSOw4YJxN47WF&#10;xsmaFDp+PUFC4uan9+nprDO1OFLjK8sKRsMEBHFudcWFgs16MXgD4QOyxtoyKfgnD7PsoTfFVNsT&#10;f9NxFQoRQ9inqKAMwaVS+rwkg35oHXHkfm1jMETYFFI3eIrhppZPSfIqDVYcG0p09FlSfli1RsF+&#10;ky9cO5bu5+yXX8/bOe4m8z+lHvvdxzuIQF24i2/upY7zJy9wfSZeIL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bSR8MAAADcAAAADwAAAAAAAAAAAAAAAACYAgAAZHJzL2Rv&#10;d25yZXYueG1sUEsFBgAAAAAEAAQA9QAAAIgDAAAAAA==&#10;" adj="30426,27830" fillcolor="#ff9">
                  <v:textbox inset="0,0,0,0">
                    <w:txbxContent>
                      <w:p w:rsidR="0023747D" w:rsidRPr="000E23E9" w:rsidRDefault="0023747D" w:rsidP="00375F9C">
                        <w:pPr>
                          <w:rPr>
                            <w:szCs w:val="18"/>
                          </w:rPr>
                        </w:pPr>
                        <w:r>
                          <w:rPr>
                            <w:szCs w:val="18"/>
                          </w:rPr>
                          <w:t>S</w:t>
                        </w:r>
                        <w:r>
                          <w:rPr>
                            <w:rFonts w:hint="eastAsia"/>
                            <w:szCs w:val="18"/>
                          </w:rPr>
                          <w:t>ets draggable</w:t>
                        </w:r>
                      </w:p>
                    </w:txbxContent>
                  </v:textbox>
                </v:shape>
                <v:shape id="AutoShape 334" o:spid="_x0000_s2009" type="#_x0000_t62" style="position:absolute;left:19431;top:10896;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WG8AA&#10;AADcAAAADwAAAGRycy9kb3ducmV2LnhtbERPTYvCMBC9L/gfwgjeNFVh1WoUFQX3plX0OjRjW2wm&#10;pUm1/vvNgrC3ebzPWaxaU4on1a6wrGA4iEAQp1YXnCm4nPf9KQjnkTWWlknBmxyslp2vBcbavvhE&#10;z8RnIoSwi1FB7n0VS+nSnAy6ga2IA3e3tUEfYJ1JXeMrhJtSjqLoWxosODTkWNE2p/SRNEbBcXyb&#10;bJqmoqMjl+yuZr8tfoZK9brteg7CU+v/xR/3QYf5swn8PRMukM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bWG8AAAADcAAAADwAAAAAAAAAAAAAAAACYAgAAZHJzL2Rvd25y&#10;ZXYueG1sUEsFBgAAAAAEAAQA9QAAAIUDAAAAAA==&#10;" adj="32424,2007" fillcolor="#ff9">
                  <v:textbox inset="0,0,0,0">
                    <w:txbxContent>
                      <w:p w:rsidR="0023747D" w:rsidRPr="000E23E9" w:rsidRDefault="0023747D" w:rsidP="00375F9C">
                        <w:pPr>
                          <w:rPr>
                            <w:szCs w:val="18"/>
                          </w:rPr>
                        </w:pPr>
                        <w:r>
                          <w:rPr>
                            <w:szCs w:val="18"/>
                          </w:rPr>
                          <w:t>S</w:t>
                        </w:r>
                        <w:r>
                          <w:rPr>
                            <w:rFonts w:hint="eastAsia"/>
                            <w:szCs w:val="18"/>
                          </w:rPr>
                          <w:t>ets droppable</w:t>
                        </w:r>
                      </w:p>
                    </w:txbxContent>
                  </v:textbox>
                </v:shape>
                <v:shape id="AutoShape 335" o:spid="_x0000_s2010" type="#_x0000_t62" style="position:absolute;left:28575;top:13868;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oN8EA&#10;AADcAAAADwAAAGRycy9kb3ducmV2LnhtbERPTWsCMRC9C/6HMEJvmm0PZV2NshUEUXqorfdhM81u&#10;TSZLkrrrv28Khd7m8T5nvR2dFTcKsfOs4HFRgCBuvO7YKPh4389LEDEha7SeScGdImw308kaK+0H&#10;fqPbORmRQzhWqKBNqa+kjE1LDuPC98SZ+/TBYcowGKkDDjncWflUFM/SYce5ocWedi011/O3UyAN&#10;2q608Xp6qb9cujhztK+1Ug+zsV6BSDSmf/Gf+6Dz/OUSfp/JF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saDfBAAAA3AAAAA8AAAAAAAAAAAAAAAAAmAIAAGRycy9kb3du&#10;cmV2LnhtbFBLBQYAAAAABAAEAPUAAACGAwAAAAA=&#10;" adj="29280,3876" fillcolor="#ff9">
                  <v:textbox inset="0,0,0,0">
                    <w:txbxContent>
                      <w:p w:rsidR="0023747D" w:rsidRPr="000E23E9" w:rsidRDefault="0023747D" w:rsidP="00375F9C">
                        <w:pPr>
                          <w:rPr>
                            <w:szCs w:val="18"/>
                          </w:rPr>
                        </w:pPr>
                        <w:proofErr w:type="gramStart"/>
                        <w:r>
                          <w:rPr>
                            <w:rFonts w:hint="eastAsia"/>
                            <w:szCs w:val="18"/>
                          </w:rPr>
                          <w:t>onDrop</w:t>
                        </w:r>
                        <w:proofErr w:type="gramEnd"/>
                        <w:r>
                          <w:rPr>
                            <w:rFonts w:hint="eastAsia"/>
                            <w:szCs w:val="18"/>
                          </w:rPr>
                          <w:t xml:space="preserve"> event</w:t>
                        </w:r>
                      </w:p>
                    </w:txbxContent>
                  </v:textbox>
                </v:shape>
                <w10:anchorlock/>
              </v:group>
            </w:pict>
          </mc:Fallback>
        </mc:AlternateContent>
      </w:r>
    </w:p>
    <w:p w:rsidR="00375F9C" w:rsidRDefault="00375F9C" w:rsidP="00375F9C">
      <w:r>
        <w:t>O</w:t>
      </w:r>
      <w:r>
        <w:rPr>
          <w:rFonts w:hint="eastAsia"/>
        </w:rPr>
        <w:t>utput:</w:t>
      </w:r>
    </w:p>
    <w:p w:rsidR="00375F9C" w:rsidRDefault="005C781A" w:rsidP="00375F9C">
      <w:r>
        <w:rPr>
          <w:rFonts w:hint="eastAsia"/>
          <w:noProof/>
        </w:rPr>
        <w:drawing>
          <wp:inline distT="0" distB="0" distL="0" distR="0" wp14:anchorId="6B354E7D" wp14:editId="77111488">
            <wp:extent cx="2286000" cy="1933575"/>
            <wp:effectExtent l="0" t="0" r="0"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286000" cy="1933575"/>
                    </a:xfrm>
                    <a:prstGeom prst="rect">
                      <a:avLst/>
                    </a:prstGeom>
                    <a:noFill/>
                    <a:ln>
                      <a:noFill/>
                    </a:ln>
                  </pic:spPr>
                </pic:pic>
              </a:graphicData>
            </a:graphic>
          </wp:inline>
        </w:drawing>
      </w:r>
    </w:p>
    <w:p w:rsidR="00375F9C" w:rsidRDefault="00375F9C" w:rsidP="00E45D25">
      <w:pPr>
        <w:pStyle w:val="4"/>
        <w:numPr>
          <w:ilvl w:val="3"/>
          <w:numId w:val="17"/>
        </w:numPr>
      </w:pPr>
      <w:bookmarkStart w:id="222" w:name="_Toc453071848"/>
      <w:r>
        <w:rPr>
          <w:rFonts w:hint="eastAsia"/>
        </w:rPr>
        <w:lastRenderedPageBreak/>
        <w:t>Drag&amp;Drop profile</w:t>
      </w:r>
      <w:bookmarkEnd w:id="222"/>
    </w:p>
    <w:p w:rsidR="00375F9C" w:rsidRDefault="00375F9C" w:rsidP="00375F9C">
      <w:pPr>
        <w:ind w:left="105" w:hangingChars="50" w:hanging="105"/>
      </w:pPr>
      <w:r>
        <w:rPr>
          <w:rFonts w:hint="eastAsia"/>
        </w:rPr>
        <w:t xml:space="preserve">The </w:t>
      </w:r>
      <w:r>
        <w:t>“</w:t>
      </w:r>
      <w:r>
        <w:rPr>
          <w:rFonts w:hint="eastAsia"/>
        </w:rPr>
        <w:t>draggable</w:t>
      </w:r>
      <w:r>
        <w:t>”</w:t>
      </w:r>
      <w:r>
        <w:rPr>
          <w:rFonts w:hint="eastAsia"/>
        </w:rPr>
        <w:t xml:space="preserve"> function</w:t>
      </w:r>
      <w:r>
        <w:t>’</w:t>
      </w:r>
      <w:r>
        <w:rPr>
          <w:rFonts w:hint="eastAsia"/>
        </w:rPr>
        <w:t>s second parameter is Drag&amp;Drop profile object. It</w:t>
      </w:r>
      <w:r>
        <w:t>’</w:t>
      </w:r>
      <w:r>
        <w:rPr>
          <w:rFonts w:hint="eastAsia"/>
        </w:rPr>
        <w:t xml:space="preserve">s a key/value pairs. In dragging process, the Drag&amp;Drop profile object can be got by </w:t>
      </w:r>
      <w:r w:rsidR="00704D04">
        <w:rPr>
          <w:rFonts w:hint="eastAsia"/>
        </w:rPr>
        <w:t>xui.</w:t>
      </w:r>
      <w:r>
        <w:rPr>
          <w:rFonts w:hint="eastAsia"/>
        </w:rPr>
        <w:t xml:space="preserve">DragDrop.getProfile(). The profile </w:t>
      </w:r>
      <w:r>
        <w:t>object</w:t>
      </w:r>
      <w:r>
        <w:rPr>
          <w:rFonts w:hint="eastAsia"/>
        </w:rPr>
        <w:t>:</w:t>
      </w:r>
    </w:p>
    <w:p w:rsidR="00375F9C" w:rsidRDefault="00375F9C" w:rsidP="00E45D25">
      <w:pPr>
        <w:numPr>
          <w:ilvl w:val="0"/>
          <w:numId w:val="25"/>
        </w:numPr>
      </w:pPr>
      <w:r>
        <w:t>dragType: ‘move’,’copy’,’deep_copy’,’shape’,’icon’, ‘blank’ or ‘none’, Default is ‘shape’;</w:t>
      </w:r>
    </w:p>
    <w:p w:rsidR="00375F9C" w:rsidRDefault="00375F9C" w:rsidP="00E45D25">
      <w:pPr>
        <w:numPr>
          <w:ilvl w:val="0"/>
          <w:numId w:val="25"/>
        </w:numPr>
      </w:pPr>
      <w:r>
        <w:t>shadowFrom</w:t>
      </w:r>
      <w:r>
        <w:rPr>
          <w:rFonts w:hint="eastAsia"/>
        </w:rPr>
        <w:t>:</w:t>
      </w:r>
      <w:r>
        <w:t xml:space="preserve"> DOM element or </w:t>
      </w:r>
      <w:r w:rsidR="00704D04">
        <w:t>xui.</w:t>
      </w:r>
      <w:r>
        <w:t>Dom Object. It’s valid when dragType==‘icon’;</w:t>
      </w:r>
    </w:p>
    <w:p w:rsidR="00375F9C" w:rsidRDefault="00375F9C" w:rsidP="00E45D25">
      <w:pPr>
        <w:numPr>
          <w:ilvl w:val="0"/>
          <w:numId w:val="25"/>
        </w:numPr>
      </w:pPr>
      <w:r>
        <w:t>targetReposition: Boolean, does dd reset the target position, Default is [true];</w:t>
      </w:r>
    </w:p>
    <w:p w:rsidR="00375F9C" w:rsidRDefault="00375F9C" w:rsidP="00E45D25">
      <w:pPr>
        <w:numPr>
          <w:ilvl w:val="0"/>
          <w:numId w:val="25"/>
        </w:numPr>
      </w:pPr>
      <w:r>
        <w:t>dragIcon: String, the drag icon image path, Default is [</w:t>
      </w:r>
      <w:r w:rsidR="00704D04">
        <w:t>xui.</w:t>
      </w:r>
      <w:r>
        <w:t>ini.path+’ondrag.gif’]</w:t>
      </w:r>
      <w:r>
        <w:rPr>
          <w:rFonts w:hint="eastAsia"/>
        </w:rPr>
        <w:t>;</w:t>
      </w:r>
    </w:p>
    <w:p w:rsidR="00375F9C" w:rsidRDefault="00375F9C" w:rsidP="00E45D25">
      <w:pPr>
        <w:numPr>
          <w:ilvl w:val="0"/>
          <w:numId w:val="25"/>
        </w:numPr>
      </w:pPr>
      <w:r>
        <w:t>magneticDistance: Number, the magnetic distance, Default is 0;</w:t>
      </w:r>
    </w:p>
    <w:p w:rsidR="00375F9C" w:rsidRDefault="00375F9C" w:rsidP="00E45D25">
      <w:pPr>
        <w:numPr>
          <w:ilvl w:val="0"/>
          <w:numId w:val="25"/>
        </w:numPr>
      </w:pPr>
      <w:r>
        <w:t>xMagneticLines: Array of Number, the magnetic line values in horizontal dir, Default is [];</w:t>
      </w:r>
    </w:p>
    <w:p w:rsidR="00375F9C" w:rsidRDefault="00375F9C" w:rsidP="00E45D25">
      <w:pPr>
        <w:numPr>
          <w:ilvl w:val="0"/>
          <w:numId w:val="25"/>
        </w:numPr>
      </w:pPr>
      <w:r>
        <w:t>yMagneticLines: Array of Number, the magnetic line values in vertical dir, Default is [];</w:t>
      </w:r>
    </w:p>
    <w:p w:rsidR="00375F9C" w:rsidRDefault="00375F9C" w:rsidP="00E45D25">
      <w:pPr>
        <w:numPr>
          <w:ilvl w:val="0"/>
          <w:numId w:val="25"/>
        </w:numPr>
      </w:pPr>
      <w:r>
        <w:t>widthIncrement: Number, the width increment in horizontal dir, Default is 0;</w:t>
      </w:r>
    </w:p>
    <w:p w:rsidR="00375F9C" w:rsidRDefault="00375F9C" w:rsidP="00E45D25">
      <w:pPr>
        <w:numPr>
          <w:ilvl w:val="0"/>
          <w:numId w:val="25"/>
        </w:numPr>
      </w:pPr>
      <w:r>
        <w:t>heightIncrement: Number, the height increment in vertical dir, Default is 0;</w:t>
      </w:r>
    </w:p>
    <w:p w:rsidR="00375F9C" w:rsidRDefault="00375F9C" w:rsidP="00E45D25">
      <w:pPr>
        <w:numPr>
          <w:ilvl w:val="0"/>
          <w:numId w:val="25"/>
        </w:numPr>
      </w:pPr>
      <w:r>
        <w:t>dragDefer: Number, when [</w:t>
      </w:r>
      <w:r w:rsidR="00704D04">
        <w:t>xui.</w:t>
      </w:r>
      <w:r>
        <w:t>DragDrop.startDrag] is called, the real drag action will be triggered after [document.onmousemove] runs [dragDefer] times, Default is 0;</w:t>
      </w:r>
    </w:p>
    <w:p w:rsidR="00375F9C" w:rsidRDefault="00375F9C" w:rsidP="00E45D25">
      <w:pPr>
        <w:numPr>
          <w:ilvl w:val="0"/>
          <w:numId w:val="25"/>
        </w:numPr>
      </w:pPr>
      <w:r>
        <w:t>horizontalOnly:Boolean, drag horizontal dir only, Default is [false];</w:t>
      </w:r>
    </w:p>
    <w:p w:rsidR="00375F9C" w:rsidRDefault="00375F9C" w:rsidP="00E45D25">
      <w:pPr>
        <w:numPr>
          <w:ilvl w:val="0"/>
          <w:numId w:val="25"/>
        </w:numPr>
      </w:pPr>
      <w:r>
        <w:t>verticalOnly: Boolean, drag vertical dir only, Default is [false];</w:t>
      </w:r>
    </w:p>
    <w:p w:rsidR="00375F9C" w:rsidRDefault="00375F9C" w:rsidP="00E45D25">
      <w:pPr>
        <w:numPr>
          <w:ilvl w:val="0"/>
          <w:numId w:val="25"/>
        </w:numPr>
      </w:pPr>
      <w:r>
        <w:t>maxBottomOffset&lt;/strong&gt;:Number, the offset between [the restricted bottom] and [the current mouse Y], for mouse restricted region, Default is [null];</w:t>
      </w:r>
    </w:p>
    <w:p w:rsidR="00375F9C" w:rsidRDefault="00375F9C" w:rsidP="00E45D25">
      <w:pPr>
        <w:numPr>
          <w:ilvl w:val="0"/>
          <w:numId w:val="25"/>
        </w:numPr>
      </w:pPr>
      <w:r>
        <w:t>maxLeftOffset&lt;/strong&gt;:Number, the offset between [the restricted left] and [the current mouse X], for mouse restricted region, Default is [null];</w:t>
      </w:r>
    </w:p>
    <w:p w:rsidR="00375F9C" w:rsidRDefault="00375F9C" w:rsidP="00E45D25">
      <w:pPr>
        <w:numPr>
          <w:ilvl w:val="0"/>
          <w:numId w:val="25"/>
        </w:numPr>
      </w:pPr>
      <w:r>
        <w:t>maxRightOffset&lt;/strong&gt;:Number, the offset between [the restricted right] and [the current mouse X], for mouse restricted region, Default is [null];</w:t>
      </w:r>
    </w:p>
    <w:p w:rsidR="00375F9C" w:rsidRDefault="00375F9C" w:rsidP="00E45D25">
      <w:pPr>
        <w:numPr>
          <w:ilvl w:val="0"/>
          <w:numId w:val="25"/>
        </w:numPr>
      </w:pPr>
      <w:r>
        <w:t>maxTopOffset: Number, the offset between [the restricted top] and [the current mouse Y], for mouse restricted region, Default is [null];</w:t>
      </w:r>
    </w:p>
    <w:p w:rsidR="00375F9C" w:rsidRDefault="00375F9C" w:rsidP="00E45D25">
      <w:pPr>
        <w:numPr>
          <w:ilvl w:val="0"/>
          <w:numId w:val="25"/>
        </w:numPr>
      </w:pPr>
      <w:r>
        <w:t xml:space="preserve">targetNode: DOM element or </w:t>
      </w:r>
      <w:r w:rsidR="00704D04">
        <w:t>xui.</w:t>
      </w:r>
      <w:r>
        <w:t>Dom Object, the drag target node;</w:t>
      </w:r>
    </w:p>
    <w:p w:rsidR="00375F9C" w:rsidRDefault="00375F9C" w:rsidP="00E45D25">
      <w:pPr>
        <w:numPr>
          <w:ilvl w:val="0"/>
          <w:numId w:val="25"/>
        </w:numPr>
      </w:pPr>
      <w:r>
        <w:t>targetCSS: Number, the drag target node’s CSS key/value Object, Default is [null];</w:t>
      </w:r>
    </w:p>
    <w:p w:rsidR="00375F9C" w:rsidRDefault="00375F9C" w:rsidP="00E45D25">
      <w:pPr>
        <w:numPr>
          <w:ilvl w:val="0"/>
          <w:numId w:val="25"/>
        </w:numPr>
      </w:pPr>
      <w:r>
        <w:t>dragKey: String, the drag key, Default is [null];</w:t>
      </w:r>
    </w:p>
    <w:p w:rsidR="00375F9C" w:rsidRDefault="00375F9C" w:rsidP="00E45D25">
      <w:pPr>
        <w:numPr>
          <w:ilvl w:val="0"/>
          <w:numId w:val="25"/>
        </w:numPr>
      </w:pPr>
      <w:r>
        <w:t>dragData: Object, the drag data, Default is [null];</w:t>
      </w:r>
    </w:p>
    <w:p w:rsidR="00375F9C" w:rsidRDefault="00375F9C" w:rsidP="00E45D25">
      <w:pPr>
        <w:numPr>
          <w:ilvl w:val="0"/>
          <w:numId w:val="25"/>
        </w:numPr>
      </w:pPr>
      <w:r>
        <w:t>targetLeft: Number, the drag target node’s CSS left, Default is [null];</w:t>
      </w:r>
    </w:p>
    <w:p w:rsidR="00375F9C" w:rsidRDefault="00375F9C" w:rsidP="00E45D25">
      <w:pPr>
        <w:numPr>
          <w:ilvl w:val="0"/>
          <w:numId w:val="25"/>
        </w:numPr>
      </w:pPr>
      <w:r>
        <w:t>targetTop: Number, the drag target node’s CSS top, Default is [null];</w:t>
      </w:r>
    </w:p>
    <w:p w:rsidR="00375F9C" w:rsidRDefault="00375F9C" w:rsidP="00E45D25">
      <w:pPr>
        <w:numPr>
          <w:ilvl w:val="0"/>
          <w:numId w:val="25"/>
        </w:numPr>
      </w:pPr>
      <w:r>
        <w:t>targetWidth: Number, the drag target node’s CSS width, Default is [null];</w:t>
      </w:r>
    </w:p>
    <w:p w:rsidR="00375F9C" w:rsidRDefault="00375F9C" w:rsidP="00E45D25">
      <w:pPr>
        <w:numPr>
          <w:ilvl w:val="0"/>
          <w:numId w:val="25"/>
        </w:numPr>
      </w:pPr>
      <w:r>
        <w:t>targetHeight: Number, the drag target node’s CSS height, Default is [null];</w:t>
      </w:r>
    </w:p>
    <w:p w:rsidR="00375F9C" w:rsidRDefault="00375F9C" w:rsidP="00E45D25">
      <w:pPr>
        <w:numPr>
          <w:ilvl w:val="0"/>
          <w:numId w:val="25"/>
        </w:numPr>
      </w:pPr>
      <w:r>
        <w:t xml:space="preserve">targetOffsetParent: </w:t>
      </w:r>
      <w:r w:rsidR="00704D04">
        <w:t>xui.</w:t>
      </w:r>
      <w:r>
        <w:t>Dom Object, the drag target node offsetParent node, Default is [null];</w:t>
      </w:r>
    </w:p>
    <w:p w:rsidR="00375F9C" w:rsidRDefault="00375F9C" w:rsidP="00E45D25">
      <w:pPr>
        <w:numPr>
          <w:ilvl w:val="0"/>
          <w:numId w:val="25"/>
        </w:numPr>
      </w:pPr>
      <w:r>
        <w:t>dragCursor:  ‘none’, ‘move’, ‘link’, or ‘add’, the drag cursor key; [readonly]</w:t>
      </w:r>
    </w:p>
    <w:p w:rsidR="00375F9C" w:rsidRDefault="00375F9C" w:rsidP="00E45D25">
      <w:pPr>
        <w:numPr>
          <w:ilvl w:val="0"/>
          <w:numId w:val="25"/>
        </w:numPr>
      </w:pPr>
      <w:r>
        <w:t>x: Number, current X value of mouse; [readonly]</w:t>
      </w:r>
    </w:p>
    <w:p w:rsidR="00375F9C" w:rsidRDefault="00375F9C" w:rsidP="00E45D25">
      <w:pPr>
        <w:numPr>
          <w:ilvl w:val="0"/>
          <w:numId w:val="25"/>
        </w:numPr>
      </w:pPr>
      <w:r>
        <w:t>y: Number, current Y value of mouse; [readonly]</w:t>
      </w:r>
    </w:p>
    <w:p w:rsidR="00375F9C" w:rsidRDefault="00375F9C" w:rsidP="00E45D25">
      <w:pPr>
        <w:numPr>
          <w:ilvl w:val="0"/>
          <w:numId w:val="25"/>
        </w:numPr>
      </w:pPr>
      <w:r>
        <w:t>ox: Number, original X value of mouse; [readonly]</w:t>
      </w:r>
    </w:p>
    <w:p w:rsidR="00375F9C" w:rsidRDefault="00375F9C" w:rsidP="00E45D25">
      <w:pPr>
        <w:numPr>
          <w:ilvl w:val="0"/>
          <w:numId w:val="25"/>
        </w:numPr>
      </w:pPr>
      <w:r>
        <w:t>oy: Number, original Y value of mouse; [readonly]</w:t>
      </w:r>
    </w:p>
    <w:p w:rsidR="00375F9C" w:rsidRDefault="00375F9C" w:rsidP="00E45D25">
      <w:pPr>
        <w:numPr>
          <w:ilvl w:val="0"/>
          <w:numId w:val="25"/>
        </w:numPr>
      </w:pPr>
      <w:r>
        <w:t>curPos: {left:Number,top:Number}, current CSS pos of the dragging node [readonly]</w:t>
      </w:r>
    </w:p>
    <w:p w:rsidR="00375F9C" w:rsidRDefault="00375F9C" w:rsidP="00E45D25">
      <w:pPr>
        <w:numPr>
          <w:ilvl w:val="0"/>
          <w:numId w:val="25"/>
        </w:numPr>
      </w:pPr>
      <w:r>
        <w:t>offset: {x:Number,y:Number}, offset from now to origin [readonly]</w:t>
      </w:r>
    </w:p>
    <w:p w:rsidR="00375F9C" w:rsidRDefault="00375F9C" w:rsidP="00E45D25">
      <w:pPr>
        <w:numPr>
          <w:ilvl w:val="0"/>
          <w:numId w:val="25"/>
        </w:numPr>
      </w:pPr>
      <w:r>
        <w:lastRenderedPageBreak/>
        <w:t>isWorking: Boolean, is dd working or not? [readonly]</w:t>
      </w:r>
    </w:p>
    <w:p w:rsidR="00375F9C" w:rsidRDefault="00375F9C" w:rsidP="00E45D25">
      <w:pPr>
        <w:numPr>
          <w:ilvl w:val="0"/>
          <w:numId w:val="25"/>
        </w:numPr>
      </w:pPr>
      <w:r>
        <w:t>restrictedLeft: Number, the calculated restricted left value; [readonly]</w:t>
      </w:r>
    </w:p>
    <w:p w:rsidR="00375F9C" w:rsidRDefault="00375F9C" w:rsidP="00E45D25">
      <w:pPr>
        <w:numPr>
          <w:ilvl w:val="0"/>
          <w:numId w:val="25"/>
        </w:numPr>
      </w:pPr>
      <w:r>
        <w:t>restrictedRight: Number, the calculated restricted right value; [readonly]</w:t>
      </w:r>
    </w:p>
    <w:p w:rsidR="00375F9C" w:rsidRDefault="00375F9C" w:rsidP="00E45D25">
      <w:pPr>
        <w:numPr>
          <w:ilvl w:val="0"/>
          <w:numId w:val="25"/>
        </w:numPr>
      </w:pPr>
      <w:r>
        <w:t>restrictedTop: Number, the calculated restricted top value; [readonly]</w:t>
      </w:r>
    </w:p>
    <w:p w:rsidR="00375F9C" w:rsidRDefault="00375F9C" w:rsidP="00E45D25">
      <w:pPr>
        <w:numPr>
          <w:ilvl w:val="0"/>
          <w:numId w:val="25"/>
        </w:numPr>
      </w:pPr>
      <w:r>
        <w:t>restrictedBottom: Number, the calculated restricted bottom value; [readonly]</w:t>
      </w:r>
    </w:p>
    <w:p w:rsidR="00375F9C" w:rsidRDefault="00375F9C" w:rsidP="00E45D25">
      <w:pPr>
        <w:numPr>
          <w:ilvl w:val="0"/>
          <w:numId w:val="25"/>
        </w:numPr>
      </w:pPr>
      <w:r>
        <w:t xml:space="preserve">proxyNode: </w:t>
      </w:r>
      <w:r w:rsidR="00704D04">
        <w:t>xui.</w:t>
      </w:r>
      <w:r>
        <w:t>Dom Object, the proxy Object; [readonly]</w:t>
      </w:r>
    </w:p>
    <w:p w:rsidR="00375F9C" w:rsidRDefault="00375F9C" w:rsidP="00E45D25">
      <w:pPr>
        <w:numPr>
          <w:ilvl w:val="0"/>
          <w:numId w:val="25"/>
        </w:numPr>
      </w:pPr>
      <w:r>
        <w:t>dropElement: String, the target drop element DOM id. [readonly]</w:t>
      </w:r>
    </w:p>
    <w:p w:rsidR="00375F9C" w:rsidRDefault="00375F9C" w:rsidP="00375F9C"/>
    <w:p w:rsidR="00375F9C" w:rsidRDefault="00375F9C" w:rsidP="00375F9C">
      <w:pPr>
        <w:rPr>
          <w:b/>
        </w:rPr>
      </w:pPr>
      <w:r>
        <w:rPr>
          <w:rFonts w:hint="eastAsia"/>
        </w:rPr>
        <w:t xml:space="preserve">There is an DD overall example in </w:t>
      </w:r>
      <w:r w:rsidRPr="008B04AC">
        <w:rPr>
          <w:b/>
        </w:rPr>
        <w:t>chapter3</w:t>
      </w:r>
      <w:r w:rsidRPr="008B04AC">
        <w:rPr>
          <w:rFonts w:hint="eastAsia"/>
          <w:b/>
        </w:rPr>
        <w:t>/dd/ddProfile.html</w:t>
      </w:r>
      <w:r>
        <w:rPr>
          <w:rFonts w:hint="eastAsia"/>
          <w:b/>
        </w:rPr>
        <w:t xml:space="preserve">. </w:t>
      </w:r>
    </w:p>
    <w:p w:rsidR="00375F9C" w:rsidRPr="008B04AC" w:rsidRDefault="005C781A" w:rsidP="00375F9C">
      <w:pPr>
        <w:ind w:left="420"/>
        <w:rPr>
          <w:b/>
        </w:rPr>
      </w:pPr>
      <w:r>
        <w:rPr>
          <w:rFonts w:hint="eastAsia"/>
          <w:b/>
          <w:noProof/>
        </w:rPr>
        <w:drawing>
          <wp:inline distT="0" distB="0" distL="0" distR="0" wp14:anchorId="654DA0D0" wp14:editId="6E1F2BB1">
            <wp:extent cx="5391150" cy="2143125"/>
            <wp:effectExtent l="0" t="0" r="0" b="952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391150" cy="2143125"/>
                    </a:xfrm>
                    <a:prstGeom prst="rect">
                      <a:avLst/>
                    </a:prstGeom>
                    <a:noFill/>
                    <a:ln>
                      <a:noFill/>
                    </a:ln>
                  </pic:spPr>
                </pic:pic>
              </a:graphicData>
            </a:graphic>
          </wp:inline>
        </w:drawing>
      </w:r>
    </w:p>
    <w:p w:rsidR="00375F9C" w:rsidRDefault="00375F9C" w:rsidP="00E45D25">
      <w:pPr>
        <w:pStyle w:val="4"/>
        <w:numPr>
          <w:ilvl w:val="3"/>
          <w:numId w:val="17"/>
        </w:numPr>
      </w:pPr>
      <w:bookmarkStart w:id="223" w:name="_Toc453071849"/>
      <w:r>
        <w:rPr>
          <w:rFonts w:hint="eastAsia"/>
        </w:rPr>
        <w:t>Events in Drag&amp;Drop</w:t>
      </w:r>
      <w:bookmarkEnd w:id="223"/>
    </w:p>
    <w:p w:rsidR="00375F9C" w:rsidRDefault="00375F9C" w:rsidP="00375F9C">
      <w:r>
        <w:rPr>
          <w:rFonts w:hint="eastAsia"/>
        </w:rPr>
        <w:t xml:space="preserve">For that node in dragging, </w:t>
      </w:r>
    </w:p>
    <w:p w:rsidR="00375F9C" w:rsidRDefault="00375F9C" w:rsidP="00E45D25">
      <w:pPr>
        <w:numPr>
          <w:ilvl w:val="0"/>
          <w:numId w:val="11"/>
        </w:numPr>
      </w:pPr>
      <w:r>
        <w:t>onDragbegin</w:t>
      </w:r>
      <w:r>
        <w:rPr>
          <w:rFonts w:hint="eastAsia"/>
        </w:rPr>
        <w:t xml:space="preserve"> </w:t>
      </w:r>
    </w:p>
    <w:p w:rsidR="00375F9C" w:rsidRDefault="00375F9C" w:rsidP="00E45D25">
      <w:pPr>
        <w:numPr>
          <w:ilvl w:val="0"/>
          <w:numId w:val="11"/>
        </w:numPr>
      </w:pPr>
      <w:r>
        <w:t>onDrag</w:t>
      </w:r>
      <w:r>
        <w:rPr>
          <w:rFonts w:hint="eastAsia"/>
        </w:rPr>
        <w:t xml:space="preserve"> </w:t>
      </w:r>
    </w:p>
    <w:p w:rsidR="00375F9C" w:rsidRDefault="00375F9C" w:rsidP="00E45D25">
      <w:pPr>
        <w:numPr>
          <w:ilvl w:val="0"/>
          <w:numId w:val="11"/>
        </w:numPr>
      </w:pPr>
      <w:r>
        <w:t>onDragstop</w:t>
      </w:r>
      <w:r>
        <w:rPr>
          <w:rFonts w:hint="eastAsia"/>
        </w:rPr>
        <w:t xml:space="preserve"> </w:t>
      </w:r>
    </w:p>
    <w:p w:rsidR="00375F9C" w:rsidRDefault="00375F9C" w:rsidP="00375F9C">
      <w:r>
        <w:rPr>
          <w:rFonts w:hint="eastAsia"/>
        </w:rPr>
        <w:t>For that droppable node,</w:t>
      </w:r>
    </w:p>
    <w:p w:rsidR="00375F9C" w:rsidRDefault="00375F9C" w:rsidP="00E45D25">
      <w:pPr>
        <w:numPr>
          <w:ilvl w:val="0"/>
          <w:numId w:val="11"/>
        </w:numPr>
      </w:pPr>
      <w:r>
        <w:t>onDragenter</w:t>
      </w:r>
      <w:r>
        <w:rPr>
          <w:rFonts w:hint="eastAsia"/>
        </w:rPr>
        <w:t xml:space="preserve"> </w:t>
      </w:r>
    </w:p>
    <w:p w:rsidR="00375F9C" w:rsidRDefault="00375F9C" w:rsidP="00E45D25">
      <w:pPr>
        <w:numPr>
          <w:ilvl w:val="0"/>
          <w:numId w:val="11"/>
        </w:numPr>
      </w:pPr>
      <w:r>
        <w:t>onDragleave</w:t>
      </w:r>
      <w:r>
        <w:rPr>
          <w:rFonts w:hint="eastAsia"/>
        </w:rPr>
        <w:t xml:space="preserve"> </w:t>
      </w:r>
    </w:p>
    <w:p w:rsidR="00375F9C" w:rsidRDefault="00375F9C" w:rsidP="00E45D25">
      <w:pPr>
        <w:numPr>
          <w:ilvl w:val="0"/>
          <w:numId w:val="11"/>
        </w:numPr>
      </w:pPr>
      <w:r>
        <w:t>onDragover</w:t>
      </w:r>
      <w:r>
        <w:rPr>
          <w:rFonts w:hint="eastAsia"/>
        </w:rPr>
        <w:t xml:space="preserve"> </w:t>
      </w:r>
    </w:p>
    <w:p w:rsidR="00375F9C" w:rsidRPr="00B77B4B" w:rsidRDefault="00375F9C" w:rsidP="00E45D25">
      <w:pPr>
        <w:numPr>
          <w:ilvl w:val="0"/>
          <w:numId w:val="11"/>
        </w:numPr>
        <w:rPr>
          <w:lang w:val="pt-BR"/>
        </w:rPr>
      </w:pPr>
      <w:r w:rsidRPr="00B77B4B">
        <w:rPr>
          <w:lang w:val="pt-BR"/>
        </w:rPr>
        <w:t>onDrop</w:t>
      </w:r>
      <w:r>
        <w:rPr>
          <w:rFonts w:hint="eastAsia"/>
        </w:rPr>
        <w:t xml:space="preserve"> </w:t>
      </w:r>
    </w:p>
    <w:p w:rsidR="00375F9C" w:rsidRDefault="00375F9C" w:rsidP="00375F9C">
      <w:pPr>
        <w:rPr>
          <w:lang w:val="pt-BR"/>
        </w:rPr>
      </w:pPr>
    </w:p>
    <w:p w:rsidR="00375F9C" w:rsidRPr="00220E70" w:rsidRDefault="00375F9C" w:rsidP="00375F9C">
      <w:pPr>
        <w:rPr>
          <w:b/>
          <w:lang w:val="pt-BR"/>
        </w:rPr>
      </w:pPr>
      <w:r w:rsidRPr="00220E70">
        <w:rPr>
          <w:rFonts w:hint="eastAsia"/>
          <w:b/>
          <w:lang w:val="pt-BR"/>
        </w:rPr>
        <w:t>Input:</w:t>
      </w:r>
    </w:p>
    <w:p w:rsidR="00375F9C" w:rsidRDefault="005C781A" w:rsidP="00375F9C">
      <w:r>
        <w:rPr>
          <w:noProof/>
        </w:rPr>
        <w:lastRenderedPageBreak/>
        <mc:AlternateContent>
          <mc:Choice Requires="wpc">
            <w:drawing>
              <wp:inline distT="0" distB="0" distL="0" distR="0" wp14:anchorId="3CDC273A" wp14:editId="64D9B4B5">
                <wp:extent cx="5257800" cy="4878705"/>
                <wp:effectExtent l="9525" t="0" r="9525" b="7620"/>
                <wp:docPr id="449" name="画布 4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1" name="Text Box 451"/>
                        <wps:cNvSpPr txBox="1">
                          <a:spLocks noChangeArrowheads="1"/>
                        </wps:cNvSpPr>
                        <wps:spPr bwMode="auto">
                          <a:xfrm>
                            <a:off x="0" y="48895"/>
                            <a:ext cx="5257800" cy="482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01A7" w:rsidRDefault="0023747D" w:rsidP="00375F9C">
                              <w:pPr>
                                <w:spacing w:line="240" w:lineRule="exact"/>
                                <w:rPr>
                                  <w:sz w:val="18"/>
                                  <w:szCs w:val="18"/>
                                </w:rPr>
                              </w:pPr>
                              <w:proofErr w:type="gramStart"/>
                              <w:r w:rsidRPr="00B001A7">
                                <w:rPr>
                                  <w:color w:val="0000FF"/>
                                  <w:sz w:val="18"/>
                                  <w:szCs w:val="18"/>
                                </w:rPr>
                                <w:t>var</w:t>
                              </w:r>
                              <w:proofErr w:type="gramEnd"/>
                              <w:r w:rsidRPr="00B001A7">
                                <w:rPr>
                                  <w:sz w:val="18"/>
                                  <w:szCs w:val="18"/>
                                </w:rPr>
                                <w:t xml:space="preserve"> btn,div,elist;</w:t>
                              </w:r>
                            </w:p>
                            <w:p w:rsidR="0023747D" w:rsidRPr="00B001A7" w:rsidRDefault="00F70C1C" w:rsidP="00375F9C">
                              <w:pPr>
                                <w:spacing w:line="240" w:lineRule="exact"/>
                                <w:rPr>
                                  <w:sz w:val="18"/>
                                  <w:szCs w:val="18"/>
                                </w:rPr>
                              </w:pPr>
                              <w:proofErr w:type="gramStart"/>
                              <w:r>
                                <w:rPr>
                                  <w:sz w:val="18"/>
                                  <w:szCs w:val="18"/>
                                </w:rPr>
                                <w:t>xui(</w:t>
                              </w:r>
                              <w:proofErr w:type="gramEnd"/>
                              <w:r w:rsidR="0023747D" w:rsidRPr="00B001A7">
                                <w:rPr>
                                  <w:color w:val="FF00FF"/>
                                  <w:sz w:val="18"/>
                                  <w:szCs w:val="18"/>
                                </w:rPr>
                                <w:t>'body'</w:t>
                              </w:r>
                              <w:r w:rsidR="0023747D" w:rsidRPr="00B001A7">
                                <w:rPr>
                                  <w:sz w:val="18"/>
                                  <w:szCs w:val="18"/>
                                </w:rPr>
                                <w:t>).append(btn=</w:t>
                              </w:r>
                              <w:r w:rsidR="00726AAF">
                                <w:rPr>
                                  <w:sz w:val="18"/>
                                  <w:szCs w:val="18"/>
                                </w:rPr>
                                <w:t>xui</w:t>
                              </w:r>
                              <w:r w:rsidR="0023747D" w:rsidRPr="00B001A7">
                                <w:rPr>
                                  <w:sz w:val="18"/>
                                  <w:szCs w:val="18"/>
                                </w:rPr>
                                <w:t>.create(</w:t>
                              </w:r>
                              <w:r w:rsidR="0023747D" w:rsidRPr="00B001A7">
                                <w:rPr>
                                  <w:color w:val="FF00FF"/>
                                  <w:sz w:val="18"/>
                                  <w:szCs w:val="18"/>
                                </w:rPr>
                                <w:t>"&lt;button&gt;drag me&lt;/button&gt;"</w:t>
                              </w:r>
                              <w:r w:rsidR="0023747D"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append(</w:t>
                              </w:r>
                              <w:proofErr w:type="gramEnd"/>
                              <w:r w:rsidRPr="00B001A7">
                                <w:rPr>
                                  <w:sz w:val="18"/>
                                  <w:szCs w:val="18"/>
                                </w:rPr>
                                <w:t>div=</w:t>
                              </w:r>
                              <w:r w:rsidR="00726AAF">
                                <w:rPr>
                                  <w:sz w:val="18"/>
                                  <w:szCs w:val="18"/>
                                </w:rPr>
                                <w:t>xui</w:t>
                              </w:r>
                              <w:r w:rsidRPr="00B001A7">
                                <w:rPr>
                                  <w:sz w:val="18"/>
                                  <w:szCs w:val="18"/>
                                </w:rPr>
                                <w:t>.create(</w:t>
                              </w:r>
                              <w:r w:rsidRPr="00B001A7">
                                <w:rPr>
                                  <w:color w:val="FF00FF"/>
                                  <w:sz w:val="18"/>
                                  <w:szCs w:val="18"/>
                                </w:rPr>
                                <w:t>"&lt;div style='border:solid 1px;width:100px;height:100px;'&gt;drop here&lt;/button&gt;"</w:t>
                              </w:r>
                              <w:r w:rsidRPr="00B001A7">
                                <w:rPr>
                                  <w:sz w:val="18"/>
                                  <w:szCs w:val="18"/>
                                </w:rPr>
                                <w:t>))</w:t>
                              </w:r>
                            </w:p>
                            <w:p w:rsidR="0023747D" w:rsidRPr="00B001A7" w:rsidRDefault="0023747D" w:rsidP="00375F9C">
                              <w:pPr>
                                <w:spacing w:line="240" w:lineRule="exact"/>
                                <w:rPr>
                                  <w:sz w:val="18"/>
                                  <w:szCs w:val="18"/>
                                </w:rPr>
                              </w:pP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).append(elist=</w:t>
                              </w:r>
                              <w:r w:rsidR="00726AAF">
                                <w:rPr>
                                  <w:sz w:val="18"/>
                                  <w:szCs w:val="18"/>
                                </w:rPr>
                                <w:t>xui</w:t>
                              </w:r>
                              <w:r w:rsidR="0023747D" w:rsidRPr="00B001A7">
                                <w:rPr>
                                  <w:sz w:val="18"/>
                                  <w:szCs w:val="18"/>
                                </w:rPr>
                                <w:t>.create(</w:t>
                              </w:r>
                              <w:r w:rsidR="0023747D" w:rsidRPr="00B001A7">
                                <w:rPr>
                                  <w:color w:val="FF00FF"/>
                                  <w:sz w:val="18"/>
                                  <w:szCs w:val="18"/>
                                </w:rPr>
                                <w:t>'&lt;div style="position:absolute;left:140px;top:40px;width:600px;height:400px;overflow:auto;"&gt;&lt;/div&gt;'</w:t>
                              </w:r>
                              <w:r w:rsidR="0023747D" w:rsidRPr="00B001A7">
                                <w:rPr>
                                  <w:sz w:val="18"/>
                                  <w:szCs w:val="18"/>
                                </w:rPr>
                                <w:t>))</w:t>
                              </w:r>
                            </w:p>
                            <w:p w:rsidR="0023747D" w:rsidRPr="00B001A7" w:rsidRDefault="0023747D" w:rsidP="00375F9C">
                              <w:pPr>
                                <w:spacing w:line="240" w:lineRule="exact"/>
                                <w:rPr>
                                  <w:sz w:val="18"/>
                                  <w:szCs w:val="18"/>
                                </w:rPr>
                              </w:pPr>
                            </w:p>
                            <w:p w:rsidR="0023747D" w:rsidRPr="00B001A7" w:rsidRDefault="0023747D" w:rsidP="00375F9C">
                              <w:pPr>
                                <w:spacing w:line="240" w:lineRule="exact"/>
                                <w:rPr>
                                  <w:sz w:val="18"/>
                                  <w:szCs w:val="18"/>
                                </w:rPr>
                              </w:pPr>
                              <w:proofErr w:type="gramStart"/>
                              <w:r w:rsidRPr="00B001A7">
                                <w:rPr>
                                  <w:sz w:val="18"/>
                                  <w:szCs w:val="18"/>
                                </w:rPr>
                                <w:t>btn.dragable(</w:t>
                              </w:r>
                              <w:proofErr w:type="gramEnd"/>
                              <w:r w:rsidRPr="00B001A7">
                                <w:rPr>
                                  <w:color w:val="0000FF"/>
                                  <w:sz w:val="18"/>
                                  <w:szCs w:val="18"/>
                                </w:rPr>
                                <w:t>true</w:t>
                              </w:r>
                              <w:r w:rsidRPr="00B001A7">
                                <w:rPr>
                                  <w:sz w:val="18"/>
                                  <w:szCs w:val="18"/>
                                </w:rPr>
                                <w:t>,{dragType:</w:t>
                              </w:r>
                              <w:r w:rsidRPr="00B001A7">
                                <w:rPr>
                                  <w:color w:val="FF00FF"/>
                                  <w:sz w:val="18"/>
                                  <w:szCs w:val="18"/>
                                </w:rPr>
                                <w:t>'icon'</w:t>
                              </w:r>
                              <w:r w:rsidRPr="00B001A7">
                                <w:rPr>
                                  <w:sz w:val="18"/>
                                  <w:szCs w:val="18"/>
                                </w:rPr>
                                <w:t>},</w:t>
                              </w:r>
                              <w:r w:rsidRPr="00B001A7">
                                <w:rPr>
                                  <w:color w:val="FF00FF"/>
                                  <w:sz w:val="18"/>
                                  <w:szCs w:val="18"/>
                                </w:rPr>
                                <w:t>'dragkey'</w:t>
                              </w:r>
                              <w:r w:rsidRPr="00B001A7">
                                <w:rPr>
                                  <w:sz w:val="18"/>
                                  <w:szCs w:val="18"/>
                                </w:rPr>
                                <w:t>,</w:t>
                              </w:r>
                              <w:r w:rsidRPr="00B001A7">
                                <w:rPr>
                                  <w:color w:val="FF00FF"/>
                                  <w:sz w:val="18"/>
                                  <w:szCs w:val="18"/>
                                </w:rPr>
                                <w:t>'dragdata'</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onDragbegin(</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'&lt;strong&gt;onDragbegin &lt;/strong&gt;'</w:t>
                              </w:r>
                              <w:r w:rsidRPr="00B001A7">
                                <w:rPr>
                                  <w:sz w:val="18"/>
                                  <w:szCs w:val="18"/>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'&lt;em&gt;onDrag &lt;/em&gt;'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.onDragstop(</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'&lt;strong&gt;onDragend &lt;/strong&gt;'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p>
                            <w:p w:rsidR="0023747D" w:rsidRPr="00B001A7" w:rsidRDefault="0023747D" w:rsidP="00375F9C">
                              <w:pPr>
                                <w:spacing w:line="240" w:lineRule="exact"/>
                                <w:rPr>
                                  <w:sz w:val="18"/>
                                  <w:szCs w:val="18"/>
                                  <w:lang w:val="sv-SE"/>
                                </w:rPr>
                              </w:pPr>
                              <w:r w:rsidRPr="00B001A7">
                                <w:rPr>
                                  <w:sz w:val="18"/>
                                  <w:szCs w:val="18"/>
                                  <w:lang w:val="sv-SE"/>
                                </w:rPr>
                                <w:t>div.dropable(</w:t>
                              </w:r>
                              <w:r w:rsidRPr="00B001A7">
                                <w:rPr>
                                  <w:color w:val="0000FF"/>
                                  <w:sz w:val="18"/>
                                  <w:szCs w:val="18"/>
                                  <w:lang w:val="sv-SE"/>
                                </w:rPr>
                                <w:t>true</w:t>
                              </w:r>
                              <w:r w:rsidRPr="00B001A7">
                                <w:rPr>
                                  <w:sz w:val="18"/>
                                  <w:szCs w:val="18"/>
                                  <w:lang w:val="sv-SE"/>
                                </w:rPr>
                                <w:t>,</w:t>
                              </w:r>
                              <w:r w:rsidRPr="00B001A7">
                                <w:rPr>
                                  <w:color w:val="FF00FF"/>
                                  <w:sz w:val="18"/>
                                  <w:szCs w:val="18"/>
                                  <w:lang w:val="sv-SE"/>
                                </w:rPr>
                                <w:t>'dragkey'</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.onDragenter(</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'&lt;strong&gt;onDragenter &lt;/strong&gt;'</w:t>
                              </w:r>
                              <w:r w:rsidRPr="00B001A7">
                                <w:rPr>
                                  <w:sz w:val="18"/>
                                  <w:szCs w:val="18"/>
                                  <w:lang w:val="sv-SE"/>
                                </w:rPr>
                                <w:t>);</w:t>
                              </w:r>
                            </w:p>
                            <w:p w:rsidR="0023747D" w:rsidRPr="00B001A7" w:rsidRDefault="0023747D" w:rsidP="00375F9C">
                              <w:pPr>
                                <w:spacing w:line="240" w:lineRule="exact"/>
                                <w:rPr>
                                  <w:sz w:val="18"/>
                                  <w:szCs w:val="18"/>
                                  <w:lang w:val="pt-BR"/>
                                </w:rPr>
                              </w:pP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.onDragover(</w:t>
                              </w:r>
                              <w:r w:rsidRPr="00B001A7">
                                <w:rPr>
                                  <w:color w:val="0000FF"/>
                                  <w:sz w:val="18"/>
                                  <w:szCs w:val="18"/>
                                  <w:lang w:val="pt-BR"/>
                                </w:rPr>
                                <w:t>function</w:t>
                              </w: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 xml:space="preserve">    elist.append(</w:t>
                              </w:r>
                              <w:r w:rsidRPr="00B001A7">
                                <w:rPr>
                                  <w:color w:val="FF00FF"/>
                                  <w:sz w:val="18"/>
                                  <w:szCs w:val="18"/>
                                  <w:lang w:val="pt-BR"/>
                                </w:rPr>
                                <w:t>'&lt;em&gt;onDragover &lt;/em&gt;'</w:t>
                              </w:r>
                              <w:r w:rsidRPr="00B001A7">
                                <w:rPr>
                                  <w:sz w:val="18"/>
                                  <w:szCs w:val="18"/>
                                  <w:lang w:val="pt-BR"/>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onDragleave(</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'&lt;strong&gt;onDragleave &lt;/strong&gt;'</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onDrop(</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'&lt;strong&gt;onDrop &lt;/strong&gt;'</w:t>
                              </w:r>
                              <w:r w:rsidRPr="00B001A7">
                                <w:rPr>
                                  <w:sz w:val="18"/>
                                  <w:szCs w:val="18"/>
                                </w:rPr>
                                <w:t>);</w:t>
                              </w:r>
                            </w:p>
                            <w:p w:rsidR="0023747D" w:rsidRPr="006E3E29" w:rsidRDefault="0023747D" w:rsidP="00375F9C">
                              <w:pPr>
                                <w:spacing w:line="240" w:lineRule="exact"/>
                                <w:rPr>
                                  <w:sz w:val="18"/>
                                  <w:szCs w:val="18"/>
                                </w:rPr>
                              </w:pPr>
                              <w:r w:rsidRPr="00B001A7">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49" o:spid="_x0000_s2011" editas="canvas" style="width:414pt;height:384.15pt;mso-position-horizontal-relative:char;mso-position-vertical-relative:line" coordsize="52578,48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">
                <v:shape id="_x0000_s2012" type="#_x0000_t75" style="position:absolute;width:52578;height:48787;visibility:visible;mso-wrap-style:square">
                  <v:fill o:detectmouseclick="t"/>
                  <v:path o:connecttype="none"/>
                </v:shape>
                <v:shape id="Text Box 451" o:spid="_x0000_s2013" type="#_x0000_t202" style="position:absolute;top:488;width:52578;height:48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XB8AA&#10;AADcAAAADwAAAGRycy9kb3ducmV2LnhtbERPS4vCMBC+L/gfwgje1tQ9iFajiCLdy4Lr4z40Y1Ns&#10;JiWJtf57syDsbT6+5yzXvW1ERz7UjhVMxhkI4tLpmisF59P+cwYiRGSNjWNS8KQA69XgY4m5dg/+&#10;pe4YK5FCOOSowMTY5lKG0pDFMHYtceKuzluMCfpKao+PFG4b+ZVlU2mx5tRgsKWtofJ2vFsF5W3X&#10;74r6Ynx3t7ODnhfPn2mh1GjYbxYgIvXxX/x2f+s0fz6Bv2fS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PXB8AAAADcAAAADwAAAAAAAAAAAAAAAACYAgAAZHJzL2Rvd25y&#10;ZXYueG1sUEsFBgAAAAAEAAQA9QAAAIUDAAAAAA==&#10;" strokeweight="1pt">
                  <v:textbox style="mso-fit-shape-to-text:t" inset="1.5mm,1.3mm,1.5mm">
                    <w:txbxContent>
                      <w:p w:rsidR="0023747D" w:rsidRPr="00B001A7" w:rsidRDefault="0023747D" w:rsidP="00375F9C">
                        <w:pPr>
                          <w:spacing w:line="240" w:lineRule="exact"/>
                          <w:rPr>
                            <w:sz w:val="18"/>
                            <w:szCs w:val="18"/>
                          </w:rPr>
                        </w:pPr>
                        <w:proofErr w:type="gramStart"/>
                        <w:r w:rsidRPr="00B001A7">
                          <w:rPr>
                            <w:color w:val="0000FF"/>
                            <w:sz w:val="18"/>
                            <w:szCs w:val="18"/>
                          </w:rPr>
                          <w:t>var</w:t>
                        </w:r>
                        <w:proofErr w:type="gramEnd"/>
                        <w:r w:rsidRPr="00B001A7">
                          <w:rPr>
                            <w:sz w:val="18"/>
                            <w:szCs w:val="18"/>
                          </w:rPr>
                          <w:t xml:space="preserve"> btn,div,elist;</w:t>
                        </w:r>
                      </w:p>
                      <w:p w:rsidR="0023747D" w:rsidRPr="00B001A7" w:rsidRDefault="00F70C1C" w:rsidP="00375F9C">
                        <w:pPr>
                          <w:spacing w:line="240" w:lineRule="exact"/>
                          <w:rPr>
                            <w:sz w:val="18"/>
                            <w:szCs w:val="18"/>
                          </w:rPr>
                        </w:pPr>
                        <w:proofErr w:type="gramStart"/>
                        <w:r>
                          <w:rPr>
                            <w:sz w:val="18"/>
                            <w:szCs w:val="18"/>
                          </w:rPr>
                          <w:t>xui(</w:t>
                        </w:r>
                        <w:proofErr w:type="gramEnd"/>
                        <w:r w:rsidR="0023747D" w:rsidRPr="00B001A7">
                          <w:rPr>
                            <w:color w:val="FF00FF"/>
                            <w:sz w:val="18"/>
                            <w:szCs w:val="18"/>
                          </w:rPr>
                          <w:t>'body'</w:t>
                        </w:r>
                        <w:r w:rsidR="0023747D" w:rsidRPr="00B001A7">
                          <w:rPr>
                            <w:sz w:val="18"/>
                            <w:szCs w:val="18"/>
                          </w:rPr>
                          <w:t>).append(btn=</w:t>
                        </w:r>
                        <w:r w:rsidR="00726AAF">
                          <w:rPr>
                            <w:sz w:val="18"/>
                            <w:szCs w:val="18"/>
                          </w:rPr>
                          <w:t>xui</w:t>
                        </w:r>
                        <w:r w:rsidR="0023747D" w:rsidRPr="00B001A7">
                          <w:rPr>
                            <w:sz w:val="18"/>
                            <w:szCs w:val="18"/>
                          </w:rPr>
                          <w:t>.create(</w:t>
                        </w:r>
                        <w:r w:rsidR="0023747D" w:rsidRPr="00B001A7">
                          <w:rPr>
                            <w:color w:val="FF00FF"/>
                            <w:sz w:val="18"/>
                            <w:szCs w:val="18"/>
                          </w:rPr>
                          <w:t>"&lt;button&gt;drag me&lt;/button&gt;"</w:t>
                        </w:r>
                        <w:r w:rsidR="0023747D"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append(</w:t>
                        </w:r>
                        <w:proofErr w:type="gramEnd"/>
                        <w:r w:rsidRPr="00B001A7">
                          <w:rPr>
                            <w:sz w:val="18"/>
                            <w:szCs w:val="18"/>
                          </w:rPr>
                          <w:t>div=</w:t>
                        </w:r>
                        <w:r w:rsidR="00726AAF">
                          <w:rPr>
                            <w:sz w:val="18"/>
                            <w:szCs w:val="18"/>
                          </w:rPr>
                          <w:t>xui</w:t>
                        </w:r>
                        <w:r w:rsidRPr="00B001A7">
                          <w:rPr>
                            <w:sz w:val="18"/>
                            <w:szCs w:val="18"/>
                          </w:rPr>
                          <w:t>.create(</w:t>
                        </w:r>
                        <w:r w:rsidRPr="00B001A7">
                          <w:rPr>
                            <w:color w:val="FF00FF"/>
                            <w:sz w:val="18"/>
                            <w:szCs w:val="18"/>
                          </w:rPr>
                          <w:t>"&lt;div style='border:solid 1px;width:100px;height:100px;'&gt;drop here&lt;/button&gt;"</w:t>
                        </w:r>
                        <w:r w:rsidRPr="00B001A7">
                          <w:rPr>
                            <w:sz w:val="18"/>
                            <w:szCs w:val="18"/>
                          </w:rPr>
                          <w:t>))</w:t>
                        </w:r>
                      </w:p>
                      <w:p w:rsidR="0023747D" w:rsidRPr="00B001A7" w:rsidRDefault="0023747D" w:rsidP="00375F9C">
                        <w:pPr>
                          <w:spacing w:line="240" w:lineRule="exact"/>
                          <w:rPr>
                            <w:sz w:val="18"/>
                            <w:szCs w:val="18"/>
                          </w:rPr>
                        </w:pP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).append(elist=</w:t>
                        </w:r>
                        <w:r w:rsidR="00726AAF">
                          <w:rPr>
                            <w:sz w:val="18"/>
                            <w:szCs w:val="18"/>
                          </w:rPr>
                          <w:t>xui</w:t>
                        </w:r>
                        <w:r w:rsidR="0023747D" w:rsidRPr="00B001A7">
                          <w:rPr>
                            <w:sz w:val="18"/>
                            <w:szCs w:val="18"/>
                          </w:rPr>
                          <w:t>.create(</w:t>
                        </w:r>
                        <w:r w:rsidR="0023747D" w:rsidRPr="00B001A7">
                          <w:rPr>
                            <w:color w:val="FF00FF"/>
                            <w:sz w:val="18"/>
                            <w:szCs w:val="18"/>
                          </w:rPr>
                          <w:t>'&lt;div style="position:absolute;left:140px;top:40px;width:600px;height:400px;overflow:auto;"&gt;&lt;/div&gt;'</w:t>
                        </w:r>
                        <w:r w:rsidR="0023747D" w:rsidRPr="00B001A7">
                          <w:rPr>
                            <w:sz w:val="18"/>
                            <w:szCs w:val="18"/>
                          </w:rPr>
                          <w:t>))</w:t>
                        </w:r>
                      </w:p>
                      <w:p w:rsidR="0023747D" w:rsidRPr="00B001A7" w:rsidRDefault="0023747D" w:rsidP="00375F9C">
                        <w:pPr>
                          <w:spacing w:line="240" w:lineRule="exact"/>
                          <w:rPr>
                            <w:sz w:val="18"/>
                            <w:szCs w:val="18"/>
                          </w:rPr>
                        </w:pPr>
                      </w:p>
                      <w:p w:rsidR="0023747D" w:rsidRPr="00B001A7" w:rsidRDefault="0023747D" w:rsidP="00375F9C">
                        <w:pPr>
                          <w:spacing w:line="240" w:lineRule="exact"/>
                          <w:rPr>
                            <w:sz w:val="18"/>
                            <w:szCs w:val="18"/>
                          </w:rPr>
                        </w:pPr>
                        <w:proofErr w:type="gramStart"/>
                        <w:r w:rsidRPr="00B001A7">
                          <w:rPr>
                            <w:sz w:val="18"/>
                            <w:szCs w:val="18"/>
                          </w:rPr>
                          <w:t>btn.dragable(</w:t>
                        </w:r>
                        <w:proofErr w:type="gramEnd"/>
                        <w:r w:rsidRPr="00B001A7">
                          <w:rPr>
                            <w:color w:val="0000FF"/>
                            <w:sz w:val="18"/>
                            <w:szCs w:val="18"/>
                          </w:rPr>
                          <w:t>true</w:t>
                        </w:r>
                        <w:r w:rsidRPr="00B001A7">
                          <w:rPr>
                            <w:sz w:val="18"/>
                            <w:szCs w:val="18"/>
                          </w:rPr>
                          <w:t>,{dragType:</w:t>
                        </w:r>
                        <w:r w:rsidRPr="00B001A7">
                          <w:rPr>
                            <w:color w:val="FF00FF"/>
                            <w:sz w:val="18"/>
                            <w:szCs w:val="18"/>
                          </w:rPr>
                          <w:t>'icon'</w:t>
                        </w:r>
                        <w:r w:rsidRPr="00B001A7">
                          <w:rPr>
                            <w:sz w:val="18"/>
                            <w:szCs w:val="18"/>
                          </w:rPr>
                          <w:t>},</w:t>
                        </w:r>
                        <w:r w:rsidRPr="00B001A7">
                          <w:rPr>
                            <w:color w:val="FF00FF"/>
                            <w:sz w:val="18"/>
                            <w:szCs w:val="18"/>
                          </w:rPr>
                          <w:t>'dragkey'</w:t>
                        </w:r>
                        <w:r w:rsidRPr="00B001A7">
                          <w:rPr>
                            <w:sz w:val="18"/>
                            <w:szCs w:val="18"/>
                          </w:rPr>
                          <w:t>,</w:t>
                        </w:r>
                        <w:r w:rsidRPr="00B001A7">
                          <w:rPr>
                            <w:color w:val="FF00FF"/>
                            <w:sz w:val="18"/>
                            <w:szCs w:val="18"/>
                          </w:rPr>
                          <w:t>'dragdata'</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onDragbegin(</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'&lt;strong&gt;onDragbegin &lt;/strong&gt;'</w:t>
                        </w:r>
                        <w:r w:rsidRPr="00B001A7">
                          <w:rPr>
                            <w:sz w:val="18"/>
                            <w:szCs w:val="18"/>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'&lt;em&gt;onDrag &lt;/em&gt;'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.onDragstop(</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'&lt;strong&gt;onDragend &lt;/strong&gt;'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p>
                      <w:p w:rsidR="0023747D" w:rsidRPr="00B001A7" w:rsidRDefault="0023747D" w:rsidP="00375F9C">
                        <w:pPr>
                          <w:spacing w:line="240" w:lineRule="exact"/>
                          <w:rPr>
                            <w:sz w:val="18"/>
                            <w:szCs w:val="18"/>
                            <w:lang w:val="sv-SE"/>
                          </w:rPr>
                        </w:pPr>
                        <w:r w:rsidRPr="00B001A7">
                          <w:rPr>
                            <w:sz w:val="18"/>
                            <w:szCs w:val="18"/>
                            <w:lang w:val="sv-SE"/>
                          </w:rPr>
                          <w:t>div.dropable(</w:t>
                        </w:r>
                        <w:r w:rsidRPr="00B001A7">
                          <w:rPr>
                            <w:color w:val="0000FF"/>
                            <w:sz w:val="18"/>
                            <w:szCs w:val="18"/>
                            <w:lang w:val="sv-SE"/>
                          </w:rPr>
                          <w:t>true</w:t>
                        </w:r>
                        <w:r w:rsidRPr="00B001A7">
                          <w:rPr>
                            <w:sz w:val="18"/>
                            <w:szCs w:val="18"/>
                            <w:lang w:val="sv-SE"/>
                          </w:rPr>
                          <w:t>,</w:t>
                        </w:r>
                        <w:r w:rsidRPr="00B001A7">
                          <w:rPr>
                            <w:color w:val="FF00FF"/>
                            <w:sz w:val="18"/>
                            <w:szCs w:val="18"/>
                            <w:lang w:val="sv-SE"/>
                          </w:rPr>
                          <w:t>'dragkey'</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.onDragenter(</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'&lt;strong&gt;onDragenter &lt;/strong&gt;'</w:t>
                        </w:r>
                        <w:r w:rsidRPr="00B001A7">
                          <w:rPr>
                            <w:sz w:val="18"/>
                            <w:szCs w:val="18"/>
                            <w:lang w:val="sv-SE"/>
                          </w:rPr>
                          <w:t>);</w:t>
                        </w:r>
                      </w:p>
                      <w:p w:rsidR="0023747D" w:rsidRPr="00B001A7" w:rsidRDefault="0023747D" w:rsidP="00375F9C">
                        <w:pPr>
                          <w:spacing w:line="240" w:lineRule="exact"/>
                          <w:rPr>
                            <w:sz w:val="18"/>
                            <w:szCs w:val="18"/>
                            <w:lang w:val="pt-BR"/>
                          </w:rPr>
                        </w:pP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.onDragover(</w:t>
                        </w:r>
                        <w:r w:rsidRPr="00B001A7">
                          <w:rPr>
                            <w:color w:val="0000FF"/>
                            <w:sz w:val="18"/>
                            <w:szCs w:val="18"/>
                            <w:lang w:val="pt-BR"/>
                          </w:rPr>
                          <w:t>function</w:t>
                        </w: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 xml:space="preserve">    elist.append(</w:t>
                        </w:r>
                        <w:r w:rsidRPr="00B001A7">
                          <w:rPr>
                            <w:color w:val="FF00FF"/>
                            <w:sz w:val="18"/>
                            <w:szCs w:val="18"/>
                            <w:lang w:val="pt-BR"/>
                          </w:rPr>
                          <w:t>'&lt;em&gt;onDragover &lt;/em&gt;'</w:t>
                        </w:r>
                        <w:r w:rsidRPr="00B001A7">
                          <w:rPr>
                            <w:sz w:val="18"/>
                            <w:szCs w:val="18"/>
                            <w:lang w:val="pt-BR"/>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onDragleave(</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'&lt;strong&gt;onDragleave &lt;/strong&gt;'</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onDrop(</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'&lt;strong&gt;onDrop &lt;/strong&gt;'</w:t>
                        </w:r>
                        <w:r w:rsidRPr="00B001A7">
                          <w:rPr>
                            <w:sz w:val="18"/>
                            <w:szCs w:val="18"/>
                          </w:rPr>
                          <w:t>);</w:t>
                        </w:r>
                      </w:p>
                      <w:p w:rsidR="0023747D" w:rsidRPr="006E3E29" w:rsidRDefault="0023747D" w:rsidP="00375F9C">
                        <w:pPr>
                          <w:spacing w:line="240" w:lineRule="exact"/>
                          <w:rPr>
                            <w:sz w:val="18"/>
                            <w:szCs w:val="18"/>
                          </w:rPr>
                        </w:pPr>
                        <w:r w:rsidRPr="00B001A7">
                          <w:rPr>
                            <w:sz w:val="18"/>
                            <w:szCs w:val="18"/>
                          </w:rPr>
                          <w:t>});</w:t>
                        </w:r>
                      </w:p>
                    </w:txbxContent>
                  </v:textbox>
                </v:shape>
                <w10:anchorlock/>
              </v:group>
            </w:pict>
          </mc:Fallback>
        </mc:AlternateContent>
      </w:r>
    </w:p>
    <w:p w:rsidR="00375F9C" w:rsidRPr="00220E70" w:rsidRDefault="00375F9C" w:rsidP="00375F9C">
      <w:pPr>
        <w:rPr>
          <w:b/>
          <w:lang w:val="pt-BR"/>
        </w:rPr>
      </w:pPr>
      <w:r w:rsidRPr="00220E70">
        <w:rPr>
          <w:b/>
          <w:lang w:val="pt-BR"/>
        </w:rPr>
        <w:t>O</w:t>
      </w:r>
      <w:r w:rsidRPr="00220E70">
        <w:rPr>
          <w:rFonts w:hint="eastAsia"/>
          <w:b/>
          <w:lang w:val="pt-BR"/>
        </w:rPr>
        <w:t>utput:</w:t>
      </w:r>
    </w:p>
    <w:p w:rsidR="00375F9C" w:rsidRPr="00B77B4B" w:rsidRDefault="005C781A" w:rsidP="00375F9C">
      <w:pPr>
        <w:rPr>
          <w:lang w:val="pt-BR"/>
        </w:rPr>
      </w:pPr>
      <w:r>
        <w:rPr>
          <w:rFonts w:hint="eastAsia"/>
          <w:noProof/>
        </w:rPr>
        <w:drawing>
          <wp:inline distT="0" distB="0" distL="0" distR="0" wp14:anchorId="0EF67F64" wp14:editId="2181C791">
            <wp:extent cx="5400675" cy="1143000"/>
            <wp:effectExtent l="0" t="0" r="9525"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00675" cy="1143000"/>
                    </a:xfrm>
                    <a:prstGeom prst="rect">
                      <a:avLst/>
                    </a:prstGeom>
                    <a:noFill/>
                    <a:ln>
                      <a:noFill/>
                    </a:ln>
                  </pic:spPr>
                </pic:pic>
              </a:graphicData>
            </a:graphic>
          </wp:inline>
        </w:drawing>
      </w:r>
    </w:p>
    <w:p w:rsidR="00375F9C" w:rsidRDefault="00704D04" w:rsidP="00E45D25">
      <w:pPr>
        <w:pStyle w:val="2"/>
        <w:numPr>
          <w:ilvl w:val="1"/>
          <w:numId w:val="17"/>
        </w:numPr>
      </w:pPr>
      <w:bookmarkStart w:id="224" w:name="_Toc235676301"/>
      <w:bookmarkStart w:id="225" w:name="_Toc453071850"/>
      <w:r>
        <w:rPr>
          <w:rFonts w:hint="eastAsia"/>
        </w:rPr>
        <w:t>xui.</w:t>
      </w:r>
      <w:r w:rsidR="00375F9C">
        <w:rPr>
          <w:rFonts w:hint="eastAsia"/>
        </w:rPr>
        <w:t>Template</w:t>
      </w:r>
      <w:bookmarkEnd w:id="224"/>
      <w:bookmarkEnd w:id="225"/>
    </w:p>
    <w:p w:rsidR="00375F9C" w:rsidRPr="009D18EB" w:rsidRDefault="00704D04" w:rsidP="00375F9C">
      <w:r>
        <w:t>Xui.</w:t>
      </w:r>
      <w:r w:rsidR="00375F9C" w:rsidRPr="009D18EB">
        <w:t xml:space="preserve">Template is a completely independent </w:t>
      </w:r>
      <w:r w:rsidR="00375F9C">
        <w:rPr>
          <w:rFonts w:hint="eastAsia"/>
        </w:rPr>
        <w:t xml:space="preserve">UI wrapper. </w:t>
      </w:r>
      <w:r w:rsidR="00375F9C" w:rsidRPr="009D18EB">
        <w:t>It doesn</w:t>
      </w:r>
      <w:r w:rsidR="00375F9C">
        <w:t>’</w:t>
      </w:r>
      <w:r w:rsidR="00375F9C" w:rsidRPr="009D18EB">
        <w:t xml:space="preserve">t depend on </w:t>
      </w:r>
      <w:r>
        <w:t>xui.</w:t>
      </w:r>
      <w:r w:rsidR="00375F9C" w:rsidRPr="009D18EB">
        <w:t>UI Class and all its derived Classes.</w:t>
      </w:r>
    </w:p>
    <w:p w:rsidR="00375F9C" w:rsidRDefault="00375F9C" w:rsidP="00375F9C"/>
    <w:p w:rsidR="00375F9C" w:rsidRDefault="00375F9C" w:rsidP="00E45D25">
      <w:pPr>
        <w:pStyle w:val="3"/>
        <w:numPr>
          <w:ilvl w:val="2"/>
          <w:numId w:val="17"/>
        </w:numPr>
      </w:pPr>
      <w:bookmarkStart w:id="226" w:name="_Toc453071851"/>
      <w:r>
        <w:rPr>
          <w:rFonts w:hint="eastAsia"/>
        </w:rPr>
        <w:t>example 1</w:t>
      </w:r>
      <w:bookmarkEnd w:id="226"/>
    </w:p>
    <w:p w:rsidR="00375F9C" w:rsidRPr="002A0088" w:rsidRDefault="00704D04" w:rsidP="00375F9C">
      <w:r>
        <w:t>xui.</w:t>
      </w:r>
      <w:r w:rsidR="00375F9C" w:rsidRPr="002A0088">
        <w:t>Template includes three aspects: template, properties</w:t>
      </w:r>
      <w:r w:rsidR="00375F9C">
        <w:rPr>
          <w:rFonts w:hint="eastAsia"/>
        </w:rPr>
        <w:t xml:space="preserve"> </w:t>
      </w:r>
      <w:r w:rsidR="00375F9C" w:rsidRPr="002A0088">
        <w:t>and events:</w:t>
      </w:r>
    </w:p>
    <w:p w:rsidR="00375F9C" w:rsidRPr="002A0088" w:rsidRDefault="00375F9C" w:rsidP="00375F9C">
      <w:pPr>
        <w:rPr>
          <w:b/>
        </w:rPr>
      </w:pPr>
      <w:r w:rsidRPr="002A0088">
        <w:rPr>
          <w:rFonts w:hint="eastAsia"/>
          <w:b/>
        </w:rPr>
        <w:t>Input:</w:t>
      </w:r>
    </w:p>
    <w:p w:rsidR="00375F9C" w:rsidRDefault="005C781A" w:rsidP="00375F9C">
      <w:r>
        <w:rPr>
          <w:noProof/>
        </w:rPr>
        <w:lastRenderedPageBreak/>
        <mc:AlternateContent>
          <mc:Choice Requires="wpc">
            <w:drawing>
              <wp:inline distT="0" distB="0" distL="0" distR="0" wp14:anchorId="0AD1CDE9" wp14:editId="2DD51B05">
                <wp:extent cx="5257800" cy="2333625"/>
                <wp:effectExtent l="9525" t="9525" r="9525" b="9525"/>
                <wp:docPr id="189"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9" name="Text Box 347"/>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56D71" w:rsidRDefault="0023747D" w:rsidP="00375F9C">
                              <w:pPr>
                                <w:spacing w:line="240" w:lineRule="exact"/>
                                <w:rPr>
                                  <w:sz w:val="18"/>
                                  <w:szCs w:val="18"/>
                                </w:rPr>
                              </w:pPr>
                              <w:proofErr w:type="gramStart"/>
                              <w:r w:rsidRPr="00756D71">
                                <w:rPr>
                                  <w:color w:val="0000FF"/>
                                  <w:sz w:val="18"/>
                                  <w:szCs w:val="18"/>
                                </w:rPr>
                                <w:t>var</w:t>
                              </w:r>
                              <w:proofErr w:type="gramEnd"/>
                              <w:r w:rsidRPr="00756D71">
                                <w:rPr>
                                  <w:sz w:val="18"/>
                                  <w:szCs w:val="18"/>
                                </w:rPr>
                                <w:t xml:space="preserve"> tpl=</w:t>
                              </w:r>
                              <w:r w:rsidRPr="00756D71">
                                <w:rPr>
                                  <w:color w:val="0000FF"/>
                                  <w:sz w:val="18"/>
                                  <w:szCs w:val="18"/>
                                </w:rPr>
                                <w:t>new</w:t>
                              </w:r>
                              <w:r w:rsidRPr="00756D71">
                                <w:rPr>
                                  <w:sz w:val="18"/>
                                  <w:szCs w:val="18"/>
                                </w:rPr>
                                <w:t xml:space="preserve"> </w:t>
                              </w:r>
                              <w:r w:rsidR="00726AAF">
                                <w:rPr>
                                  <w:sz w:val="18"/>
                                  <w:szCs w:val="18"/>
                                </w:rPr>
                                <w:t>xui</w:t>
                              </w:r>
                              <w:r w:rsidRPr="00756D71">
                                <w:rPr>
                                  <w:sz w:val="18"/>
                                  <w:szCs w:val="18"/>
                                </w:rPr>
                                <w:t>.Template;</w:t>
                              </w:r>
                            </w:p>
                            <w:p w:rsidR="0023747D" w:rsidRDefault="0023747D" w:rsidP="00375F9C">
                              <w:pPr>
                                <w:spacing w:line="240" w:lineRule="exact"/>
                                <w:rPr>
                                  <w:sz w:val="18"/>
                                  <w:szCs w:val="18"/>
                                </w:rPr>
                              </w:pPr>
                              <w:proofErr w:type="gramStart"/>
                              <w:r w:rsidRPr="00756D71">
                                <w:rPr>
                                  <w:sz w:val="18"/>
                                  <w:szCs w:val="18"/>
                                </w:rPr>
                                <w:t>tpl.setTemplate(</w:t>
                              </w:r>
                              <w:proofErr w:type="gramEnd"/>
                              <w:r w:rsidRPr="00756D71">
                                <w:rPr>
                                  <w:color w:val="FF00FF"/>
                                  <w:sz w:val="18"/>
                                  <w:szCs w:val="18"/>
                                </w:rPr>
                                <w:t>"&lt;div [event]&gt;{con}&lt;/div&gt;"</w:t>
                              </w:r>
                              <w:r w:rsidRPr="00756D71">
                                <w:rPr>
                                  <w:sz w:val="18"/>
                                  <w:szCs w:val="18"/>
                                </w:rPr>
                                <w:t>)</w:t>
                              </w:r>
                            </w:p>
                            <w:p w:rsidR="0023747D" w:rsidRPr="00756D71" w:rsidRDefault="0023747D" w:rsidP="00375F9C">
                              <w:pPr>
                                <w:spacing w:line="240" w:lineRule="exact"/>
                                <w:rPr>
                                  <w:sz w:val="18"/>
                                  <w:szCs w:val="18"/>
                                </w:rPr>
                              </w:pPr>
                              <w:r>
                                <w:rPr>
                                  <w:rFonts w:hint="eastAsia"/>
                                  <w:sz w:val="18"/>
                                  <w:szCs w:val="18"/>
                                </w:rPr>
                                <w:t>//</w:t>
                              </w:r>
                              <w:proofErr w:type="gramStart"/>
                              <w:r w:rsidRPr="00756D71">
                                <w:rPr>
                                  <w:sz w:val="18"/>
                                  <w:szCs w:val="18"/>
                                </w:rPr>
                                <w:t>tpl.setTemplate(</w:t>
                              </w:r>
                              <w:proofErr w:type="gramEnd"/>
                              <w:r>
                                <w:rPr>
                                  <w:rFonts w:hint="eastAsia"/>
                                  <w:sz w:val="18"/>
                                  <w:szCs w:val="18"/>
                                </w:rPr>
                                <w:t>{root:</w:t>
                              </w:r>
                              <w:r w:rsidRPr="00756D71">
                                <w:rPr>
                                  <w:color w:val="FF00FF"/>
                                  <w:sz w:val="18"/>
                                  <w:szCs w:val="18"/>
                                </w:rPr>
                                <w:t>"&lt;div [event]&gt;{con}&lt;/div&gt;"</w:t>
                              </w:r>
                              <w:r>
                                <w:rPr>
                                  <w:rFonts w:hint="eastAsia"/>
                                  <w:color w:val="FF00FF"/>
                                  <w:sz w:val="18"/>
                                  <w:szCs w:val="18"/>
                                </w:rPr>
                                <w:t>}</w:t>
                              </w:r>
                              <w:r w:rsidRPr="00756D71">
                                <w:rPr>
                                  <w:sz w:val="18"/>
                                  <w:szCs w:val="18"/>
                                </w:rPr>
                                <w:t>)</w:t>
                              </w:r>
                            </w:p>
                            <w:p w:rsidR="0023747D" w:rsidRDefault="0023747D" w:rsidP="00375F9C">
                              <w:pPr>
                                <w:spacing w:line="240" w:lineRule="exact"/>
                                <w:rPr>
                                  <w:sz w:val="18"/>
                                  <w:szCs w:val="18"/>
                                </w:rPr>
                              </w:pPr>
                              <w:r w:rsidRPr="00756D71">
                                <w:rPr>
                                  <w:sz w:val="18"/>
                                  <w:szCs w:val="18"/>
                                </w:rPr>
                                <w:t>.</w:t>
                              </w:r>
                              <w:proofErr w:type="gramStart"/>
                              <w:r w:rsidRPr="00756D71">
                                <w:rPr>
                                  <w:sz w:val="18"/>
                                  <w:szCs w:val="18"/>
                                </w:rPr>
                                <w:t>setProperties({</w:t>
                              </w:r>
                              <w:proofErr w:type="gramEnd"/>
                            </w:p>
                            <w:p w:rsidR="0023747D" w:rsidRDefault="0023747D" w:rsidP="00375F9C">
                              <w:pPr>
                                <w:spacing w:line="240" w:lineRule="exact"/>
                                <w:ind w:firstLineChars="200" w:firstLine="360"/>
                                <w:rPr>
                                  <w:color w:val="FF00FF"/>
                                  <w:sz w:val="18"/>
                                  <w:szCs w:val="18"/>
                                </w:rPr>
                              </w:pPr>
                              <w:proofErr w:type="gramStart"/>
                              <w:r w:rsidRPr="00756D71">
                                <w:rPr>
                                  <w:sz w:val="18"/>
                                  <w:szCs w:val="18"/>
                                </w:rPr>
                                <w:t>con</w:t>
                              </w:r>
                              <w:proofErr w:type="gramEnd"/>
                              <w:r w:rsidRPr="00756D71">
                                <w:rPr>
                                  <w:sz w:val="18"/>
                                  <w:szCs w:val="18"/>
                                </w:rPr>
                                <w:t>:</w:t>
                              </w:r>
                              <w:r w:rsidRPr="00756D71">
                                <w:rPr>
                                  <w:color w:val="FF00FF"/>
                                  <w:sz w:val="18"/>
                                  <w:szCs w:val="18"/>
                                </w:rPr>
                                <w:t>'click me'</w:t>
                              </w:r>
                            </w:p>
                            <w:p w:rsidR="0023747D" w:rsidRPr="00756D71" w:rsidRDefault="0023747D" w:rsidP="00375F9C">
                              <w:pPr>
                                <w:spacing w:line="240" w:lineRule="exact"/>
                                <w:rPr>
                                  <w:color w:val="FF00FF"/>
                                  <w:sz w:val="18"/>
                                  <w:szCs w:val="18"/>
                                </w:rPr>
                              </w:pPr>
                              <w:r w:rsidRPr="00756D71">
                                <w:rPr>
                                  <w:sz w:val="18"/>
                                  <w:szCs w:val="18"/>
                                </w:rPr>
                                <w:t>})</w:t>
                              </w:r>
                            </w:p>
                            <w:p w:rsidR="0023747D" w:rsidRPr="00756D71" w:rsidRDefault="0023747D" w:rsidP="00375F9C">
                              <w:pPr>
                                <w:spacing w:line="240" w:lineRule="exact"/>
                                <w:rPr>
                                  <w:sz w:val="18"/>
                                  <w:szCs w:val="18"/>
                                </w:rPr>
                              </w:pPr>
                              <w:r w:rsidRPr="00756D71">
                                <w:rPr>
                                  <w:sz w:val="18"/>
                                  <w:szCs w:val="18"/>
                                </w:rPr>
                                <w:t>.</w:t>
                              </w:r>
                              <w:proofErr w:type="gramStart"/>
                              <w:r w:rsidRPr="00756D71">
                                <w:rPr>
                                  <w:sz w:val="18"/>
                                  <w:szCs w:val="18"/>
                                </w:rPr>
                                <w:t>setEvents({</w:t>
                              </w:r>
                              <w:proofErr w:type="gramEnd"/>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root:</w:t>
                              </w:r>
                              <w:proofErr w:type="gramEnd"/>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onClick:</w:t>
                              </w:r>
                              <w:proofErr w:type="gramEnd"/>
                              <w:r w:rsidRPr="00756D71">
                                <w:rPr>
                                  <w:color w:val="0000FF"/>
                                  <w:sz w:val="18"/>
                                  <w:szCs w:val="18"/>
                                </w:rPr>
                                <w:t>function</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00726AAF">
                                <w:rPr>
                                  <w:sz w:val="18"/>
                                  <w:szCs w:val="18"/>
                                </w:rPr>
                                <w:t>xui</w:t>
                              </w:r>
                              <w:r w:rsidRPr="00756D71">
                                <w:rPr>
                                  <w:sz w:val="18"/>
                                  <w:szCs w:val="18"/>
                                </w:rPr>
                                <w:t>.alert(</w:t>
                              </w:r>
                              <w:proofErr w:type="gramEnd"/>
                              <w:r w:rsidRPr="00756D71">
                                <w:rPr>
                                  <w:color w:val="FF00FF"/>
                                  <w:sz w:val="18"/>
                                  <w:szCs w:val="18"/>
                                </w:rPr>
                                <w:t>'Hi'</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w:t>
                              </w:r>
                            </w:p>
                            <w:p w:rsidR="0023747D" w:rsidRPr="00752A88" w:rsidRDefault="0023747D" w:rsidP="00375F9C">
                              <w:pPr>
                                <w:rPr>
                                  <w:szCs w:val="18"/>
                                </w:rPr>
                              </w:pPr>
                              <w:r w:rsidRPr="00756D71">
                                <w:rPr>
                                  <w:sz w:val="18"/>
                                  <w:szCs w:val="18"/>
                                </w:rPr>
                                <w:t>.</w:t>
                              </w:r>
                              <w:proofErr w:type="gramStart"/>
                              <w:r w:rsidRPr="00756D71">
                                <w:rPr>
                                  <w:sz w:val="18"/>
                                  <w:szCs w:val="18"/>
                                </w:rPr>
                                <w:t>show()</w:t>
                              </w:r>
                              <w:proofErr w:type="gramEnd"/>
                            </w:p>
                          </w:txbxContent>
                        </wps:txbx>
                        <wps:bodyPr rot="0" vert="horz" wrap="square" lIns="54000" tIns="46800" rIns="54000" bIns="45720" anchor="t" anchorCtr="0" upright="1">
                          <a:spAutoFit/>
                        </wps:bodyPr>
                      </wps:wsp>
                      <wps:wsp>
                        <wps:cNvPr id="181" name="AutoShape 348"/>
                        <wps:cNvSpPr>
                          <a:spLocks noChangeArrowheads="1"/>
                        </wps:cNvSpPr>
                        <wps:spPr bwMode="auto">
                          <a:xfrm flipH="1">
                            <a:off x="2743200" y="297180"/>
                            <a:ext cx="914400" cy="198120"/>
                          </a:xfrm>
                          <a:prstGeom prst="wedgeRoundRectCallout">
                            <a:avLst>
                              <a:gd name="adj1" fmla="val 104306"/>
                              <a:gd name="adj2" fmla="val -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template</w:t>
                              </w:r>
                            </w:p>
                          </w:txbxContent>
                        </wps:txbx>
                        <wps:bodyPr rot="0" vert="horz" wrap="square" lIns="0" tIns="0" rIns="0" bIns="0" anchor="t" anchorCtr="0" upright="1">
                          <a:noAutofit/>
                        </wps:bodyPr>
                      </wps:wsp>
                      <wps:wsp>
                        <wps:cNvPr id="183" name="AutoShape 349"/>
                        <wps:cNvSpPr>
                          <a:spLocks noChangeArrowheads="1"/>
                        </wps:cNvSpPr>
                        <wps:spPr bwMode="auto">
                          <a:xfrm flipH="1">
                            <a:off x="1371600" y="990600"/>
                            <a:ext cx="1028700" cy="198120"/>
                          </a:xfrm>
                          <a:prstGeom prst="wedgeRoundRectCallout">
                            <a:avLst>
                              <a:gd name="adj1" fmla="val 85306"/>
                              <a:gd name="adj2" fmla="val -1282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properties</w:t>
                              </w:r>
                            </w:p>
                          </w:txbxContent>
                        </wps:txbx>
                        <wps:bodyPr rot="0" vert="horz" wrap="square" lIns="0" tIns="0" rIns="0" bIns="0" anchor="t" anchorCtr="0" upright="1">
                          <a:noAutofit/>
                        </wps:bodyPr>
                      </wps:wsp>
                      <wps:wsp>
                        <wps:cNvPr id="185" name="AutoShape 350"/>
                        <wps:cNvSpPr>
                          <a:spLocks noChangeArrowheads="1"/>
                        </wps:cNvSpPr>
                        <wps:spPr bwMode="auto">
                          <a:xfrm flipH="1">
                            <a:off x="1828800" y="1287780"/>
                            <a:ext cx="1143000" cy="198120"/>
                          </a:xfrm>
                          <a:prstGeom prst="wedgeRoundRectCallout">
                            <a:avLst>
                              <a:gd name="adj1" fmla="val 150944"/>
                              <a:gd name="adj2" fmla="val -61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events</w:t>
                              </w:r>
                            </w:p>
                          </w:txbxContent>
                        </wps:txbx>
                        <wps:bodyPr rot="0" vert="horz" wrap="square" lIns="0" tIns="0" rIns="0" bIns="0" anchor="t" anchorCtr="0" upright="1">
                          <a:noAutofit/>
                        </wps:bodyPr>
                      </wps:wsp>
                      <wps:wsp>
                        <wps:cNvPr id="187" name="AutoShape 351"/>
                        <wps:cNvSpPr>
                          <a:spLocks noChangeArrowheads="1"/>
                        </wps:cNvSpPr>
                        <wps:spPr bwMode="auto">
                          <a:xfrm flipH="1">
                            <a:off x="1485900" y="0"/>
                            <a:ext cx="914400" cy="198120"/>
                          </a:xfrm>
                          <a:prstGeom prst="wedgeRoundRectCallout">
                            <a:avLst>
                              <a:gd name="adj1" fmla="val 56389"/>
                              <a:gd name="adj2" fmla="val 8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event</w:t>
                              </w:r>
                            </w:p>
                          </w:txbxContent>
                        </wps:txbx>
                        <wps:bodyPr rot="0" vert="horz" wrap="square" lIns="0" tIns="0" rIns="0" bIns="0" anchor="t" anchorCtr="0" upright="1">
                          <a:noAutofit/>
                        </wps:bodyPr>
                      </wps:wsp>
                    </wpc:wpc>
                  </a:graphicData>
                </a:graphic>
              </wp:inline>
            </w:drawing>
          </mc:Choice>
          <mc:Fallback>
            <w:pict>
              <v:group id="画布 345" o:spid="_x0000_s2014"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">
                <v:shape id="_x0000_s2015" type="#_x0000_t75" style="position:absolute;width:52578;height:23336;visibility:visible;mso-wrap-style:square">
                  <v:fill o:detectmouseclick="t"/>
                  <v:path o:connecttype="none"/>
                </v:shape>
                <v:shape id="Text Box 347" o:spid="_x0000_s2016"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9+8EA&#10;AADcAAAADwAAAGRycy9kb3ducmV2LnhtbERPS4vCMBC+C/sfwgjeNHUPPrpGkZWlXoTV3b0PzdgU&#10;m0lJYq3/3ggL3ubje85q09tGdORD7VjBdJKBIC6drrlS8PvzNV6ACBFZY+OYFNwpwGb9Nlhhrt2N&#10;j9SdYiVSCIccFZgY21zKUBqyGCauJU7c2XmLMUFfSe3xlsJtI9+zbCYt1pwaDLb0aai8nK5WQXnZ&#10;9bui/jO+u9rFt14W98OsUGo07LcfICL18SX+d+91mj9fwvOZd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JPfvBAAAA3AAAAA8AAAAAAAAAAAAAAAAAmAIAAGRycy9kb3du&#10;cmV2LnhtbFBLBQYAAAAABAAEAPUAAACGAwAAAAA=&#10;" strokeweight="1pt">
                  <v:textbox style="mso-fit-shape-to-text:t" inset="1.5mm,1.3mm,1.5mm">
                    <w:txbxContent>
                      <w:p w:rsidR="0023747D" w:rsidRPr="00756D71" w:rsidRDefault="0023747D" w:rsidP="00375F9C">
                        <w:pPr>
                          <w:spacing w:line="240" w:lineRule="exact"/>
                          <w:rPr>
                            <w:sz w:val="18"/>
                            <w:szCs w:val="18"/>
                          </w:rPr>
                        </w:pPr>
                        <w:proofErr w:type="gramStart"/>
                        <w:r w:rsidRPr="00756D71">
                          <w:rPr>
                            <w:color w:val="0000FF"/>
                            <w:sz w:val="18"/>
                            <w:szCs w:val="18"/>
                          </w:rPr>
                          <w:t>var</w:t>
                        </w:r>
                        <w:proofErr w:type="gramEnd"/>
                        <w:r w:rsidRPr="00756D71">
                          <w:rPr>
                            <w:sz w:val="18"/>
                            <w:szCs w:val="18"/>
                          </w:rPr>
                          <w:t xml:space="preserve"> tpl=</w:t>
                        </w:r>
                        <w:r w:rsidRPr="00756D71">
                          <w:rPr>
                            <w:color w:val="0000FF"/>
                            <w:sz w:val="18"/>
                            <w:szCs w:val="18"/>
                          </w:rPr>
                          <w:t>new</w:t>
                        </w:r>
                        <w:r w:rsidRPr="00756D71">
                          <w:rPr>
                            <w:sz w:val="18"/>
                            <w:szCs w:val="18"/>
                          </w:rPr>
                          <w:t xml:space="preserve"> </w:t>
                        </w:r>
                        <w:r w:rsidR="00726AAF">
                          <w:rPr>
                            <w:sz w:val="18"/>
                            <w:szCs w:val="18"/>
                          </w:rPr>
                          <w:t>xui</w:t>
                        </w:r>
                        <w:r w:rsidRPr="00756D71">
                          <w:rPr>
                            <w:sz w:val="18"/>
                            <w:szCs w:val="18"/>
                          </w:rPr>
                          <w:t>.Template;</w:t>
                        </w:r>
                      </w:p>
                      <w:p w:rsidR="0023747D" w:rsidRDefault="0023747D" w:rsidP="00375F9C">
                        <w:pPr>
                          <w:spacing w:line="240" w:lineRule="exact"/>
                          <w:rPr>
                            <w:sz w:val="18"/>
                            <w:szCs w:val="18"/>
                          </w:rPr>
                        </w:pPr>
                        <w:proofErr w:type="gramStart"/>
                        <w:r w:rsidRPr="00756D71">
                          <w:rPr>
                            <w:sz w:val="18"/>
                            <w:szCs w:val="18"/>
                          </w:rPr>
                          <w:t>tpl.setTemplate(</w:t>
                        </w:r>
                        <w:proofErr w:type="gramEnd"/>
                        <w:r w:rsidRPr="00756D71">
                          <w:rPr>
                            <w:color w:val="FF00FF"/>
                            <w:sz w:val="18"/>
                            <w:szCs w:val="18"/>
                          </w:rPr>
                          <w:t>"&lt;div [event]&gt;{con}&lt;/div&gt;"</w:t>
                        </w:r>
                        <w:r w:rsidRPr="00756D71">
                          <w:rPr>
                            <w:sz w:val="18"/>
                            <w:szCs w:val="18"/>
                          </w:rPr>
                          <w:t>)</w:t>
                        </w:r>
                      </w:p>
                      <w:p w:rsidR="0023747D" w:rsidRPr="00756D71" w:rsidRDefault="0023747D" w:rsidP="00375F9C">
                        <w:pPr>
                          <w:spacing w:line="240" w:lineRule="exact"/>
                          <w:rPr>
                            <w:sz w:val="18"/>
                            <w:szCs w:val="18"/>
                          </w:rPr>
                        </w:pPr>
                        <w:r>
                          <w:rPr>
                            <w:rFonts w:hint="eastAsia"/>
                            <w:sz w:val="18"/>
                            <w:szCs w:val="18"/>
                          </w:rPr>
                          <w:t>//</w:t>
                        </w:r>
                        <w:proofErr w:type="gramStart"/>
                        <w:r w:rsidRPr="00756D71">
                          <w:rPr>
                            <w:sz w:val="18"/>
                            <w:szCs w:val="18"/>
                          </w:rPr>
                          <w:t>tpl.setTemplate(</w:t>
                        </w:r>
                        <w:proofErr w:type="gramEnd"/>
                        <w:r>
                          <w:rPr>
                            <w:rFonts w:hint="eastAsia"/>
                            <w:sz w:val="18"/>
                            <w:szCs w:val="18"/>
                          </w:rPr>
                          <w:t>{root:</w:t>
                        </w:r>
                        <w:r w:rsidRPr="00756D71">
                          <w:rPr>
                            <w:color w:val="FF00FF"/>
                            <w:sz w:val="18"/>
                            <w:szCs w:val="18"/>
                          </w:rPr>
                          <w:t>"&lt;div [event]&gt;{con}&lt;/div&gt;"</w:t>
                        </w:r>
                        <w:r>
                          <w:rPr>
                            <w:rFonts w:hint="eastAsia"/>
                            <w:color w:val="FF00FF"/>
                            <w:sz w:val="18"/>
                            <w:szCs w:val="18"/>
                          </w:rPr>
                          <w:t>}</w:t>
                        </w:r>
                        <w:r w:rsidRPr="00756D71">
                          <w:rPr>
                            <w:sz w:val="18"/>
                            <w:szCs w:val="18"/>
                          </w:rPr>
                          <w:t>)</w:t>
                        </w:r>
                      </w:p>
                      <w:p w:rsidR="0023747D" w:rsidRDefault="0023747D" w:rsidP="00375F9C">
                        <w:pPr>
                          <w:spacing w:line="240" w:lineRule="exact"/>
                          <w:rPr>
                            <w:sz w:val="18"/>
                            <w:szCs w:val="18"/>
                          </w:rPr>
                        </w:pPr>
                        <w:r w:rsidRPr="00756D71">
                          <w:rPr>
                            <w:sz w:val="18"/>
                            <w:szCs w:val="18"/>
                          </w:rPr>
                          <w:t>.</w:t>
                        </w:r>
                        <w:proofErr w:type="gramStart"/>
                        <w:r w:rsidRPr="00756D71">
                          <w:rPr>
                            <w:sz w:val="18"/>
                            <w:szCs w:val="18"/>
                          </w:rPr>
                          <w:t>setProperties({</w:t>
                        </w:r>
                        <w:proofErr w:type="gramEnd"/>
                      </w:p>
                      <w:p w:rsidR="0023747D" w:rsidRDefault="0023747D" w:rsidP="00375F9C">
                        <w:pPr>
                          <w:spacing w:line="240" w:lineRule="exact"/>
                          <w:ind w:firstLineChars="200" w:firstLine="360"/>
                          <w:rPr>
                            <w:color w:val="FF00FF"/>
                            <w:sz w:val="18"/>
                            <w:szCs w:val="18"/>
                          </w:rPr>
                        </w:pPr>
                        <w:proofErr w:type="gramStart"/>
                        <w:r w:rsidRPr="00756D71">
                          <w:rPr>
                            <w:sz w:val="18"/>
                            <w:szCs w:val="18"/>
                          </w:rPr>
                          <w:t>con</w:t>
                        </w:r>
                        <w:proofErr w:type="gramEnd"/>
                        <w:r w:rsidRPr="00756D71">
                          <w:rPr>
                            <w:sz w:val="18"/>
                            <w:szCs w:val="18"/>
                          </w:rPr>
                          <w:t>:</w:t>
                        </w:r>
                        <w:r w:rsidRPr="00756D71">
                          <w:rPr>
                            <w:color w:val="FF00FF"/>
                            <w:sz w:val="18"/>
                            <w:szCs w:val="18"/>
                          </w:rPr>
                          <w:t>'click me'</w:t>
                        </w:r>
                      </w:p>
                      <w:p w:rsidR="0023747D" w:rsidRPr="00756D71" w:rsidRDefault="0023747D" w:rsidP="00375F9C">
                        <w:pPr>
                          <w:spacing w:line="240" w:lineRule="exact"/>
                          <w:rPr>
                            <w:color w:val="FF00FF"/>
                            <w:sz w:val="18"/>
                            <w:szCs w:val="18"/>
                          </w:rPr>
                        </w:pPr>
                        <w:r w:rsidRPr="00756D71">
                          <w:rPr>
                            <w:sz w:val="18"/>
                            <w:szCs w:val="18"/>
                          </w:rPr>
                          <w:t>})</w:t>
                        </w:r>
                      </w:p>
                      <w:p w:rsidR="0023747D" w:rsidRPr="00756D71" w:rsidRDefault="0023747D" w:rsidP="00375F9C">
                        <w:pPr>
                          <w:spacing w:line="240" w:lineRule="exact"/>
                          <w:rPr>
                            <w:sz w:val="18"/>
                            <w:szCs w:val="18"/>
                          </w:rPr>
                        </w:pPr>
                        <w:r w:rsidRPr="00756D71">
                          <w:rPr>
                            <w:sz w:val="18"/>
                            <w:szCs w:val="18"/>
                          </w:rPr>
                          <w:t>.</w:t>
                        </w:r>
                        <w:proofErr w:type="gramStart"/>
                        <w:r w:rsidRPr="00756D71">
                          <w:rPr>
                            <w:sz w:val="18"/>
                            <w:szCs w:val="18"/>
                          </w:rPr>
                          <w:t>setEvents({</w:t>
                        </w:r>
                        <w:proofErr w:type="gramEnd"/>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root:</w:t>
                        </w:r>
                        <w:proofErr w:type="gramEnd"/>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onClick:</w:t>
                        </w:r>
                        <w:proofErr w:type="gramEnd"/>
                        <w:r w:rsidRPr="00756D71">
                          <w:rPr>
                            <w:color w:val="0000FF"/>
                            <w:sz w:val="18"/>
                            <w:szCs w:val="18"/>
                          </w:rPr>
                          <w:t>function</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00726AAF">
                          <w:rPr>
                            <w:sz w:val="18"/>
                            <w:szCs w:val="18"/>
                          </w:rPr>
                          <w:t>xui</w:t>
                        </w:r>
                        <w:r w:rsidRPr="00756D71">
                          <w:rPr>
                            <w:sz w:val="18"/>
                            <w:szCs w:val="18"/>
                          </w:rPr>
                          <w:t>.alert(</w:t>
                        </w:r>
                        <w:proofErr w:type="gramEnd"/>
                        <w:r w:rsidRPr="00756D71">
                          <w:rPr>
                            <w:color w:val="FF00FF"/>
                            <w:sz w:val="18"/>
                            <w:szCs w:val="18"/>
                          </w:rPr>
                          <w:t>'Hi'</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w:t>
                        </w:r>
                      </w:p>
                      <w:p w:rsidR="0023747D" w:rsidRPr="00752A88" w:rsidRDefault="0023747D" w:rsidP="00375F9C">
                        <w:pPr>
                          <w:rPr>
                            <w:szCs w:val="18"/>
                          </w:rPr>
                        </w:pPr>
                        <w:r w:rsidRPr="00756D71">
                          <w:rPr>
                            <w:sz w:val="18"/>
                            <w:szCs w:val="18"/>
                          </w:rPr>
                          <w:t>.</w:t>
                        </w:r>
                        <w:proofErr w:type="gramStart"/>
                        <w:r w:rsidRPr="00756D71">
                          <w:rPr>
                            <w:sz w:val="18"/>
                            <w:szCs w:val="18"/>
                          </w:rPr>
                          <w:t>show()</w:t>
                        </w:r>
                        <w:proofErr w:type="gramEnd"/>
                      </w:p>
                    </w:txbxContent>
                  </v:textbox>
                </v:shape>
                <v:shape id="_x0000_s2017" type="#_x0000_t62" style="position:absolute;left:27432;top:2971;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gwcIA&#10;AADcAAAADwAAAGRycy9kb3ducmV2LnhtbERPTWsCMRC9C/0PYQq9SM3aQ5GtUVqL1JNSbcHjsBk3&#10;SzeTJRnX7b83BaG3ebzPmS8H36qeYmoCG5hOClDEVbAN1wa+DuvHGagkyBbbwGTglxIsF3ejOZY2&#10;XPiT+r3UKodwKtGAE+lKrVPlyGOahI44c6cQPUqGsdY24iWH+1Y/FcWz9thwbnDY0cpR9bM/ewPb&#10;DzrF8dvOHVcix/deb/rhOxjzcD+8voASGuRffHNvbJ4/m8LfM/kCv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GDBwgAAANwAAAAPAAAAAAAAAAAAAAAAAJgCAABkcnMvZG93&#10;bnJldi54bWxQSwUGAAAAAAQABAD1AAAAhwMAAAAA&#10;" adj="33330,4153" fillcolor="#ff9">
                  <v:textbox inset="0,0,0,0">
                    <w:txbxContent>
                      <w:p w:rsidR="0023747D" w:rsidRPr="000E23E9" w:rsidRDefault="0023747D" w:rsidP="00375F9C">
                        <w:pPr>
                          <w:rPr>
                            <w:szCs w:val="18"/>
                          </w:rPr>
                        </w:pPr>
                        <w:r>
                          <w:rPr>
                            <w:szCs w:val="18"/>
                          </w:rPr>
                          <w:t>S</w:t>
                        </w:r>
                        <w:r>
                          <w:rPr>
                            <w:rFonts w:hint="eastAsia"/>
                            <w:szCs w:val="18"/>
                          </w:rPr>
                          <w:t>ets template</w:t>
                        </w:r>
                      </w:p>
                    </w:txbxContent>
                  </v:textbox>
                </v:shape>
                <v:shape id="AutoShape 349" o:spid="_x0000_s2018" type="#_x0000_t62" style="position:absolute;left:13716;top:9906;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ucMA&#10;AADcAAAADwAAAGRycy9kb3ducmV2LnhtbERP30vDMBB+H/g/hBN8GS7dZKPUZcOJirAnq+Dr0Vyb&#10;YnMpSbpW/3ozGOztPr6ft91PthMn8qF1rGC5yEAQV0633Cj4+ny9z0GEiKyxc0wKfinAfncz22Kh&#10;3cgfdCpjI1IIhwIVmBj7QspQGbIYFq4nTlztvMWYoG+k9jimcNvJVZZtpMWWU4PBnp4NVT/lYBX8&#10;dd/lej5s6tVh8C/HN5Pn9VgpdXc7PT2CiDTFq/jiftdpfv4A52fSB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RucMAAADcAAAADwAAAAAAAAAAAAAAAACYAgAAZHJzL2Rv&#10;d25yZXYueG1sUEsFBgAAAAAEAAQA9QAAAIgDAAAAAA==&#10;" adj="29226,-16893" fillcolor="#ff9">
                  <v:textbox inset="0,0,0,0">
                    <w:txbxContent>
                      <w:p w:rsidR="0023747D" w:rsidRPr="000E23E9" w:rsidRDefault="0023747D" w:rsidP="00375F9C">
                        <w:pPr>
                          <w:rPr>
                            <w:szCs w:val="18"/>
                          </w:rPr>
                        </w:pPr>
                        <w:r>
                          <w:rPr>
                            <w:szCs w:val="18"/>
                          </w:rPr>
                          <w:t>S</w:t>
                        </w:r>
                        <w:r>
                          <w:rPr>
                            <w:rFonts w:hint="eastAsia"/>
                            <w:szCs w:val="18"/>
                          </w:rPr>
                          <w:t>ets properties</w:t>
                        </w:r>
                      </w:p>
                    </w:txbxContent>
                  </v:textbox>
                </v:shape>
                <v:shape id="AutoShape 350" o:spid="_x0000_s2019" type="#_x0000_t62" style="position:absolute;left:18288;top:12877;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uksEA&#10;AADcAAAADwAAAGRycy9kb3ducmV2LnhtbERP3WrCMBS+H+wdwhl4N9MpzlKNIoLi1WDqAxyaY5vZ&#10;nNQktvXtF2Gwu/Px/Z7lerCN6MgH41jBxzgDQVw6bbhScD7t3nMQISJrbByTggcFWK9eX5ZYaNfz&#10;N3XHWIkUwqFABXWMbSFlKGuyGMauJU7cxXmLMUFfSe2xT+G2kZMs+5QWDaeGGlva1lRej3erYH6Z&#10;mq/9rcL99NoPebc9+x+TKTV6GzYLEJGG+C/+cx90mp/P4PlMuk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ALpLBAAAA3AAAAA8AAAAAAAAAAAAAAAAAmAIAAGRycy9kb3du&#10;cmV2LnhtbFBLBQYAAAAABAAEAPUAAACGAwAAAAA=&#10;" adj="43404,-2493" fillcolor="#ff9">
                  <v:textbox inset="0,0,0,0">
                    <w:txbxContent>
                      <w:p w:rsidR="0023747D" w:rsidRPr="000E23E9" w:rsidRDefault="0023747D" w:rsidP="00375F9C">
                        <w:pPr>
                          <w:rPr>
                            <w:szCs w:val="18"/>
                          </w:rPr>
                        </w:pPr>
                        <w:r>
                          <w:rPr>
                            <w:szCs w:val="18"/>
                          </w:rPr>
                          <w:t>S</w:t>
                        </w:r>
                        <w:r>
                          <w:rPr>
                            <w:rFonts w:hint="eastAsia"/>
                            <w:szCs w:val="18"/>
                          </w:rPr>
                          <w:t>ets events</w:t>
                        </w:r>
                      </w:p>
                    </w:txbxContent>
                  </v:textbox>
                </v:shape>
                <v:shape id="AutoShape 351" o:spid="_x0000_s2020" type="#_x0000_t62" style="position:absolute;left:14859;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WccEA&#10;AADcAAAADwAAAGRycy9kb3ducmV2LnhtbERPPWvDMBDdC/kP4gJdSiKng2ucKKEEgr10aBqS9ZCu&#10;lol1MpZqu/++KhS63eN93u4wu06MNITWs4LNOgNBrL1puVFw+TitChAhIhvsPJOCbwpw2C8edlga&#10;P/E7jefYiBTCoUQFNsa+lDJoSw7D2vfEifv0g8OY4NBIM+CUwl0nn7Mslw5bTg0Wezpa0vfzl1Pg&#10;btcqvz+ddEVvsTbSFjxZrdTjcn7dgog0x3/xn7s2aX7xAr/Pp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1VnHBAAAA3AAAAA8AAAAAAAAAAAAAAAAAmAIAAGRycy9kb3du&#10;cmV2LnhtbFBLBQYAAAAABAAEAPUAAACGAwAAAAA=&#10;" adj="22980,28315" fillcolor="#ff9">
                  <v:textbox inset="0,0,0,0">
                    <w:txbxContent>
                      <w:p w:rsidR="0023747D" w:rsidRPr="000E23E9" w:rsidRDefault="0023747D" w:rsidP="00375F9C">
                        <w:pPr>
                          <w:rPr>
                            <w:szCs w:val="18"/>
                          </w:rPr>
                        </w:pPr>
                        <w:r>
                          <w:rPr>
                            <w:szCs w:val="18"/>
                          </w:rPr>
                          <w:t>F</w:t>
                        </w:r>
                        <w:r>
                          <w:rPr>
                            <w:rFonts w:hint="eastAsia"/>
                            <w:szCs w:val="18"/>
                          </w:rPr>
                          <w:t>or event</w:t>
                        </w:r>
                      </w:p>
                    </w:txbxContent>
                  </v:textbox>
                </v:shape>
                <w10:anchorlock/>
              </v:group>
            </w:pict>
          </mc:Fallback>
        </mc:AlternateContent>
      </w:r>
    </w:p>
    <w:p w:rsidR="00375F9C" w:rsidRDefault="00375F9C" w:rsidP="00375F9C">
      <w:r>
        <w:t>Output</w:t>
      </w:r>
      <w:r>
        <w:rPr>
          <w:rFonts w:hint="eastAsia"/>
        </w:rPr>
        <w:t>:</w:t>
      </w:r>
    </w:p>
    <w:p w:rsidR="00375F9C" w:rsidRDefault="005C781A" w:rsidP="00375F9C">
      <w:r>
        <w:rPr>
          <w:rFonts w:hint="eastAsia"/>
          <w:noProof/>
        </w:rPr>
        <w:drawing>
          <wp:inline distT="0" distB="0" distL="0" distR="0" wp14:anchorId="637A4B35" wp14:editId="65A41987">
            <wp:extent cx="2352675" cy="1438275"/>
            <wp:effectExtent l="0" t="0" r="9525" b="952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52675" cy="1438275"/>
                    </a:xfrm>
                    <a:prstGeom prst="rect">
                      <a:avLst/>
                    </a:prstGeom>
                    <a:noFill/>
                    <a:ln>
                      <a:noFill/>
                    </a:ln>
                  </pic:spPr>
                </pic:pic>
              </a:graphicData>
            </a:graphic>
          </wp:inline>
        </w:drawing>
      </w:r>
    </w:p>
    <w:p w:rsidR="00375F9C" w:rsidRDefault="00375F9C" w:rsidP="00E45D25">
      <w:pPr>
        <w:pStyle w:val="3"/>
        <w:numPr>
          <w:ilvl w:val="2"/>
          <w:numId w:val="17"/>
        </w:numPr>
      </w:pPr>
      <w:bookmarkStart w:id="227" w:name="_Toc453071852"/>
      <w:r>
        <w:rPr>
          <w:rFonts w:hint="eastAsia"/>
        </w:rPr>
        <w:t>example 2</w:t>
      </w:r>
      <w:bookmarkEnd w:id="227"/>
    </w:p>
    <w:p w:rsidR="00375F9C" w:rsidRPr="00101033" w:rsidRDefault="00375F9C" w:rsidP="00375F9C">
      <w:pPr>
        <w:rPr>
          <w:b/>
        </w:rPr>
      </w:pPr>
      <w:r w:rsidRPr="00101033">
        <w:rPr>
          <w:rFonts w:hint="eastAsia"/>
          <w:b/>
        </w:rPr>
        <w:t>Input:</w:t>
      </w:r>
    </w:p>
    <w:p w:rsidR="00375F9C" w:rsidRPr="004F4575" w:rsidRDefault="005C781A" w:rsidP="00375F9C">
      <w:r>
        <w:rPr>
          <w:noProof/>
        </w:rPr>
        <w:lastRenderedPageBreak/>
        <mc:AlternateContent>
          <mc:Choice Requires="wpc">
            <w:drawing>
              <wp:inline distT="0" distB="0" distL="0" distR="0" wp14:anchorId="637431BF" wp14:editId="7BA56731">
                <wp:extent cx="5257800" cy="5076825"/>
                <wp:effectExtent l="9525" t="0" r="9525" b="9525"/>
                <wp:docPr id="177" name="画布 3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7" name="Text Box 355"/>
                        <wps:cNvSpPr txBox="1">
                          <a:spLocks noChangeArrowheads="1"/>
                        </wps:cNvSpPr>
                        <wps:spPr bwMode="auto">
                          <a:xfrm>
                            <a:off x="0" y="48895"/>
                            <a:ext cx="5257800" cy="502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tpl=</w:t>
                              </w:r>
                              <w:proofErr w:type="gramEnd"/>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setTemplate({</w:t>
                              </w:r>
                              <w:proofErr w:type="gramEnd"/>
                            </w:p>
                            <w:p w:rsidR="0023747D" w:rsidRPr="004F4575" w:rsidRDefault="0023747D" w:rsidP="00375F9C">
                              <w:pPr>
                                <w:spacing w:line="240" w:lineRule="exact"/>
                                <w:jc w:val="left"/>
                                <w:rPr>
                                  <w:sz w:val="18"/>
                                  <w:szCs w:val="18"/>
                                </w:rPr>
                              </w:pPr>
                              <w:r w:rsidRPr="004F4575">
                                <w:rPr>
                                  <w:sz w:val="18"/>
                                  <w:szCs w:val="18"/>
                                </w:rPr>
                                <w:t xml:space="preserve">    root : </w:t>
                              </w:r>
                              <w:r w:rsidRPr="004F4575">
                                <w:rPr>
                                  <w:color w:val="FF00FF"/>
                                  <w:sz w:val="18"/>
                                  <w:szCs w:val="18"/>
                                </w:rPr>
                                <w:t>"&lt;div style='width:200px;border:solid 1px;'&gt;&lt;h3&gt;{head}&lt;/h3&gt;&lt;ul&gt;{items}&lt;/ul&gt;&lt;div style='clear:both;'&gt;&lt;/div&gt;&lt;/div&gt;"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items: </w:t>
                              </w:r>
                              <w:r w:rsidRPr="004F4575">
                                <w:rPr>
                                  <w:color w:val="FF00FF"/>
                                  <w:sz w:val="18"/>
                                  <w:szCs w:val="18"/>
                                </w:rPr>
                                <w:t>"&lt;li [event]  style='padding:4px;border-top:dashed 1px;'&gt;&lt;div &gt;&lt;div&gt;&lt;a href='{href}'&gt;&lt;img src='{src}'/&gt;</w:t>
                              </w:r>
                              <w:r w:rsidR="00F70C1C">
                                <w:rPr>
                                  <w:color w:val="FF00FF"/>
                                  <w:sz w:val="18"/>
                                  <w:szCs w:val="18"/>
                                </w:rPr>
                                <w:t>&lt;div&gt;</w:t>
                              </w:r>
                              <w:r w:rsidRPr="004F4575">
                                <w:rPr>
                                  <w:color w:val="FF00FF"/>
                                  <w:sz w:val="18"/>
                                  <w:szCs w:val="18"/>
                                </w:rPr>
                                <w:t>{price}</w:t>
                              </w:r>
                              <w:r w:rsidR="00F70C1C">
                                <w:rPr>
                                  <w:color w:val="FF00FF"/>
                                  <w:sz w:val="18"/>
                                  <w:szCs w:val="18"/>
                                </w:rPr>
                                <w:t>&lt;/div&gt;</w:t>
                              </w:r>
                              <w:r w:rsidRPr="004F4575">
                                <w:rPr>
                                  <w:color w:val="FF00FF"/>
                                  <w:sz w:val="18"/>
                                  <w:szCs w:val="18"/>
                                </w:rPr>
                                <w:t>&lt;/a&gt;&lt;/div&gt;&lt;/div&gt;&lt;div&gt;&lt;a href='{href}'&gt;&lt;h4&gt;{title}&lt;/h4&gt;&lt;div&gt;{desc}&lt;/div&gt;&lt;/a&gt;&lt;/div&gt;&lt;/li&gt;"</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setEvents({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items:</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onMouseover:</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.use(</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'#EEE'</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8000"/>
                                  <w:sz w:val="18"/>
                                  <w:szCs w:val="18"/>
                                </w:rPr>
                                <w:t>//Tips</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color w:val="0000FF"/>
                                  <w:sz w:val="18"/>
                                  <w:szCs w:val="18"/>
                                </w:rPr>
                                <w:t>var</w:t>
                              </w:r>
                              <w:proofErr w:type="gramEnd"/>
                              <w:r w:rsidRPr="004F4575">
                                <w:rPr>
                                  <w:sz w:val="18"/>
                                  <w:szCs w:val="18"/>
                                </w:rPr>
                                <w:t xml:space="preserve"> item=profile.getItem(src),</w:t>
                              </w:r>
                            </w:p>
                            <w:p w:rsidR="0023747D" w:rsidRPr="004F4575" w:rsidRDefault="0023747D" w:rsidP="00375F9C">
                              <w:pPr>
                                <w:spacing w:line="240" w:lineRule="exact"/>
                                <w:jc w:val="left"/>
                                <w:rPr>
                                  <w:sz w:val="18"/>
                                  <w:szCs w:val="18"/>
                                </w:rPr>
                              </w:pPr>
                              <w:r w:rsidRPr="004F4575">
                                <w:rPr>
                                  <w:sz w:val="18"/>
                                  <w:szCs w:val="18"/>
                                </w:rPr>
                                <w:t xml:space="preserve">                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r w:rsidRPr="004F4575">
                                <w:rPr>
                                  <w:color w:val="FF00FF"/>
                                  <w:sz w:val="18"/>
                                  <w:szCs w:val="18"/>
                                </w:rPr>
                                <w:t>"root"</w:t>
                              </w:r>
                              <w:r w:rsidRPr="004F4575">
                                <w:rPr>
                                  <w:sz w:val="18"/>
                                  <w:szCs w:val="18"/>
                                </w:rPr>
                                <w:t>:</w:t>
                              </w:r>
                              <w:r w:rsidRPr="004F4575">
                                <w:rPr>
                                  <w:color w:val="FF00FF"/>
                                  <w:sz w:val="18"/>
                                  <w:szCs w:val="18"/>
                                </w:rPr>
                                <w:t>"&lt;div style='text-align:center;border:solid 1px;background:#fff;'&gt;&lt;h4&gt;{title}&lt;/h4&gt;&lt;/div&gt;</w:t>
                              </w:r>
                              <w:r w:rsidR="00F70C1C">
                                <w:rPr>
                                  <w:color w:val="FF00FF"/>
                                  <w:sz w:val="18"/>
                                  <w:szCs w:val="18"/>
                                </w:rPr>
                                <w:t>&lt;div&gt;</w:t>
                              </w:r>
                              <w:r w:rsidRPr="004F4575">
                                <w:rPr>
                                  <w:color w:val="FF00FF"/>
                                  <w:sz w:val="18"/>
                                  <w:szCs w:val="18"/>
                                </w:rPr>
                                <w:t>{desc}</w:t>
                              </w:r>
                              <w:r w:rsidR="00F70C1C">
                                <w:rPr>
                                  <w:color w:val="FF00FF"/>
                                  <w:sz w:val="18"/>
                                  <w:szCs w:val="18"/>
                                </w:rPr>
                                <w:t>&lt;/div&gt;</w:t>
                              </w:r>
                              <w:r w:rsidRPr="004F4575">
                                <w:rPr>
                                  <w:color w:val="FF00FF"/>
                                  <w:sz w:val="18"/>
                                  <w:szCs w:val="18"/>
                                </w:rPr>
                                <w:t>"</w:t>
                              </w:r>
                              <w:r w:rsidRPr="004F4575">
                                <w:rPr>
                                  <w:sz w:val="18"/>
                                  <w:szCs w:val="18"/>
                                </w:rPr>
                                <w:t>},item),</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html=</w:t>
                              </w:r>
                              <w:proofErr w:type="gramEnd"/>
                              <w:r w:rsidRPr="004F4575">
                                <w:rPr>
                                  <w:sz w:val="18"/>
                                  <w:szCs w:val="18"/>
                                </w:rPr>
                                <w:t>tpl.toHtml();</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.Tips.show(</w:t>
                              </w:r>
                              <w:proofErr w:type="gramEnd"/>
                              <w:r w:rsidR="00726AAF">
                                <w:rPr>
                                  <w:sz w:val="18"/>
                                  <w:szCs w:val="18"/>
                                </w:rPr>
                                <w:t>xui</w:t>
                              </w:r>
                              <w:r w:rsidRPr="004F4575">
                                <w:rPr>
                                  <w:sz w:val="18"/>
                                  <w:szCs w:val="18"/>
                                </w:rPr>
                                <w:t>.Event.getPos(e),html);</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onMouseout:</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F70C1C">
                                <w:rPr>
                                  <w:sz w:val="18"/>
                                  <w:szCs w:val="18"/>
                                </w:rPr>
                                <w:t>xui(</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'transparent'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.Tips.hide(</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setProperties({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head</w:t>
                              </w:r>
                              <w:proofErr w:type="gramEnd"/>
                              <w:r w:rsidRPr="004F4575">
                                <w:rPr>
                                  <w:sz w:val="18"/>
                                  <w:szCs w:val="18"/>
                                </w:rPr>
                                <w:t>:</w:t>
                              </w:r>
                              <w:r w:rsidRPr="004F4575">
                                <w:rPr>
                                  <w:color w:val="FF00FF"/>
                                  <w:sz w:val="18"/>
                                  <w:szCs w:val="18"/>
                                </w:rPr>
                                <w:t>"On sale products"</w:t>
                              </w:r>
                              <w:r w:rsidRPr="004F4575">
                                <w:rPr>
                                  <w:sz w:val="18"/>
                                  <w:szCs w:val="18"/>
                                </w:rPr>
                                <w:t>,</w:t>
                              </w:r>
                            </w:p>
                            <w:p w:rsidR="0023747D" w:rsidRDefault="0023747D" w:rsidP="00375F9C">
                              <w:pPr>
                                <w:spacing w:line="240" w:lineRule="exact"/>
                                <w:ind w:firstLine="360"/>
                                <w:jc w:val="left"/>
                                <w:rPr>
                                  <w:sz w:val="18"/>
                                  <w:szCs w:val="18"/>
                                </w:rPr>
                              </w:pPr>
                              <w:proofErr w:type="gramStart"/>
                              <w:r w:rsidRPr="004F4575">
                                <w:rPr>
                                  <w:sz w:val="18"/>
                                  <w:szCs w:val="18"/>
                                </w:rPr>
                                <w:t>items:</w:t>
                              </w:r>
                              <w:proofErr w:type="gramEnd"/>
                              <w:r w:rsidRPr="004F4575">
                                <w:rPr>
                                  <w:sz w:val="18"/>
                                  <w:szCs w:val="18"/>
                                </w:rPr>
                                <w:t>[{ id:</w:t>
                              </w:r>
                              <w:r w:rsidRPr="004F4575">
                                <w:rPr>
                                  <w:color w:val="FF00FF"/>
                                  <w:sz w:val="18"/>
                                  <w:szCs w:val="18"/>
                                </w:rPr>
                                <w:t>"a"</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"$ 18.99"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#0"</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#0 is on sale now!"</w:t>
                              </w:r>
                              <w:r w:rsidRPr="004F4575">
                                <w:rPr>
                                  <w:sz w:val="18"/>
                                  <w:szCs w:val="18"/>
                                </w:rPr>
                                <w:t xml:space="preserve"> },</w:t>
                              </w:r>
                            </w:p>
                            <w:p w:rsidR="0023747D"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"b"</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#1"</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#1 is on sale now!"</w:t>
                              </w:r>
                              <w:r w:rsidRPr="004F4575">
                                <w:rPr>
                                  <w:sz w:val="18"/>
                                  <w:szCs w:val="18"/>
                                </w:rPr>
                                <w:t xml:space="preserve"> },</w:t>
                              </w:r>
                            </w:p>
                            <w:p w:rsidR="0023747D" w:rsidRPr="004F4575"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"c"</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#2"</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#2 is on sale now!"</w:t>
                              </w: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rPr>
                                  <w:szCs w:val="18"/>
                                </w:rPr>
                              </w:pPr>
                              <w:r w:rsidRPr="004F4575">
                                <w:rPr>
                                  <w:sz w:val="18"/>
                                  <w:szCs w:val="18"/>
                                </w:rPr>
                                <w:t>.</w:t>
                              </w:r>
                              <w:proofErr w:type="gramStart"/>
                              <w:r w:rsidRPr="004F4575">
                                <w:rPr>
                                  <w:sz w:val="18"/>
                                  <w:szCs w:val="18"/>
                                </w:rPr>
                                <w:t>show()</w:t>
                              </w:r>
                              <w:proofErr w:type="gramEnd"/>
                            </w:p>
                          </w:txbxContent>
                        </wps:txbx>
                        <wps:bodyPr rot="0" vert="horz" wrap="square" lIns="54000" tIns="46800" rIns="54000" bIns="45720" anchor="t" anchorCtr="0" upright="1">
                          <a:spAutoFit/>
                        </wps:bodyPr>
                      </wps:wsp>
                      <wps:wsp>
                        <wps:cNvPr id="168" name="AutoShape 357"/>
                        <wps:cNvSpPr>
                          <a:spLocks noChangeArrowheads="1"/>
                        </wps:cNvSpPr>
                        <wps:spPr bwMode="auto">
                          <a:xfrm flipH="1">
                            <a:off x="1371600" y="1287780"/>
                            <a:ext cx="1371600" cy="198120"/>
                          </a:xfrm>
                          <a:prstGeom prst="wedgeRoundRectCallout">
                            <a:avLst>
                              <a:gd name="adj1" fmla="val 95231"/>
                              <a:gd name="adj2" fmla="val 92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events in </w:t>
                              </w:r>
                              <w:r>
                                <w:rPr>
                                  <w:szCs w:val="18"/>
                                </w:rPr>
                                <w:t>“</w:t>
                              </w:r>
                              <w:r>
                                <w:rPr>
                                  <w:rFonts w:hint="eastAsia"/>
                                  <w:szCs w:val="18"/>
                                </w:rPr>
                                <w:t>items</w:t>
                              </w:r>
                              <w:r>
                                <w:rPr>
                                  <w:szCs w:val="18"/>
                                </w:rPr>
                                <w:t>”</w:t>
                              </w:r>
                            </w:p>
                          </w:txbxContent>
                        </wps:txbx>
                        <wps:bodyPr rot="0" vert="horz" wrap="square" lIns="0" tIns="0" rIns="0" bIns="0" anchor="t" anchorCtr="0" upright="1">
                          <a:noAutofit/>
                        </wps:bodyPr>
                      </wps:wsp>
                      <wps:wsp>
                        <wps:cNvPr id="169" name="AutoShape 359"/>
                        <wps:cNvSpPr>
                          <a:spLocks noChangeArrowheads="1"/>
                        </wps:cNvSpPr>
                        <wps:spPr bwMode="auto">
                          <a:xfrm flipH="1">
                            <a:off x="1485900" y="99060"/>
                            <a:ext cx="1257300" cy="198120"/>
                          </a:xfrm>
                          <a:prstGeom prst="wedgeRoundRectCallout">
                            <a:avLst>
                              <a:gd name="adj1" fmla="val 62222"/>
                              <a:gd name="adj2" fmla="val 1076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template exists</w:t>
                              </w:r>
                            </w:p>
                          </w:txbxContent>
                        </wps:txbx>
                        <wps:bodyPr rot="0" vert="horz" wrap="square" lIns="0" tIns="0" rIns="0" bIns="0" anchor="t" anchorCtr="0" upright="1">
                          <a:noAutofit/>
                        </wps:bodyPr>
                      </wps:wsp>
                      <wps:wsp>
                        <wps:cNvPr id="171" name="AutoShape 455"/>
                        <wps:cNvSpPr>
                          <a:spLocks noChangeArrowheads="1"/>
                        </wps:cNvSpPr>
                        <wps:spPr bwMode="auto">
                          <a:xfrm flipH="1">
                            <a:off x="914400" y="594360"/>
                            <a:ext cx="1600200" cy="198120"/>
                          </a:xfrm>
                          <a:prstGeom prst="wedgeRoundRectCallout">
                            <a:avLst>
                              <a:gd name="adj1" fmla="val 73889"/>
                              <a:gd name="adj2" fmla="val -66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w:t>
                              </w:r>
                              <w:r>
                                <w:rPr>
                                  <w:rFonts w:hint="eastAsia"/>
                                  <w:szCs w:val="18"/>
                                </w:rPr>
                                <w:t xml:space="preserve">ere, </w:t>
                              </w:r>
                              <w:r>
                                <w:rPr>
                                  <w:szCs w:val="18"/>
                                </w:rPr>
                                <w:t>“</w:t>
                              </w:r>
                              <w:r>
                                <w:rPr>
                                  <w:rFonts w:hint="eastAsia"/>
                                  <w:szCs w:val="18"/>
                                </w:rPr>
                                <w:t>root</w:t>
                              </w:r>
                              <w:r>
                                <w:rPr>
                                  <w:szCs w:val="18"/>
                                </w:rPr>
                                <w:t>”</w:t>
                              </w:r>
                              <w:r>
                                <w:rPr>
                                  <w:rFonts w:hint="eastAsia"/>
                                  <w:szCs w:val="18"/>
                                </w:rPr>
                                <w:t xml:space="preserve"> key is a must</w:t>
                              </w:r>
                            </w:p>
                          </w:txbxContent>
                        </wps:txbx>
                        <wps:bodyPr rot="0" vert="horz" wrap="square" lIns="0" tIns="0" rIns="0" bIns="0" anchor="t" anchorCtr="0" upright="1">
                          <a:noAutofit/>
                        </wps:bodyPr>
                      </wps:wsp>
                      <wps:wsp>
                        <wps:cNvPr id="172" name="AutoShape 456"/>
                        <wps:cNvSpPr>
                          <a:spLocks noChangeArrowheads="1"/>
                        </wps:cNvSpPr>
                        <wps:spPr bwMode="auto">
                          <a:xfrm flipH="1">
                            <a:off x="1143000" y="3566160"/>
                            <a:ext cx="1485900" cy="198120"/>
                          </a:xfrm>
                          <a:prstGeom prst="wedgeRoundRectCallout">
                            <a:avLst>
                              <a:gd name="adj1" fmla="val 43032"/>
                              <a:gd name="adj2" fmla="val 20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root</w:t>
                              </w:r>
                              <w:r>
                                <w:rPr>
                                  <w:szCs w:val="18"/>
                                </w:rPr>
                                <w:t>”</w:t>
                              </w:r>
                            </w:p>
                          </w:txbxContent>
                        </wps:txbx>
                        <wps:bodyPr rot="0" vert="horz" wrap="square" lIns="0" tIns="0" rIns="0" bIns="0" anchor="t" anchorCtr="0" upright="1">
                          <a:noAutofit/>
                        </wps:bodyPr>
                      </wps:wsp>
                      <wps:wsp>
                        <wps:cNvPr id="174" name="AutoShape 457"/>
                        <wps:cNvSpPr>
                          <a:spLocks noChangeArrowheads="1"/>
                        </wps:cNvSpPr>
                        <wps:spPr bwMode="auto">
                          <a:xfrm flipH="1">
                            <a:off x="457200" y="4754880"/>
                            <a:ext cx="1600200" cy="198120"/>
                          </a:xfrm>
                          <a:prstGeom prst="wedgeRoundRectCallout">
                            <a:avLst>
                              <a:gd name="adj1" fmla="val 47102"/>
                              <a:gd name="adj2" fmla="val -246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items</w:t>
                              </w:r>
                              <w:r>
                                <w:rPr>
                                  <w:szCs w:val="18"/>
                                </w:rPr>
                                <w:t>”</w:t>
                              </w:r>
                            </w:p>
                            <w:p w:rsidR="0023747D" w:rsidRPr="00101033"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353" o:spid="_x0000_s2021" editas="canvas" style="width:414pt;height:399.75pt;mso-position-horizontal-relative:char;mso-position-vertical-relative:line" coordsize="52578,50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">
                <v:shape id="_x0000_s2022" type="#_x0000_t75" style="position:absolute;width:52578;height:50768;visibility:visible;mso-wrap-style:square">
                  <v:fill o:detectmouseclick="t"/>
                  <v:path o:connecttype="none"/>
                </v:shape>
                <v:shape id="Text Box 355" o:spid="_x0000_s2023" type="#_x0000_t202" style="position:absolute;top:488;width:52578;height:50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az8IA&#10;AADcAAAADwAAAGRycy9kb3ducmV2LnhtbERPTWvCQBC9C/6HZYTedGMPqU1dQ1FKeilUbe9DdpoN&#10;yc6G3TXGf98tFLzN433OtpxsL0byoXWsYL3KQBDXTrfcKPg6vy03IEJE1tg7JgU3ClDu5rMtFtpd&#10;+UjjKTYihXAoUIGJcSikDLUhi2HlBuLE/ThvMSboG6k9XlO47eVjluXSYsupweBAe0N1d7pYBXV3&#10;mA5V+238eLGbT/1c3T7ySqmHxfT6AiLSFO/if/e7TvPzJ/h7Jl0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5rPwgAAANwAAAAPAAAAAAAAAAAAAAAAAJgCAABkcnMvZG93&#10;bnJldi54bWxQSwUGAAAAAAQABAD1AAAAhwMAAAAA&#10;" strokeweight="1pt">
                  <v:textbox style="mso-fit-shape-to-text:t" inset="1.5mm,1.3mm,1.5mm">
                    <w:txbxContent>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tpl=</w:t>
                        </w:r>
                        <w:proofErr w:type="gramEnd"/>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setTemplate({</w:t>
                        </w:r>
                        <w:proofErr w:type="gramEnd"/>
                      </w:p>
                      <w:p w:rsidR="0023747D" w:rsidRPr="004F4575" w:rsidRDefault="0023747D" w:rsidP="00375F9C">
                        <w:pPr>
                          <w:spacing w:line="240" w:lineRule="exact"/>
                          <w:jc w:val="left"/>
                          <w:rPr>
                            <w:sz w:val="18"/>
                            <w:szCs w:val="18"/>
                          </w:rPr>
                        </w:pPr>
                        <w:r w:rsidRPr="004F4575">
                          <w:rPr>
                            <w:sz w:val="18"/>
                            <w:szCs w:val="18"/>
                          </w:rPr>
                          <w:t xml:space="preserve">    root : </w:t>
                        </w:r>
                        <w:r w:rsidRPr="004F4575">
                          <w:rPr>
                            <w:color w:val="FF00FF"/>
                            <w:sz w:val="18"/>
                            <w:szCs w:val="18"/>
                          </w:rPr>
                          <w:t>"&lt;div style='width:200px;border:solid 1px;'&gt;&lt;h3&gt;{head}&lt;/h3&gt;&lt;ul&gt;{items}&lt;/ul&gt;&lt;div style='clear:both;'&gt;&lt;/div&gt;&lt;/div&gt;"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items: </w:t>
                        </w:r>
                        <w:r w:rsidRPr="004F4575">
                          <w:rPr>
                            <w:color w:val="FF00FF"/>
                            <w:sz w:val="18"/>
                            <w:szCs w:val="18"/>
                          </w:rPr>
                          <w:t>"&lt;li [event]  style='padding:4px;border-top:dashed 1px;'&gt;&lt;div &gt;&lt;div&gt;&lt;a href='{href}'&gt;&lt;img src='{src}'/&gt;</w:t>
                        </w:r>
                        <w:r w:rsidR="00F70C1C">
                          <w:rPr>
                            <w:color w:val="FF00FF"/>
                            <w:sz w:val="18"/>
                            <w:szCs w:val="18"/>
                          </w:rPr>
                          <w:t>&lt;div&gt;</w:t>
                        </w:r>
                        <w:r w:rsidRPr="004F4575">
                          <w:rPr>
                            <w:color w:val="FF00FF"/>
                            <w:sz w:val="18"/>
                            <w:szCs w:val="18"/>
                          </w:rPr>
                          <w:t>{price}</w:t>
                        </w:r>
                        <w:r w:rsidR="00F70C1C">
                          <w:rPr>
                            <w:color w:val="FF00FF"/>
                            <w:sz w:val="18"/>
                            <w:szCs w:val="18"/>
                          </w:rPr>
                          <w:t>&lt;/div&gt;</w:t>
                        </w:r>
                        <w:r w:rsidRPr="004F4575">
                          <w:rPr>
                            <w:color w:val="FF00FF"/>
                            <w:sz w:val="18"/>
                            <w:szCs w:val="18"/>
                          </w:rPr>
                          <w:t>&lt;/a&gt;&lt;/div&gt;&lt;/div&gt;&lt;div&gt;&lt;a href='{href}'&gt;&lt;h4&gt;{title}&lt;/h4&gt;&lt;div&gt;{desc}&lt;/div&gt;&lt;/a&gt;&lt;/div&gt;&lt;/li&gt;"</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setEvents({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items:</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onMouseover:</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.use(</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'#EEE'</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8000"/>
                            <w:sz w:val="18"/>
                            <w:szCs w:val="18"/>
                          </w:rPr>
                          <w:t>//Tips</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color w:val="0000FF"/>
                            <w:sz w:val="18"/>
                            <w:szCs w:val="18"/>
                          </w:rPr>
                          <w:t>var</w:t>
                        </w:r>
                        <w:proofErr w:type="gramEnd"/>
                        <w:r w:rsidRPr="004F4575">
                          <w:rPr>
                            <w:sz w:val="18"/>
                            <w:szCs w:val="18"/>
                          </w:rPr>
                          <w:t xml:space="preserve"> item=profile.getItem(src),</w:t>
                        </w:r>
                      </w:p>
                      <w:p w:rsidR="0023747D" w:rsidRPr="004F4575" w:rsidRDefault="0023747D" w:rsidP="00375F9C">
                        <w:pPr>
                          <w:spacing w:line="240" w:lineRule="exact"/>
                          <w:jc w:val="left"/>
                          <w:rPr>
                            <w:sz w:val="18"/>
                            <w:szCs w:val="18"/>
                          </w:rPr>
                        </w:pPr>
                        <w:r w:rsidRPr="004F4575">
                          <w:rPr>
                            <w:sz w:val="18"/>
                            <w:szCs w:val="18"/>
                          </w:rPr>
                          <w:t xml:space="preserve">                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r w:rsidRPr="004F4575">
                          <w:rPr>
                            <w:color w:val="FF00FF"/>
                            <w:sz w:val="18"/>
                            <w:szCs w:val="18"/>
                          </w:rPr>
                          <w:t>"root"</w:t>
                        </w:r>
                        <w:r w:rsidRPr="004F4575">
                          <w:rPr>
                            <w:sz w:val="18"/>
                            <w:szCs w:val="18"/>
                          </w:rPr>
                          <w:t>:</w:t>
                        </w:r>
                        <w:r w:rsidRPr="004F4575">
                          <w:rPr>
                            <w:color w:val="FF00FF"/>
                            <w:sz w:val="18"/>
                            <w:szCs w:val="18"/>
                          </w:rPr>
                          <w:t>"&lt;div style='text-align:center;border:solid 1px;background:#fff;'&gt;&lt;h4&gt;{title}&lt;/h4&gt;&lt;/div&gt;</w:t>
                        </w:r>
                        <w:r w:rsidR="00F70C1C">
                          <w:rPr>
                            <w:color w:val="FF00FF"/>
                            <w:sz w:val="18"/>
                            <w:szCs w:val="18"/>
                          </w:rPr>
                          <w:t>&lt;div&gt;</w:t>
                        </w:r>
                        <w:r w:rsidRPr="004F4575">
                          <w:rPr>
                            <w:color w:val="FF00FF"/>
                            <w:sz w:val="18"/>
                            <w:szCs w:val="18"/>
                          </w:rPr>
                          <w:t>{desc}</w:t>
                        </w:r>
                        <w:r w:rsidR="00F70C1C">
                          <w:rPr>
                            <w:color w:val="FF00FF"/>
                            <w:sz w:val="18"/>
                            <w:szCs w:val="18"/>
                          </w:rPr>
                          <w:t>&lt;/div&gt;</w:t>
                        </w:r>
                        <w:r w:rsidRPr="004F4575">
                          <w:rPr>
                            <w:color w:val="FF00FF"/>
                            <w:sz w:val="18"/>
                            <w:szCs w:val="18"/>
                          </w:rPr>
                          <w:t>"</w:t>
                        </w:r>
                        <w:r w:rsidRPr="004F4575">
                          <w:rPr>
                            <w:sz w:val="18"/>
                            <w:szCs w:val="18"/>
                          </w:rPr>
                          <w:t>},item),</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html=</w:t>
                        </w:r>
                        <w:proofErr w:type="gramEnd"/>
                        <w:r w:rsidRPr="004F4575">
                          <w:rPr>
                            <w:sz w:val="18"/>
                            <w:szCs w:val="18"/>
                          </w:rPr>
                          <w:t>tpl.toHtml();</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.Tips.show(</w:t>
                        </w:r>
                        <w:proofErr w:type="gramEnd"/>
                        <w:r w:rsidR="00726AAF">
                          <w:rPr>
                            <w:sz w:val="18"/>
                            <w:szCs w:val="18"/>
                          </w:rPr>
                          <w:t>xui</w:t>
                        </w:r>
                        <w:r w:rsidRPr="004F4575">
                          <w:rPr>
                            <w:sz w:val="18"/>
                            <w:szCs w:val="18"/>
                          </w:rPr>
                          <w:t>.Event.getPos(e),html);</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onMouseout:</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F70C1C">
                          <w:rPr>
                            <w:sz w:val="18"/>
                            <w:szCs w:val="18"/>
                          </w:rPr>
                          <w:t>xui(</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'transparent'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.Tips.hide(</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setProperties({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head</w:t>
                        </w:r>
                        <w:proofErr w:type="gramEnd"/>
                        <w:r w:rsidRPr="004F4575">
                          <w:rPr>
                            <w:sz w:val="18"/>
                            <w:szCs w:val="18"/>
                          </w:rPr>
                          <w:t>:</w:t>
                        </w:r>
                        <w:r w:rsidRPr="004F4575">
                          <w:rPr>
                            <w:color w:val="FF00FF"/>
                            <w:sz w:val="18"/>
                            <w:szCs w:val="18"/>
                          </w:rPr>
                          <w:t>"On sale products"</w:t>
                        </w:r>
                        <w:r w:rsidRPr="004F4575">
                          <w:rPr>
                            <w:sz w:val="18"/>
                            <w:szCs w:val="18"/>
                          </w:rPr>
                          <w:t>,</w:t>
                        </w:r>
                      </w:p>
                      <w:p w:rsidR="0023747D" w:rsidRDefault="0023747D" w:rsidP="00375F9C">
                        <w:pPr>
                          <w:spacing w:line="240" w:lineRule="exact"/>
                          <w:ind w:firstLine="360"/>
                          <w:jc w:val="left"/>
                          <w:rPr>
                            <w:sz w:val="18"/>
                            <w:szCs w:val="18"/>
                          </w:rPr>
                        </w:pPr>
                        <w:proofErr w:type="gramStart"/>
                        <w:r w:rsidRPr="004F4575">
                          <w:rPr>
                            <w:sz w:val="18"/>
                            <w:szCs w:val="18"/>
                          </w:rPr>
                          <w:t>items:</w:t>
                        </w:r>
                        <w:proofErr w:type="gramEnd"/>
                        <w:r w:rsidRPr="004F4575">
                          <w:rPr>
                            <w:sz w:val="18"/>
                            <w:szCs w:val="18"/>
                          </w:rPr>
                          <w:t>[{ id:</w:t>
                        </w:r>
                        <w:r w:rsidRPr="004F4575">
                          <w:rPr>
                            <w:color w:val="FF00FF"/>
                            <w:sz w:val="18"/>
                            <w:szCs w:val="18"/>
                          </w:rPr>
                          <w:t>"a"</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"$ 18.99"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#0"</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#0 is on sale now!"</w:t>
                        </w:r>
                        <w:r w:rsidRPr="004F4575">
                          <w:rPr>
                            <w:sz w:val="18"/>
                            <w:szCs w:val="18"/>
                          </w:rPr>
                          <w:t xml:space="preserve"> },</w:t>
                        </w:r>
                      </w:p>
                      <w:p w:rsidR="0023747D"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"b"</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#1"</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#1 is on sale now!"</w:t>
                        </w:r>
                        <w:r w:rsidRPr="004F4575">
                          <w:rPr>
                            <w:sz w:val="18"/>
                            <w:szCs w:val="18"/>
                          </w:rPr>
                          <w:t xml:space="preserve"> },</w:t>
                        </w:r>
                      </w:p>
                      <w:p w:rsidR="0023747D" w:rsidRPr="004F4575"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"c"</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#2"</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#2 is on sale now!"</w:t>
                        </w: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rPr>
                            <w:szCs w:val="18"/>
                          </w:rPr>
                        </w:pPr>
                        <w:r w:rsidRPr="004F4575">
                          <w:rPr>
                            <w:sz w:val="18"/>
                            <w:szCs w:val="18"/>
                          </w:rPr>
                          <w:t>.</w:t>
                        </w:r>
                        <w:proofErr w:type="gramStart"/>
                        <w:r w:rsidRPr="004F4575">
                          <w:rPr>
                            <w:sz w:val="18"/>
                            <w:szCs w:val="18"/>
                          </w:rPr>
                          <w:t>show()</w:t>
                        </w:r>
                        <w:proofErr w:type="gramEnd"/>
                      </w:p>
                    </w:txbxContent>
                  </v:textbox>
                </v:shape>
                <v:shape id="AutoShape 357" o:spid="_x0000_s2024" type="#_x0000_t62" style="position:absolute;left:13716;top:12877;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18cUA&#10;AADcAAAADwAAAGRycy9kb3ducmV2LnhtbESPQWvCQBCF74X+h2UEb3WjhyipGymWggg91PQHTLNj&#10;EpKdDbtbjf5651DobYb35r1vtrvJDepCIXaeDSwXGSji2tuOGwPf1cfLBlRMyBYHz2TgRhF25fPT&#10;Fgvrr/xFl1NqlIRwLNBAm9JYaB3rlhzGhR+JRTv74DDJGhptA14l3A16lWW5dtixNLQ40r6luj/9&#10;OgPVMX3u82G90j+bexj7psrP63dj5rPp7RVUoin9m/+uD1bwc6GVZ2QC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bXxxQAAANwAAAAPAAAAAAAAAAAAAAAAAJgCAABkcnMv&#10;ZG93bnJldi54bWxQSwUGAAAAAAQABAD1AAAAigMAAAAA&#10;" adj="31370,30738" fillcolor="#ff9">
                  <v:textbox inset="0,0,0,0">
                    <w:txbxContent>
                      <w:p w:rsidR="0023747D" w:rsidRPr="000E23E9" w:rsidRDefault="0023747D" w:rsidP="00375F9C">
                        <w:pPr>
                          <w:rPr>
                            <w:szCs w:val="18"/>
                          </w:rPr>
                        </w:pPr>
                        <w:r>
                          <w:rPr>
                            <w:szCs w:val="18"/>
                          </w:rPr>
                          <w:t>S</w:t>
                        </w:r>
                        <w:r>
                          <w:rPr>
                            <w:rFonts w:hint="eastAsia"/>
                            <w:szCs w:val="18"/>
                          </w:rPr>
                          <w:t xml:space="preserve">ets events in </w:t>
                        </w:r>
                        <w:r>
                          <w:rPr>
                            <w:szCs w:val="18"/>
                          </w:rPr>
                          <w:t>“</w:t>
                        </w:r>
                        <w:r>
                          <w:rPr>
                            <w:rFonts w:hint="eastAsia"/>
                            <w:szCs w:val="18"/>
                          </w:rPr>
                          <w:t>items</w:t>
                        </w:r>
                        <w:r>
                          <w:rPr>
                            <w:szCs w:val="18"/>
                          </w:rPr>
                          <w:t>”</w:t>
                        </w:r>
                      </w:p>
                    </w:txbxContent>
                  </v:textbox>
                </v:shape>
                <v:shape id="AutoShape 359" o:spid="_x0000_s2025" type="#_x0000_t62" style="position:absolute;left:14859;top:990;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S8cMA&#10;AADcAAAADwAAAGRycy9kb3ducmV2LnhtbERPS2vCQBC+C/6HZYTedGMPoaZuQhALoQdbbXsfspMH&#10;yc7G7FZjf323UPA2H99zttlkenGh0bWWFaxXEQji0uqWawWfHy/LJxDOI2vsLZOCGznI0vlsi4m2&#10;Vz7S5eRrEULYJaig8X5IpHRlQwbdyg7EgavsaNAHONZSj3gN4aaXj1EUS4Mth4YGB9o1VHanb6Og&#10;svG+P/yci3fO3/zX7RBp99op9bCY8mcQniZ/F/+7Cx3mxxv4eyZc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RS8cMAAADcAAAADwAAAAAAAAAAAAAAAACYAgAAZHJzL2Rv&#10;d25yZXYueG1sUEsFBgAAAAAEAAQA9QAAAIgDAAAAAA==&#10;" adj="24240,34061" fillcolor="#ff9">
                  <v:textbox inset="0,0,0,0">
                    <w:txbxContent>
                      <w:p w:rsidR="0023747D" w:rsidRPr="000E23E9" w:rsidRDefault="0023747D" w:rsidP="00375F9C">
                        <w:pPr>
                          <w:rPr>
                            <w:szCs w:val="18"/>
                          </w:rPr>
                        </w:pPr>
                        <w:r>
                          <w:rPr>
                            <w:szCs w:val="18"/>
                          </w:rPr>
                          <w:t>S</w:t>
                        </w:r>
                        <w:r>
                          <w:rPr>
                            <w:rFonts w:hint="eastAsia"/>
                            <w:szCs w:val="18"/>
                          </w:rPr>
                          <w:t>ub template exists</w:t>
                        </w:r>
                      </w:p>
                    </w:txbxContent>
                  </v:textbox>
                </v:shape>
                <v:shape id="AutoShape 455" o:spid="_x0000_s2026" type="#_x0000_t62" style="position:absolute;left:9144;top:594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5S3MMA&#10;AADcAAAADwAAAGRycy9kb3ducmV2LnhtbERPS4vCMBC+C/sfwix4EU3r4oNqlGVB9OJhXR94G5qx&#10;LTaT0ESt/34jLOxtPr7nzJetqcWdGl9ZVpAOEhDEudUVFwr2P6v+FIQPyBpry6TgSR6Wi7fOHDNt&#10;H/xN910oRAxhn6GCMgSXSenzkgz6gXXEkbvYxmCIsCmkbvARw00th0kylgYrjg0lOvoqKb/ubkbB&#10;6EO73tOlh/PVndbbydHse3hUqvvefs5ABGrDv/jPvdFx/iSF1zPxAr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5S3MMAAADcAAAADwAAAAAAAAAAAAAAAACYAgAAZHJzL2Rv&#10;d25yZXYueG1sUEsFBgAAAAAEAAQA9QAAAIgDAAAAAA==&#10;" adj="26760,-3531" fillcolor="#ff9">
                  <v:textbox inset="0,0,0,0">
                    <w:txbxContent>
                      <w:p w:rsidR="0023747D" w:rsidRPr="000E23E9" w:rsidRDefault="0023747D" w:rsidP="00375F9C">
                        <w:pPr>
                          <w:rPr>
                            <w:szCs w:val="18"/>
                          </w:rPr>
                        </w:pPr>
                        <w:r>
                          <w:rPr>
                            <w:szCs w:val="18"/>
                          </w:rPr>
                          <w:t>H</w:t>
                        </w:r>
                        <w:r>
                          <w:rPr>
                            <w:rFonts w:hint="eastAsia"/>
                            <w:szCs w:val="18"/>
                          </w:rPr>
                          <w:t xml:space="preserve">ere, </w:t>
                        </w:r>
                        <w:r>
                          <w:rPr>
                            <w:szCs w:val="18"/>
                          </w:rPr>
                          <w:t>“</w:t>
                        </w:r>
                        <w:r>
                          <w:rPr>
                            <w:rFonts w:hint="eastAsia"/>
                            <w:szCs w:val="18"/>
                          </w:rPr>
                          <w:t>root</w:t>
                        </w:r>
                        <w:r>
                          <w:rPr>
                            <w:szCs w:val="18"/>
                          </w:rPr>
                          <w:t>”</w:t>
                        </w:r>
                        <w:r>
                          <w:rPr>
                            <w:rFonts w:hint="eastAsia"/>
                            <w:szCs w:val="18"/>
                          </w:rPr>
                          <w:t xml:space="preserve"> key is a must</w:t>
                        </w:r>
                      </w:p>
                    </w:txbxContent>
                  </v:textbox>
                </v:shape>
                <v:shape id="AutoShape 456" o:spid="_x0000_s2027" type="#_x0000_t62" style="position:absolute;left:11430;top:35661;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aSMAA&#10;AADcAAAADwAAAGRycy9kb3ducmV2LnhtbESPzQrCMBCE74LvEFbwpqkiKtUoKog/J/8eYGnWtths&#10;ShNrfXsjCN52mdn5ZufLxhSipsrllhUM+hEI4sTqnFMFt+u2NwXhPLLGwjIpeJOD5aLdmmOs7YvP&#10;VF98KkIIuxgVZN6XsZQuycig69uSOGh3Wxn0Ya1SqSt8hXBTyGEUjaXBnAMhw5I2GSWPy9MoiOqH&#10;26wDNS2aw1GOd3v/PI2U6naa1QyEp8b/zb/rvQ71J0P4PhMm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5aSMAAAADcAAAADwAAAAAAAAAAAAAAAACYAgAAZHJzL2Rvd25y&#10;ZXYueG1sUEsFBgAAAAAEAAQA9QAAAIUDAAAAAA==&#10;" adj="20095,55176" fillcolor="#ff9">
                  <v:textbox inset="0,0,0,0">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root</w:t>
                        </w:r>
                        <w:r>
                          <w:rPr>
                            <w:szCs w:val="18"/>
                          </w:rPr>
                          <w:t>”</w:t>
                        </w:r>
                      </w:p>
                    </w:txbxContent>
                  </v:textbox>
                </v:shape>
                <v:shape id="AutoShape 457" o:spid="_x0000_s2028" type="#_x0000_t62" style="position:absolute;left:4572;top:47548;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RE8IA&#10;AADcAAAADwAAAGRycy9kb3ducmV2LnhtbERP22oCMRB9L/gPYYS+FM22XqqrUaxV6ItCt/2AYTNu&#10;lm4mYZPq+veNIPRtDuc6y3VnG3GmNtSOFTwPMxDEpdM1Vwq+v/aDGYgQkTU2jknBlQKsV72HJeba&#10;XfiTzkWsRArhkKMCE6PPpQylIYth6Dxx4k6utRgTbCupW7ykcNvIlyybSos1pwaDnraGyp/i1yp4&#10;2hik3WTkJ/TevflydKjpOFfqsd9tFiAidfFffHd/6DT/dQy3Z9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BETwgAAANwAAAAPAAAAAAAAAAAAAAAAAJgCAABkcnMvZG93&#10;bnJldi54bWxQSwUGAAAAAAQABAD1AAAAhwMAAAAA&#10;" adj="20974,-42508" fillcolor="#ff9">
                  <v:textbox inset="0,0,0,0">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items</w:t>
                        </w:r>
                        <w:r>
                          <w:rPr>
                            <w:szCs w:val="18"/>
                          </w:rPr>
                          <w:t>”</w:t>
                        </w:r>
                      </w:p>
                      <w:p w:rsidR="0023747D" w:rsidRPr="00101033" w:rsidRDefault="0023747D" w:rsidP="00375F9C">
                        <w:pPr>
                          <w:rPr>
                            <w:szCs w:val="18"/>
                          </w:rPr>
                        </w:pPr>
                      </w:p>
                    </w:txbxContent>
                  </v:textbox>
                </v:shape>
                <w10:anchorlock/>
              </v:group>
            </w:pict>
          </mc:Fallback>
        </mc:AlternateContent>
      </w:r>
    </w:p>
    <w:p w:rsidR="00375F9C" w:rsidRPr="00101033" w:rsidRDefault="00375F9C" w:rsidP="00375F9C">
      <w:pPr>
        <w:rPr>
          <w:b/>
        </w:rPr>
      </w:pPr>
      <w:r w:rsidRPr="00101033">
        <w:rPr>
          <w:b/>
        </w:rPr>
        <w:t>O</w:t>
      </w:r>
      <w:r w:rsidRPr="00101033">
        <w:rPr>
          <w:rFonts w:hint="eastAsia"/>
          <w:b/>
        </w:rPr>
        <w:t>utput:</w:t>
      </w:r>
    </w:p>
    <w:p w:rsidR="00375F9C" w:rsidRDefault="005C781A" w:rsidP="00375F9C">
      <w:r>
        <w:rPr>
          <w:rFonts w:hint="eastAsia"/>
          <w:noProof/>
        </w:rPr>
        <w:drawing>
          <wp:inline distT="0" distB="0" distL="0" distR="0" wp14:anchorId="1374B7D8" wp14:editId="7FBD8273">
            <wp:extent cx="2371725" cy="2057400"/>
            <wp:effectExtent l="0" t="0" r="9525"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71725" cy="2057400"/>
                    </a:xfrm>
                    <a:prstGeom prst="rect">
                      <a:avLst/>
                    </a:prstGeom>
                    <a:noFill/>
                    <a:ln>
                      <a:noFill/>
                    </a:ln>
                  </pic:spPr>
                </pic:pic>
              </a:graphicData>
            </a:graphic>
          </wp:inline>
        </w:drawing>
      </w:r>
    </w:p>
    <w:p w:rsidR="00375F9C" w:rsidRDefault="00375F9C" w:rsidP="00E45D25">
      <w:pPr>
        <w:pStyle w:val="3"/>
        <w:numPr>
          <w:ilvl w:val="2"/>
          <w:numId w:val="17"/>
        </w:numPr>
      </w:pPr>
      <w:bookmarkStart w:id="228" w:name="_Toc453071853"/>
      <w:r>
        <w:rPr>
          <w:rFonts w:hint="eastAsia"/>
        </w:rPr>
        <w:t xml:space="preserve">A SButton based on </w:t>
      </w:r>
      <w:r w:rsidR="00704D04">
        <w:rPr>
          <w:rFonts w:hint="eastAsia"/>
        </w:rPr>
        <w:t>xui.</w:t>
      </w:r>
      <w:r>
        <w:rPr>
          <w:rFonts w:hint="eastAsia"/>
        </w:rPr>
        <w:t>Template</w:t>
      </w:r>
      <w:bookmarkEnd w:id="228"/>
    </w:p>
    <w:p w:rsidR="00375F9C" w:rsidRDefault="00375F9C" w:rsidP="00375F9C">
      <w:r>
        <w:t>“</w:t>
      </w:r>
      <w:r w:rsidRPr="006B4DC8">
        <w:t>chapter5\SButton</w:t>
      </w:r>
      <w:r>
        <w:t>”</w:t>
      </w:r>
      <w:r>
        <w:rPr>
          <w:rFonts w:hint="eastAsia"/>
        </w:rPr>
        <w:t xml:space="preserve"> is an example for creating a </w:t>
      </w:r>
      <w:r w:rsidR="00704D04">
        <w:rPr>
          <w:rFonts w:hint="eastAsia"/>
        </w:rPr>
        <w:t>xui.</w:t>
      </w:r>
      <w:r>
        <w:rPr>
          <w:rFonts w:hint="eastAsia"/>
        </w:rPr>
        <w:t>UI.SButton</w:t>
      </w:r>
      <w:r w:rsidRPr="006B4DC8">
        <w:t xml:space="preserve"> </w:t>
      </w:r>
      <w:r>
        <w:rPr>
          <w:rFonts w:hint="eastAsia"/>
        </w:rPr>
        <w:t xml:space="preserve">like control based on </w:t>
      </w:r>
      <w:r w:rsidR="00704D04">
        <w:rPr>
          <w:rFonts w:hint="eastAsia"/>
        </w:rPr>
        <w:t>xui.</w:t>
      </w:r>
      <w:r>
        <w:rPr>
          <w:rFonts w:hint="eastAsia"/>
        </w:rPr>
        <w:t xml:space="preserve">Template. </w:t>
      </w:r>
    </w:p>
    <w:p w:rsidR="00375F9C" w:rsidRPr="006B4DC8" w:rsidRDefault="00375F9C" w:rsidP="00375F9C">
      <w:pPr>
        <w:ind w:firstLine="420"/>
        <w:rPr>
          <w:b/>
        </w:rPr>
      </w:pPr>
      <w:r w:rsidRPr="006B4DC8">
        <w:rPr>
          <w:b/>
        </w:rPr>
        <w:t>O</w:t>
      </w:r>
      <w:r w:rsidRPr="006B4DC8">
        <w:rPr>
          <w:rFonts w:hint="eastAsia"/>
          <w:b/>
        </w:rPr>
        <w:t>utput:</w:t>
      </w:r>
    </w:p>
    <w:p w:rsidR="00375F9C" w:rsidRPr="009A1A27" w:rsidRDefault="005C781A" w:rsidP="00375F9C">
      <w:pPr>
        <w:ind w:firstLine="420"/>
      </w:pPr>
      <w:r>
        <w:rPr>
          <w:rFonts w:hint="eastAsia"/>
          <w:noProof/>
        </w:rPr>
        <w:lastRenderedPageBreak/>
        <w:drawing>
          <wp:inline distT="0" distB="0" distL="0" distR="0" wp14:anchorId="244283B2" wp14:editId="26C2F857">
            <wp:extent cx="4286250" cy="163830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286250" cy="1638300"/>
                    </a:xfrm>
                    <a:prstGeom prst="rect">
                      <a:avLst/>
                    </a:prstGeom>
                    <a:noFill/>
                    <a:ln>
                      <a:noFill/>
                    </a:ln>
                  </pic:spPr>
                </pic:pic>
              </a:graphicData>
            </a:graphic>
          </wp:inline>
        </w:drawing>
      </w:r>
    </w:p>
    <w:p w:rsidR="00375F9C" w:rsidRDefault="00375F9C" w:rsidP="00E45D25">
      <w:pPr>
        <w:pStyle w:val="2"/>
        <w:numPr>
          <w:ilvl w:val="1"/>
          <w:numId w:val="17"/>
        </w:numPr>
      </w:pPr>
      <w:bookmarkStart w:id="229" w:name="_Toc235676304"/>
      <w:bookmarkStart w:id="230" w:name="_Toc453071854"/>
      <w:r>
        <w:rPr>
          <w:rFonts w:hint="eastAsia"/>
        </w:rPr>
        <w:t>About Debugging</w:t>
      </w:r>
      <w:bookmarkEnd w:id="229"/>
      <w:bookmarkEnd w:id="230"/>
      <w:r>
        <w:rPr>
          <w:rFonts w:hint="eastAsia"/>
        </w:rPr>
        <w:t xml:space="preserve"> </w:t>
      </w:r>
    </w:p>
    <w:p w:rsidR="00375F9C" w:rsidRDefault="00375F9C" w:rsidP="00E45D25">
      <w:pPr>
        <w:pStyle w:val="3"/>
        <w:numPr>
          <w:ilvl w:val="2"/>
          <w:numId w:val="17"/>
        </w:numPr>
      </w:pPr>
      <w:bookmarkStart w:id="231" w:name="_Toc453071855"/>
      <w:r>
        <w:rPr>
          <w:rFonts w:hint="eastAsia"/>
        </w:rPr>
        <w:t>T</w:t>
      </w:r>
      <w:r w:rsidRPr="00EC58C8">
        <w:t xml:space="preserve">he code package </w:t>
      </w:r>
      <w:r>
        <w:rPr>
          <w:rFonts w:hint="eastAsia"/>
        </w:rPr>
        <w:t>f</w:t>
      </w:r>
      <w:r w:rsidRPr="00EC58C8">
        <w:t>or debugging</w:t>
      </w:r>
      <w:bookmarkEnd w:id="231"/>
    </w:p>
    <w:p w:rsidR="00375F9C" w:rsidRDefault="00375F9C" w:rsidP="00375F9C">
      <w:r>
        <w:rPr>
          <w:rFonts w:hint="eastAsia"/>
        </w:rPr>
        <w:t xml:space="preserve">In folder </w:t>
      </w:r>
      <w:r>
        <w:t>“</w:t>
      </w:r>
      <w:r w:rsidR="00E35A3D">
        <w:rPr>
          <w:rFonts w:hint="eastAsia"/>
        </w:rPr>
        <w:t>runtime/xui/</w:t>
      </w:r>
      <w:r>
        <w:rPr>
          <w:rFonts w:hint="eastAsia"/>
        </w:rPr>
        <w:t>js/</w:t>
      </w:r>
      <w:r>
        <w:t>”</w:t>
      </w:r>
      <w:r>
        <w:rPr>
          <w:rFonts w:hint="eastAsia"/>
        </w:rPr>
        <w:t xml:space="preserve">, </w:t>
      </w:r>
      <w:r w:rsidRPr="00EC58C8">
        <w:t>All files ending with ”-debug.js” are for debugging purpose.</w:t>
      </w:r>
      <w:r>
        <w:rPr>
          <w:rFonts w:hint="eastAsia"/>
        </w:rPr>
        <w:t xml:space="preserve"> </w:t>
      </w:r>
    </w:p>
    <w:p w:rsidR="00375F9C" w:rsidRPr="00A0349B" w:rsidRDefault="005C781A" w:rsidP="00375F9C">
      <w:pPr>
        <w:jc w:val="center"/>
      </w:pPr>
      <w:r>
        <w:rPr>
          <w:rFonts w:hint="eastAsia"/>
          <w:noProof/>
        </w:rPr>
        <mc:AlternateContent>
          <mc:Choice Requires="wps">
            <w:drawing>
              <wp:anchor distT="0" distB="0" distL="114300" distR="114300" simplePos="0" relativeHeight="251572736" behindDoc="0" locked="0" layoutInCell="1" allowOverlap="1" wp14:anchorId="20BDEFAF" wp14:editId="31A0CA64">
                <wp:simplePos x="0" y="0"/>
                <wp:positionH relativeFrom="column">
                  <wp:posOffset>4229100</wp:posOffset>
                </wp:positionH>
                <wp:positionV relativeFrom="line">
                  <wp:posOffset>1684020</wp:posOffset>
                </wp:positionV>
                <wp:extent cx="1028700" cy="198120"/>
                <wp:effectExtent l="352425" t="245745" r="9525" b="13335"/>
                <wp:wrapNone/>
                <wp:docPr id="166" name="Auto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77157"/>
                            <a:gd name="adj2" fmla="val -158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debugging</w:t>
                            </w:r>
                          </w:p>
                          <w:p w:rsidR="0023747D" w:rsidRPr="00226511"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1" o:spid="_x0000_s2029" type="#_x0000_t62" style="position:absolute;left:0;text-align:left;margin-left:333pt;margin-top:132.6pt;width:81pt;height:15.6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" adj="27466,-23401" fillcolor="#ff9">
                <v:textbox inset="0,0,0,0">
                  <w:txbxContent>
                    <w:p w:rsidR="0023747D" w:rsidRPr="000E23E9" w:rsidRDefault="0023747D" w:rsidP="00375F9C">
                      <w:pPr>
                        <w:rPr>
                          <w:szCs w:val="18"/>
                        </w:rPr>
                      </w:pPr>
                      <w:r>
                        <w:rPr>
                          <w:szCs w:val="18"/>
                        </w:rPr>
                        <w:t>F</w:t>
                      </w:r>
                      <w:r>
                        <w:rPr>
                          <w:rFonts w:hint="eastAsia"/>
                          <w:szCs w:val="18"/>
                        </w:rPr>
                        <w:t>or debugging</w:t>
                      </w:r>
                    </w:p>
                    <w:p w:rsidR="0023747D" w:rsidRPr="00226511"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73760" behindDoc="0" locked="0" layoutInCell="1" allowOverlap="1" wp14:anchorId="0081328D" wp14:editId="777D04FD">
                <wp:simplePos x="0" y="0"/>
                <wp:positionH relativeFrom="column">
                  <wp:posOffset>4114800</wp:posOffset>
                </wp:positionH>
                <wp:positionV relativeFrom="line">
                  <wp:posOffset>396240</wp:posOffset>
                </wp:positionV>
                <wp:extent cx="914400" cy="198120"/>
                <wp:effectExtent l="238125" t="5715" r="9525" b="5715"/>
                <wp:wrapNone/>
                <wp:docPr id="164" name="Auto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71181"/>
                            <a:gd name="adj2" fmla="val -22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debugging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2" o:spid="_x0000_s2030" type="#_x0000_t62" style="position:absolute;left:0;text-align:left;margin-left:324pt;margin-top:31.2pt;width:1in;height:15.6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" adj="26175,5884" fillcolor="#ff9">
                <v:textbox inset="0,0,0,0">
                  <w:txbxContent>
                    <w:p w:rsidR="0023747D" w:rsidRPr="000E23E9" w:rsidRDefault="0023747D" w:rsidP="00375F9C">
                      <w:pPr>
                        <w:rPr>
                          <w:szCs w:val="18"/>
                        </w:rPr>
                      </w:pPr>
                      <w:r>
                        <w:rPr>
                          <w:szCs w:val="18"/>
                        </w:rPr>
                        <w:t>F</w:t>
                      </w:r>
                      <w:r>
                        <w:rPr>
                          <w:rFonts w:hint="eastAsia"/>
                          <w:szCs w:val="18"/>
                        </w:rPr>
                        <w:t>or debugging</w:t>
                      </w:r>
                    </w:p>
                  </w:txbxContent>
                </v:textbox>
                <w10:wrap anchory="line"/>
              </v:shape>
            </w:pict>
          </mc:Fallback>
        </mc:AlternateContent>
      </w:r>
      <w:r w:rsidR="00E35A3D" w:rsidRPr="00E35A3D">
        <w:rPr>
          <w:noProof/>
        </w:rPr>
        <w:t xml:space="preserve"> </w:t>
      </w:r>
      <w:r w:rsidR="00E35A3D">
        <w:rPr>
          <w:noProof/>
        </w:rPr>
        <w:drawing>
          <wp:inline distT="0" distB="0" distL="0" distR="0" wp14:anchorId="12355FD7" wp14:editId="24AA78C6">
            <wp:extent cx="2876191" cy="1638095"/>
            <wp:effectExtent l="0" t="0" r="635" b="635"/>
            <wp:docPr id="1214" name="图片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2876191" cy="1638095"/>
                    </a:xfrm>
                    <a:prstGeom prst="rect">
                      <a:avLst/>
                    </a:prstGeom>
                  </pic:spPr>
                </pic:pic>
              </a:graphicData>
            </a:graphic>
          </wp:inline>
        </w:drawing>
      </w:r>
    </w:p>
    <w:p w:rsidR="00375F9C" w:rsidRDefault="00375F9C" w:rsidP="00E45D25">
      <w:pPr>
        <w:pStyle w:val="3"/>
        <w:numPr>
          <w:ilvl w:val="2"/>
          <w:numId w:val="17"/>
        </w:numPr>
      </w:pPr>
      <w:bookmarkStart w:id="232" w:name="_Toc453071856"/>
      <w:r>
        <w:rPr>
          <w:rFonts w:hint="eastAsia"/>
        </w:rPr>
        <w:t>Debugging Tools</w:t>
      </w:r>
      <w:bookmarkEnd w:id="232"/>
      <w:r>
        <w:rPr>
          <w:rFonts w:hint="eastAsia"/>
        </w:rPr>
        <w:t xml:space="preserve"> </w:t>
      </w:r>
    </w:p>
    <w:p w:rsidR="00375F9C" w:rsidRDefault="00375F9C" w:rsidP="00375F9C">
      <w:r>
        <w:rPr>
          <w:rFonts w:hint="eastAsia"/>
        </w:rPr>
        <w:t>Y</w:t>
      </w:r>
      <w:r>
        <w:t>o</w:t>
      </w:r>
      <w:r>
        <w:rPr>
          <w:rFonts w:hint="eastAsia"/>
        </w:rPr>
        <w:t xml:space="preserve">u can use Firebug in Firefox, developer tool in IE8, chrome or opera10 to debug </w:t>
      </w:r>
      <w:r>
        <w:t>JavaScript</w:t>
      </w:r>
      <w:r>
        <w:rPr>
          <w:rFonts w:hint="eastAsia"/>
        </w:rPr>
        <w:t>.</w:t>
      </w:r>
    </w:p>
    <w:p w:rsidR="00375F9C" w:rsidRPr="00226511" w:rsidRDefault="00375F9C" w:rsidP="00375F9C">
      <w:pPr>
        <w:rPr>
          <w:b/>
        </w:rPr>
      </w:pPr>
      <w:r w:rsidRPr="00226511">
        <w:rPr>
          <w:rFonts w:hint="eastAsia"/>
          <w:b/>
        </w:rPr>
        <w:t>FireBug:</w:t>
      </w:r>
    </w:p>
    <w:p w:rsidR="00375F9C" w:rsidRDefault="005C781A" w:rsidP="00375F9C">
      <w:r>
        <w:rPr>
          <w:rFonts w:hint="eastAsia"/>
          <w:noProof/>
        </w:rPr>
        <w:drawing>
          <wp:inline distT="0" distB="0" distL="0" distR="0" wp14:anchorId="3AE80A37" wp14:editId="72DCA1FD">
            <wp:extent cx="5400675" cy="819150"/>
            <wp:effectExtent l="0" t="0" r="9525"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00675" cy="819150"/>
                    </a:xfrm>
                    <a:prstGeom prst="rect">
                      <a:avLst/>
                    </a:prstGeom>
                    <a:noFill/>
                    <a:ln>
                      <a:noFill/>
                    </a:ln>
                  </pic:spPr>
                </pic:pic>
              </a:graphicData>
            </a:graphic>
          </wp:inline>
        </w:drawing>
      </w:r>
    </w:p>
    <w:p w:rsidR="00375F9C" w:rsidRPr="00226511" w:rsidRDefault="00375F9C" w:rsidP="00375F9C">
      <w:pPr>
        <w:rPr>
          <w:b/>
        </w:rPr>
      </w:pPr>
      <w:r w:rsidRPr="00226511">
        <w:rPr>
          <w:rFonts w:hint="eastAsia"/>
          <w:b/>
        </w:rPr>
        <w:t>Developer Tools in IE8:</w:t>
      </w:r>
    </w:p>
    <w:p w:rsidR="00375F9C" w:rsidRDefault="005C781A" w:rsidP="00375F9C">
      <w:r>
        <w:rPr>
          <w:rFonts w:hint="eastAsia"/>
          <w:noProof/>
        </w:rPr>
        <w:drawing>
          <wp:inline distT="0" distB="0" distL="0" distR="0" wp14:anchorId="153F6817" wp14:editId="3C88F387">
            <wp:extent cx="5391150" cy="70485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391150" cy="704850"/>
                    </a:xfrm>
                    <a:prstGeom prst="rect">
                      <a:avLst/>
                    </a:prstGeom>
                    <a:noFill/>
                    <a:ln>
                      <a:noFill/>
                    </a:ln>
                  </pic:spPr>
                </pic:pic>
              </a:graphicData>
            </a:graphic>
          </wp:inline>
        </w:drawing>
      </w:r>
    </w:p>
    <w:p w:rsidR="00375F9C" w:rsidRDefault="00375F9C" w:rsidP="00E45D25">
      <w:pPr>
        <w:pStyle w:val="3"/>
        <w:numPr>
          <w:ilvl w:val="2"/>
          <w:numId w:val="17"/>
        </w:numPr>
      </w:pPr>
      <w:bookmarkStart w:id="233" w:name="_Toc453071857"/>
      <w:r>
        <w:rPr>
          <w:rFonts w:hint="eastAsia"/>
        </w:rPr>
        <w:lastRenderedPageBreak/>
        <w:t>Monitor Tools</w:t>
      </w:r>
      <w:bookmarkEnd w:id="233"/>
    </w:p>
    <w:p w:rsidR="00375F9C" w:rsidRPr="00AA351B" w:rsidRDefault="000B5B77" w:rsidP="00375F9C">
      <w:r>
        <w:rPr>
          <w:rFonts w:hint="eastAsia"/>
        </w:rPr>
        <w:t>CrossUI</w:t>
      </w:r>
      <w:r w:rsidR="00375F9C">
        <w:rPr>
          <w:rFonts w:hint="eastAsia"/>
        </w:rPr>
        <w:t xml:space="preserve"> has a variable monitor tools. </w:t>
      </w:r>
      <w:r w:rsidR="00E35A3D">
        <w:rPr>
          <w:rFonts w:hint="eastAsia"/>
        </w:rPr>
        <w:t>You can c</w:t>
      </w:r>
      <w:r w:rsidR="00375F9C">
        <w:rPr>
          <w:rFonts w:hint="eastAsia"/>
        </w:rPr>
        <w:t xml:space="preserve">all </w:t>
      </w:r>
      <w:r w:rsidR="00704D04">
        <w:rPr>
          <w:rFonts w:hint="eastAsia"/>
        </w:rPr>
        <w:t>xui.</w:t>
      </w:r>
      <w:r w:rsidR="00375F9C">
        <w:rPr>
          <w:rFonts w:hint="eastAsia"/>
        </w:rPr>
        <w:t>log(</w:t>
      </w:r>
      <w:r w:rsidR="00375F9C">
        <w:t>“xxx”</w:t>
      </w:r>
      <w:r w:rsidR="00375F9C">
        <w:rPr>
          <w:rFonts w:hint="eastAsia"/>
        </w:rPr>
        <w:t>) to show the monitor window:</w:t>
      </w:r>
    </w:p>
    <w:p w:rsidR="00375F9C" w:rsidRPr="00A0349B" w:rsidRDefault="005C781A" w:rsidP="00375F9C">
      <w:pPr>
        <w:ind w:firstLine="420"/>
      </w:pPr>
      <w:r>
        <w:rPr>
          <w:rFonts w:hint="eastAsia"/>
          <w:noProof/>
        </w:rPr>
        <w:drawing>
          <wp:inline distT="0" distB="0" distL="0" distR="0" wp14:anchorId="6CF34C38" wp14:editId="4CBFF9CD">
            <wp:extent cx="2971800" cy="335280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rsidR="00375F9C" w:rsidRPr="00A0349B" w:rsidRDefault="00375F9C" w:rsidP="00375F9C">
      <w:pPr>
        <w:pStyle w:val="2"/>
        <w:sectPr w:rsidR="00375F9C" w:rsidRPr="00A0349B" w:rsidSect="00375F9C">
          <w:pgSz w:w="11906" w:h="16838"/>
          <w:pgMar w:top="1440" w:right="1701" w:bottom="1440" w:left="1701" w:header="851" w:footer="992" w:gutter="0"/>
          <w:cols w:space="425"/>
          <w:docGrid w:type="lines" w:linePitch="312"/>
        </w:sectPr>
      </w:pPr>
    </w:p>
    <w:p w:rsidR="00375F9C" w:rsidRPr="009921D7" w:rsidRDefault="00375F9C" w:rsidP="00E45D25">
      <w:pPr>
        <w:pStyle w:val="1"/>
        <w:numPr>
          <w:ilvl w:val="0"/>
          <w:numId w:val="17"/>
        </w:numPr>
      </w:pPr>
      <w:bookmarkStart w:id="234" w:name="_Toc453071858"/>
      <w:r>
        <w:lastRenderedPageBreak/>
        <w:t xml:space="preserve">Some typical </w:t>
      </w:r>
      <w:r>
        <w:rPr>
          <w:rFonts w:hint="eastAsia"/>
        </w:rPr>
        <w:t>issues</w:t>
      </w:r>
      <w:bookmarkEnd w:id="234"/>
    </w:p>
    <w:p w:rsidR="00375F9C" w:rsidRDefault="00375F9C" w:rsidP="00E45D25">
      <w:pPr>
        <w:pStyle w:val="2"/>
        <w:numPr>
          <w:ilvl w:val="1"/>
          <w:numId w:val="17"/>
        </w:numPr>
      </w:pPr>
      <w:bookmarkStart w:id="235" w:name="_Toc453071859"/>
      <w:r>
        <w:rPr>
          <w:rFonts w:hint="eastAsia"/>
        </w:rPr>
        <w:t>Layout</w:t>
      </w:r>
      <w:bookmarkEnd w:id="235"/>
    </w:p>
    <w:p w:rsidR="00375F9C" w:rsidRDefault="00375F9C" w:rsidP="00E45D25">
      <w:pPr>
        <w:pStyle w:val="3"/>
        <w:numPr>
          <w:ilvl w:val="2"/>
          <w:numId w:val="17"/>
        </w:numPr>
      </w:pPr>
      <w:bookmarkStart w:id="236" w:name="_Toc453071860"/>
      <w:r>
        <w:rPr>
          <w:rFonts w:hint="eastAsia"/>
        </w:rPr>
        <w:t>Docking</w:t>
      </w:r>
      <w:bookmarkEnd w:id="236"/>
    </w:p>
    <w:p w:rsidR="00375F9C" w:rsidRPr="00945DE3" w:rsidRDefault="00375F9C" w:rsidP="00375F9C">
      <w:pPr>
        <w:rPr>
          <w:b/>
        </w:rPr>
      </w:pPr>
      <w:r w:rsidRPr="00945DE3">
        <w:rPr>
          <w:b/>
        </w:rPr>
        <w:t>I</w:t>
      </w:r>
      <w:r w:rsidRPr="00945DE3">
        <w:rPr>
          <w:rFonts w:hint="eastAsia"/>
          <w:b/>
        </w:rPr>
        <w:t>nput:</w:t>
      </w:r>
    </w:p>
    <w:p w:rsidR="00375F9C" w:rsidRPr="004F4575" w:rsidRDefault="005C781A" w:rsidP="00375F9C">
      <w:r>
        <w:rPr>
          <w:noProof/>
        </w:rPr>
        <mc:AlternateContent>
          <mc:Choice Requires="wpc">
            <w:drawing>
              <wp:inline distT="0" distB="0" distL="0" distR="0" wp14:anchorId="7BDF183E" wp14:editId="38B1FC82">
                <wp:extent cx="5257800" cy="2592705"/>
                <wp:effectExtent l="9525" t="0" r="9525" b="7620"/>
                <wp:docPr id="163" name="画布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 name="Text Box 365"/>
                        <wps:cNvSpPr txBox="1">
                          <a:spLocks noChangeArrowheads="1"/>
                        </wps:cNvSpPr>
                        <wps:spPr bwMode="auto">
                          <a:xfrm>
                            <a:off x="0" y="48895"/>
                            <a:ext cx="5257800" cy="2543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"top"</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80</w:t>
                              </w:r>
                              <w:r w:rsidRPr="00500E91">
                                <w:rPr>
                                  <w:sz w:val="18"/>
                                  <w:szCs w:val="18"/>
                                </w:rPr>
                                <w:t>,html:</w:t>
                              </w:r>
                              <w:r w:rsidRPr="00500E91">
                                <w:rPr>
                                  <w:color w:val="FF00FF"/>
                                  <w:sz w:val="18"/>
                                  <w:szCs w:val="18"/>
                                </w:rPr>
                                <w:t>'top'</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"bottom"</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30</w:t>
                              </w:r>
                              <w:r w:rsidRPr="00500E91">
                                <w:rPr>
                                  <w:sz w:val="18"/>
                                  <w:szCs w:val="18"/>
                                </w:rPr>
                                <w:t>,html:</w:t>
                              </w:r>
                              <w:r w:rsidRPr="00500E91">
                                <w:rPr>
                                  <w:color w:val="FF00FF"/>
                                  <w:sz w:val="18"/>
                                  <w:szCs w:val="18"/>
                                </w:rPr>
                                <w:t>'bottom'</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"left"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'left'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"right"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'right'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"fill"</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html</w:t>
                              </w:r>
                              <w:proofErr w:type="gramEnd"/>
                              <w:r w:rsidRPr="00500E91">
                                <w:rPr>
                                  <w:sz w:val="18"/>
                                  <w:szCs w:val="18"/>
                                </w:rPr>
                                <w:t>:</w:t>
                              </w:r>
                              <w:r w:rsidRPr="00500E91">
                                <w:rPr>
                                  <w:color w:val="FF00FF"/>
                                  <w:sz w:val="18"/>
                                  <w:szCs w:val="18"/>
                                </w:rPr>
                                <w:t>'main'</w:t>
                              </w:r>
                              <w:r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dockMargin:{left:</w:t>
                              </w:r>
                              <w:r w:rsidRPr="00500E91">
                                <w:rPr>
                                  <w:color w:val="800000"/>
                                  <w:sz w:val="18"/>
                                  <w:szCs w:val="18"/>
                                </w:rPr>
                                <w:t>10</w:t>
                              </w:r>
                              <w:r w:rsidRPr="00500E91">
                                <w:rPr>
                                  <w:sz w:val="18"/>
                                  <w:szCs w:val="18"/>
                                </w:rPr>
                                <w:t>,right:</w:t>
                              </w:r>
                              <w:r w:rsidRPr="00500E91">
                                <w:rPr>
                                  <w:color w:val="800000"/>
                                  <w:sz w:val="18"/>
                                  <w:szCs w:val="18"/>
                                </w:rPr>
                                <w:t>10</w:t>
                              </w:r>
                              <w:r w:rsidRPr="00500E91">
                                <w:rPr>
                                  <w:sz w:val="18"/>
                                  <w:szCs w:val="18"/>
                                </w:rPr>
                                <w:t>,top:</w:t>
                              </w:r>
                              <w:r w:rsidRPr="00500E91">
                                <w:rPr>
                                  <w:color w:val="800000"/>
                                  <w:sz w:val="18"/>
                                  <w:szCs w:val="18"/>
                                </w:rPr>
                                <w:t>10</w:t>
                              </w:r>
                              <w:r w:rsidRPr="00500E91">
                                <w:rPr>
                                  <w:sz w:val="18"/>
                                  <w:szCs w:val="18"/>
                                </w:rPr>
                                <w:t>,bottom:</w:t>
                              </w:r>
                              <w:r w:rsidRPr="00500E91">
                                <w:rPr>
                                  <w:color w:val="800000"/>
                                  <w:sz w:val="18"/>
                                  <w:szCs w:val="18"/>
                                </w:rPr>
                                <w:t>10</w:t>
                              </w:r>
                              <w:r w:rsidRPr="00500E91">
                                <w:rPr>
                                  <w:sz w:val="18"/>
                                  <w:szCs w:val="18"/>
                                </w:rPr>
                                <w: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txbxContent>
                        </wps:txbx>
                        <wps:bodyPr rot="0" vert="horz" wrap="square" lIns="54000" tIns="46800" rIns="54000" bIns="45720" anchor="t" anchorCtr="0" upright="1">
                          <a:spAutoFit/>
                        </wps:bodyPr>
                      </wps:wsp>
                      <wps:wsp>
                        <wps:cNvPr id="148" name="AutoShape 366"/>
                        <wps:cNvSpPr>
                          <a:spLocks noChangeArrowheads="1"/>
                        </wps:cNvSpPr>
                        <wps:spPr bwMode="auto">
                          <a:xfrm flipH="1">
                            <a:off x="1943100" y="1684020"/>
                            <a:ext cx="914400" cy="198120"/>
                          </a:xfrm>
                          <a:prstGeom prst="wedgeRoundRectCallout">
                            <a:avLst>
                              <a:gd name="adj1" fmla="val 101181"/>
                              <a:gd name="adj2" fmla="val 102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main area</w:t>
                              </w:r>
                            </w:p>
                          </w:txbxContent>
                        </wps:txbx>
                        <wps:bodyPr rot="0" vert="horz" wrap="square" lIns="0" tIns="0" rIns="0" bIns="0" anchor="t" anchorCtr="0" upright="1">
                          <a:noAutofit/>
                        </wps:bodyPr>
                      </wps:wsp>
                      <wps:wsp>
                        <wps:cNvPr id="152" name="AutoShape 367"/>
                        <wps:cNvSpPr>
                          <a:spLocks noChangeArrowheads="1"/>
                        </wps:cNvSpPr>
                        <wps:spPr bwMode="auto">
                          <a:xfrm flipH="1">
                            <a:off x="1828800" y="198120"/>
                            <a:ext cx="571500" cy="198120"/>
                          </a:xfrm>
                          <a:prstGeom prst="wedgeRoundRectCallout">
                            <a:avLst>
                              <a:gd name="adj1" fmla="val 153556"/>
                              <a:gd name="adj2" fmla="val 13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54" name="AutoShape 368"/>
                        <wps:cNvSpPr>
                          <a:spLocks noChangeArrowheads="1"/>
                        </wps:cNvSpPr>
                        <wps:spPr bwMode="auto">
                          <a:xfrm flipH="1">
                            <a:off x="1943100" y="495300"/>
                            <a:ext cx="571500" cy="198120"/>
                          </a:xfrm>
                          <a:prstGeom prst="wedgeRoundRectCallout">
                            <a:avLst>
                              <a:gd name="adj1" fmla="val 91889"/>
                              <a:gd name="adj2" fmla="val 16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45DE3" w:rsidRDefault="0023747D" w:rsidP="00375F9C">
                              <w:pPr>
                                <w:rPr>
                                  <w:szCs w:val="18"/>
                                </w:rPr>
                              </w:pPr>
                              <w:r>
                                <w:rPr>
                                  <w:szCs w:val="18"/>
                                </w:rPr>
                                <w:t>A</w:t>
                              </w:r>
                              <w:r>
                                <w:rPr>
                                  <w:rFonts w:hint="eastAsia"/>
                                  <w:szCs w:val="18"/>
                                </w:rPr>
                                <w:t>t bottom</w:t>
                              </w:r>
                            </w:p>
                          </w:txbxContent>
                        </wps:txbx>
                        <wps:bodyPr rot="0" vert="horz" wrap="square" lIns="0" tIns="0" rIns="0" bIns="0" anchor="t" anchorCtr="0" upright="1">
                          <a:noAutofit/>
                        </wps:bodyPr>
                      </wps:wsp>
                      <wps:wsp>
                        <wps:cNvPr id="156" name="AutoShape 369"/>
                        <wps:cNvSpPr>
                          <a:spLocks noChangeArrowheads="1"/>
                        </wps:cNvSpPr>
                        <wps:spPr bwMode="auto">
                          <a:xfrm flipH="1">
                            <a:off x="1828800" y="990600"/>
                            <a:ext cx="571500" cy="198120"/>
                          </a:xfrm>
                          <a:prstGeom prst="wedgeRoundRectCallout">
                            <a:avLst>
                              <a:gd name="adj1" fmla="val 101444"/>
                              <a:gd name="adj2" fmla="val -32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eft side</w:t>
                              </w:r>
                            </w:p>
                          </w:txbxContent>
                        </wps:txbx>
                        <wps:bodyPr rot="0" vert="horz" wrap="square" lIns="0" tIns="0" rIns="0" bIns="0" anchor="t" anchorCtr="0" upright="1">
                          <a:noAutofit/>
                        </wps:bodyPr>
                      </wps:wsp>
                      <wps:wsp>
                        <wps:cNvPr id="158" name="AutoShape 370"/>
                        <wps:cNvSpPr>
                          <a:spLocks noChangeArrowheads="1"/>
                        </wps:cNvSpPr>
                        <wps:spPr bwMode="auto">
                          <a:xfrm flipH="1">
                            <a:off x="1828800" y="1386840"/>
                            <a:ext cx="685800" cy="198120"/>
                          </a:xfrm>
                          <a:prstGeom prst="wedgeRoundRectCallout">
                            <a:avLst>
                              <a:gd name="adj1" fmla="val 88704"/>
                              <a:gd name="adj2" fmla="val 26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ight side</w:t>
                              </w:r>
                            </w:p>
                          </w:txbxContent>
                        </wps:txbx>
                        <wps:bodyPr rot="0" vert="horz" wrap="square" lIns="0" tIns="0" rIns="0" bIns="0" anchor="t" anchorCtr="0" upright="1">
                          <a:noAutofit/>
                        </wps:bodyPr>
                      </wps:wsp>
                      <wps:wsp>
                        <wps:cNvPr id="160" name="AutoShape 371"/>
                        <wps:cNvSpPr>
                          <a:spLocks noChangeArrowheads="1"/>
                        </wps:cNvSpPr>
                        <wps:spPr bwMode="auto">
                          <a:xfrm flipH="1">
                            <a:off x="2857500" y="1981200"/>
                            <a:ext cx="1485900" cy="198120"/>
                          </a:xfrm>
                          <a:prstGeom prst="wedgeRoundRectCallout">
                            <a:avLst>
                              <a:gd name="adj1" fmla="val 71880"/>
                              <a:gd name="adj2" fmla="val 1144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docking margin</w:t>
                              </w:r>
                            </w:p>
                          </w:txbxContent>
                        </wps:txbx>
                        <wps:bodyPr rot="0" vert="horz" wrap="square" lIns="0" tIns="0" rIns="0" bIns="0" anchor="t" anchorCtr="0" upright="1">
                          <a:noAutofit/>
                        </wps:bodyPr>
                      </wps:wsp>
                    </wpc:wpc>
                  </a:graphicData>
                </a:graphic>
              </wp:inline>
            </w:drawing>
          </mc:Choice>
          <mc:Fallback>
            <w:pict>
              <v:group id="画布 363" o:spid="_x0000_s2031" editas="canvas" style="width:414pt;height:204.15pt;mso-position-horizontal-relative:char;mso-position-vertical-relative:line" coordsize="52578,2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">
                <v:shape id="_x0000_s2032" type="#_x0000_t75" style="position:absolute;width:52578;height:25927;visibility:visible;mso-wrap-style:square">
                  <v:fill o:detectmouseclick="t"/>
                  <v:path o:connecttype="none"/>
                </v:shape>
                <v:shape id="Text Box 365" o:spid="_x0000_s2033" type="#_x0000_t202" style="position:absolute;top:488;width:52578;height:25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jNMEA&#10;AADcAAAADwAAAGRycy9kb3ducmV2LnhtbERP32vCMBB+F/wfwgm+aapI0c4oQ5HuZbCpez+aW1Ns&#10;LiWJtf73y2Cwt/v4ft52P9hW9ORD41jBYp6BIK6cbrhWcL2cZmsQISJrbB2TgicF2O/Goy0W2j34&#10;k/pzrEUK4VCgAhNjV0gZKkMWw9x1xIn7dt5iTNDXUnt8pHDbymWW5dJiw6nBYEcHQ9XtfLcKqttx&#10;OJbNl/H93a4/9KZ8vuelUtPJ8PoCItIQ/8V/7jed5q9y+H0mXS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6YzTBAAAA3AAAAA8AAAAAAAAAAAAAAAAAmAIAAGRycy9kb3du&#10;cmV2LnhtbFBLBQYAAAAABAAEAPUAAACGAwAAAAA=&#10;" strokeweight="1pt">
                  <v:textbox style="mso-fit-shape-to-text:t" inset="1.5mm,1.3mm,1.5mm">
                    <w:txbxContent>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"top"</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80</w:t>
                        </w:r>
                        <w:r w:rsidRPr="00500E91">
                          <w:rPr>
                            <w:sz w:val="18"/>
                            <w:szCs w:val="18"/>
                          </w:rPr>
                          <w:t>,html:</w:t>
                        </w:r>
                        <w:r w:rsidRPr="00500E91">
                          <w:rPr>
                            <w:color w:val="FF00FF"/>
                            <w:sz w:val="18"/>
                            <w:szCs w:val="18"/>
                          </w:rPr>
                          <w:t>'top'</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"bottom"</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30</w:t>
                        </w:r>
                        <w:r w:rsidRPr="00500E91">
                          <w:rPr>
                            <w:sz w:val="18"/>
                            <w:szCs w:val="18"/>
                          </w:rPr>
                          <w:t>,html:</w:t>
                        </w:r>
                        <w:r w:rsidRPr="00500E91">
                          <w:rPr>
                            <w:color w:val="FF00FF"/>
                            <w:sz w:val="18"/>
                            <w:szCs w:val="18"/>
                          </w:rPr>
                          <w:t>'bottom'</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"left"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'left'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"right"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'right'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"fill"</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html</w:t>
                        </w:r>
                        <w:proofErr w:type="gramEnd"/>
                        <w:r w:rsidRPr="00500E91">
                          <w:rPr>
                            <w:sz w:val="18"/>
                            <w:szCs w:val="18"/>
                          </w:rPr>
                          <w:t>:</w:t>
                        </w:r>
                        <w:r w:rsidRPr="00500E91">
                          <w:rPr>
                            <w:color w:val="FF00FF"/>
                            <w:sz w:val="18"/>
                            <w:szCs w:val="18"/>
                          </w:rPr>
                          <w:t>'main'</w:t>
                        </w:r>
                        <w:r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dockMargin:{left:</w:t>
                        </w:r>
                        <w:r w:rsidRPr="00500E91">
                          <w:rPr>
                            <w:color w:val="800000"/>
                            <w:sz w:val="18"/>
                            <w:szCs w:val="18"/>
                          </w:rPr>
                          <w:t>10</w:t>
                        </w:r>
                        <w:r w:rsidRPr="00500E91">
                          <w:rPr>
                            <w:sz w:val="18"/>
                            <w:szCs w:val="18"/>
                          </w:rPr>
                          <w:t>,right:</w:t>
                        </w:r>
                        <w:r w:rsidRPr="00500E91">
                          <w:rPr>
                            <w:color w:val="800000"/>
                            <w:sz w:val="18"/>
                            <w:szCs w:val="18"/>
                          </w:rPr>
                          <w:t>10</w:t>
                        </w:r>
                        <w:r w:rsidRPr="00500E91">
                          <w:rPr>
                            <w:sz w:val="18"/>
                            <w:szCs w:val="18"/>
                          </w:rPr>
                          <w:t>,top:</w:t>
                        </w:r>
                        <w:r w:rsidRPr="00500E91">
                          <w:rPr>
                            <w:color w:val="800000"/>
                            <w:sz w:val="18"/>
                            <w:szCs w:val="18"/>
                          </w:rPr>
                          <w:t>10</w:t>
                        </w:r>
                        <w:r w:rsidRPr="00500E91">
                          <w:rPr>
                            <w:sz w:val="18"/>
                            <w:szCs w:val="18"/>
                          </w:rPr>
                          <w:t>,bottom:</w:t>
                        </w:r>
                        <w:r w:rsidRPr="00500E91">
                          <w:rPr>
                            <w:color w:val="800000"/>
                            <w:sz w:val="18"/>
                            <w:szCs w:val="18"/>
                          </w:rPr>
                          <w:t>10</w:t>
                        </w:r>
                        <w:r w:rsidRPr="00500E91">
                          <w:rPr>
                            <w:sz w:val="18"/>
                            <w:szCs w:val="18"/>
                          </w:rPr>
                          <w: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txbxContent>
                  </v:textbox>
                </v:shape>
                <v:shape id="AutoShape 366" o:spid="_x0000_s2034" type="#_x0000_t62" style="position:absolute;left:19431;top:16840;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oQcYA&#10;AADcAAAADwAAAGRycy9kb3ducmV2LnhtbESPQUsDMRCF70L/Q5iCN5utFdFt01JEoaA9tBWkt+lm&#10;3CxuJksS2/jvnYPgbYb35r1vFqvie3WmmLrABqaTChRxE2zHrYH3w8vNA6iUkS32gcnADyVYLUdX&#10;C6xtuPCOzvvcKgnhVKMBl/NQa50aRx7TJAzEon2G6DHLGlttI14k3Pf6tqrutceOpcHhQE+Omq/9&#10;tzdw2r5+PG6H4ynO3jYH3zyXGbtizPW4rOegMpX8b/673ljBvxNa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CoQcYAAADcAAAADwAAAAAAAAAAAAAAAACYAgAAZHJz&#10;L2Rvd25yZXYueG1sUEsFBgAAAAAEAAQA9QAAAIsDAAAAAA==&#10;" adj="32655,32884" fillcolor="#ff9">
                  <v:textbox inset="0,0,0,0">
                    <w:txbxContent>
                      <w:p w:rsidR="0023747D" w:rsidRPr="000E23E9" w:rsidRDefault="0023747D" w:rsidP="00375F9C">
                        <w:pPr>
                          <w:rPr>
                            <w:szCs w:val="18"/>
                          </w:rPr>
                        </w:pPr>
                        <w:r>
                          <w:rPr>
                            <w:szCs w:val="18"/>
                          </w:rPr>
                          <w:t>T</w:t>
                        </w:r>
                        <w:r>
                          <w:rPr>
                            <w:rFonts w:hint="eastAsia"/>
                            <w:szCs w:val="18"/>
                          </w:rPr>
                          <w:t>he main area</w:t>
                        </w:r>
                      </w:p>
                    </w:txbxContent>
                  </v:textbox>
                </v:shape>
                <v:shape id="AutoShape 367" o:spid="_x0000_s2035" type="#_x0000_t62" style="position:absolute;left:18288;top:1981;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UUsEA&#10;AADcAAAADwAAAGRycy9kb3ducmV2LnhtbERPTYvCMBC9C/6HMII3TVtQl2oUEYSFBV2r7HloxrbY&#10;TLpNttZ/bxYEb/N4n7Pa9KYWHbWusqwgnkYgiHOrKy4UXM77yQcI55E11pZJwYMcbNbDwQpTbe98&#10;oi7zhQgh7FJUUHrfpFK6vCSDbmob4sBdbWvQB9gWUrd4D+GmlkkUzaXBikNDiQ3tSspv2Z9R0Mf5&#10;15F0vJPf2cXv54uf30OXKDUe9dslCE+9f4tf7k8d5s8S+H8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jVFLBAAAA3AAAAA8AAAAAAAAAAAAAAAAAmAIAAGRycy9kb3du&#10;cmV2LnhtbFBLBQYAAAAABAAEAPUAAACGAwAAAAA=&#10;" adj="43968,13776"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68" o:spid="_x0000_s2036" type="#_x0000_t62" style="position:absolute;left:19431;top:495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0ycIA&#10;AADcAAAADwAAAGRycy9kb3ducmV2LnhtbERPTWvCQBC9C/0PyxR6MxvFaomukgqCh16MQq9jdkyC&#10;2dmQ3Zptf31XELzN433OahNMK27Uu8aygkmSgiAurW64UnA67sYfIJxH1thaJgW/5GCzfhmtMNN2&#10;4APdCl+JGMIuQwW1910mpStrMugS2xFH7mJ7gz7CvpK6xyGGm1ZO03QuDTYcG2rsaFtTeS1+jIL8&#10;218w4OK815/539ZOw/BVHJR6ew35EoSn4J/ih3uv4/z3GdyfiR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TJwgAAANwAAAAPAAAAAAAAAAAAAAAAAJgCAABkcnMvZG93&#10;bnJldi54bWxQSwUGAAAAAAQABAD1AAAAhwMAAAAA&#10;" adj="30648,14469" fillcolor="#ff9">
                  <v:textbox inset="0,0,0,0">
                    <w:txbxContent>
                      <w:p w:rsidR="0023747D" w:rsidRPr="00945DE3" w:rsidRDefault="0023747D" w:rsidP="00375F9C">
                        <w:pPr>
                          <w:rPr>
                            <w:szCs w:val="18"/>
                          </w:rPr>
                        </w:pPr>
                        <w:r>
                          <w:rPr>
                            <w:szCs w:val="18"/>
                          </w:rPr>
                          <w:t>A</w:t>
                        </w:r>
                        <w:r>
                          <w:rPr>
                            <w:rFonts w:hint="eastAsia"/>
                            <w:szCs w:val="18"/>
                          </w:rPr>
                          <w:t>t bottom</w:t>
                        </w:r>
                      </w:p>
                    </w:txbxContent>
                  </v:textbox>
                </v:shape>
                <v:shape id="AutoShape 369" o:spid="_x0000_s2037" type="#_x0000_t62" style="position:absolute;left:18288;top:9906;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aksMA&#10;AADcAAAADwAAAGRycy9kb3ducmV2LnhtbERPTWvCQBC9C/6HZQQvUjdVFEldRSyCRUEahV6H7DQJ&#10;ZmdDdk1Sf70rCL3N433Oct2ZUjRUu8KygvdxBII4tbrgTMHlvHtbgHAeWWNpmRT8kYP1qt9bYqxt&#10;y9/UJD4TIYRdjApy76tYSpfmZNCNbUUcuF9bG/QB1pnUNbYh3JRyEkVzabDg0JBjRduc0mtyMwqa&#10;0+5rdEiml7bqTsfP5Ke4m2ar1HDQbT5AeOr8v/jl3uswfzaH5zPh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naksMAAADcAAAADwAAAAAAAAAAAAAAAACYAgAAZHJzL2Rv&#10;d25yZXYueG1sUEsFBgAAAAAEAAQA9QAAAIgDAAAAAA==&#10;" adj="32712,10107" fillcolor="#ff9">
                  <v:textbox inset="0,0,0,0">
                    <w:txbxContent>
                      <w:p w:rsidR="0023747D" w:rsidRPr="000E23E9" w:rsidRDefault="0023747D" w:rsidP="00375F9C">
                        <w:pPr>
                          <w:rPr>
                            <w:szCs w:val="18"/>
                          </w:rPr>
                        </w:pPr>
                        <w:r>
                          <w:rPr>
                            <w:szCs w:val="18"/>
                          </w:rPr>
                          <w:t>L</w:t>
                        </w:r>
                        <w:r>
                          <w:rPr>
                            <w:rFonts w:hint="eastAsia"/>
                            <w:szCs w:val="18"/>
                          </w:rPr>
                          <w:t>eft side</w:t>
                        </w:r>
                      </w:p>
                    </w:txbxContent>
                  </v:textbox>
                </v:shape>
                <v:shape id="AutoShape 370" o:spid="_x0000_s2038" type="#_x0000_t62" style="position:absolute;left:18288;top:13868;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fI8UA&#10;AADcAAAADwAAAGRycy9kb3ducmV2LnhtbESPzWrDQAyE74W+w6JCb826gTTGzSYEQyE9FJM0hx6F&#10;V7WdeLXGu/7p21eHQG4SM5r5tNnNrlUj9aHxbOB1kYAiLr1tuDJw/v54SUGFiGyx9UwG/ijAbvv4&#10;sMHM+omPNJ5ipSSEQ4YG6hi7TOtQ1uQwLHxHLNqv7x1GWftK2x4nCXetXibJm3bYsDTU2FFeU3k9&#10;Dc7AiJf1MK3yc0GxGD7zy1eR/lhjnp/m/TuoSHO8m2/XByv4K6GV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18jxQAAANwAAAAPAAAAAAAAAAAAAAAAAJgCAABkcnMv&#10;ZG93bnJldi54bWxQSwUGAAAAAAQABAD1AAAAigMAAAAA&#10;" adj="29960,16476" fillcolor="#ff9">
                  <v:textbox inset="0,0,0,0">
                    <w:txbxContent>
                      <w:p w:rsidR="0023747D" w:rsidRPr="000E23E9" w:rsidRDefault="0023747D" w:rsidP="00375F9C">
                        <w:pPr>
                          <w:rPr>
                            <w:szCs w:val="18"/>
                          </w:rPr>
                        </w:pPr>
                        <w:r>
                          <w:rPr>
                            <w:szCs w:val="18"/>
                          </w:rPr>
                          <w:t>R</w:t>
                        </w:r>
                        <w:r>
                          <w:rPr>
                            <w:rFonts w:hint="eastAsia"/>
                            <w:szCs w:val="18"/>
                          </w:rPr>
                          <w:t>ight side</w:t>
                        </w:r>
                      </w:p>
                    </w:txbxContent>
                  </v:textbox>
                </v:shape>
                <v:shape id="AutoShape 371" o:spid="_x0000_s2039" type="#_x0000_t62" style="position:absolute;left:28575;top:19812;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MYA&#10;AADcAAAADwAAAGRycy9kb3ducmV2LnhtbESPQW/CMAyF70j8h8hI3Gg6DmjqCGhimzTEZYNp2tFq&#10;TNvROF0SoPDr8WESN1vv+b3P82XvWnWiEBvPBh6yHBRx6W3DlYGv3dvkEVRMyBZbz2TgQhGWi+Fg&#10;joX1Z/6k0zZVSkI4FmigTqkrtI5lTQ5j5jti0fY+OEyyhkrbgGcJd62e5vlMO2xYGmrsaFVTedge&#10;nYGf1+/KXTfT48V/hJe/dbfb8P7XmPGof34ClahPd/P/9bsV/Jn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L++MYAAADcAAAADwAAAAAAAAAAAAAAAACYAgAAZHJz&#10;L2Rvd25yZXYueG1sUEsFBgAAAAAEAAQA9QAAAIsDAAAAAA==&#10;" adj="26326,35515" fillcolor="#ff9">
                  <v:textbox inset="0,0,0,0">
                    <w:txbxContent>
                      <w:p w:rsidR="0023747D" w:rsidRPr="000E23E9" w:rsidRDefault="0023747D" w:rsidP="00375F9C">
                        <w:pPr>
                          <w:rPr>
                            <w:szCs w:val="18"/>
                          </w:rPr>
                        </w:pPr>
                        <w:r>
                          <w:rPr>
                            <w:szCs w:val="18"/>
                          </w:rPr>
                          <w:t>S</w:t>
                        </w:r>
                        <w:r>
                          <w:rPr>
                            <w:rFonts w:hint="eastAsia"/>
                            <w:szCs w:val="18"/>
                          </w:rPr>
                          <w:t>ets docking margin</w:t>
                        </w:r>
                      </w:p>
                    </w:txbxContent>
                  </v:textbox>
                </v:shape>
                <w10:anchorlock/>
              </v:group>
            </w:pict>
          </mc:Fallback>
        </mc:AlternateContent>
      </w:r>
    </w:p>
    <w:p w:rsidR="00375F9C" w:rsidRDefault="00375F9C" w:rsidP="00375F9C">
      <w:r>
        <w:t>O</w:t>
      </w:r>
      <w:r>
        <w:rPr>
          <w:rFonts w:hint="eastAsia"/>
        </w:rPr>
        <w:t>utput:</w:t>
      </w:r>
    </w:p>
    <w:p w:rsidR="00375F9C" w:rsidRPr="00AD548D" w:rsidRDefault="005C781A" w:rsidP="00375F9C">
      <w:r>
        <w:rPr>
          <w:rFonts w:hint="eastAsia"/>
          <w:noProof/>
        </w:rPr>
        <w:drawing>
          <wp:inline distT="0" distB="0" distL="0" distR="0" wp14:anchorId="1F30D5FB" wp14:editId="2F8DADFD">
            <wp:extent cx="5391150" cy="1200150"/>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pic:spPr>
                </pic:pic>
              </a:graphicData>
            </a:graphic>
          </wp:inline>
        </w:drawing>
      </w:r>
    </w:p>
    <w:p w:rsidR="00375F9C" w:rsidRDefault="00704D04" w:rsidP="00E45D25">
      <w:pPr>
        <w:pStyle w:val="3"/>
        <w:numPr>
          <w:ilvl w:val="2"/>
          <w:numId w:val="17"/>
        </w:numPr>
      </w:pPr>
      <w:bookmarkStart w:id="237" w:name="_Toc453071861"/>
      <w:r>
        <w:rPr>
          <w:rFonts w:hint="eastAsia"/>
        </w:rPr>
        <w:t>xui.</w:t>
      </w:r>
      <w:r w:rsidR="00375F9C">
        <w:rPr>
          <w:rFonts w:hint="eastAsia"/>
        </w:rPr>
        <w:t>UI.Layout</w:t>
      </w:r>
      <w:bookmarkEnd w:id="237"/>
    </w:p>
    <w:p w:rsidR="00375F9C" w:rsidRPr="00945DE3" w:rsidRDefault="00375F9C" w:rsidP="00375F9C">
      <w:pPr>
        <w:rPr>
          <w:b/>
        </w:rPr>
      </w:pPr>
      <w:r>
        <w:rPr>
          <w:rFonts w:hint="eastAsia"/>
          <w:b/>
        </w:rPr>
        <w:t>I</w:t>
      </w:r>
      <w:r w:rsidRPr="00945DE3">
        <w:rPr>
          <w:rFonts w:hint="eastAsia"/>
          <w:b/>
        </w:rPr>
        <w:t>nput:</w:t>
      </w:r>
    </w:p>
    <w:p w:rsidR="00375F9C" w:rsidRPr="004F4575" w:rsidRDefault="005C781A" w:rsidP="00375F9C">
      <w:r>
        <w:rPr>
          <w:noProof/>
        </w:rPr>
        <w:lastRenderedPageBreak/>
        <mc:AlternateContent>
          <mc:Choice Requires="wpc">
            <w:drawing>
              <wp:inline distT="0" distB="0" distL="0" distR="0" wp14:anchorId="69589867" wp14:editId="06DB8AED">
                <wp:extent cx="5257800" cy="3659505"/>
                <wp:effectExtent l="9525" t="0" r="9525" b="7620"/>
                <wp:docPr id="372" name="画布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0" name="Text Box 374"/>
                        <wps:cNvSpPr txBox="1">
                          <a:spLocks noChangeArrowheads="1"/>
                        </wps:cNvSpPr>
                        <wps:spPr bwMode="auto">
                          <a:xfrm>
                            <a:off x="0" y="48895"/>
                            <a:ext cx="5257800" cy="3610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223D" w:rsidRDefault="0023747D" w:rsidP="00375F9C">
                              <w:pPr>
                                <w:spacing w:line="240" w:lineRule="exact"/>
                                <w:rPr>
                                  <w:sz w:val="18"/>
                                  <w:szCs w:val="18"/>
                                </w:rPr>
                              </w:pPr>
                              <w:proofErr w:type="gramStart"/>
                              <w:r>
                                <w:rPr>
                                  <w:rFonts w:hint="eastAsia"/>
                                  <w:color w:val="0000FF"/>
                                  <w:sz w:val="18"/>
                                  <w:szCs w:val="18"/>
                                </w:rPr>
                                <w:t>v</w:t>
                              </w:r>
                              <w:r w:rsidRPr="00FB223D">
                                <w:rPr>
                                  <w:color w:val="0000FF"/>
                                  <w:sz w:val="18"/>
                                  <w:szCs w:val="18"/>
                                </w:rPr>
                                <w:t>ar</w:t>
                              </w:r>
                              <w:proofErr w:type="gramEnd"/>
                              <w:r w:rsidRPr="00FB223D">
                                <w:rPr>
                                  <w:sz w:val="18"/>
                                  <w:szCs w:val="18"/>
                                </w:rPr>
                                <w:t xml:space="preserve"> layout1=</w:t>
                              </w:r>
                              <w:r w:rsidR="00F80527">
                                <w:rPr>
                                  <w:sz w:val="18"/>
                                  <w:szCs w:val="18"/>
                                </w:rPr>
                                <w:t>xui</w:t>
                              </w:r>
                              <w:r w:rsidRPr="00FB223D">
                                <w:rPr>
                                  <w:sz w:val="18"/>
                                  <w:szCs w:val="18"/>
                                </w:rPr>
                                <w:t>.create(</w:t>
                              </w:r>
                              <w:r w:rsidRPr="00FB223D">
                                <w:rPr>
                                  <w:color w:val="FF00FF"/>
                                  <w:sz w:val="18"/>
                                  <w:szCs w:val="18"/>
                                </w:rPr>
                                <w:t>'Layout'</w:t>
                              </w:r>
                              <w:r w:rsidRPr="00FB223D">
                                <w:rPr>
                                  <w:sz w:val="18"/>
                                  <w:szCs w:val="18"/>
                                </w:rPr>
                                <w:t>,{type:</w:t>
                              </w:r>
                              <w:r w:rsidRPr="00FB223D">
                                <w:rPr>
                                  <w:color w:val="FF00FF"/>
                                  <w:sz w:val="18"/>
                                  <w:szCs w:val="18"/>
                                </w:rPr>
                                <w:t>'vertical'</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80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30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w:t>
                              </w:r>
                              <w:proofErr w:type="gramStart"/>
                              <w:r w:rsidRPr="00FB223D">
                                <w:rPr>
                                  <w:sz w:val="18"/>
                                  <w:szCs w:val="18"/>
                                </w:rPr>
                                <w:t>show(</w:t>
                              </w:r>
                              <w:proofErr w:type="gramEnd"/>
                              <w:r w:rsidRPr="00FB223D">
                                <w:rPr>
                                  <w:sz w:val="18"/>
                                  <w:szCs w:val="18"/>
                                </w:rPr>
                                <w:t>);</w:t>
                              </w:r>
                            </w:p>
                            <w:p w:rsidR="0023747D" w:rsidRPr="00FB223D" w:rsidRDefault="0023747D" w:rsidP="00375F9C">
                              <w:pPr>
                                <w:spacing w:line="240" w:lineRule="exact"/>
                                <w:rPr>
                                  <w:sz w:val="18"/>
                                  <w:szCs w:val="18"/>
                                </w:rPr>
                              </w:pPr>
                            </w:p>
                            <w:p w:rsidR="0023747D" w:rsidRPr="00FB223D" w:rsidRDefault="00F80527" w:rsidP="00375F9C">
                              <w:pPr>
                                <w:spacing w:line="240" w:lineRule="exact"/>
                                <w:rPr>
                                  <w:sz w:val="18"/>
                                  <w:szCs w:val="18"/>
                                </w:rPr>
                              </w:pPr>
                              <w:proofErr w:type="gramStart"/>
                              <w:r>
                                <w:rPr>
                                  <w:sz w:val="18"/>
                                  <w:szCs w:val="18"/>
                                </w:rPr>
                                <w:t>xui</w:t>
                              </w:r>
                              <w:r w:rsidR="0023747D" w:rsidRPr="00FB223D">
                                <w:rPr>
                                  <w:sz w:val="18"/>
                                  <w:szCs w:val="18"/>
                                </w:rPr>
                                <w:t>.create(</w:t>
                              </w:r>
                              <w:proofErr w:type="gramEnd"/>
                              <w:r w:rsidR="0023747D" w:rsidRPr="00FB223D">
                                <w:rPr>
                                  <w:color w:val="FF00FF"/>
                                  <w:sz w:val="18"/>
                                  <w:szCs w:val="18"/>
                                </w:rPr>
                                <w:t>'Layout'</w:t>
                              </w:r>
                              <w:r w:rsidR="0023747D" w:rsidRPr="00FB223D">
                                <w:rPr>
                                  <w:sz w:val="18"/>
                                  <w:szCs w:val="18"/>
                                </w:rPr>
                                <w:t>,{type:</w:t>
                              </w:r>
                              <w:r w:rsidR="0023747D" w:rsidRPr="00FB223D">
                                <w:rPr>
                                  <w:color w:val="FF00FF"/>
                                  <w:sz w:val="18"/>
                                  <w:szCs w:val="18"/>
                                </w:rPr>
                                <w:t>'horizontal'</w:t>
                              </w:r>
                              <w:r w:rsidR="0023747D"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pPr>
                              <w:r w:rsidRPr="00FB223D">
                                <w:rPr>
                                  <w:sz w:val="18"/>
                                  <w:szCs w:val="18"/>
                                </w:rPr>
                                <w:t>}).</w:t>
                              </w:r>
                              <w:proofErr w:type="gramStart"/>
                              <w:r w:rsidRPr="00FB223D">
                                <w:rPr>
                                  <w:sz w:val="18"/>
                                  <w:szCs w:val="18"/>
                                </w:rPr>
                                <w:t>show(</w:t>
                              </w:r>
                              <w:proofErr w:type="gramEnd"/>
                              <w:r w:rsidRPr="00FB223D">
                                <w:rPr>
                                  <w:sz w:val="18"/>
                                  <w:szCs w:val="18"/>
                                </w:rPr>
                                <w:t>layout1);</w:t>
                              </w:r>
                            </w:p>
                          </w:txbxContent>
                        </wps:txbx>
                        <wps:bodyPr rot="0" vert="horz" wrap="square" lIns="54000" tIns="46800" rIns="54000" bIns="45720" anchor="t" anchorCtr="0" upright="1">
                          <a:spAutoFit/>
                        </wps:bodyPr>
                      </wps:wsp>
                      <wps:wsp>
                        <wps:cNvPr id="132" name="AutoShape 376"/>
                        <wps:cNvSpPr>
                          <a:spLocks noChangeArrowheads="1"/>
                        </wps:cNvSpPr>
                        <wps:spPr bwMode="auto">
                          <a:xfrm flipH="1">
                            <a:off x="2743200" y="99060"/>
                            <a:ext cx="1257300" cy="198120"/>
                          </a:xfrm>
                          <a:prstGeom prst="wedgeRoundRectCallout">
                            <a:avLst>
                              <a:gd name="adj1" fmla="val 86463"/>
                              <a:gd name="adj2" fmla="val -6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ertial layout</w:t>
                              </w:r>
                            </w:p>
                          </w:txbxContent>
                        </wps:txbx>
                        <wps:bodyPr rot="0" vert="horz" wrap="square" lIns="0" tIns="0" rIns="0" bIns="0" anchor="t" anchorCtr="0" upright="1">
                          <a:noAutofit/>
                        </wps:bodyPr>
                      </wps:wsp>
                      <wps:wsp>
                        <wps:cNvPr id="134" name="AutoShape 379"/>
                        <wps:cNvSpPr>
                          <a:spLocks noChangeArrowheads="1"/>
                        </wps:cNvSpPr>
                        <wps:spPr bwMode="auto">
                          <a:xfrm flipH="1">
                            <a:off x="1714500" y="396240"/>
                            <a:ext cx="800100" cy="198120"/>
                          </a:xfrm>
                          <a:prstGeom prst="wedgeRoundRectCallout">
                            <a:avLst>
                              <a:gd name="adj1" fmla="val 118889"/>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36" name="AutoShape 381"/>
                        <wps:cNvSpPr>
                          <a:spLocks noChangeArrowheads="1"/>
                        </wps:cNvSpPr>
                        <wps:spPr bwMode="auto">
                          <a:xfrm flipH="1">
                            <a:off x="1714500" y="990600"/>
                            <a:ext cx="800100" cy="198120"/>
                          </a:xfrm>
                          <a:prstGeom prst="wedgeRoundRectCallout">
                            <a:avLst>
                              <a:gd name="adj1" fmla="val 120079"/>
                              <a:gd name="adj2" fmla="val 22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bottom</w:t>
                              </w:r>
                            </w:p>
                          </w:txbxContent>
                        </wps:txbx>
                        <wps:bodyPr rot="0" vert="horz" wrap="square" lIns="0" tIns="0" rIns="0" bIns="0" anchor="t" anchorCtr="0" upright="1">
                          <a:noAutofit/>
                        </wps:bodyPr>
                      </wps:wsp>
                      <wps:wsp>
                        <wps:cNvPr id="139" name="AutoShape 382"/>
                        <wps:cNvSpPr>
                          <a:spLocks noChangeArrowheads="1"/>
                        </wps:cNvSpPr>
                        <wps:spPr bwMode="auto">
                          <a:xfrm flipH="1">
                            <a:off x="1485900" y="2278380"/>
                            <a:ext cx="800100" cy="198120"/>
                          </a:xfrm>
                          <a:prstGeom prst="wedgeRoundRectCallout">
                            <a:avLst>
                              <a:gd name="adj1" fmla="val 97458"/>
                              <a:gd name="adj2" fmla="val -285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eft side</w:t>
                              </w:r>
                            </w:p>
                          </w:txbxContent>
                        </wps:txbx>
                        <wps:bodyPr rot="0" vert="horz" wrap="square" lIns="0" tIns="0" rIns="0" bIns="0" anchor="t" anchorCtr="0" upright="1">
                          <a:noAutofit/>
                        </wps:bodyPr>
                      </wps:wsp>
                      <wps:wsp>
                        <wps:cNvPr id="143" name="AutoShape 383"/>
                        <wps:cNvSpPr>
                          <a:spLocks noChangeArrowheads="1"/>
                        </wps:cNvSpPr>
                        <wps:spPr bwMode="auto">
                          <a:xfrm flipH="1">
                            <a:off x="1485900" y="2872740"/>
                            <a:ext cx="800100" cy="198120"/>
                          </a:xfrm>
                          <a:prstGeom prst="wedgeRoundRectCallout">
                            <a:avLst>
                              <a:gd name="adj1" fmla="val 98648"/>
                              <a:gd name="adj2" fmla="val -310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ight side</w:t>
                              </w:r>
                            </w:p>
                          </w:txbxContent>
                        </wps:txbx>
                        <wps:bodyPr rot="0" vert="horz" wrap="square" lIns="0" tIns="0" rIns="0" bIns="0" anchor="t" anchorCtr="0" upright="1">
                          <a:noAutofit/>
                        </wps:bodyPr>
                      </wps:wsp>
                      <wps:wsp>
                        <wps:cNvPr id="144" name="AutoShape 384"/>
                        <wps:cNvSpPr>
                          <a:spLocks noChangeArrowheads="1"/>
                        </wps:cNvSpPr>
                        <wps:spPr bwMode="auto">
                          <a:xfrm flipH="1">
                            <a:off x="2171700" y="1882140"/>
                            <a:ext cx="1257300" cy="198120"/>
                          </a:xfrm>
                          <a:prstGeom prst="wedgeRoundRectCallout">
                            <a:avLst>
                              <a:gd name="adj1" fmla="val 79644"/>
                              <a:gd name="adj2" fmla="val 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Horizontal</w:t>
                              </w:r>
                              <w:r>
                                <w:rPr>
                                  <w:rFonts w:hint="eastAsia"/>
                                  <w:szCs w:val="18"/>
                                </w:rPr>
                                <w:t xml:space="preserve"> layout</w:t>
                              </w:r>
                            </w:p>
                          </w:txbxContent>
                        </wps:txbx>
                        <wps:bodyPr rot="0" vert="horz" wrap="square" lIns="0" tIns="0" rIns="0" bIns="0" anchor="t" anchorCtr="0" upright="1">
                          <a:noAutofit/>
                        </wps:bodyPr>
                      </wps:wsp>
                    </wpc:wpc>
                  </a:graphicData>
                </a:graphic>
              </wp:inline>
            </w:drawing>
          </mc:Choice>
          <mc:Fallback>
            <w:pict>
              <v:group id="画布 372" o:spid="_x0000_s2040" editas="canvas" style="width:414pt;height:288.15pt;mso-position-horizontal-relative:char;mso-position-vertical-relative:line" coordsize="52578,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">
                <v:shape id="_x0000_s2041" type="#_x0000_t75" style="position:absolute;width:52578;height:36595;visibility:visible;mso-wrap-style:square">
                  <v:fill o:detectmouseclick="t"/>
                  <v:path o:connecttype="none"/>
                </v:shape>
                <v:shape id="Text Box 374" o:spid="_x0000_s2042" type="#_x0000_t202" style="position:absolute;top:488;width:52578;height:36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ktpsQA&#10;AADcAAAADwAAAGRycy9kb3ducmV2LnhtbESPQWsCMRCF74X+hzAFbzXbCqJbo5SKrJdCq+192Ew3&#10;i5vJksR1/fedg+BthvfmvW9Wm9F3aqCY2sAGXqYFKOI62JYbAz/H3fMCVMrIFrvAZOBKCTbrx4cV&#10;ljZc+JuGQ26UhHAq0YDLuS+1TrUjj2kaemLR/kL0mGWNjbYRLxLuO/1aFHPtsWVpcNjTh6P6dDh7&#10;A/VpO26r9tfF4ewXX3ZZXT/nlTGTp/H9DVSmMd/Nt+u9FfyZ4MszMoF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ZLabEAAAA3AAAAA8AAAAAAAAAAAAAAAAAmAIAAGRycy9k&#10;b3ducmV2LnhtbFBLBQYAAAAABAAEAPUAAACJAwAAAAA=&#10;" strokeweight="1pt">
                  <v:textbox style="mso-fit-shape-to-text:t" inset="1.5mm,1.3mm,1.5mm">
                    <w:txbxContent>
                      <w:p w:rsidR="0023747D" w:rsidRPr="00FB223D" w:rsidRDefault="0023747D" w:rsidP="00375F9C">
                        <w:pPr>
                          <w:spacing w:line="240" w:lineRule="exact"/>
                          <w:rPr>
                            <w:sz w:val="18"/>
                            <w:szCs w:val="18"/>
                          </w:rPr>
                        </w:pPr>
                        <w:proofErr w:type="gramStart"/>
                        <w:r>
                          <w:rPr>
                            <w:rFonts w:hint="eastAsia"/>
                            <w:color w:val="0000FF"/>
                            <w:sz w:val="18"/>
                            <w:szCs w:val="18"/>
                          </w:rPr>
                          <w:t>v</w:t>
                        </w:r>
                        <w:r w:rsidRPr="00FB223D">
                          <w:rPr>
                            <w:color w:val="0000FF"/>
                            <w:sz w:val="18"/>
                            <w:szCs w:val="18"/>
                          </w:rPr>
                          <w:t>ar</w:t>
                        </w:r>
                        <w:proofErr w:type="gramEnd"/>
                        <w:r w:rsidRPr="00FB223D">
                          <w:rPr>
                            <w:sz w:val="18"/>
                            <w:szCs w:val="18"/>
                          </w:rPr>
                          <w:t xml:space="preserve"> layout1=</w:t>
                        </w:r>
                        <w:r w:rsidR="00F80527">
                          <w:rPr>
                            <w:sz w:val="18"/>
                            <w:szCs w:val="18"/>
                          </w:rPr>
                          <w:t>xui</w:t>
                        </w:r>
                        <w:r w:rsidRPr="00FB223D">
                          <w:rPr>
                            <w:sz w:val="18"/>
                            <w:szCs w:val="18"/>
                          </w:rPr>
                          <w:t>.create(</w:t>
                        </w:r>
                        <w:r w:rsidRPr="00FB223D">
                          <w:rPr>
                            <w:color w:val="FF00FF"/>
                            <w:sz w:val="18"/>
                            <w:szCs w:val="18"/>
                          </w:rPr>
                          <w:t>'Layout'</w:t>
                        </w:r>
                        <w:r w:rsidRPr="00FB223D">
                          <w:rPr>
                            <w:sz w:val="18"/>
                            <w:szCs w:val="18"/>
                          </w:rPr>
                          <w:t>,{type:</w:t>
                        </w:r>
                        <w:r w:rsidRPr="00FB223D">
                          <w:rPr>
                            <w:color w:val="FF00FF"/>
                            <w:sz w:val="18"/>
                            <w:szCs w:val="18"/>
                          </w:rPr>
                          <w:t>'vertical'</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80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30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w:t>
                        </w:r>
                        <w:proofErr w:type="gramStart"/>
                        <w:r w:rsidRPr="00FB223D">
                          <w:rPr>
                            <w:sz w:val="18"/>
                            <w:szCs w:val="18"/>
                          </w:rPr>
                          <w:t>show(</w:t>
                        </w:r>
                        <w:proofErr w:type="gramEnd"/>
                        <w:r w:rsidRPr="00FB223D">
                          <w:rPr>
                            <w:sz w:val="18"/>
                            <w:szCs w:val="18"/>
                          </w:rPr>
                          <w:t>);</w:t>
                        </w:r>
                      </w:p>
                      <w:p w:rsidR="0023747D" w:rsidRPr="00FB223D" w:rsidRDefault="0023747D" w:rsidP="00375F9C">
                        <w:pPr>
                          <w:spacing w:line="240" w:lineRule="exact"/>
                          <w:rPr>
                            <w:sz w:val="18"/>
                            <w:szCs w:val="18"/>
                          </w:rPr>
                        </w:pPr>
                      </w:p>
                      <w:p w:rsidR="0023747D" w:rsidRPr="00FB223D" w:rsidRDefault="00F80527" w:rsidP="00375F9C">
                        <w:pPr>
                          <w:spacing w:line="240" w:lineRule="exact"/>
                          <w:rPr>
                            <w:sz w:val="18"/>
                            <w:szCs w:val="18"/>
                          </w:rPr>
                        </w:pPr>
                        <w:proofErr w:type="gramStart"/>
                        <w:r>
                          <w:rPr>
                            <w:sz w:val="18"/>
                            <w:szCs w:val="18"/>
                          </w:rPr>
                          <w:t>xui</w:t>
                        </w:r>
                        <w:r w:rsidR="0023747D" w:rsidRPr="00FB223D">
                          <w:rPr>
                            <w:sz w:val="18"/>
                            <w:szCs w:val="18"/>
                          </w:rPr>
                          <w:t>.create(</w:t>
                        </w:r>
                        <w:proofErr w:type="gramEnd"/>
                        <w:r w:rsidR="0023747D" w:rsidRPr="00FB223D">
                          <w:rPr>
                            <w:color w:val="FF00FF"/>
                            <w:sz w:val="18"/>
                            <w:szCs w:val="18"/>
                          </w:rPr>
                          <w:t>'Layout'</w:t>
                        </w:r>
                        <w:r w:rsidR="0023747D" w:rsidRPr="00FB223D">
                          <w:rPr>
                            <w:sz w:val="18"/>
                            <w:szCs w:val="18"/>
                          </w:rPr>
                          <w:t>,{type:</w:t>
                        </w:r>
                        <w:r w:rsidR="0023747D" w:rsidRPr="00FB223D">
                          <w:rPr>
                            <w:color w:val="FF00FF"/>
                            <w:sz w:val="18"/>
                            <w:szCs w:val="18"/>
                          </w:rPr>
                          <w:t>'horizontal'</w:t>
                        </w:r>
                        <w:r w:rsidR="0023747D"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pPr>
                        <w:r w:rsidRPr="00FB223D">
                          <w:rPr>
                            <w:sz w:val="18"/>
                            <w:szCs w:val="18"/>
                          </w:rPr>
                          <w:t>}).</w:t>
                        </w:r>
                        <w:proofErr w:type="gramStart"/>
                        <w:r w:rsidRPr="00FB223D">
                          <w:rPr>
                            <w:sz w:val="18"/>
                            <w:szCs w:val="18"/>
                          </w:rPr>
                          <w:t>show(</w:t>
                        </w:r>
                        <w:proofErr w:type="gramEnd"/>
                        <w:r w:rsidRPr="00FB223D">
                          <w:rPr>
                            <w:sz w:val="18"/>
                            <w:szCs w:val="18"/>
                          </w:rPr>
                          <w:t>layout1);</w:t>
                        </w:r>
                      </w:p>
                    </w:txbxContent>
                  </v:textbox>
                </v:shape>
                <v:shape id="AutoShape 376" o:spid="_x0000_s2043" type="#_x0000_t62" style="position:absolute;left:27432;top:990;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L8A&#10;AADcAAAADwAAAGRycy9kb3ducmV2LnhtbERPy6rCMBDdC/5DGMGdTVW4SDWKiIKu5PrYT5uxrTaT&#10;0kRb//7mguBuDuc5i1VnKvGixpWWFYyjGARxZnXJuYLLeTeagXAeWWNlmRS8ycFq2e8tMNG25V96&#10;nXwuQgi7BBUU3teJlC4ryKCLbE0cuJttDPoAm1zqBtsQbio5ieMfabDk0FBgTZuCssfpaRTg81pi&#10;mr6P+zo93G+P7bYybazUcNCt5yA8df4r/rj3OsyfTuD/mXCB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z9P4vwAAANwAAAAPAAAAAAAAAAAAAAAAAJgCAABkcnMvZG93bnJl&#10;di54bWxQSwUGAAAAAAQABAD1AAAAhAMAAAAA&#10;" adj="29476,10661" fillcolor="#ff9">
                  <v:textbox inset="0,0,0,0">
                    <w:txbxContent>
                      <w:p w:rsidR="0023747D" w:rsidRPr="000E23E9" w:rsidRDefault="0023747D" w:rsidP="00375F9C">
                        <w:pPr>
                          <w:rPr>
                            <w:szCs w:val="18"/>
                          </w:rPr>
                        </w:pPr>
                        <w:r>
                          <w:rPr>
                            <w:szCs w:val="18"/>
                          </w:rPr>
                          <w:t>V</w:t>
                        </w:r>
                        <w:r>
                          <w:rPr>
                            <w:rFonts w:hint="eastAsia"/>
                            <w:szCs w:val="18"/>
                          </w:rPr>
                          <w:t>ertial layout</w:t>
                        </w:r>
                      </w:p>
                    </w:txbxContent>
                  </v:textbox>
                </v:shape>
                <v:shape id="AutoShape 379" o:spid="_x0000_s2044" type="#_x0000_t62" style="position:absolute;left:17145;top:396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piMQA&#10;AADcAAAADwAAAGRycy9kb3ducmV2LnhtbESPQYvCMBCF74L/IcyCN01XRZZqWhZlRUEP6uJ5bMa2&#10;bDPpNlHrvzeC4G2G9943b2ZpaypxpcaVlhV8DiIQxJnVJecKfg8//S8QziNrrCyTgjs5SJNuZ4ax&#10;tjfe0XXvcxEg7GJUUHhfx1K6rCCDbmBr4qCdbWPQh7XJpW7wFuCmksMomkiDJYcLBdY0Lyj7219M&#10;oGzWi4PFpRkuVqf8WP5vnRttlep9tN9TEJ5a/za/0isd6o/G8HwmTC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yaYjEAAAA3AAAAA8AAAAAAAAAAAAAAAAAmAIAAGRycy9k&#10;b3ducmV2LnhtbFBLBQYAAAAABAAEAPUAAACJAwAAAAA=&#10;" adj="36480,16199"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81" o:spid="_x0000_s2045" type="#_x0000_t62" style="position:absolute;left:17145;top:9906;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ySMIA&#10;AADcAAAADwAAAGRycy9kb3ducmV2LnhtbERPTWvCQBC9F/oflil4qxtNiRJdpRWqXtVC8TZkxySa&#10;nQ3Zra799a4geJvH+5zpPJhGnKlztWUFg34CgriwuuZSwc/u+30MwnlkjY1lUnAlB/PZ68sUc20v&#10;vKHz1pcihrDLUUHlfZtL6YqKDLq+bYkjd7CdQR9hV0rd4SWGm0YOkySTBmuODRW2tKioOG3/jIJs&#10;v/zYjcbpPvzXqQ6rr+Oo/T0q1XsLnxMQnoJ/ih/utY7z0wz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RrJIwgAAANwAAAAPAAAAAAAAAAAAAAAAAJgCAABkcnMvZG93&#10;bnJldi54bWxQSwUGAAAAAAQABAD1AAAAhwMAAAAA&#10;" adj="36737,15646" fillcolor="#ff9">
                  <v:textbox inset="0,0,0,0">
                    <w:txbxContent>
                      <w:p w:rsidR="0023747D" w:rsidRPr="000E23E9" w:rsidRDefault="0023747D" w:rsidP="00375F9C">
                        <w:pPr>
                          <w:rPr>
                            <w:szCs w:val="18"/>
                          </w:rPr>
                        </w:pPr>
                        <w:r>
                          <w:rPr>
                            <w:szCs w:val="18"/>
                          </w:rPr>
                          <w:t>A</w:t>
                        </w:r>
                        <w:r>
                          <w:rPr>
                            <w:rFonts w:hint="eastAsia"/>
                            <w:szCs w:val="18"/>
                          </w:rPr>
                          <w:t>t bottom</w:t>
                        </w:r>
                      </w:p>
                    </w:txbxContent>
                  </v:textbox>
                </v:shape>
                <v:shape id="AutoShape 382" o:spid="_x0000_s2046" type="#_x0000_t62" style="position:absolute;left:14859;top:22783;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husEA&#10;AADcAAAADwAAAGRycy9kb3ducmV2LnhtbERPS4vCMBC+C/sfwizsRTRRQbQaRZZd1qtP8DY0Y1ts&#10;JrWJtfvvjSB4m4/vOfNla0vRUO0LxxoGfQWCOHWm4EzDfvfbm4DwAdlg6Zg0/JOH5eKjM8fEuDtv&#10;qNmGTMQQ9glqyEOoEil9mpNF33cVceTOrrYYIqwzaWq8x3BbyqFSY2mx4NiQY0XfOaWX7c1qGHYH&#10;f8fpseuaa5qdDvamlF//aP312a5mIAK14S1+udcmzh9N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iYbrBAAAA3AAAAA8AAAAAAAAAAAAAAAAAmAIAAGRycy9kb3du&#10;cmV2LnhtbFBLBQYAAAAABAAEAPUAAACGAwAAAAA=&#10;" adj="31851,4638" fillcolor="#ff9">
                  <v:textbox inset="0,0,0,0">
                    <w:txbxContent>
                      <w:p w:rsidR="0023747D" w:rsidRPr="000E23E9" w:rsidRDefault="0023747D" w:rsidP="00375F9C">
                        <w:pPr>
                          <w:rPr>
                            <w:szCs w:val="18"/>
                          </w:rPr>
                        </w:pPr>
                        <w:r>
                          <w:rPr>
                            <w:szCs w:val="18"/>
                          </w:rPr>
                          <w:t>L</w:t>
                        </w:r>
                        <w:r>
                          <w:rPr>
                            <w:rFonts w:hint="eastAsia"/>
                            <w:szCs w:val="18"/>
                          </w:rPr>
                          <w:t>eft side</w:t>
                        </w:r>
                      </w:p>
                    </w:txbxContent>
                  </v:textbox>
                </v:shape>
                <v:shape id="AutoShape 383" o:spid="_x0000_s2047" type="#_x0000_t62" style="position:absolute;left:14859;top:28727;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iBdsQA&#10;AADcAAAADwAAAGRycy9kb3ducmV2LnhtbERP32vCMBB+H+x/CCfsRTR1E5HOKLoxGCKIVQd7uyVn&#10;W9ZcSpPZ+t8bQdjbfXw/b7bobCXO1PjSsYLRMAFBrJ0pOVdw2H8MpiB8QDZYOSYFF/KwmD8+zDA1&#10;ruUdnbOQixjCPkUFRQh1KqXXBVn0Q1cTR+7kGoshwiaXpsE2httKPifJRFosOTYUWNNbQfo3+7MK&#10;nP9evst287Xe9n/GK13p40Z7pZ563fIVRKAu/Ivv7k8T549f4PZ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YgXbEAAAA3AAAAA8AAAAAAAAAAAAAAAAAmAIAAGRycy9k&#10;b3ducmV2LnhtbFBLBQYAAAAABAAEAPUAAACJAwAAAAA=&#10;" adj="32108,4084" fillcolor="#ff9">
                  <v:textbox inset="0,0,0,0">
                    <w:txbxContent>
                      <w:p w:rsidR="0023747D" w:rsidRPr="000E23E9" w:rsidRDefault="0023747D" w:rsidP="00375F9C">
                        <w:pPr>
                          <w:rPr>
                            <w:szCs w:val="18"/>
                          </w:rPr>
                        </w:pPr>
                        <w:r>
                          <w:rPr>
                            <w:szCs w:val="18"/>
                          </w:rPr>
                          <w:t>R</w:t>
                        </w:r>
                        <w:r>
                          <w:rPr>
                            <w:rFonts w:hint="eastAsia"/>
                            <w:szCs w:val="18"/>
                          </w:rPr>
                          <w:t>ight side</w:t>
                        </w:r>
                      </w:p>
                    </w:txbxContent>
                  </v:textbox>
                </v:shape>
                <v:shape id="AutoShape 384" o:spid="_x0000_s2048" type="#_x0000_t62" style="position:absolute;left:21717;top:18821;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3TcUA&#10;AADcAAAADwAAAGRycy9kb3ducmV2LnhtbERPTWvCQBC9C/0PyxR6kbqxhCLRVYptQA9Ca229jtkx&#10;Sc3OhuyqMb/eFQre5vE+ZzJrTSVO1LjSsoLhIAJBnFldcq5g850+j0A4j6yxskwKLuRgNn3oTTDR&#10;9sxfdFr7XIQQdgkqKLyvEyldVpBBN7A1ceD2tjHoA2xyqRs8h3BTyZcoepUGSw4NBdY0Lyg7rI9G&#10;wedP905mudru4q5Lj7+b9O+jP1Tq6bF9G4Pw1Pq7+N+90GF+HMPtmXCB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ndNxQAAANwAAAAPAAAAAAAAAAAAAAAAAJgCAABkcnMv&#10;ZG93bnJldi54bWxQSwUGAAAAAAQABAD1AAAAigMAAAAA&#10;" adj="28003,15507" fillcolor="#ff9">
                  <v:textbox inset="0,0,0,0">
                    <w:txbxContent>
                      <w:p w:rsidR="0023747D" w:rsidRPr="000E23E9" w:rsidRDefault="0023747D" w:rsidP="00375F9C">
                        <w:pPr>
                          <w:rPr>
                            <w:szCs w:val="18"/>
                          </w:rPr>
                        </w:pPr>
                        <w:r>
                          <w:rPr>
                            <w:szCs w:val="18"/>
                          </w:rPr>
                          <w:t>Horizontal</w:t>
                        </w:r>
                        <w:r>
                          <w:rPr>
                            <w:rFonts w:hint="eastAsia"/>
                            <w:szCs w:val="18"/>
                          </w:rPr>
                          <w:t xml:space="preserve"> layout</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96288" behindDoc="0" locked="0" layoutInCell="1" allowOverlap="1" wp14:anchorId="2F6D61F7" wp14:editId="12541F98">
                <wp:simplePos x="0" y="0"/>
                <wp:positionH relativeFrom="column">
                  <wp:posOffset>1485900</wp:posOffset>
                </wp:positionH>
                <wp:positionV relativeFrom="line">
                  <wp:posOffset>495300</wp:posOffset>
                </wp:positionV>
                <wp:extent cx="1257300" cy="198120"/>
                <wp:effectExtent l="190500" t="19050" r="9525" b="11430"/>
                <wp:wrapNone/>
                <wp:docPr id="126" name="AutoShap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2019"/>
                            <a:gd name="adj2" fmla="val -493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Drag&amp;Drop to resize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8" o:spid="_x0000_s2049" type="#_x0000_t62" style="position:absolute;left:0;text-align:left;margin-left:117pt;margin-top:39pt;width:99pt;height:15.6pt;flip:x;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" adj="24196,138" fillcolor="#ff9">
                <v:textbox inset="0,0,0,0">
                  <w:txbxContent>
                    <w:p w:rsidR="0023747D" w:rsidRPr="000E23E9" w:rsidRDefault="0023747D" w:rsidP="00375F9C">
                      <w:pPr>
                        <w:rPr>
                          <w:szCs w:val="18"/>
                        </w:rPr>
                      </w:pPr>
                      <w:r>
                        <w:rPr>
                          <w:rFonts w:hint="eastAsia"/>
                          <w:szCs w:val="18"/>
                        </w:rPr>
                        <w:t>Drag&amp;Drop to resize</w:t>
                      </w:r>
                    </w:p>
                  </w:txbxContent>
                </v:textbox>
                <w10:wrap anchory="line"/>
              </v:shape>
            </w:pict>
          </mc:Fallback>
        </mc:AlternateContent>
      </w:r>
      <w:r w:rsidR="00375F9C" w:rsidRPr="00E71FC1">
        <w:rPr>
          <w:rFonts w:hint="eastAsia"/>
        </w:rPr>
        <w:t xml:space="preserve"> </w:t>
      </w:r>
      <w:r>
        <w:rPr>
          <w:rFonts w:hint="eastAsia"/>
          <w:noProof/>
        </w:rPr>
        <w:drawing>
          <wp:inline distT="0" distB="0" distL="0" distR="0" wp14:anchorId="404CBC0C" wp14:editId="5AD6EA2E">
            <wp:extent cx="5219700" cy="1285875"/>
            <wp:effectExtent l="0" t="0" r="0" b="952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219700" cy="1285875"/>
                    </a:xfrm>
                    <a:prstGeom prst="rect">
                      <a:avLst/>
                    </a:prstGeom>
                    <a:noFill/>
                    <a:ln>
                      <a:noFill/>
                    </a:ln>
                  </pic:spPr>
                </pic:pic>
              </a:graphicData>
            </a:graphic>
          </wp:inline>
        </w:drawing>
      </w:r>
    </w:p>
    <w:p w:rsidR="00375F9C" w:rsidRDefault="00375F9C" w:rsidP="00E45D25">
      <w:pPr>
        <w:pStyle w:val="3"/>
        <w:numPr>
          <w:ilvl w:val="2"/>
          <w:numId w:val="17"/>
        </w:numPr>
      </w:pPr>
      <w:bookmarkStart w:id="238" w:name="_Toc453071862"/>
      <w:r w:rsidRPr="0038371D">
        <w:t>Relative Layout</w:t>
      </w:r>
      <w:bookmarkEnd w:id="238"/>
    </w:p>
    <w:p w:rsidR="00375F9C" w:rsidRPr="0038371D" w:rsidRDefault="00375F9C" w:rsidP="00375F9C">
      <w:pPr>
        <w:rPr>
          <w:b/>
        </w:rPr>
      </w:pPr>
      <w:r w:rsidRPr="0038371D">
        <w:rPr>
          <w:b/>
        </w:rPr>
        <w:t>I</w:t>
      </w:r>
      <w:r w:rsidRPr="0038371D">
        <w:rPr>
          <w:rFonts w:hint="eastAsia"/>
          <w:b/>
        </w:rPr>
        <w:t>nput:</w:t>
      </w:r>
    </w:p>
    <w:p w:rsidR="00375F9C" w:rsidRPr="004F4575" w:rsidRDefault="005C781A" w:rsidP="00375F9C">
      <w:r>
        <w:rPr>
          <w:noProof/>
        </w:rPr>
        <w:lastRenderedPageBreak/>
        <mc:AlternateContent>
          <mc:Choice Requires="wpc">
            <w:drawing>
              <wp:inline distT="0" distB="0" distL="0" distR="0" wp14:anchorId="01E2CE0B" wp14:editId="75071B9D">
                <wp:extent cx="5257800" cy="4457700"/>
                <wp:effectExtent l="9525" t="0" r="9525" b="0"/>
                <wp:docPr id="385" name="画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Text Box 387"/>
                        <wps:cNvSpPr txBox="1">
                          <a:spLocks noChangeArrowheads="1"/>
                        </wps:cNvSpPr>
                        <wps:spPr bwMode="auto">
                          <a:xfrm>
                            <a:off x="0" y="48895"/>
                            <a:ext cx="5257800" cy="437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80</w:t>
                              </w:r>
                              <w:r w:rsidRPr="00D56795">
                                <w:rPr>
                                  <w:sz w:val="18"/>
                                  <w:szCs w:val="18"/>
                                </w:rPr>
                                <w:t>,html:</w:t>
                              </w:r>
                              <w:r w:rsidRPr="00D56795">
                                <w:rPr>
                                  <w:color w:val="FF00FF"/>
                                  <w:sz w:val="18"/>
                                  <w:szCs w:val="18"/>
                                </w:rPr>
                                <w:t>"the top div"</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23747D" w:rsidP="00375F9C">
                              <w:pPr>
                                <w:spacing w:line="240" w:lineRule="exact"/>
                                <w:rPr>
                                  <w:sz w:val="18"/>
                                  <w:szCs w:val="18"/>
                                </w:rPr>
                              </w:pPr>
                              <w:proofErr w:type="gramStart"/>
                              <w:r w:rsidRPr="00D56795">
                                <w:rPr>
                                  <w:color w:val="0000FF"/>
                                  <w:sz w:val="18"/>
                                  <w:szCs w:val="18"/>
                                </w:rPr>
                                <w:t>var</w:t>
                              </w:r>
                              <w:proofErr w:type="gramEnd"/>
                              <w:r w:rsidRPr="00D56795">
                                <w:rPr>
                                  <w:sz w:val="18"/>
                                  <w:szCs w:val="18"/>
                                </w:rPr>
                                <w:t xml:space="preserve"> pane=</w:t>
                              </w:r>
                              <w:r w:rsidR="00F80527">
                                <w:rPr>
                                  <w:sz w:val="18"/>
                                  <w:szCs w:val="18"/>
                                </w:rPr>
                                <w:t>xui</w:t>
                              </w:r>
                              <w:r w:rsidRPr="00D56795">
                                <w:rPr>
                                  <w:sz w:val="18"/>
                                  <w:szCs w:val="18"/>
                                </w:rPr>
                                <w:t>.create(</w:t>
                              </w:r>
                              <w:r w:rsidRPr="00D56795">
                                <w:rPr>
                                  <w:color w:val="FF00FF"/>
                                  <w:sz w:val="18"/>
                                  <w:szCs w:val="18"/>
                                </w:rPr>
                                <w:t>'Pane'</w:t>
                              </w:r>
                              <w:r w:rsidRPr="00D56795">
                                <w:rPr>
                                  <w:sz w:val="18"/>
                                  <w:szCs w:val="18"/>
                                </w:rPr>
                                <w:t>,{position:</w:t>
                              </w:r>
                              <w:r w:rsidRPr="00D56795">
                                <w:rPr>
                                  <w:color w:val="FF00FF"/>
                                  <w:sz w:val="18"/>
                                  <w:szCs w:val="18"/>
                                </w:rPr>
                                <w:t>'relative'</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FF00FF"/>
                                  <w:sz w:val="18"/>
                                  <w:szCs w:val="18"/>
                                </w:rPr>
                                <w:t>"auto"</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"&lt;strong&gt;auto height&lt;/strong&gt;"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100</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"&lt;strong&gt;bottom&lt;/strong&gt;"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"SButton"</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setLeft(</w:t>
                              </w:r>
                              <w:proofErr w:type="gramEnd"/>
                              <w:r w:rsidRPr="00D56795">
                                <w:rPr>
                                  <w:color w:val="800000"/>
                                  <w:sz w:val="18"/>
                                  <w:szCs w:val="18"/>
                                </w:rPr>
                                <w:t>140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setTop(</w:t>
                              </w:r>
                              <w:proofErr w:type="gramEnd"/>
                              <w:r w:rsidRPr="00D56795">
                                <w:rPr>
                                  <w:color w:val="800000"/>
                                  <w:sz w:val="18"/>
                                  <w:szCs w:val="18"/>
                                </w:rPr>
                                <w:t>30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setCaption(</w:t>
                              </w:r>
                              <w:proofErr w:type="gramEnd"/>
                              <w:r w:rsidRPr="00D56795">
                                <w:rPr>
                                  <w:color w:val="FF00FF"/>
                                  <w:sz w:val="18"/>
                                  <w:szCs w:val="18"/>
                                </w:rPr>
                                <w:t>"Add content"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onClick(</w:t>
                              </w:r>
                              <w:proofErr w:type="gramEnd"/>
                              <w:r w:rsidRPr="00D56795">
                                <w:rPr>
                                  <w:color w:val="0000FF"/>
                                  <w:sz w:val="18"/>
                                  <w:szCs w:val="18"/>
                                </w:rPr>
                                <w:t>function</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pane.append(</w:t>
                              </w:r>
                              <w:proofErr w:type="gramEnd"/>
                              <w:r w:rsidR="00F80527">
                                <w:rPr>
                                  <w:sz w:val="18"/>
                                  <w:szCs w:val="18"/>
                                </w:rPr>
                                <w:t>xui</w:t>
                              </w:r>
                              <w:r w:rsidRPr="00D56795">
                                <w:rPr>
                                  <w:sz w:val="18"/>
                                  <w:szCs w:val="18"/>
                                </w:rPr>
                                <w:t>.create(</w:t>
                              </w:r>
                              <w:r w:rsidRPr="00D56795">
                                <w:rPr>
                                  <w:color w:val="FF00FF"/>
                                  <w:sz w:val="18"/>
                                  <w:szCs w:val="18"/>
                                </w:rPr>
                                <w:t>"Pane"</w:t>
                              </w:r>
                              <w:r w:rsidRPr="00D56795">
                                <w:rPr>
                                  <w:sz w:val="18"/>
                                  <w:szCs w:val="18"/>
                                </w:rPr>
                                <w:t>).setPosition(</w:t>
                              </w:r>
                              <w:r w:rsidRPr="00D56795">
                                <w:rPr>
                                  <w:color w:val="FF00FF"/>
                                  <w:sz w:val="18"/>
                                  <w:szCs w:val="18"/>
                                </w:rPr>
                                <w:t>"relative"</w:t>
                              </w:r>
                              <w:r w:rsidRPr="00D56795">
                                <w:rPr>
                                  <w:sz w:val="18"/>
                                  <w:szCs w:val="18"/>
                                </w:rPr>
                                <w:t>).setHeight(</w:t>
                              </w:r>
                              <w:r w:rsidRPr="00D56795">
                                <w:rPr>
                                  <w:color w:val="800000"/>
                                  <w:sz w:val="18"/>
                                  <w:szCs w:val="18"/>
                                </w:rPr>
                                <w:t>30</w:t>
                              </w:r>
                              <w:r w:rsidRPr="00D56795">
                                <w:rPr>
                                  <w:sz w:val="18"/>
                                  <w:szCs w:val="18"/>
                                </w:rPr>
                                <w:t>).append(</w:t>
                              </w:r>
                              <w:r w:rsidRPr="00D56795">
                                <w:rPr>
                                  <w:color w:val="FF00FF"/>
                                  <w:sz w:val="18"/>
                                  <w:szCs w:val="18"/>
                                </w:rPr>
                                <w:t>"Input"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txbxContent>
                        </wps:txbx>
                        <wps:bodyPr rot="0" vert="horz" wrap="square" lIns="54000" tIns="46800" rIns="54000" bIns="45720" anchor="t" anchorCtr="0" upright="1">
                          <a:spAutoFit/>
                        </wps:bodyPr>
                      </wps:wsp>
                      <wps:wsp>
                        <wps:cNvPr id="118" name="AutoShape 389"/>
                        <wps:cNvSpPr>
                          <a:spLocks noChangeArrowheads="1"/>
                        </wps:cNvSpPr>
                        <wps:spPr bwMode="auto">
                          <a:xfrm flipH="1">
                            <a:off x="2514600" y="99060"/>
                            <a:ext cx="800100" cy="198120"/>
                          </a:xfrm>
                          <a:prstGeom prst="wedgeRoundRectCallout">
                            <a:avLst>
                              <a:gd name="adj1" fmla="val 85551"/>
                              <a:gd name="adj2" fmla="val 30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20" name="AutoShape 390"/>
                        <wps:cNvSpPr>
                          <a:spLocks noChangeArrowheads="1"/>
                        </wps:cNvSpPr>
                        <wps:spPr bwMode="auto">
                          <a:xfrm flipH="1">
                            <a:off x="2400300" y="1089660"/>
                            <a:ext cx="800100" cy="198120"/>
                          </a:xfrm>
                          <a:prstGeom prst="wedgeRoundRectCallout">
                            <a:avLst>
                              <a:gd name="adj1" fmla="val 83171"/>
                              <a:gd name="adj2" fmla="val -8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M</w:t>
                              </w:r>
                              <w:r>
                                <w:rPr>
                                  <w:rFonts w:hint="eastAsia"/>
                                  <w:szCs w:val="18"/>
                                </w:rPr>
                                <w:t>iddle</w:t>
                              </w:r>
                            </w:p>
                          </w:txbxContent>
                        </wps:txbx>
                        <wps:bodyPr rot="0" vert="horz" wrap="square" lIns="0" tIns="0" rIns="0" bIns="0" anchor="t" anchorCtr="0" upright="1">
                          <a:noAutofit/>
                        </wps:bodyPr>
                      </wps:wsp>
                      <wps:wsp>
                        <wps:cNvPr id="122" name="AutoShape 391"/>
                        <wps:cNvSpPr>
                          <a:spLocks noChangeArrowheads="1"/>
                        </wps:cNvSpPr>
                        <wps:spPr bwMode="auto">
                          <a:xfrm flipH="1">
                            <a:off x="1943100" y="2080260"/>
                            <a:ext cx="800100" cy="198120"/>
                          </a:xfrm>
                          <a:prstGeom prst="wedgeRoundRectCallout">
                            <a:avLst>
                              <a:gd name="adj1" fmla="val 81981"/>
                              <a:gd name="adj2" fmla="val 371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t </w:t>
                              </w:r>
                              <w:r>
                                <w:rPr>
                                  <w:szCs w:val="18"/>
                                </w:rPr>
                                <w:t>bottom</w:t>
                              </w:r>
                            </w:p>
                          </w:txbxContent>
                        </wps:txbx>
                        <wps:bodyPr rot="0" vert="horz" wrap="square" lIns="0" tIns="0" rIns="0" bIns="0" anchor="t" anchorCtr="0" upright="1">
                          <a:noAutofit/>
                        </wps:bodyPr>
                      </wps:wsp>
                      <wps:wsp>
                        <wps:cNvPr id="124" name="AutoShape 392"/>
                        <wps:cNvSpPr>
                          <a:spLocks noChangeArrowheads="1"/>
                        </wps:cNvSpPr>
                        <wps:spPr bwMode="auto">
                          <a:xfrm flipH="1">
                            <a:off x="2171700" y="3467100"/>
                            <a:ext cx="1828800" cy="198120"/>
                          </a:xfrm>
                          <a:prstGeom prst="wedgeRoundRectCallout">
                            <a:avLst>
                              <a:gd name="adj1" fmla="val 49931"/>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contents</w:t>
                              </w:r>
                            </w:p>
                          </w:txbxContent>
                        </wps:txbx>
                        <wps:bodyPr rot="0" vert="horz" wrap="square" lIns="0" tIns="0" rIns="0" bIns="0" anchor="t" anchorCtr="0" upright="1">
                          <a:noAutofit/>
                        </wps:bodyPr>
                      </wps:wsp>
                    </wpc:wpc>
                  </a:graphicData>
                </a:graphic>
              </wp:inline>
            </w:drawing>
          </mc:Choice>
          <mc:Fallback>
            <w:pict>
              <v:group id="画布 385" o:spid="_x0000_s2050" editas="canvas" style="width:414pt;height:351pt;mso-position-horizontal-relative:char;mso-position-vertical-relative:line" coordsize="52578,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">
                <v:shape id="_x0000_s2051" type="#_x0000_t75" style="position:absolute;width:52578;height:44577;visibility:visible;mso-wrap-style:square">
                  <v:fill o:detectmouseclick="t"/>
                  <v:path o:connecttype="none"/>
                </v:shape>
                <v:shape id="Text Box 387" o:spid="_x0000_s2052" type="#_x0000_t202" style="position:absolute;top:488;width:52578;height:4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pssEA&#10;AADcAAAADwAAAGRycy9kb3ducmV2LnhtbERPTYvCMBC9L/gfwgje1lQPrluNIorUy4Lr6n1oxqbY&#10;TEoSa/33mwVhb/N4n7Nc97YRHflQO1YwGWcgiEuna64UnH/273MQISJrbByTgicFWK8Gb0vMtXvw&#10;N3WnWIkUwiFHBSbGNpcylIYshrFriRN3dd5iTNBXUnt8pHDbyGmWzaTFmlODwZa2hsrb6W4VlLdd&#10;vyvqi/Hd3c6P+rN4fs0KpUbDfrMAEamP/+KX+6DT/MkH/D2TLp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F6bLBAAAA3AAAAA8AAAAAAAAAAAAAAAAAmAIAAGRycy9kb3du&#10;cmV2LnhtbFBLBQYAAAAABAAEAPUAAACGAwAAAAA=&#10;" strokeweight="1pt">
                  <v:textbox style="mso-fit-shape-to-text:t" inset="1.5mm,1.3mm,1.5mm">
                    <w:txbxContent>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80</w:t>
                        </w:r>
                        <w:r w:rsidRPr="00D56795">
                          <w:rPr>
                            <w:sz w:val="18"/>
                            <w:szCs w:val="18"/>
                          </w:rPr>
                          <w:t>,html:</w:t>
                        </w:r>
                        <w:r w:rsidRPr="00D56795">
                          <w:rPr>
                            <w:color w:val="FF00FF"/>
                            <w:sz w:val="18"/>
                            <w:szCs w:val="18"/>
                          </w:rPr>
                          <w:t>"the top div"</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23747D" w:rsidP="00375F9C">
                        <w:pPr>
                          <w:spacing w:line="240" w:lineRule="exact"/>
                          <w:rPr>
                            <w:sz w:val="18"/>
                            <w:szCs w:val="18"/>
                          </w:rPr>
                        </w:pPr>
                        <w:proofErr w:type="gramStart"/>
                        <w:r w:rsidRPr="00D56795">
                          <w:rPr>
                            <w:color w:val="0000FF"/>
                            <w:sz w:val="18"/>
                            <w:szCs w:val="18"/>
                          </w:rPr>
                          <w:t>var</w:t>
                        </w:r>
                        <w:proofErr w:type="gramEnd"/>
                        <w:r w:rsidRPr="00D56795">
                          <w:rPr>
                            <w:sz w:val="18"/>
                            <w:szCs w:val="18"/>
                          </w:rPr>
                          <w:t xml:space="preserve"> pane=</w:t>
                        </w:r>
                        <w:r w:rsidR="00F80527">
                          <w:rPr>
                            <w:sz w:val="18"/>
                            <w:szCs w:val="18"/>
                          </w:rPr>
                          <w:t>xui</w:t>
                        </w:r>
                        <w:r w:rsidRPr="00D56795">
                          <w:rPr>
                            <w:sz w:val="18"/>
                            <w:szCs w:val="18"/>
                          </w:rPr>
                          <w:t>.create(</w:t>
                        </w:r>
                        <w:r w:rsidRPr="00D56795">
                          <w:rPr>
                            <w:color w:val="FF00FF"/>
                            <w:sz w:val="18"/>
                            <w:szCs w:val="18"/>
                          </w:rPr>
                          <w:t>'Pane'</w:t>
                        </w:r>
                        <w:r w:rsidRPr="00D56795">
                          <w:rPr>
                            <w:sz w:val="18"/>
                            <w:szCs w:val="18"/>
                          </w:rPr>
                          <w:t>,{position:</w:t>
                        </w:r>
                        <w:r w:rsidRPr="00D56795">
                          <w:rPr>
                            <w:color w:val="FF00FF"/>
                            <w:sz w:val="18"/>
                            <w:szCs w:val="18"/>
                          </w:rPr>
                          <w:t>'relative'</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FF00FF"/>
                            <w:sz w:val="18"/>
                            <w:szCs w:val="18"/>
                          </w:rPr>
                          <w:t>"auto"</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"&lt;strong&gt;auto height&lt;/strong&gt;"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100</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"&lt;strong&gt;bottom&lt;/strong&gt;"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"SButton"</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setLeft(</w:t>
                        </w:r>
                        <w:proofErr w:type="gramEnd"/>
                        <w:r w:rsidRPr="00D56795">
                          <w:rPr>
                            <w:color w:val="800000"/>
                            <w:sz w:val="18"/>
                            <w:szCs w:val="18"/>
                          </w:rPr>
                          <w:t>140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setTop(</w:t>
                        </w:r>
                        <w:proofErr w:type="gramEnd"/>
                        <w:r w:rsidRPr="00D56795">
                          <w:rPr>
                            <w:color w:val="800000"/>
                            <w:sz w:val="18"/>
                            <w:szCs w:val="18"/>
                          </w:rPr>
                          <w:t>30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setCaption(</w:t>
                        </w:r>
                        <w:proofErr w:type="gramEnd"/>
                        <w:r w:rsidRPr="00D56795">
                          <w:rPr>
                            <w:color w:val="FF00FF"/>
                            <w:sz w:val="18"/>
                            <w:szCs w:val="18"/>
                          </w:rPr>
                          <w:t>"Add content"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onClick(</w:t>
                        </w:r>
                        <w:proofErr w:type="gramEnd"/>
                        <w:r w:rsidRPr="00D56795">
                          <w:rPr>
                            <w:color w:val="0000FF"/>
                            <w:sz w:val="18"/>
                            <w:szCs w:val="18"/>
                          </w:rPr>
                          <w:t>function</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pane.append(</w:t>
                        </w:r>
                        <w:proofErr w:type="gramEnd"/>
                        <w:r w:rsidR="00F80527">
                          <w:rPr>
                            <w:sz w:val="18"/>
                            <w:szCs w:val="18"/>
                          </w:rPr>
                          <w:t>xui</w:t>
                        </w:r>
                        <w:r w:rsidRPr="00D56795">
                          <w:rPr>
                            <w:sz w:val="18"/>
                            <w:szCs w:val="18"/>
                          </w:rPr>
                          <w:t>.create(</w:t>
                        </w:r>
                        <w:r w:rsidRPr="00D56795">
                          <w:rPr>
                            <w:color w:val="FF00FF"/>
                            <w:sz w:val="18"/>
                            <w:szCs w:val="18"/>
                          </w:rPr>
                          <w:t>"Pane"</w:t>
                        </w:r>
                        <w:r w:rsidRPr="00D56795">
                          <w:rPr>
                            <w:sz w:val="18"/>
                            <w:szCs w:val="18"/>
                          </w:rPr>
                          <w:t>).setPosition(</w:t>
                        </w:r>
                        <w:r w:rsidRPr="00D56795">
                          <w:rPr>
                            <w:color w:val="FF00FF"/>
                            <w:sz w:val="18"/>
                            <w:szCs w:val="18"/>
                          </w:rPr>
                          <w:t>"relative"</w:t>
                        </w:r>
                        <w:r w:rsidRPr="00D56795">
                          <w:rPr>
                            <w:sz w:val="18"/>
                            <w:szCs w:val="18"/>
                          </w:rPr>
                          <w:t>).setHeight(</w:t>
                        </w:r>
                        <w:r w:rsidRPr="00D56795">
                          <w:rPr>
                            <w:color w:val="800000"/>
                            <w:sz w:val="18"/>
                            <w:szCs w:val="18"/>
                          </w:rPr>
                          <w:t>30</w:t>
                        </w:r>
                        <w:r w:rsidRPr="00D56795">
                          <w:rPr>
                            <w:sz w:val="18"/>
                            <w:szCs w:val="18"/>
                          </w:rPr>
                          <w:t>).append(</w:t>
                        </w:r>
                        <w:r w:rsidRPr="00D56795">
                          <w:rPr>
                            <w:color w:val="FF00FF"/>
                            <w:sz w:val="18"/>
                            <w:szCs w:val="18"/>
                          </w:rPr>
                          <w:t>"Input"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txbxContent>
                  </v:textbox>
                </v:shape>
                <v:shape id="AutoShape 389" o:spid="_x0000_s2053" type="#_x0000_t62" style="position:absolute;left:25146;top:990;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kr2cYA&#10;AADcAAAADwAAAGRycy9kb3ducmV2LnhtbESPQWvCQBCF74L/YRmhN90oWCR1FVELFkSICtLbkJ0m&#10;qdnZkN1q6q/vHAreZnhv3vtmvuxcrW7UhsqzgfEoAUWce1txYeB8eh/OQIWIbLH2TAZ+KcBy0e/N&#10;MbX+zhndjrFQEsIhRQNljE2qdchLchhGviEW7cu3DqOsbaFti3cJd7WeJMmrdlixNJTY0Lqk/Hr8&#10;cQYenx/Z9qD3l3hYb6b7bLYNj++zMS+DbvUGKlIXn+b/650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kr2cYAAADcAAAADwAAAAAAAAAAAAAAAACYAgAAZHJz&#10;L2Rvd25yZXYueG1sUEsFBgAAAAAEAAQA9QAAAIsDAAAAAA==&#10;" adj="29279,17307"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90" o:spid="_x0000_s2054" type="#_x0000_t62" style="position:absolute;left:24003;top:10896;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dP+MUA&#10;AADcAAAADwAAAGRycy9kb3ducmV2LnhtbESPT2vDMAzF74N+B6NBb6u9HMqS1S2lpbBDN+i/Q28i&#10;1pKQWA6x16bffjoMdpN4T+/9tFiNvlM3GmIT2MLrzIAiLoNruLJwPu1e3kDFhOywC0wWHhRhtZw8&#10;LbBw4c4Huh1TpSSEY4EW6pT6QutY1uQxzkJPLNp3GDwmWYdKuwHvEu47nRkz1x4bloYae9rUVLbH&#10;H2/hM3e7fJu3Z2Pa5nC57r/KLCdrp8/j+h1UojH9m/+uP5zgZ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0/4xQAAANwAAAAPAAAAAAAAAAAAAAAAAJgCAABkcnMv&#10;ZG93bnJldi54bWxQSwUGAAAAAAQABAD1AAAAigMAAAAA&#10;" adj="28765,8861" fillcolor="#ff9">
                  <v:textbox inset="0,0,0,0">
                    <w:txbxContent>
                      <w:p w:rsidR="0023747D" w:rsidRPr="000E23E9" w:rsidRDefault="0023747D" w:rsidP="00375F9C">
                        <w:pPr>
                          <w:rPr>
                            <w:szCs w:val="18"/>
                          </w:rPr>
                        </w:pPr>
                        <w:r>
                          <w:rPr>
                            <w:szCs w:val="18"/>
                          </w:rPr>
                          <w:t>M</w:t>
                        </w:r>
                        <w:r>
                          <w:rPr>
                            <w:rFonts w:hint="eastAsia"/>
                            <w:szCs w:val="18"/>
                          </w:rPr>
                          <w:t>iddle</w:t>
                        </w:r>
                      </w:p>
                    </w:txbxContent>
                  </v:textbox>
                </v:shape>
                <v:shape id="AutoShape 391" o:spid="_x0000_s2055" type="#_x0000_t62" style="position:absolute;left:19431;top:2080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5jsIA&#10;AADcAAAADwAAAGRycy9kb3ducmV2LnhtbERPS2vCQBC+F/wPywi9FN2YQpHoKioEesyj9DxkxySa&#10;nQ3Z1aT99V1B6G0+vuds95PpxJ0G11pWsFpGIIgrq1uuFXyV6WINwnlkjZ1lUvBDDva72csWE21H&#10;zule+FqEEHYJKmi87xMpXdWQQbe0PXHgznYw6AMcaqkHHEO46WQcRR/SYMuhocGeTg1V1+JmFNRp&#10;ef09f6e5s4djlh2ny+n9rVTqdT4dNiA8Tf5f/HR/6jA/juHxTL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jmOwgAAANwAAAAPAAAAAAAAAAAAAAAAAJgCAABkcnMvZG93&#10;bnJldi54bWxQSwUGAAAAAAQABAD1AAAAhwMAAAAA&#10;" adj="28508,18830" fillcolor="#ff9">
                  <v:textbox inset="0,0,0,0">
                    <w:txbxContent>
                      <w:p w:rsidR="0023747D" w:rsidRPr="000E23E9" w:rsidRDefault="0023747D" w:rsidP="00375F9C">
                        <w:pPr>
                          <w:rPr>
                            <w:szCs w:val="18"/>
                          </w:rPr>
                        </w:pPr>
                        <w:r>
                          <w:rPr>
                            <w:szCs w:val="18"/>
                          </w:rPr>
                          <w:t>A</w:t>
                        </w:r>
                        <w:r>
                          <w:rPr>
                            <w:rFonts w:hint="eastAsia"/>
                            <w:szCs w:val="18"/>
                          </w:rPr>
                          <w:t xml:space="preserve">t </w:t>
                        </w:r>
                        <w:r>
                          <w:rPr>
                            <w:szCs w:val="18"/>
                          </w:rPr>
                          <w:t>bottom</w:t>
                        </w:r>
                      </w:p>
                    </w:txbxContent>
                  </v:textbox>
                </v:shape>
                <v:shape id="AutoShape 392" o:spid="_x0000_s2056" type="#_x0000_t62" style="position:absolute;left:21717;top:34671;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6q8MA&#10;AADcAAAADwAAAGRycy9kb3ducmV2LnhtbERPPWvDMBDdA/0P4grdErnGhNaJEkohoKUljjN0PKyL&#10;7cQ6GUux3X9fFQrd7vE+b7ufbSdGGnzrWMHzKgFBXDnTcq3gXB6WLyB8QDbYOSYF3+Rhv3tYbDE3&#10;buKCxlOoRQxhn6OCJoQ+l9JXDVn0K9cTR+7iBoshwqGWZsAphttOpkmylhZbjg0N9vTeUHU73a2C&#10;kCWv7jO9Xw+m1Prjq9CuPGqlnh7ntw2IQHP4F/+5tYnz0wx+n4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y6q8MAAADcAAAADwAAAAAAAAAAAAAAAACYAgAAZHJzL2Rv&#10;d25yZXYueG1sUEsFBgAAAAAEAAQA9QAAAIgDAAAAAA==&#10;" adj="21585,41746" fillcolor="#ff9">
                  <v:textbox inset="0,0,0,0">
                    <w:txbxContent>
                      <w:p w:rsidR="0023747D" w:rsidRPr="000E23E9" w:rsidRDefault="0023747D" w:rsidP="00375F9C">
                        <w:pPr>
                          <w:rPr>
                            <w:szCs w:val="18"/>
                          </w:rPr>
                        </w:pPr>
                        <w:r>
                          <w:rPr>
                            <w:rFonts w:hint="eastAsia"/>
                            <w:szCs w:val="18"/>
                          </w:rPr>
                          <w:t>Adds contents</w:t>
                        </w:r>
                      </w:p>
                    </w:txbxContent>
                  </v:textbox>
                </v:shape>
                <w10:anchorlock/>
              </v:group>
            </w:pict>
          </mc:Fallback>
        </mc:AlternateContent>
      </w:r>
    </w:p>
    <w:p w:rsidR="00375F9C" w:rsidRPr="0038371D" w:rsidRDefault="00375F9C" w:rsidP="00375F9C">
      <w:pPr>
        <w:rPr>
          <w:b/>
        </w:rPr>
      </w:pPr>
      <w:r w:rsidRPr="0038371D">
        <w:rPr>
          <w:b/>
        </w:rPr>
        <w:t>Output</w:t>
      </w:r>
      <w:r w:rsidRPr="0038371D">
        <w:rPr>
          <w:rFonts w:hint="eastAsia"/>
          <w:b/>
        </w:rPr>
        <w:t>:</w:t>
      </w:r>
    </w:p>
    <w:p w:rsidR="00375F9C" w:rsidRDefault="005C781A" w:rsidP="00375F9C">
      <w:r>
        <w:rPr>
          <w:rFonts w:hint="eastAsia"/>
          <w:noProof/>
        </w:rPr>
        <mc:AlternateContent>
          <mc:Choice Requires="wps">
            <w:drawing>
              <wp:anchor distT="0" distB="0" distL="114300" distR="114300" simplePos="0" relativeHeight="251574784" behindDoc="0" locked="0" layoutInCell="1" allowOverlap="1" wp14:anchorId="2CBB48E7" wp14:editId="27E8A1DB">
                <wp:simplePos x="0" y="0"/>
                <wp:positionH relativeFrom="column">
                  <wp:posOffset>1943100</wp:posOffset>
                </wp:positionH>
                <wp:positionV relativeFrom="line">
                  <wp:posOffset>1287780</wp:posOffset>
                </wp:positionV>
                <wp:extent cx="1257300" cy="198120"/>
                <wp:effectExtent l="400050" t="11430" r="9525" b="257175"/>
                <wp:wrapNone/>
                <wp:docPr id="115" name="AutoShap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81111"/>
                            <a:gd name="adj2" fmla="val 1641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8371D" w:rsidRDefault="0023747D" w:rsidP="00375F9C">
                            <w:pPr>
                              <w:rPr>
                                <w:szCs w:val="18"/>
                              </w:rPr>
                            </w:pPr>
                            <w:r>
                              <w:rPr>
                                <w:rStyle w:val="shorttext"/>
                              </w:rPr>
                              <w:t>Automatic growth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4" o:spid="_x0000_s2057" type="#_x0000_t62" style="position:absolute;left:0;text-align:left;margin-left:153pt;margin-top:101.4pt;width:99pt;height:15.6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" adj="28320,46246" fillcolor="#ff9">
                <v:textbox inset="0,0,0,0">
                  <w:txbxContent>
                    <w:p w:rsidR="0023747D" w:rsidRPr="0038371D" w:rsidRDefault="0023747D" w:rsidP="00375F9C">
                      <w:pPr>
                        <w:rPr>
                          <w:szCs w:val="18"/>
                        </w:rPr>
                      </w:pPr>
                      <w:r>
                        <w:rPr>
                          <w:rStyle w:val="shorttext"/>
                        </w:rPr>
                        <w:t>Automatic growth</w:t>
                      </w:r>
                    </w:p>
                  </w:txbxContent>
                </v:textbox>
                <w10:wrap anchory="line"/>
              </v:shape>
            </w:pict>
          </mc:Fallback>
        </mc:AlternateContent>
      </w:r>
      <w:r>
        <w:rPr>
          <w:rFonts w:hint="eastAsia"/>
          <w:noProof/>
        </w:rPr>
        <w:drawing>
          <wp:inline distT="0" distB="0" distL="0" distR="0" wp14:anchorId="22962388" wp14:editId="74DDCB21">
            <wp:extent cx="3867150" cy="2552700"/>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67150" cy="2552700"/>
                    </a:xfrm>
                    <a:prstGeom prst="rect">
                      <a:avLst/>
                    </a:prstGeom>
                    <a:noFill/>
                    <a:ln>
                      <a:noFill/>
                    </a:ln>
                  </pic:spPr>
                </pic:pic>
              </a:graphicData>
            </a:graphic>
          </wp:inline>
        </w:drawing>
      </w:r>
    </w:p>
    <w:p w:rsidR="00375F9C" w:rsidRDefault="00375F9C" w:rsidP="00375F9C"/>
    <w:p w:rsidR="00375F9C" w:rsidRDefault="00375F9C" w:rsidP="00E45D25">
      <w:pPr>
        <w:pStyle w:val="2"/>
        <w:numPr>
          <w:ilvl w:val="1"/>
          <w:numId w:val="17"/>
        </w:numPr>
      </w:pPr>
      <w:bookmarkStart w:id="239" w:name="_Toc453071863"/>
      <w:r>
        <w:rPr>
          <w:rFonts w:hint="eastAsia"/>
        </w:rPr>
        <w:lastRenderedPageBreak/>
        <w:t xml:space="preserve">UI </w:t>
      </w:r>
      <w:r>
        <w:t>Control’s</w:t>
      </w:r>
      <w:r>
        <w:rPr>
          <w:rFonts w:hint="eastAsia"/>
        </w:rPr>
        <w:t xml:space="preserve"> Drag&amp;Drop</w:t>
      </w:r>
      <w:bookmarkEnd w:id="239"/>
    </w:p>
    <w:p w:rsidR="00375F9C" w:rsidRDefault="00375F9C" w:rsidP="00E45D25">
      <w:pPr>
        <w:pStyle w:val="3"/>
        <w:numPr>
          <w:ilvl w:val="2"/>
          <w:numId w:val="17"/>
        </w:numPr>
      </w:pPr>
      <w:bookmarkStart w:id="240" w:name="_Toc453071864"/>
      <w:r>
        <w:rPr>
          <w:rFonts w:hint="eastAsia"/>
        </w:rPr>
        <w:t xml:space="preserve">Drag&amp;Drop control </w:t>
      </w:r>
      <w:r w:rsidRPr="0038371D">
        <w:t>among</w:t>
      </w:r>
      <w:r>
        <w:rPr>
          <w:rFonts w:hint="eastAsia"/>
        </w:rPr>
        <w:t xml:space="preserve"> containers</w:t>
      </w:r>
      <w:bookmarkEnd w:id="240"/>
    </w:p>
    <w:p w:rsidR="00375F9C" w:rsidRPr="0038371D" w:rsidRDefault="00375F9C" w:rsidP="00375F9C">
      <w:pPr>
        <w:rPr>
          <w:b/>
        </w:rPr>
      </w:pPr>
      <w:r w:rsidRPr="0038371D">
        <w:rPr>
          <w:rFonts w:hint="eastAsia"/>
          <w:b/>
        </w:rPr>
        <w:t>Input:</w:t>
      </w:r>
    </w:p>
    <w:p w:rsidR="00375F9C" w:rsidRDefault="005C781A" w:rsidP="00375F9C">
      <w:r>
        <w:rPr>
          <w:noProof/>
        </w:rPr>
        <mc:AlternateContent>
          <mc:Choice Requires="wpc">
            <w:drawing>
              <wp:inline distT="0" distB="0" distL="0" distR="0" wp14:anchorId="7BC6B010" wp14:editId="105D586A">
                <wp:extent cx="5257800" cy="2287905"/>
                <wp:effectExtent l="9525" t="0" r="9525" b="7620"/>
                <wp:docPr id="415" name="画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9" name="Text Box 417"/>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panel1=</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panel2=</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.create(</w:t>
                              </w:r>
                              <w:r w:rsidRPr="00F4427B">
                                <w:rPr>
                                  <w:color w:val="FF00FF"/>
                                  <w:sz w:val="18"/>
                                  <w:szCs w:val="18"/>
                                </w:rPr>
                                <w:t>'Button'</w:t>
                              </w:r>
                              <w:r w:rsidRPr="00F4427B">
                                <w:rPr>
                                  <w:sz w:val="18"/>
                                  <w:szCs w:val="18"/>
                                </w:rPr>
                                <w:t>,{left:</w:t>
                              </w:r>
                              <w:r w:rsidRPr="00F4427B">
                                <w:rPr>
                                  <w:color w:val="800000"/>
                                  <w:sz w:val="18"/>
                                  <w:szCs w:val="18"/>
                                </w:rPr>
                                <w:t>10</w:t>
                              </w:r>
                              <w:r w:rsidRPr="00F4427B">
                                <w:rPr>
                                  <w:sz w:val="18"/>
                                  <w:szCs w:val="18"/>
                                </w:rPr>
                                <w:t>,top:</w:t>
                              </w:r>
                              <w:r w:rsidRPr="00F4427B">
                                <w:rPr>
                                  <w:color w:val="800000"/>
                                  <w:sz w:val="18"/>
                                  <w:szCs w:val="18"/>
                                </w:rPr>
                                <w:t>10</w:t>
                              </w:r>
                              <w:r w:rsidRPr="00F4427B">
                                <w:rPr>
                                  <w:sz w:val="18"/>
                                  <w:szCs w:val="18"/>
                                </w:rPr>
                                <w:t>}).show(panel1);</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w:t>
                              </w:r>
                              <w:r>
                                <w:rPr>
                                  <w:rFonts w:hint="eastAsia"/>
                                  <w:sz w:val="18"/>
                                  <w:szCs w:val="18"/>
                                </w:rPr>
                                <w:t>onDrop</w:t>
                              </w:r>
                              <w:r w:rsidRPr="00F4427B">
                                <w:rPr>
                                  <w:sz w:val="18"/>
                                  <w:szCs w:val="18"/>
                                </w:rPr>
                                <w:t>=</w:t>
                              </w:r>
                              <w:r w:rsidRPr="00F4427B">
                                <w:rPr>
                                  <w:color w:val="0000FF"/>
                                  <w:sz w:val="18"/>
                                  <w:szCs w:val="18"/>
                                </w:rPr>
                                <w:t>function</w:t>
                              </w:r>
                              <w:r w:rsidRPr="00F4427B">
                                <w:rPr>
                                  <w:sz w:val="18"/>
                                  <w:szCs w:val="18"/>
                                </w:rPr>
                                <w:t xml:space="preserve"> (profile, e, node, key, data) {</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dd = </w:t>
                              </w:r>
                              <w:r w:rsidR="00F80527">
                                <w:rPr>
                                  <w:sz w:val="18"/>
                                  <w:szCs w:val="18"/>
                                </w:rPr>
                                <w:t>xui</w:t>
                              </w:r>
                              <w:r w:rsidRPr="00F4427B">
                                <w:rPr>
                                  <w:sz w:val="18"/>
                                  <w:szCs w:val="18"/>
                                </w:rPr>
                                <w:t>.DragDrop.getProfile(), data = dd.dragData;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if</w:t>
                              </w:r>
                              <w:r w:rsidRPr="00F4427B">
                                <w:rPr>
                                  <w:sz w:val="18"/>
                                  <w:szCs w:val="18"/>
                                </w:rPr>
                                <w:t>(</w:t>
                              </w:r>
                              <w:proofErr w:type="gramEnd"/>
                              <w:r w:rsidRPr="00F4427B">
                                <w:rPr>
                                  <w:sz w:val="18"/>
                                  <w:szCs w:val="18"/>
                                </w:rPr>
                                <w: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.getObject(data);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sz w:val="18"/>
                                  <w:szCs w:val="18"/>
                                </w:rPr>
                                <w:t>profile.boxing(</w:t>
                              </w:r>
                              <w:proofErr w:type="gramEnd"/>
                              <w:r w:rsidRPr="00F4427B">
                                <w:rPr>
                                  <w:sz w:val="18"/>
                                  <w:szCs w:val="18"/>
                                </w:rPr>
                                <w:t>).append(btn.boxing());</w:t>
                              </w:r>
                            </w:p>
                            <w:p w:rsidR="0023747D" w:rsidRPr="00F4427B" w:rsidRDefault="0023747D" w:rsidP="00375F9C">
                              <w:pPr>
                                <w:spacing w:line="240" w:lineRule="exact"/>
                                <w:rPr>
                                  <w:sz w:val="18"/>
                                  <w:szCs w:val="18"/>
                                </w:rPr>
                              </w:pPr>
                              <w:r w:rsidRPr="00F4427B">
                                <w:rPr>
                                  <w:sz w:val="18"/>
                                  <w:szCs w:val="18"/>
                                </w:rPr>
                                <w:t xml:space="preserve">    }</w:t>
                              </w:r>
                            </w:p>
                            <w:p w:rsidR="0023747D" w:rsidRPr="00F4427B" w:rsidRDefault="0023747D" w:rsidP="00375F9C">
                              <w:pPr>
                                <w:spacing w:line="240" w:lineRule="exact"/>
                                <w:rPr>
                                  <w:sz w:val="18"/>
                                  <w:szCs w:val="18"/>
                                </w:rPr>
                              </w:pPr>
                              <w:r w:rsidRPr="00F4427B">
                                <w:rPr>
                                  <w:sz w:val="18"/>
                                  <w:szCs w:val="18"/>
                                </w:rPr>
                                <w:t>};</w:t>
                              </w:r>
                            </w:p>
                            <w:p w:rsidR="0023747D" w:rsidRPr="00F4427B" w:rsidRDefault="0023747D" w:rsidP="00375F9C">
                              <w:pPr>
                                <w:spacing w:line="240" w:lineRule="exact"/>
                                <w:rPr>
                                  <w:sz w:val="18"/>
                                  <w:szCs w:val="18"/>
                                </w:rPr>
                              </w:pPr>
                            </w:p>
                            <w:p w:rsidR="0023747D" w:rsidRPr="00F4427B" w:rsidRDefault="0023747D" w:rsidP="00375F9C">
                              <w:pPr>
                                <w:spacing w:line="240" w:lineRule="exact"/>
                                <w:rPr>
                                  <w:sz w:val="18"/>
                                  <w:szCs w:val="18"/>
                                </w:rPr>
                              </w:pPr>
                              <w:proofErr w:type="gramStart"/>
                              <w:r w:rsidRPr="00F4427B">
                                <w:rPr>
                                  <w:sz w:val="18"/>
                                  <w:szCs w:val="18"/>
                                </w:rPr>
                                <w:t>btn.dra</w:t>
                              </w:r>
                              <w:r>
                                <w:rPr>
                                  <w:rFonts w:hint="eastAsia"/>
                                  <w:sz w:val="18"/>
                                  <w:szCs w:val="18"/>
                                </w:rPr>
                                <w:t>g</w:t>
                              </w:r>
                              <w:r w:rsidRPr="00F4427B">
                                <w:rPr>
                                  <w:sz w:val="18"/>
                                  <w:szCs w:val="18"/>
                                </w:rPr>
                                <w:t>gable(</w:t>
                              </w:r>
                              <w:proofErr w:type="gramEnd"/>
                              <w:r w:rsidRPr="00F4427B">
                                <w:rPr>
                                  <w:color w:val="FF00FF"/>
                                  <w:sz w:val="18"/>
                                  <w:szCs w:val="18"/>
                                </w:rPr>
                                <w:t>'iAny'</w:t>
                              </w:r>
                              <w:r w:rsidRPr="00F4427B">
                                <w:rPr>
                                  <w:sz w:val="18"/>
                                  <w:szCs w:val="18"/>
                                </w:rPr>
                                <w:t>,btn.get(</w:t>
                              </w:r>
                              <w:r w:rsidRPr="00F4427B">
                                <w:rPr>
                                  <w:color w:val="800000"/>
                                  <w:sz w:val="18"/>
                                  <w:szCs w:val="18"/>
                                </w:rPr>
                                <w:t>0</w:t>
                              </w:r>
                              <w:r w:rsidRPr="00F4427B">
                                <w:rPr>
                                  <w:sz w:val="18"/>
                                  <w:szCs w:val="18"/>
                                </w:rPr>
                                <w:t>).getId(),</w:t>
                              </w:r>
                              <w:r w:rsidRPr="00F4427B">
                                <w:rPr>
                                  <w:color w:val="0000FF"/>
                                  <w:sz w:val="18"/>
                                  <w:szCs w:val="18"/>
                                </w:rPr>
                                <w:t>null</w:t>
                              </w:r>
                              <w:r w:rsidRPr="00F4427B">
                                <w:rPr>
                                  <w:sz w:val="18"/>
                                  <w:szCs w:val="18"/>
                                </w:rPr>
                                <w:t>,{shadowFrom:btn.getRoot()});</w:t>
                              </w:r>
                            </w:p>
                            <w:p w:rsidR="0023747D" w:rsidRPr="00F4427B" w:rsidRDefault="0023747D" w:rsidP="00375F9C">
                              <w:pPr>
                                <w:spacing w:line="240" w:lineRule="exact"/>
                                <w:rPr>
                                  <w:sz w:val="18"/>
                                  <w:szCs w:val="18"/>
                                </w:rPr>
                              </w:pPr>
                              <w:proofErr w:type="gramStart"/>
                              <w:r w:rsidRPr="00F4427B">
                                <w:rPr>
                                  <w:sz w:val="18"/>
                                  <w:szCs w:val="18"/>
                                </w:rPr>
                                <w:t>panel1.setDropKeys(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p w:rsidR="0023747D" w:rsidRPr="00F4427B" w:rsidRDefault="0023747D" w:rsidP="00375F9C">
                              <w:pPr>
                                <w:spacing w:line="240" w:lineRule="exact"/>
                                <w:rPr>
                                  <w:sz w:val="18"/>
                                  <w:szCs w:val="18"/>
                                </w:rPr>
                              </w:pPr>
                              <w:proofErr w:type="gramStart"/>
                              <w:r w:rsidRPr="00F4427B">
                                <w:rPr>
                                  <w:sz w:val="18"/>
                                  <w:szCs w:val="18"/>
                                </w:rPr>
                                <w:t>panel2.setDropKeys(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txbxContent>
                        </wps:txbx>
                        <wps:bodyPr rot="0" vert="horz" wrap="square" lIns="54000" tIns="46800" rIns="54000" bIns="45720" anchor="t" anchorCtr="0" upright="1">
                          <a:spAutoFit/>
                        </wps:bodyPr>
                      </wps:wsp>
                      <wps:wsp>
                        <wps:cNvPr id="111" name="AutoShape 418"/>
                        <wps:cNvSpPr>
                          <a:spLocks noChangeArrowheads="1"/>
                        </wps:cNvSpPr>
                        <wps:spPr bwMode="auto">
                          <a:xfrm flipH="1">
                            <a:off x="3086100" y="594360"/>
                            <a:ext cx="1257300" cy="198120"/>
                          </a:xfrm>
                          <a:prstGeom prst="wedgeRoundRectCallout">
                            <a:avLst>
                              <a:gd name="adj1" fmla="val 118079"/>
                              <a:gd name="adj2" fmla="val -19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w:t>
                              </w:r>
                              <w:r w:rsidRPr="00F4427B">
                                <w:rPr>
                                  <w:rFonts w:hint="eastAsia"/>
                                  <w:szCs w:val="21"/>
                                </w:rPr>
                                <w:t>onDrop</w:t>
                              </w:r>
                              <w:r>
                                <w:rPr>
                                  <w:rFonts w:hint="eastAsia"/>
                                  <w:szCs w:val="21"/>
                                </w:rPr>
                                <w:t xml:space="preserve"> function</w:t>
                              </w:r>
                            </w:p>
                          </w:txbxContent>
                        </wps:txbx>
                        <wps:bodyPr rot="0" vert="horz" wrap="square" lIns="0" tIns="0" rIns="0" bIns="0" anchor="t" anchorCtr="0" upright="1">
                          <a:noAutofit/>
                        </wps:bodyPr>
                      </wps:wsp>
                      <wps:wsp>
                        <wps:cNvPr id="113" name="AutoShape 419"/>
                        <wps:cNvSpPr>
                          <a:spLocks noChangeArrowheads="1"/>
                        </wps:cNvSpPr>
                        <wps:spPr bwMode="auto">
                          <a:xfrm flipH="1">
                            <a:off x="1143000" y="1485900"/>
                            <a:ext cx="1028700" cy="198120"/>
                          </a:xfrm>
                          <a:prstGeom prst="wedgeRoundRectCallout">
                            <a:avLst>
                              <a:gd name="adj1" fmla="val 66542"/>
                              <a:gd name="adj2" fmla="val 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21"/>
                                </w:rPr>
                                <w:t>S</w:t>
                              </w:r>
                              <w:r>
                                <w:rPr>
                                  <w:rFonts w:hint="eastAsia"/>
                                  <w:szCs w:val="21"/>
                                </w:rPr>
                                <w:t>ets draggable</w:t>
                              </w:r>
                            </w:p>
                          </w:txbxContent>
                        </wps:txbx>
                        <wps:bodyPr rot="0" vert="horz" wrap="square" lIns="0" tIns="0" rIns="0" bIns="0" anchor="t" anchorCtr="0" upright="1">
                          <a:noAutofit/>
                        </wps:bodyPr>
                      </wps:wsp>
                      <wps:wsp>
                        <wps:cNvPr id="114" name="AutoShape 420"/>
                        <wps:cNvSpPr>
                          <a:spLocks noChangeArrowheads="1"/>
                        </wps:cNvSpPr>
                        <wps:spPr bwMode="auto">
                          <a:xfrm flipH="1">
                            <a:off x="2628900" y="1981200"/>
                            <a:ext cx="1028700" cy="198120"/>
                          </a:xfrm>
                          <a:prstGeom prst="wedgeRoundRectCallout">
                            <a:avLst>
                              <a:gd name="adj1" fmla="val 85986"/>
                              <a:gd name="adj2" fmla="val 330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w:t>
                              </w:r>
                              <w:r>
                                <w:rPr>
                                  <w:rFonts w:hint="eastAsia"/>
                                  <w:szCs w:val="21"/>
                                </w:rPr>
                                <w:t>droppable</w:t>
                              </w:r>
                            </w:p>
                          </w:txbxContent>
                        </wps:txbx>
                        <wps:bodyPr rot="0" vert="horz" wrap="square" lIns="0" tIns="0" rIns="0" bIns="0" anchor="t" anchorCtr="0" upright="1">
                          <a:noAutofit/>
                        </wps:bodyPr>
                      </wps:wsp>
                    </wpc:wpc>
                  </a:graphicData>
                </a:graphic>
              </wp:inline>
            </w:drawing>
          </mc:Choice>
          <mc:Fallback>
            <w:pict>
              <v:group id="画布 415" o:spid="_x0000_s2058" editas="canvas" style="width:414pt;height:180.15pt;mso-position-horizontal-relative:char;mso-position-vertical-relative:line" coordsize="52578,2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">
                <v:shape id="_x0000_s2059" type="#_x0000_t75" style="position:absolute;width:52578;height:22879;visibility:visible;mso-wrap-style:square">
                  <v:fill o:detectmouseclick="t"/>
                  <v:path o:connecttype="none"/>
                </v:shape>
                <v:shape id="Text Box 417" o:spid="_x0000_s2060"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9OhsAA&#10;AADcAAAADwAAAGRycy9kb3ducmV2LnhtbERPS4vCMBC+L/gfwgje1tQ9iFajiCLdy8L6ug/N2BSb&#10;SUlirf/eLCx4m4/vOct1bxvRkQ+1YwWTcQaCuHS65krB+bT/nIEIEVlj45gUPCnAejX4WGKu3YMP&#10;1B1jJVIIhxwVmBjbXMpQGrIYxq4lTtzVeYsxQV9J7fGRwm0jv7JsKi3WnBoMtrQ1VN6Od6ugvO36&#10;XVFfjO/udvar58XzZ1ooNRr2mwWISH18i//d3zrNz+bw90y6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89OhsAAAADcAAAADwAAAAAAAAAAAAAAAACYAgAAZHJzL2Rvd25y&#10;ZXYueG1sUEsFBgAAAAAEAAQA9QAAAIUDAAAAAA==&#10;" strokeweight="1pt">
                  <v:textbox style="mso-fit-shape-to-text:t" inset="1.5mm,1.3mm,1.5mm">
                    <w:txbxContent>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panel1=</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panel2=</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.create(</w:t>
                        </w:r>
                        <w:r w:rsidRPr="00F4427B">
                          <w:rPr>
                            <w:color w:val="FF00FF"/>
                            <w:sz w:val="18"/>
                            <w:szCs w:val="18"/>
                          </w:rPr>
                          <w:t>'Button'</w:t>
                        </w:r>
                        <w:r w:rsidRPr="00F4427B">
                          <w:rPr>
                            <w:sz w:val="18"/>
                            <w:szCs w:val="18"/>
                          </w:rPr>
                          <w:t>,{left:</w:t>
                        </w:r>
                        <w:r w:rsidRPr="00F4427B">
                          <w:rPr>
                            <w:color w:val="800000"/>
                            <w:sz w:val="18"/>
                            <w:szCs w:val="18"/>
                          </w:rPr>
                          <w:t>10</w:t>
                        </w:r>
                        <w:r w:rsidRPr="00F4427B">
                          <w:rPr>
                            <w:sz w:val="18"/>
                            <w:szCs w:val="18"/>
                          </w:rPr>
                          <w:t>,top:</w:t>
                        </w:r>
                        <w:r w:rsidRPr="00F4427B">
                          <w:rPr>
                            <w:color w:val="800000"/>
                            <w:sz w:val="18"/>
                            <w:szCs w:val="18"/>
                          </w:rPr>
                          <w:t>10</w:t>
                        </w:r>
                        <w:r w:rsidRPr="00F4427B">
                          <w:rPr>
                            <w:sz w:val="18"/>
                            <w:szCs w:val="18"/>
                          </w:rPr>
                          <w:t>}).show(panel1);</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w:t>
                        </w:r>
                        <w:r>
                          <w:rPr>
                            <w:rFonts w:hint="eastAsia"/>
                            <w:sz w:val="18"/>
                            <w:szCs w:val="18"/>
                          </w:rPr>
                          <w:t>onDrop</w:t>
                        </w:r>
                        <w:r w:rsidRPr="00F4427B">
                          <w:rPr>
                            <w:sz w:val="18"/>
                            <w:szCs w:val="18"/>
                          </w:rPr>
                          <w:t>=</w:t>
                        </w:r>
                        <w:r w:rsidRPr="00F4427B">
                          <w:rPr>
                            <w:color w:val="0000FF"/>
                            <w:sz w:val="18"/>
                            <w:szCs w:val="18"/>
                          </w:rPr>
                          <w:t>function</w:t>
                        </w:r>
                        <w:r w:rsidRPr="00F4427B">
                          <w:rPr>
                            <w:sz w:val="18"/>
                            <w:szCs w:val="18"/>
                          </w:rPr>
                          <w:t xml:space="preserve"> (profile, e, node, key, data) {</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dd = </w:t>
                        </w:r>
                        <w:r w:rsidR="00F80527">
                          <w:rPr>
                            <w:sz w:val="18"/>
                            <w:szCs w:val="18"/>
                          </w:rPr>
                          <w:t>xui</w:t>
                        </w:r>
                        <w:r w:rsidRPr="00F4427B">
                          <w:rPr>
                            <w:sz w:val="18"/>
                            <w:szCs w:val="18"/>
                          </w:rPr>
                          <w:t>.DragDrop.getProfile(), data = dd.dragData;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if</w:t>
                        </w:r>
                        <w:r w:rsidRPr="00F4427B">
                          <w:rPr>
                            <w:sz w:val="18"/>
                            <w:szCs w:val="18"/>
                          </w:rPr>
                          <w:t>(</w:t>
                        </w:r>
                        <w:proofErr w:type="gramEnd"/>
                        <w:r w:rsidRPr="00F4427B">
                          <w:rPr>
                            <w:sz w:val="18"/>
                            <w:szCs w:val="18"/>
                          </w:rPr>
                          <w: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.getObject(data);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sz w:val="18"/>
                            <w:szCs w:val="18"/>
                          </w:rPr>
                          <w:t>profile.boxing(</w:t>
                        </w:r>
                        <w:proofErr w:type="gramEnd"/>
                        <w:r w:rsidRPr="00F4427B">
                          <w:rPr>
                            <w:sz w:val="18"/>
                            <w:szCs w:val="18"/>
                          </w:rPr>
                          <w:t>).append(btn.boxing());</w:t>
                        </w:r>
                      </w:p>
                      <w:p w:rsidR="0023747D" w:rsidRPr="00F4427B" w:rsidRDefault="0023747D" w:rsidP="00375F9C">
                        <w:pPr>
                          <w:spacing w:line="240" w:lineRule="exact"/>
                          <w:rPr>
                            <w:sz w:val="18"/>
                            <w:szCs w:val="18"/>
                          </w:rPr>
                        </w:pPr>
                        <w:r w:rsidRPr="00F4427B">
                          <w:rPr>
                            <w:sz w:val="18"/>
                            <w:szCs w:val="18"/>
                          </w:rPr>
                          <w:t xml:space="preserve">    }</w:t>
                        </w:r>
                      </w:p>
                      <w:p w:rsidR="0023747D" w:rsidRPr="00F4427B" w:rsidRDefault="0023747D" w:rsidP="00375F9C">
                        <w:pPr>
                          <w:spacing w:line="240" w:lineRule="exact"/>
                          <w:rPr>
                            <w:sz w:val="18"/>
                            <w:szCs w:val="18"/>
                          </w:rPr>
                        </w:pPr>
                        <w:r w:rsidRPr="00F4427B">
                          <w:rPr>
                            <w:sz w:val="18"/>
                            <w:szCs w:val="18"/>
                          </w:rPr>
                          <w:t>};</w:t>
                        </w:r>
                      </w:p>
                      <w:p w:rsidR="0023747D" w:rsidRPr="00F4427B" w:rsidRDefault="0023747D" w:rsidP="00375F9C">
                        <w:pPr>
                          <w:spacing w:line="240" w:lineRule="exact"/>
                          <w:rPr>
                            <w:sz w:val="18"/>
                            <w:szCs w:val="18"/>
                          </w:rPr>
                        </w:pPr>
                      </w:p>
                      <w:p w:rsidR="0023747D" w:rsidRPr="00F4427B" w:rsidRDefault="0023747D" w:rsidP="00375F9C">
                        <w:pPr>
                          <w:spacing w:line="240" w:lineRule="exact"/>
                          <w:rPr>
                            <w:sz w:val="18"/>
                            <w:szCs w:val="18"/>
                          </w:rPr>
                        </w:pPr>
                        <w:proofErr w:type="gramStart"/>
                        <w:r w:rsidRPr="00F4427B">
                          <w:rPr>
                            <w:sz w:val="18"/>
                            <w:szCs w:val="18"/>
                          </w:rPr>
                          <w:t>btn.dra</w:t>
                        </w:r>
                        <w:r>
                          <w:rPr>
                            <w:rFonts w:hint="eastAsia"/>
                            <w:sz w:val="18"/>
                            <w:szCs w:val="18"/>
                          </w:rPr>
                          <w:t>g</w:t>
                        </w:r>
                        <w:r w:rsidRPr="00F4427B">
                          <w:rPr>
                            <w:sz w:val="18"/>
                            <w:szCs w:val="18"/>
                          </w:rPr>
                          <w:t>gable(</w:t>
                        </w:r>
                        <w:proofErr w:type="gramEnd"/>
                        <w:r w:rsidRPr="00F4427B">
                          <w:rPr>
                            <w:color w:val="FF00FF"/>
                            <w:sz w:val="18"/>
                            <w:szCs w:val="18"/>
                          </w:rPr>
                          <w:t>'iAny'</w:t>
                        </w:r>
                        <w:r w:rsidRPr="00F4427B">
                          <w:rPr>
                            <w:sz w:val="18"/>
                            <w:szCs w:val="18"/>
                          </w:rPr>
                          <w:t>,btn.get(</w:t>
                        </w:r>
                        <w:r w:rsidRPr="00F4427B">
                          <w:rPr>
                            <w:color w:val="800000"/>
                            <w:sz w:val="18"/>
                            <w:szCs w:val="18"/>
                          </w:rPr>
                          <w:t>0</w:t>
                        </w:r>
                        <w:r w:rsidRPr="00F4427B">
                          <w:rPr>
                            <w:sz w:val="18"/>
                            <w:szCs w:val="18"/>
                          </w:rPr>
                          <w:t>).getId(),</w:t>
                        </w:r>
                        <w:r w:rsidRPr="00F4427B">
                          <w:rPr>
                            <w:color w:val="0000FF"/>
                            <w:sz w:val="18"/>
                            <w:szCs w:val="18"/>
                          </w:rPr>
                          <w:t>null</w:t>
                        </w:r>
                        <w:r w:rsidRPr="00F4427B">
                          <w:rPr>
                            <w:sz w:val="18"/>
                            <w:szCs w:val="18"/>
                          </w:rPr>
                          <w:t>,{shadowFrom:btn.getRoot()});</w:t>
                        </w:r>
                      </w:p>
                      <w:p w:rsidR="0023747D" w:rsidRPr="00F4427B" w:rsidRDefault="0023747D" w:rsidP="00375F9C">
                        <w:pPr>
                          <w:spacing w:line="240" w:lineRule="exact"/>
                          <w:rPr>
                            <w:sz w:val="18"/>
                            <w:szCs w:val="18"/>
                          </w:rPr>
                        </w:pPr>
                        <w:proofErr w:type="gramStart"/>
                        <w:r w:rsidRPr="00F4427B">
                          <w:rPr>
                            <w:sz w:val="18"/>
                            <w:szCs w:val="18"/>
                          </w:rPr>
                          <w:t>panel1.setDropKeys(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p w:rsidR="0023747D" w:rsidRPr="00F4427B" w:rsidRDefault="0023747D" w:rsidP="00375F9C">
                        <w:pPr>
                          <w:spacing w:line="240" w:lineRule="exact"/>
                          <w:rPr>
                            <w:sz w:val="18"/>
                            <w:szCs w:val="18"/>
                          </w:rPr>
                        </w:pPr>
                        <w:proofErr w:type="gramStart"/>
                        <w:r w:rsidRPr="00F4427B">
                          <w:rPr>
                            <w:sz w:val="18"/>
                            <w:szCs w:val="18"/>
                          </w:rPr>
                          <w:t>panel2.setDropKeys(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txbxContent>
                  </v:textbox>
                </v:shape>
                <v:shape id="AutoShape 418" o:spid="_x0000_s2061" type="#_x0000_t62" style="position:absolute;left:30861;top:5943;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l4sMA&#10;AADcAAAADwAAAGRycy9kb3ducmV2LnhtbERP32vCMBB+F/wfwgl707QDh3RG0YFMxhhYfXBvR3M2&#10;weZSmqzt/vtlMNjbfXw/b70dXSN66oL1rCBfZCCIK68t1wou58N8BSJEZI2NZ1LwTQG2m+lkjYX2&#10;A5+oL2MtUgiHAhWYGNtCylAZchgWviVO3M13DmOCXS11h0MKd418zLIn6dByajDY0ouh6l5+OQWf&#10;r/Zws28aP3y9f7/3Q3s9m6VSD7Nx9wwi0hj/xX/uo07z8x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Ql4sMAAADcAAAADwAAAAAAAAAAAAAAAACYAgAAZHJzL2Rv&#10;d25yZXYueG1sUEsFBgAAAAAEAAQA9QAAAIgDAAAAAA==&#10;" adj="36305,6507" fillcolor="#ff9">
                  <v:textbox inset="0,0,0,0">
                    <w:txbxContent>
                      <w:p w:rsidR="0023747D" w:rsidRPr="000E23E9" w:rsidRDefault="0023747D" w:rsidP="00375F9C">
                        <w:pPr>
                          <w:rPr>
                            <w:szCs w:val="18"/>
                          </w:rPr>
                        </w:pPr>
                        <w:r>
                          <w:rPr>
                            <w:szCs w:val="18"/>
                          </w:rPr>
                          <w:t>S</w:t>
                        </w:r>
                        <w:r>
                          <w:rPr>
                            <w:rFonts w:hint="eastAsia"/>
                            <w:szCs w:val="18"/>
                          </w:rPr>
                          <w:t xml:space="preserve">ets </w:t>
                        </w:r>
                        <w:r w:rsidRPr="00F4427B">
                          <w:rPr>
                            <w:rFonts w:hint="eastAsia"/>
                            <w:szCs w:val="21"/>
                          </w:rPr>
                          <w:t>onDrop</w:t>
                        </w:r>
                        <w:r>
                          <w:rPr>
                            <w:rFonts w:hint="eastAsia"/>
                            <w:szCs w:val="21"/>
                          </w:rPr>
                          <w:t xml:space="preserve"> function</w:t>
                        </w:r>
                      </w:p>
                    </w:txbxContent>
                  </v:textbox>
                </v:shape>
                <v:shape id="AutoShape 419" o:spid="_x0000_s2062" type="#_x0000_t62" style="position:absolute;left:11430;top:14859;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6BdMIA&#10;AADcAAAADwAAAGRycy9kb3ducmV2LnhtbERP22rCQBB9L/Qflin0rW6Sokh0lSJqBZ+8fMCQHZPY&#10;7Oya3Sbp33cFwbc5nOvMl4NpREetry0rSEcJCOLC6ppLBefT5mMKwgdkjY1lUvBHHpaL15c55tr2&#10;fKDuGEoRQ9jnqKAKweVS+qIig35kHXHkLrY1GCJsS6lb7GO4aWSWJBNpsObYUKGjVUXFz/HXKMhw&#10;m7l0Xw9917vb9ntyWu/HV6Xe34avGYhAQ3iKH+6djvPTT7g/Ey+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foF0wgAAANwAAAAPAAAAAAAAAAAAAAAAAJgCAABkcnMvZG93&#10;bnJldi54bWxQSwUGAAAAAAQABAD1AAAAhwMAAAAA&#10;" adj="25173,30530" fillcolor="#ff9">
                  <v:textbox inset="0,0,0,0">
                    <w:txbxContent>
                      <w:p w:rsidR="0023747D" w:rsidRPr="000E23E9" w:rsidRDefault="0023747D" w:rsidP="00375F9C">
                        <w:pPr>
                          <w:rPr>
                            <w:szCs w:val="18"/>
                          </w:rPr>
                        </w:pPr>
                        <w:r>
                          <w:rPr>
                            <w:szCs w:val="21"/>
                          </w:rPr>
                          <w:t>S</w:t>
                        </w:r>
                        <w:r>
                          <w:rPr>
                            <w:rFonts w:hint="eastAsia"/>
                            <w:szCs w:val="21"/>
                          </w:rPr>
                          <w:t>ets draggable</w:t>
                        </w:r>
                      </w:p>
                    </w:txbxContent>
                  </v:textbox>
                </v:shape>
                <v:shape id="AutoShape 420" o:spid="_x0000_s2063" type="#_x0000_t62" style="position:absolute;left:26289;top:1981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mcgA&#10;AADcAAAADwAAAGRycy9kb3ducmV2LnhtbESPzW7CMBCE75V4B2uRuBWHtioQMKitgHKAAz8HclvF&#10;SxIar6PYJOnb15Uq9barmZ1vdr7sTCkaql1hWcFoGIEgTq0uOFNwPq0fJyCcR9ZYWiYF3+Rgueg9&#10;zDHWtuUDNUefiRDCLkYFufdVLKVLczLohrYiDtrV1gZ9WOtM6hrbEG5K+RRFr9JgwYGQY0UfOaVf&#10;x7sJ3NXnc7uZNtdbm7xvklNy2e/GVqlBv3ubgfDU+X/z3/VWh/qjF/h9Jkw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8ROZyAAAANwAAAAPAAAAAAAAAAAAAAAAAJgCAABk&#10;cnMvZG93bnJldi54bWxQSwUGAAAAAAQABAD1AAAAjQMAAAAA&#10;" adj="29373,17930" fillcolor="#ff9">
                  <v:textbox inset="0,0,0,0">
                    <w:txbxContent>
                      <w:p w:rsidR="0023747D" w:rsidRPr="000E23E9" w:rsidRDefault="0023747D" w:rsidP="00375F9C">
                        <w:pPr>
                          <w:rPr>
                            <w:szCs w:val="18"/>
                          </w:rPr>
                        </w:pPr>
                        <w:r>
                          <w:rPr>
                            <w:szCs w:val="18"/>
                          </w:rPr>
                          <w:t>S</w:t>
                        </w:r>
                        <w:r>
                          <w:rPr>
                            <w:rFonts w:hint="eastAsia"/>
                            <w:szCs w:val="18"/>
                          </w:rPr>
                          <w:t xml:space="preserve">ets </w:t>
                        </w:r>
                        <w:r>
                          <w:rPr>
                            <w:rFonts w:hint="eastAsia"/>
                            <w:szCs w:val="21"/>
                          </w:rPr>
                          <w:t>droppable</w:t>
                        </w:r>
                      </w:p>
                    </w:txbxContent>
                  </v:textbox>
                </v:shape>
                <w10:anchorlock/>
              </v:group>
            </w:pict>
          </mc:Fallback>
        </mc:AlternateContent>
      </w:r>
    </w:p>
    <w:p w:rsidR="00375F9C" w:rsidRPr="00493B83" w:rsidRDefault="00375F9C" w:rsidP="00375F9C">
      <w:pPr>
        <w:rPr>
          <w:b/>
        </w:rPr>
      </w:pPr>
      <w:r w:rsidRPr="00493B83">
        <w:rPr>
          <w:rFonts w:hint="eastAsia"/>
          <w:b/>
        </w:rPr>
        <w:t>Output:</w:t>
      </w:r>
    </w:p>
    <w:p w:rsidR="00375F9C" w:rsidRPr="00AD548D" w:rsidRDefault="005C781A" w:rsidP="00375F9C">
      <w:r>
        <w:rPr>
          <w:rFonts w:hint="eastAsia"/>
          <w:noProof/>
        </w:rPr>
        <w:drawing>
          <wp:inline distT="0" distB="0" distL="0" distR="0" wp14:anchorId="6815A50F" wp14:editId="216A2663">
            <wp:extent cx="2724150" cy="219075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24150" cy="2190750"/>
                    </a:xfrm>
                    <a:prstGeom prst="rect">
                      <a:avLst/>
                    </a:prstGeom>
                    <a:noFill/>
                    <a:ln>
                      <a:noFill/>
                    </a:ln>
                  </pic:spPr>
                </pic:pic>
              </a:graphicData>
            </a:graphic>
          </wp:inline>
        </w:drawing>
      </w:r>
    </w:p>
    <w:p w:rsidR="00375F9C" w:rsidRDefault="00375F9C" w:rsidP="00E45D25">
      <w:pPr>
        <w:pStyle w:val="3"/>
        <w:numPr>
          <w:ilvl w:val="2"/>
          <w:numId w:val="17"/>
        </w:numPr>
      </w:pPr>
      <w:bookmarkStart w:id="241" w:name="_Toc453071865"/>
      <w:r>
        <w:rPr>
          <w:rFonts w:hint="eastAsia"/>
        </w:rPr>
        <w:t>List sorting 1</w:t>
      </w:r>
      <w:bookmarkEnd w:id="241"/>
    </w:p>
    <w:p w:rsidR="00375F9C" w:rsidRPr="00493B83" w:rsidRDefault="00375F9C" w:rsidP="00375F9C">
      <w:pPr>
        <w:rPr>
          <w:b/>
        </w:rPr>
      </w:pPr>
      <w:r w:rsidRPr="00493B83">
        <w:rPr>
          <w:b/>
        </w:rPr>
        <w:t>I</w:t>
      </w:r>
      <w:r w:rsidRPr="00493B83">
        <w:rPr>
          <w:rFonts w:hint="eastAsia"/>
          <w:b/>
        </w:rPr>
        <w:t>nput:</w:t>
      </w:r>
    </w:p>
    <w:p w:rsidR="00375F9C" w:rsidRPr="004F4575" w:rsidRDefault="005C781A" w:rsidP="00375F9C">
      <w:r>
        <w:rPr>
          <w:noProof/>
        </w:rPr>
        <mc:AlternateContent>
          <mc:Choice Requires="wpc">
            <w:drawing>
              <wp:inline distT="0" distB="0" distL="0" distR="0" wp14:anchorId="004F7A10" wp14:editId="040A5FFA">
                <wp:extent cx="5257800" cy="1068705"/>
                <wp:effectExtent l="9525" t="0" r="9525" b="7620"/>
                <wp:docPr id="406" name="画布 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5" name="Text Box 40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B740B" w:rsidRDefault="00F80527" w:rsidP="00375F9C">
                              <w:pPr>
                                <w:spacing w:line="240" w:lineRule="exact"/>
                                <w:rPr>
                                  <w:sz w:val="18"/>
                                  <w:szCs w:val="18"/>
                                </w:rPr>
                              </w:pPr>
                              <w:proofErr w:type="gramStart"/>
                              <w:r>
                                <w:rPr>
                                  <w:sz w:val="18"/>
                                  <w:szCs w:val="18"/>
                                </w:rPr>
                                <w:t>xui</w:t>
                              </w:r>
                              <w:r w:rsidR="0023747D" w:rsidRPr="006B740B">
                                <w:rPr>
                                  <w:sz w:val="18"/>
                                  <w:szCs w:val="18"/>
                                </w:rPr>
                                <w:t>.create(</w:t>
                              </w:r>
                              <w:proofErr w:type="gramEnd"/>
                              <w:r w:rsidR="0023747D" w:rsidRPr="006B740B">
                                <w:rPr>
                                  <w:color w:val="FF00FF"/>
                                  <w:sz w:val="18"/>
                                  <w:szCs w:val="18"/>
                                </w:rPr>
                                <w:t>"List"</w:t>
                              </w:r>
                              <w:r w:rsidR="0023747D" w:rsidRPr="006B740B">
                                <w:rPr>
                                  <w:sz w:val="18"/>
                                  <w:szCs w:val="18"/>
                                </w:rPr>
                                <w:t>,{</w:t>
                              </w:r>
                            </w:p>
                            <w:p w:rsidR="0023747D" w:rsidRPr="006B740B" w:rsidRDefault="0023747D" w:rsidP="00375F9C">
                              <w:pPr>
                                <w:spacing w:line="240" w:lineRule="exact"/>
                                <w:rPr>
                                  <w:sz w:val="18"/>
                                  <w:szCs w:val="18"/>
                                </w:rPr>
                              </w:pPr>
                              <w:r w:rsidRPr="006B740B">
                                <w:rPr>
                                  <w:sz w:val="18"/>
                                  <w:szCs w:val="18"/>
                                </w:rPr>
                                <w:t xml:space="preserve">    </w:t>
                              </w:r>
                              <w:proofErr w:type="gramStart"/>
                              <w:r w:rsidRPr="006B740B">
                                <w:rPr>
                                  <w:sz w:val="18"/>
                                  <w:szCs w:val="18"/>
                                </w:rPr>
                                <w:t>items</w:t>
                              </w:r>
                              <w:proofErr w:type="gramEnd"/>
                              <w:r w:rsidRPr="006B740B">
                                <w:rPr>
                                  <w:sz w:val="18"/>
                                  <w:szCs w:val="18"/>
                                </w:rPr>
                                <w:t>:[</w:t>
                              </w:r>
                              <w:r w:rsidRPr="006B740B">
                                <w:rPr>
                                  <w:color w:val="FF00FF"/>
                                  <w:sz w:val="18"/>
                                  <w:szCs w:val="18"/>
                                </w:rPr>
                                <w:t>"item a"</w:t>
                              </w:r>
                              <w:r w:rsidRPr="006B740B">
                                <w:rPr>
                                  <w:sz w:val="18"/>
                                  <w:szCs w:val="18"/>
                                </w:rPr>
                                <w:t>,</w:t>
                              </w:r>
                              <w:r w:rsidRPr="006B740B">
                                <w:rPr>
                                  <w:color w:val="FF00FF"/>
                                  <w:sz w:val="18"/>
                                  <w:szCs w:val="18"/>
                                </w:rPr>
                                <w:t>"item b"</w:t>
                              </w:r>
                              <w:r w:rsidRPr="006B740B">
                                <w:rPr>
                                  <w:sz w:val="18"/>
                                  <w:szCs w:val="18"/>
                                </w:rPr>
                                <w:t>,</w:t>
                              </w:r>
                              <w:r w:rsidRPr="006B740B">
                                <w:rPr>
                                  <w:color w:val="FF00FF"/>
                                  <w:sz w:val="18"/>
                                  <w:szCs w:val="18"/>
                                </w:rPr>
                                <w:t>"item c"</w:t>
                              </w:r>
                              <w:r w:rsidRPr="006B740B">
                                <w:rPr>
                                  <w:sz w:val="18"/>
                                  <w:szCs w:val="18"/>
                                </w:rPr>
                                <w:t>,</w:t>
                              </w:r>
                              <w:r w:rsidRPr="006B740B">
                                <w:rPr>
                                  <w:color w:val="FF00FF"/>
                                  <w:sz w:val="18"/>
                                  <w:szCs w:val="18"/>
                                </w:rPr>
                                <w:t>"item d"</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setDragKey(</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setDropKeys(</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pPr>
                              <w:r w:rsidRPr="006B740B">
                                <w:rPr>
                                  <w:sz w:val="18"/>
                                  <w:szCs w:val="18"/>
                                </w:rPr>
                                <w:t>.</w:t>
                              </w:r>
                              <w:proofErr w:type="gramStart"/>
                              <w:r w:rsidRPr="006B740B">
                                <w:rPr>
                                  <w:sz w:val="18"/>
                                  <w:szCs w:val="18"/>
                                </w:rPr>
                                <w:t>show()</w:t>
                              </w:r>
                              <w:proofErr w:type="gramEnd"/>
                            </w:p>
                          </w:txbxContent>
                        </wps:txbx>
                        <wps:bodyPr rot="0" vert="horz" wrap="square" lIns="54000" tIns="46800" rIns="54000" bIns="45720" anchor="t" anchorCtr="0" upright="1">
                          <a:spAutoFit/>
                        </wps:bodyPr>
                      </wps:wsp>
                      <wps:wsp>
                        <wps:cNvPr id="107" name="AutoShape 687"/>
                        <wps:cNvSpPr>
                          <a:spLocks noChangeArrowheads="1"/>
                        </wps:cNvSpPr>
                        <wps:spPr bwMode="auto">
                          <a:xfrm flipH="1">
                            <a:off x="1828800" y="435610"/>
                            <a:ext cx="2057400" cy="257810"/>
                          </a:xfrm>
                          <a:prstGeom prst="wedgeRoundRectCallout">
                            <a:avLst>
                              <a:gd name="adj1" fmla="val 84657"/>
                              <a:gd name="adj2" fmla="val 58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 key and drop keys.</w:t>
                              </w:r>
                            </w:p>
                          </w:txbxContent>
                        </wps:txbx>
                        <wps:bodyPr rot="0" vert="horz" wrap="square" lIns="0" tIns="0" rIns="0" bIns="0" anchor="t" anchorCtr="0" upright="1">
                          <a:noAutofit/>
                        </wps:bodyPr>
                      </wps:wsp>
                    </wpc:wpc>
                  </a:graphicData>
                </a:graphic>
              </wp:inline>
            </w:drawing>
          </mc:Choice>
          <mc:Fallback>
            <w:pict>
              <v:group id="画布 406" o:spid="_x0000_s2064"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">
                <v:shape id="_x0000_s2065" type="#_x0000_t75" style="position:absolute;width:52578;height:10687;visibility:visible;mso-wrap-style:square">
                  <v:fill o:detectmouseclick="t"/>
                  <v:path o:connecttype="none"/>
                </v:shape>
                <v:shape id="Text Box 408" o:spid="_x0000_s2066"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Eg8EA&#10;AADcAAAADwAAAGRycy9kb3ducmV2LnhtbERPS4vCMBC+C/sfwgh701RhRbtGkRWpl4X1sfehGZti&#10;MylJrPXfm4UFb/PxPWe57m0jOvKhdqxgMs5AEJdO11wpOJ92ozmIEJE1No5JwYMCrFdvgyXm2t35&#10;QN0xViKFcMhRgYmxzaUMpSGLYexa4sRdnLcYE/SV1B7vKdw2cpplM2mx5tRgsKUvQ+X1eLMKyuu2&#10;3xb1r/Hdzc5/9KJ4fM8Kpd6H/eYTRKQ+vsT/7r1O87MP+HsmX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CRIPBAAAA3AAAAA8AAAAAAAAAAAAAAAAAmAIAAGRycy9kb3du&#10;cmV2LnhtbFBLBQYAAAAABAAEAPUAAACGAwAAAAA=&#10;" strokeweight="1pt">
                  <v:textbox style="mso-fit-shape-to-text:t" inset="1.5mm,1.3mm,1.5mm">
                    <w:txbxContent>
                      <w:p w:rsidR="0023747D" w:rsidRPr="006B740B" w:rsidRDefault="00F80527" w:rsidP="00375F9C">
                        <w:pPr>
                          <w:spacing w:line="240" w:lineRule="exact"/>
                          <w:rPr>
                            <w:sz w:val="18"/>
                            <w:szCs w:val="18"/>
                          </w:rPr>
                        </w:pPr>
                        <w:proofErr w:type="gramStart"/>
                        <w:r>
                          <w:rPr>
                            <w:sz w:val="18"/>
                            <w:szCs w:val="18"/>
                          </w:rPr>
                          <w:t>xui</w:t>
                        </w:r>
                        <w:r w:rsidR="0023747D" w:rsidRPr="006B740B">
                          <w:rPr>
                            <w:sz w:val="18"/>
                            <w:szCs w:val="18"/>
                          </w:rPr>
                          <w:t>.create(</w:t>
                        </w:r>
                        <w:proofErr w:type="gramEnd"/>
                        <w:r w:rsidR="0023747D" w:rsidRPr="006B740B">
                          <w:rPr>
                            <w:color w:val="FF00FF"/>
                            <w:sz w:val="18"/>
                            <w:szCs w:val="18"/>
                          </w:rPr>
                          <w:t>"List"</w:t>
                        </w:r>
                        <w:r w:rsidR="0023747D" w:rsidRPr="006B740B">
                          <w:rPr>
                            <w:sz w:val="18"/>
                            <w:szCs w:val="18"/>
                          </w:rPr>
                          <w:t>,{</w:t>
                        </w:r>
                      </w:p>
                      <w:p w:rsidR="0023747D" w:rsidRPr="006B740B" w:rsidRDefault="0023747D" w:rsidP="00375F9C">
                        <w:pPr>
                          <w:spacing w:line="240" w:lineRule="exact"/>
                          <w:rPr>
                            <w:sz w:val="18"/>
                            <w:szCs w:val="18"/>
                          </w:rPr>
                        </w:pPr>
                        <w:r w:rsidRPr="006B740B">
                          <w:rPr>
                            <w:sz w:val="18"/>
                            <w:szCs w:val="18"/>
                          </w:rPr>
                          <w:t xml:space="preserve">    </w:t>
                        </w:r>
                        <w:proofErr w:type="gramStart"/>
                        <w:r w:rsidRPr="006B740B">
                          <w:rPr>
                            <w:sz w:val="18"/>
                            <w:szCs w:val="18"/>
                          </w:rPr>
                          <w:t>items</w:t>
                        </w:r>
                        <w:proofErr w:type="gramEnd"/>
                        <w:r w:rsidRPr="006B740B">
                          <w:rPr>
                            <w:sz w:val="18"/>
                            <w:szCs w:val="18"/>
                          </w:rPr>
                          <w:t>:[</w:t>
                        </w:r>
                        <w:r w:rsidRPr="006B740B">
                          <w:rPr>
                            <w:color w:val="FF00FF"/>
                            <w:sz w:val="18"/>
                            <w:szCs w:val="18"/>
                          </w:rPr>
                          <w:t>"item a"</w:t>
                        </w:r>
                        <w:r w:rsidRPr="006B740B">
                          <w:rPr>
                            <w:sz w:val="18"/>
                            <w:szCs w:val="18"/>
                          </w:rPr>
                          <w:t>,</w:t>
                        </w:r>
                        <w:r w:rsidRPr="006B740B">
                          <w:rPr>
                            <w:color w:val="FF00FF"/>
                            <w:sz w:val="18"/>
                            <w:szCs w:val="18"/>
                          </w:rPr>
                          <w:t>"item b"</w:t>
                        </w:r>
                        <w:r w:rsidRPr="006B740B">
                          <w:rPr>
                            <w:sz w:val="18"/>
                            <w:szCs w:val="18"/>
                          </w:rPr>
                          <w:t>,</w:t>
                        </w:r>
                        <w:r w:rsidRPr="006B740B">
                          <w:rPr>
                            <w:color w:val="FF00FF"/>
                            <w:sz w:val="18"/>
                            <w:szCs w:val="18"/>
                          </w:rPr>
                          <w:t>"item c"</w:t>
                        </w:r>
                        <w:r w:rsidRPr="006B740B">
                          <w:rPr>
                            <w:sz w:val="18"/>
                            <w:szCs w:val="18"/>
                          </w:rPr>
                          <w:t>,</w:t>
                        </w:r>
                        <w:r w:rsidRPr="006B740B">
                          <w:rPr>
                            <w:color w:val="FF00FF"/>
                            <w:sz w:val="18"/>
                            <w:szCs w:val="18"/>
                          </w:rPr>
                          <w:t>"item d"</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setDragKey(</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setDropKeys(</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pPr>
                        <w:r w:rsidRPr="006B740B">
                          <w:rPr>
                            <w:sz w:val="18"/>
                            <w:szCs w:val="18"/>
                          </w:rPr>
                          <w:t>.</w:t>
                        </w:r>
                        <w:proofErr w:type="gramStart"/>
                        <w:r w:rsidRPr="006B740B">
                          <w:rPr>
                            <w:sz w:val="18"/>
                            <w:szCs w:val="18"/>
                          </w:rPr>
                          <w:t>show()</w:t>
                        </w:r>
                        <w:proofErr w:type="gramEnd"/>
                      </w:p>
                    </w:txbxContent>
                  </v:textbox>
                </v:shape>
                <v:shape id="AutoShape 687" o:spid="_x0000_s2067" type="#_x0000_t62" style="position:absolute;left:18288;top:4356;width:20574;height:257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rgsIA&#10;AADcAAAADwAAAGRycy9kb3ducmV2LnhtbERPTWsCMRC9C/6HMIK3mijWymoULW0pFA9uW70Om3F3&#10;cTNZNqmm/74RCt7m8T5nuY62ERfqfO1Yw3ikQBAXztRcavj6fH2Yg/AB2WDjmDT8kof1qt9bYmbc&#10;lfd0yUMpUgj7DDVUIbSZlL6oyKIfuZY4cSfXWQwJdqU0HV5TuG3kRKmZtFhzaqiwpeeKinP+YzU8&#10;xpzisZX17jBV8xf7Pfmg7ZvWw0HcLEAEiuEu/ne/mzRfPcHt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2uCwgAAANwAAAAPAAAAAAAAAAAAAAAAAJgCAABkcnMvZG93&#10;bnJldi54bWxQSwUGAAAAAAQABAD1AAAAhwMAAAAA&#10;" adj="29086,23462" fillcolor="#ff9">
                  <v:textbox inset="0,0,0,0">
                    <w:txbxContent>
                      <w:p w:rsidR="0023747D" w:rsidRPr="000E23E9" w:rsidRDefault="0023747D" w:rsidP="00375F9C">
                        <w:pPr>
                          <w:rPr>
                            <w:szCs w:val="18"/>
                          </w:rPr>
                        </w:pPr>
                        <w:r>
                          <w:rPr>
                            <w:szCs w:val="18"/>
                          </w:rPr>
                          <w:t>S</w:t>
                        </w:r>
                        <w:r>
                          <w:rPr>
                            <w:rFonts w:hint="eastAsia"/>
                            <w:szCs w:val="18"/>
                          </w:rPr>
                          <w:t>ets drag key and drop keys.</w:t>
                        </w:r>
                      </w:p>
                    </w:txbxContent>
                  </v:textbox>
                </v:shape>
                <w10:anchorlock/>
              </v:group>
            </w:pict>
          </mc:Fallback>
        </mc:AlternateContent>
      </w:r>
    </w:p>
    <w:p w:rsidR="00375F9C" w:rsidRPr="00493B83" w:rsidRDefault="00375F9C" w:rsidP="00375F9C">
      <w:pPr>
        <w:rPr>
          <w:b/>
        </w:rPr>
      </w:pPr>
      <w:r w:rsidRPr="00493B83">
        <w:rPr>
          <w:b/>
        </w:rPr>
        <w:t>Output</w:t>
      </w:r>
      <w:r w:rsidRPr="00493B83">
        <w:rPr>
          <w:rFonts w:hint="eastAsia"/>
          <w:b/>
        </w:rPr>
        <w:t>:</w:t>
      </w:r>
    </w:p>
    <w:p w:rsidR="00375F9C" w:rsidRPr="006B740B" w:rsidRDefault="005C781A" w:rsidP="00375F9C">
      <w:r>
        <w:rPr>
          <w:rFonts w:hint="eastAsia"/>
          <w:noProof/>
        </w:rPr>
        <w:lastRenderedPageBreak/>
        <w:drawing>
          <wp:inline distT="0" distB="0" distL="0" distR="0" wp14:anchorId="1D10BB16" wp14:editId="25E604DC">
            <wp:extent cx="1524000" cy="1600200"/>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524000" cy="1600200"/>
                    </a:xfrm>
                    <a:prstGeom prst="rect">
                      <a:avLst/>
                    </a:prstGeom>
                    <a:noFill/>
                    <a:ln>
                      <a:noFill/>
                    </a:ln>
                  </pic:spPr>
                </pic:pic>
              </a:graphicData>
            </a:graphic>
          </wp:inline>
        </w:drawing>
      </w:r>
    </w:p>
    <w:p w:rsidR="00375F9C" w:rsidRDefault="00375F9C" w:rsidP="00E45D25">
      <w:pPr>
        <w:pStyle w:val="3"/>
        <w:numPr>
          <w:ilvl w:val="2"/>
          <w:numId w:val="17"/>
        </w:numPr>
      </w:pPr>
      <w:bookmarkStart w:id="242" w:name="_Toc453071866"/>
      <w:r>
        <w:rPr>
          <w:rFonts w:hint="eastAsia"/>
        </w:rPr>
        <w:t>List sorting 2</w:t>
      </w:r>
      <w:bookmarkEnd w:id="242"/>
    </w:p>
    <w:p w:rsidR="00375F9C" w:rsidRPr="00493B83" w:rsidRDefault="00375F9C" w:rsidP="00375F9C">
      <w:pPr>
        <w:rPr>
          <w:b/>
        </w:rPr>
      </w:pPr>
      <w:r w:rsidRPr="00493B83">
        <w:rPr>
          <w:b/>
        </w:rPr>
        <w:t>I</w:t>
      </w:r>
      <w:r w:rsidRPr="00493B83">
        <w:rPr>
          <w:rFonts w:hint="eastAsia"/>
          <w:b/>
        </w:rPr>
        <w:t>nput:</w:t>
      </w:r>
    </w:p>
    <w:p w:rsidR="00375F9C" w:rsidRDefault="005C781A" w:rsidP="00375F9C">
      <w:r>
        <w:rPr>
          <w:noProof/>
        </w:rPr>
        <mc:AlternateContent>
          <mc:Choice Requires="wpc">
            <w:drawing>
              <wp:inline distT="0" distB="0" distL="0" distR="0" wp14:anchorId="0455329F" wp14:editId="5383AC8E">
                <wp:extent cx="5257800" cy="3552825"/>
                <wp:effectExtent l="9525" t="0" r="9525" b="0"/>
                <wp:docPr id="399" name="画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 name="Text Box 401"/>
                        <wps:cNvSpPr txBox="1">
                          <a:spLocks noChangeArrowheads="1"/>
                        </wps:cNvSpPr>
                        <wps:spPr bwMode="auto">
                          <a:xfrm>
                            <a:off x="0" y="48895"/>
                            <a:ext cx="5257800" cy="3305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74AB2" w:rsidRDefault="00F80527" w:rsidP="00375F9C">
                              <w:pPr>
                                <w:spacing w:line="240" w:lineRule="exact"/>
                                <w:rPr>
                                  <w:sz w:val="18"/>
                                  <w:szCs w:val="18"/>
                                </w:rPr>
                              </w:pPr>
                              <w:proofErr w:type="gramStart"/>
                              <w:r>
                                <w:rPr>
                                  <w:sz w:val="18"/>
                                  <w:szCs w:val="18"/>
                                </w:rPr>
                                <w:t>xui</w:t>
                              </w:r>
                              <w:r w:rsidR="0023747D" w:rsidRPr="00574AB2">
                                <w:rPr>
                                  <w:sz w:val="18"/>
                                  <w:szCs w:val="18"/>
                                </w:rPr>
                                <w:t>.create(</w:t>
                              </w:r>
                              <w:proofErr w:type="gramEnd"/>
                              <w:r w:rsidR="0023747D" w:rsidRPr="00574AB2">
                                <w:rPr>
                                  <w:color w:val="FF00FF"/>
                                  <w:sz w:val="18"/>
                                  <w:szCs w:val="18"/>
                                </w:rPr>
                                <w:t>"List"</w:t>
                              </w:r>
                              <w:r w:rsidR="0023747D"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items</w:t>
                              </w:r>
                              <w:proofErr w:type="gramEnd"/>
                              <w:r w:rsidRPr="00574AB2">
                                <w:rPr>
                                  <w:sz w:val="18"/>
                                  <w:szCs w:val="18"/>
                                </w:rPr>
                                <w:t>:[</w:t>
                              </w:r>
                              <w:r w:rsidRPr="00574AB2">
                                <w:rPr>
                                  <w:color w:val="FF00FF"/>
                                  <w:sz w:val="18"/>
                                  <w:szCs w:val="18"/>
                                </w:rPr>
                                <w:t>"item a"</w:t>
                              </w:r>
                              <w:r w:rsidRPr="00574AB2">
                                <w:rPr>
                                  <w:sz w:val="18"/>
                                  <w:szCs w:val="18"/>
                                </w:rPr>
                                <w:t>,</w:t>
                              </w:r>
                              <w:r w:rsidRPr="00574AB2">
                                <w:rPr>
                                  <w:color w:val="FF00FF"/>
                                  <w:sz w:val="18"/>
                                  <w:szCs w:val="18"/>
                                </w:rPr>
                                <w:t>"item b"</w:t>
                              </w:r>
                              <w:r w:rsidRPr="00574AB2">
                                <w:rPr>
                                  <w:sz w:val="18"/>
                                  <w:szCs w:val="18"/>
                                </w:rPr>
                                <w:t>,</w:t>
                              </w:r>
                              <w:r w:rsidRPr="00574AB2">
                                <w:rPr>
                                  <w:color w:val="FF00FF"/>
                                  <w:sz w:val="18"/>
                                  <w:szCs w:val="18"/>
                                </w:rPr>
                                <w:t>"item c"</w:t>
                              </w:r>
                              <w:r w:rsidRPr="00574AB2">
                                <w:rPr>
                                  <w:sz w:val="18"/>
                                  <w:szCs w:val="18"/>
                                </w:rPr>
                                <w:t>,</w:t>
                              </w:r>
                              <w:r w:rsidRPr="00574AB2">
                                <w:rPr>
                                  <w:color w:val="FF00FF"/>
                                  <w:sz w:val="18"/>
                                  <w:szCs w:val="18"/>
                                </w:rPr>
                                <w:t>"item d"</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setDragKey(</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setDropKeys(</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onDropMarkShow(</w:t>
                              </w:r>
                              <w:proofErr w:type="gramEnd"/>
                              <w:r w:rsidRPr="00574AB2">
                                <w:rPr>
                                  <w:color w:val="0000FF"/>
                                  <w:sz w:val="18"/>
                                  <w:szCs w:val="18"/>
                                </w:rPr>
                                <w:t>function</w:t>
                              </w:r>
                              <w:r w:rsidRPr="00574AB2">
                                <w:rPr>
                                  <w:sz w:val="18"/>
                                  <w:szCs w:val="18"/>
                                </w:rPr>
                                <w:t xml:space="preserve">(profile,e,src,key,data,item){ </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'move'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.DragDrop.setDropFace(</w:t>
                              </w:r>
                              <w:proofErr w:type="gramEnd"/>
                              <w:r w:rsidRPr="00574AB2">
                                <w:rPr>
                                  <w:color w:val="0000FF"/>
                                  <w:sz w:val="18"/>
                                  <w:szCs w:val="18"/>
                                </w:rPr>
                                <w:t>null</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'dashed 1px'</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onDropMarkClear(</w:t>
                              </w:r>
                              <w:proofErr w:type="gramEnd"/>
                              <w:r w:rsidRPr="00574AB2">
                                <w:rPr>
                                  <w:color w:val="0000FF"/>
                                  <w:sz w:val="18"/>
                                  <w:szCs w:val="18"/>
                                </w:rPr>
                                <w:t>function</w:t>
                              </w:r>
                              <w:r w:rsidRPr="00574AB2">
                                <w:rPr>
                                  <w:sz w:val="18"/>
                                  <w:szCs w:val="18"/>
                                </w:rPr>
                                <w:t>(profile,e,src,key,data,item){</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'none'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show()</w:t>
                              </w:r>
                              <w:proofErr w:type="gramEnd"/>
                            </w:p>
                          </w:txbxContent>
                        </wps:txbx>
                        <wps:bodyPr rot="0" vert="horz" wrap="square" lIns="54000" tIns="46800" rIns="54000" bIns="45720" anchor="t" anchorCtr="0" upright="1">
                          <a:spAutoFit/>
                        </wps:bodyPr>
                      </wps:wsp>
                      <wps:wsp>
                        <wps:cNvPr id="99" name="AutoShape 403"/>
                        <wps:cNvSpPr>
                          <a:spLocks noChangeArrowheads="1"/>
                        </wps:cNvSpPr>
                        <wps:spPr bwMode="auto">
                          <a:xfrm flipH="1">
                            <a:off x="2971800" y="792480"/>
                            <a:ext cx="1485900" cy="198120"/>
                          </a:xfrm>
                          <a:prstGeom prst="wedgeRoundRectCallout">
                            <a:avLst>
                              <a:gd name="adj1" fmla="val 64014"/>
                              <a:gd name="adj2" fmla="val 115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ustom appearance</w:t>
                              </w:r>
                            </w:p>
                          </w:txbxContent>
                        </wps:txbx>
                        <wps:bodyPr rot="0" vert="horz" wrap="square" lIns="0" tIns="0" rIns="0" bIns="0" anchor="t" anchorCtr="0" upright="1">
                          <a:noAutofit/>
                        </wps:bodyPr>
                      </wps:wsp>
                      <wps:wsp>
                        <wps:cNvPr id="101" name="AutoShape 413"/>
                        <wps:cNvSpPr>
                          <a:spLocks noChangeArrowheads="1"/>
                        </wps:cNvSpPr>
                        <wps:spPr bwMode="auto">
                          <a:xfrm flipH="1">
                            <a:off x="1257300" y="594360"/>
                            <a:ext cx="1828800" cy="198120"/>
                          </a:xfrm>
                          <a:prstGeom prst="wedgeRoundRectCallout">
                            <a:avLst>
                              <a:gd name="adj1" fmla="val 60347"/>
                              <a:gd name="adj2" fmla="val 20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 key and drop keys</w:t>
                              </w:r>
                            </w:p>
                          </w:txbxContent>
                        </wps:txbx>
                        <wps:bodyPr rot="0" vert="horz" wrap="square" lIns="0" tIns="0" rIns="0" bIns="0" anchor="t" anchorCtr="0" upright="1">
                          <a:noAutofit/>
                        </wps:bodyPr>
                      </wps:wsp>
                      <wps:wsp>
                        <wps:cNvPr id="103" name="AutoShape 414"/>
                        <wps:cNvSpPr>
                          <a:spLocks noChangeArrowheads="1"/>
                        </wps:cNvSpPr>
                        <wps:spPr bwMode="auto">
                          <a:xfrm flipH="1">
                            <a:off x="2857500" y="1783080"/>
                            <a:ext cx="1371600" cy="198120"/>
                          </a:xfrm>
                          <a:prstGeom prst="wedgeRoundRectCallout">
                            <a:avLst>
                              <a:gd name="adj1" fmla="val 60324"/>
                              <a:gd name="adj2" fmla="val 1032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estores appearance</w:t>
                              </w:r>
                            </w:p>
                          </w:txbxContent>
                        </wps:txbx>
                        <wps:bodyPr rot="0" vert="horz" wrap="square" lIns="0" tIns="0" rIns="0" bIns="0" anchor="t" anchorCtr="0" upright="1">
                          <a:noAutofit/>
                        </wps:bodyPr>
                      </wps:wsp>
                    </wpc:wpc>
                  </a:graphicData>
                </a:graphic>
              </wp:inline>
            </w:drawing>
          </mc:Choice>
          <mc:Fallback>
            <w:pict>
              <v:group id="画布 399" o:spid="_x0000_s2068" editas="canvas" style="width:414pt;height:279.75pt;mso-position-horizontal-relative:char;mso-position-vertical-relative:line" coordsize="52578,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">
                <v:shape id="_x0000_s2069" type="#_x0000_t75" style="position:absolute;width:52578;height:35528;visibility:visible;mso-wrap-style:square">
                  <v:fill o:detectmouseclick="t"/>
                  <v:path o:connecttype="none"/>
                </v:shape>
                <v:shape id="Text Box 401" o:spid="_x0000_s2070" type="#_x0000_t202" style="position:absolute;top:488;width:52578;height:3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n+8MA&#10;AADbAAAADwAAAGRycy9kb3ducmV2LnhtbESPT2sCMRTE70K/Q3iCN83ag3+2RpFKWS9Cte39sXlu&#10;FjcvSxLX9dsboeBxmJnfMKtNbxvRkQ+1YwXTSQaCuHS65krB78/XeAEiRGSNjWNScKcAm/XbYIW5&#10;djc+UneKlUgQDjkqMDG2uZShNGQxTFxLnLyz8xZjkr6S2uMtwW0j37NsJi3WnBYMtvRpqLycrlZB&#10;edn1u6L+M7672sW3Xhb3w6xQajTstx8gIvXxFf5v77WC5RyeX9IP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mn+8MAAADbAAAADwAAAAAAAAAAAAAAAACYAgAAZHJzL2Rv&#10;d25yZXYueG1sUEsFBgAAAAAEAAQA9QAAAIgDAAAAAA==&#10;" strokeweight="1pt">
                  <v:textbox style="mso-fit-shape-to-text:t" inset="1.5mm,1.3mm,1.5mm">
                    <w:txbxContent>
                      <w:p w:rsidR="0023747D" w:rsidRPr="00574AB2" w:rsidRDefault="00F80527" w:rsidP="00375F9C">
                        <w:pPr>
                          <w:spacing w:line="240" w:lineRule="exact"/>
                          <w:rPr>
                            <w:sz w:val="18"/>
                            <w:szCs w:val="18"/>
                          </w:rPr>
                        </w:pPr>
                        <w:proofErr w:type="gramStart"/>
                        <w:r>
                          <w:rPr>
                            <w:sz w:val="18"/>
                            <w:szCs w:val="18"/>
                          </w:rPr>
                          <w:t>xui</w:t>
                        </w:r>
                        <w:r w:rsidR="0023747D" w:rsidRPr="00574AB2">
                          <w:rPr>
                            <w:sz w:val="18"/>
                            <w:szCs w:val="18"/>
                          </w:rPr>
                          <w:t>.create(</w:t>
                        </w:r>
                        <w:proofErr w:type="gramEnd"/>
                        <w:r w:rsidR="0023747D" w:rsidRPr="00574AB2">
                          <w:rPr>
                            <w:color w:val="FF00FF"/>
                            <w:sz w:val="18"/>
                            <w:szCs w:val="18"/>
                          </w:rPr>
                          <w:t>"List"</w:t>
                        </w:r>
                        <w:r w:rsidR="0023747D"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items</w:t>
                        </w:r>
                        <w:proofErr w:type="gramEnd"/>
                        <w:r w:rsidRPr="00574AB2">
                          <w:rPr>
                            <w:sz w:val="18"/>
                            <w:szCs w:val="18"/>
                          </w:rPr>
                          <w:t>:[</w:t>
                        </w:r>
                        <w:r w:rsidRPr="00574AB2">
                          <w:rPr>
                            <w:color w:val="FF00FF"/>
                            <w:sz w:val="18"/>
                            <w:szCs w:val="18"/>
                          </w:rPr>
                          <w:t>"item a"</w:t>
                        </w:r>
                        <w:r w:rsidRPr="00574AB2">
                          <w:rPr>
                            <w:sz w:val="18"/>
                            <w:szCs w:val="18"/>
                          </w:rPr>
                          <w:t>,</w:t>
                        </w:r>
                        <w:r w:rsidRPr="00574AB2">
                          <w:rPr>
                            <w:color w:val="FF00FF"/>
                            <w:sz w:val="18"/>
                            <w:szCs w:val="18"/>
                          </w:rPr>
                          <w:t>"item b"</w:t>
                        </w:r>
                        <w:r w:rsidRPr="00574AB2">
                          <w:rPr>
                            <w:sz w:val="18"/>
                            <w:szCs w:val="18"/>
                          </w:rPr>
                          <w:t>,</w:t>
                        </w:r>
                        <w:r w:rsidRPr="00574AB2">
                          <w:rPr>
                            <w:color w:val="FF00FF"/>
                            <w:sz w:val="18"/>
                            <w:szCs w:val="18"/>
                          </w:rPr>
                          <w:t>"item c"</w:t>
                        </w:r>
                        <w:r w:rsidRPr="00574AB2">
                          <w:rPr>
                            <w:sz w:val="18"/>
                            <w:szCs w:val="18"/>
                          </w:rPr>
                          <w:t>,</w:t>
                        </w:r>
                        <w:r w:rsidRPr="00574AB2">
                          <w:rPr>
                            <w:color w:val="FF00FF"/>
                            <w:sz w:val="18"/>
                            <w:szCs w:val="18"/>
                          </w:rPr>
                          <w:t>"item d"</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setDragKey(</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setDropKeys(</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onDropMarkShow(</w:t>
                        </w:r>
                        <w:proofErr w:type="gramEnd"/>
                        <w:r w:rsidRPr="00574AB2">
                          <w:rPr>
                            <w:color w:val="0000FF"/>
                            <w:sz w:val="18"/>
                            <w:szCs w:val="18"/>
                          </w:rPr>
                          <w:t>function</w:t>
                        </w:r>
                        <w:r w:rsidRPr="00574AB2">
                          <w:rPr>
                            <w:sz w:val="18"/>
                            <w:szCs w:val="18"/>
                          </w:rPr>
                          <w:t xml:space="preserve">(profile,e,src,key,data,item){ </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'move'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.DragDrop.setDropFace(</w:t>
                        </w:r>
                        <w:proofErr w:type="gramEnd"/>
                        <w:r w:rsidRPr="00574AB2">
                          <w:rPr>
                            <w:color w:val="0000FF"/>
                            <w:sz w:val="18"/>
                            <w:szCs w:val="18"/>
                          </w:rPr>
                          <w:t>null</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'dashed 1px'</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onDropMarkClear(</w:t>
                        </w:r>
                        <w:proofErr w:type="gramEnd"/>
                        <w:r w:rsidRPr="00574AB2">
                          <w:rPr>
                            <w:color w:val="0000FF"/>
                            <w:sz w:val="18"/>
                            <w:szCs w:val="18"/>
                          </w:rPr>
                          <w:t>function</w:t>
                        </w:r>
                        <w:r w:rsidRPr="00574AB2">
                          <w:rPr>
                            <w:sz w:val="18"/>
                            <w:szCs w:val="18"/>
                          </w:rPr>
                          <w:t>(profile,e,src,key,data,item){</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'none'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show()</w:t>
                        </w:r>
                        <w:proofErr w:type="gramEnd"/>
                      </w:p>
                    </w:txbxContent>
                  </v:textbox>
                </v:shape>
                <v:shape id="AutoShape 403" o:spid="_x0000_s2071" type="#_x0000_t62" style="position:absolute;left:29718;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k/8QA&#10;AADbAAAADwAAAGRycy9kb3ducmV2LnhtbESPQYvCMBSE7wv+h/CEva2pHkSrUUQUXfcgVn/Ao3m2&#10;1ealNtF299dvBMHjMDPfMNN5a0rxoNoVlhX0exEI4tTqgjMFp+P6awTCeWSNpWVS8EsO5rPOxxRj&#10;bRs+0CPxmQgQdjEqyL2vYildmpNB17MVcfDOtjbog6wzqWtsAtyUchBFQ2mw4LCQY0XLnNJrcjcK&#10;zGrvq5/B6S4vo+9m/7cb3uRmp9Rnt11MQHhq/Tv8am+1gvEYnl/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D5P/EAAAA2wAAAA8AAAAAAAAAAAAAAAAAmAIAAGRycy9k&#10;b3ducmV2LnhtbFBLBQYAAAAABAAEAPUAAACJAwAAAAA=&#10;" adj="24627,35723" fillcolor="#ff9">
                  <v:textbox inset="0,0,0,0">
                    <w:txbxContent>
                      <w:p w:rsidR="0023747D" w:rsidRPr="000E23E9" w:rsidRDefault="0023747D" w:rsidP="00375F9C">
                        <w:pPr>
                          <w:rPr>
                            <w:szCs w:val="18"/>
                          </w:rPr>
                        </w:pPr>
                        <w:r>
                          <w:rPr>
                            <w:szCs w:val="18"/>
                          </w:rPr>
                          <w:t>C</w:t>
                        </w:r>
                        <w:r>
                          <w:rPr>
                            <w:rFonts w:hint="eastAsia"/>
                            <w:szCs w:val="18"/>
                          </w:rPr>
                          <w:t>ustom appearance</w:t>
                        </w:r>
                      </w:p>
                    </w:txbxContent>
                  </v:textbox>
                </v:shape>
                <v:shape id="AutoShape 413" o:spid="_x0000_s2072" type="#_x0000_t62" style="position:absolute;left:12573;top:5943;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D+cMA&#10;AADcAAAADwAAAGRycy9kb3ducmV2LnhtbERPS2vCQBC+C/0PyxR6040tlRJdpRQKgmB99KC3SXZM&#10;gtnZNbua+O9dQfA2H99zJrPO1OJCja8sKxgOEhDEudUVFwr+t7/9LxA+IGusLZOCK3mYTV96E0y1&#10;bXlNl00oRAxhn6KCMgSXSunzkgz6gXXEkTvYxmCIsCmkbrCN4aaW70kykgYrjg0lOvopKT9uzkZB&#10;yLJsdZLFzuz/2qvbfy7cx3Kh1Ntr9z0GEagLT/HDPddxfjKE+zPxAj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bD+cMAAADcAAAADwAAAAAAAAAAAAAAAACYAgAAZHJzL2Rv&#10;d25yZXYueG1sUEsFBgAAAAAEAAQA9QAAAIgDAAAAAA==&#10;" adj="23835,15161" fillcolor="#ff9">
                  <v:textbox inset="0,0,0,0">
                    <w:txbxContent>
                      <w:p w:rsidR="0023747D" w:rsidRPr="000E23E9" w:rsidRDefault="0023747D" w:rsidP="00375F9C">
                        <w:pPr>
                          <w:rPr>
                            <w:szCs w:val="18"/>
                          </w:rPr>
                        </w:pPr>
                        <w:r>
                          <w:rPr>
                            <w:szCs w:val="18"/>
                          </w:rPr>
                          <w:t>S</w:t>
                        </w:r>
                        <w:r>
                          <w:rPr>
                            <w:rFonts w:hint="eastAsia"/>
                            <w:szCs w:val="18"/>
                          </w:rPr>
                          <w:t>ets drag key and drop keys</w:t>
                        </w:r>
                      </w:p>
                    </w:txbxContent>
                  </v:textbox>
                </v:shape>
                <v:shape id="AutoShape 414" o:spid="_x0000_s2073" type="#_x0000_t62" style="position:absolute;left:28575;top:17830;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uMYA&#10;AADcAAAADwAAAGRycy9kb3ducmV2LnhtbESPQWsCMRCF70L/QxihF9GsrZS6ml2KpVjpqerF27AZ&#10;N4vJZNlE3fbXNwXB2wzvvW/eLMveWXGhLjSeFUwnGQjiyuuGawX73cf4FUSIyBqtZ1LwQwHK4mGw&#10;xFz7K3/TZRtrkSAcclRgYmxzKUNlyGGY+JY4aUffOYxp7WqpO7wmuLPyKctepMOG0wWDLa0MVaft&#10;2SXKefO1/p3XIzt735/Wu8oeDFmlHof92wJEpD7ezbf0p071s2f4fyZN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duMYAAADcAAAADwAAAAAAAAAAAAAAAACYAgAAZHJz&#10;L2Rvd25yZXYueG1sUEsFBgAAAAAEAAQA9QAAAIsDAAAAAA==&#10;" adj="23830,33092" fillcolor="#ff9">
                  <v:textbox inset="0,0,0,0">
                    <w:txbxContent>
                      <w:p w:rsidR="0023747D" w:rsidRPr="000E23E9" w:rsidRDefault="0023747D" w:rsidP="00375F9C">
                        <w:pPr>
                          <w:rPr>
                            <w:szCs w:val="18"/>
                          </w:rPr>
                        </w:pPr>
                        <w:r>
                          <w:rPr>
                            <w:szCs w:val="18"/>
                          </w:rPr>
                          <w:t>R</w:t>
                        </w:r>
                        <w:r>
                          <w:rPr>
                            <w:rFonts w:hint="eastAsia"/>
                            <w:szCs w:val="18"/>
                          </w:rPr>
                          <w:t>estores appearance</w:t>
                        </w:r>
                      </w:p>
                    </w:txbxContent>
                  </v:textbox>
                </v:shape>
                <w10:anchorlock/>
              </v:group>
            </w:pict>
          </mc:Fallback>
        </mc:AlternateContent>
      </w:r>
      <w:r w:rsidR="00375F9C" w:rsidRPr="006B740B">
        <w:t xml:space="preserve"> </w:t>
      </w:r>
    </w:p>
    <w:p w:rsidR="00375F9C" w:rsidRPr="00493B83" w:rsidRDefault="00375F9C" w:rsidP="00375F9C">
      <w:pPr>
        <w:rPr>
          <w:b/>
        </w:rPr>
      </w:pPr>
      <w:r w:rsidRPr="00493B83">
        <w:rPr>
          <w:b/>
        </w:rPr>
        <w:t>O</w:t>
      </w:r>
      <w:r w:rsidRPr="00493B83">
        <w:rPr>
          <w:rFonts w:hint="eastAsia"/>
          <w:b/>
        </w:rPr>
        <w:t>utput:</w:t>
      </w:r>
    </w:p>
    <w:p w:rsidR="00375F9C" w:rsidRPr="004F4575" w:rsidRDefault="005C781A" w:rsidP="00375F9C">
      <w:r>
        <w:rPr>
          <w:noProof/>
        </w:rPr>
        <w:drawing>
          <wp:inline distT="0" distB="0" distL="0" distR="0" wp14:anchorId="7D7F9AE9" wp14:editId="2366E491">
            <wp:extent cx="1562100" cy="1562100"/>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375F9C" w:rsidRDefault="00375F9C" w:rsidP="00E45D25">
      <w:pPr>
        <w:pStyle w:val="2"/>
        <w:numPr>
          <w:ilvl w:val="1"/>
          <w:numId w:val="17"/>
        </w:numPr>
      </w:pPr>
      <w:bookmarkStart w:id="243" w:name="_Toc235676308"/>
      <w:bookmarkStart w:id="244" w:name="_Toc453071867"/>
      <w:r>
        <w:lastRenderedPageBreak/>
        <w:t>F</w:t>
      </w:r>
      <w:r>
        <w:rPr>
          <w:rFonts w:hint="eastAsia"/>
        </w:rPr>
        <w:t>orm</w:t>
      </w:r>
      <w:bookmarkEnd w:id="243"/>
      <w:bookmarkEnd w:id="244"/>
    </w:p>
    <w:p w:rsidR="00375F9C" w:rsidRDefault="00375F9C" w:rsidP="00E45D25">
      <w:pPr>
        <w:pStyle w:val="3"/>
        <w:numPr>
          <w:ilvl w:val="2"/>
          <w:numId w:val="17"/>
        </w:numPr>
      </w:pPr>
      <w:bookmarkStart w:id="245" w:name="_Toc453071868"/>
      <w:r>
        <w:rPr>
          <w:rFonts w:hint="eastAsia"/>
        </w:rPr>
        <w:t>Form 1</w:t>
      </w:r>
      <w:bookmarkEnd w:id="245"/>
    </w:p>
    <w:p w:rsidR="00375F9C" w:rsidRPr="00B73B43" w:rsidRDefault="00375F9C" w:rsidP="00375F9C">
      <w:pPr>
        <w:rPr>
          <w:b/>
        </w:rPr>
      </w:pPr>
      <w:r w:rsidRPr="00B73B43">
        <w:rPr>
          <w:b/>
        </w:rPr>
        <w:t>I</w:t>
      </w:r>
      <w:r w:rsidRPr="00B73B43">
        <w:rPr>
          <w:rFonts w:hint="eastAsia"/>
          <w:b/>
        </w:rPr>
        <w:t>nput:</w:t>
      </w:r>
    </w:p>
    <w:p w:rsidR="00375F9C" w:rsidRPr="008861FF" w:rsidRDefault="005C781A" w:rsidP="00375F9C">
      <w:r>
        <w:rPr>
          <w:noProof/>
        </w:rPr>
        <mc:AlternateContent>
          <mc:Choice Requires="wpc">
            <w:drawing>
              <wp:inline distT="0" distB="0" distL="0" distR="0" wp14:anchorId="3D5B5555" wp14:editId="73E582BB">
                <wp:extent cx="5257800" cy="5381625"/>
                <wp:effectExtent l="9525" t="0" r="9525" b="9525"/>
                <wp:docPr id="503" name="画布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Text Box 505"/>
                        <wps:cNvSpPr txBox="1">
                          <a:spLocks noChangeArrowheads="1"/>
                        </wps:cNvSpPr>
                        <wps:spPr bwMode="auto">
                          <a:xfrm>
                            <a:off x="0" y="48895"/>
                            <a:ext cx="5257800" cy="533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sidRPr="00ED297C">
                                <w:rPr>
                                  <w:rFonts w:hint="eastAsia"/>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.UI.Input)</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.UI.ComboInput)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.UI.SCheckBox)</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.UI.SButton)</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.iName.checkValid()){</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F24D71">
                                <w:rPr>
                                  <w:sz w:val="18"/>
                                  <w:szCs w:val="18"/>
                                </w:rPr>
                                <w:t>.alert(</w:t>
                              </w:r>
                              <w:proofErr w:type="gramEnd"/>
                              <w:r w:rsidRPr="00F24D71">
                                <w:rPr>
                                  <w:color w:val="FF00FF"/>
                                  <w:sz w:val="18"/>
                                  <w:szCs w:val="18"/>
                                </w:rPr>
                                <w:t>'You must specify Name'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name=</w:t>
                              </w:r>
                              <w:r w:rsidRPr="00F24D71">
                                <w:rPr>
                                  <w:color w:val="0000FF"/>
                                  <w:sz w:val="18"/>
                                  <w:szCs w:val="18"/>
                                </w:rPr>
                                <w:t>this</w:t>
                              </w:r>
                              <w:r w:rsidRPr="00F24D71">
                                <w:rPr>
                                  <w:sz w:val="18"/>
                                  <w:szCs w:val="18"/>
                                </w:rPr>
                                <w:t>.iName.updateValue().getValue(),</w:t>
                              </w:r>
                              <w:r>
                                <w:rPr>
                                  <w:rFonts w:hint="eastAsia"/>
                                  <w:sz w:val="18"/>
                                  <w:szCs w:val="18"/>
                                </w:rPr>
                                <w:t xml:space="preserve"> </w:t>
                              </w:r>
                              <w:r w:rsidRPr="00F24D71">
                                <w:rPr>
                                  <w:sz w:val="18"/>
                                  <w:szCs w:val="18"/>
                                </w:rPr>
                                <w:t>age=</w:t>
                              </w:r>
                              <w:r w:rsidRPr="00F24D71">
                                <w:rPr>
                                  <w:color w:val="0000FF"/>
                                  <w:sz w:val="18"/>
                                  <w:szCs w:val="18"/>
                                </w:rPr>
                                <w:t>this</w:t>
                              </w:r>
                              <w:r w:rsidRPr="00F24D71">
                                <w:rPr>
                                  <w:sz w:val="18"/>
                                  <w:szCs w:val="18"/>
                                </w:rPr>
                                <w:t>.iAge.updateValue().getValue(),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full=</w:t>
                              </w:r>
                              <w:proofErr w:type="gramEnd"/>
                              <w:r w:rsidRPr="00F24D71">
                                <w:rPr>
                                  <w:color w:val="0000FF"/>
                                  <w:sz w:val="18"/>
                                  <w:szCs w:val="18"/>
                                </w:rPr>
                                <w:t>this</w:t>
                              </w:r>
                              <w:r w:rsidRPr="00F24D71">
                                <w:rPr>
                                  <w:sz w:val="18"/>
                                  <w:szCs w:val="18"/>
                                </w:rPr>
                                <w:t>.cFull.updateValue().getValue();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B5085E">
                                <w:rPr>
                                  <w:sz w:val="18"/>
                                  <w:szCs w:val="18"/>
                                </w:rPr>
                                <w:t>.</w:t>
                              </w:r>
                              <w:r w:rsidRPr="00F24D71">
                                <w:rPr>
                                  <w:sz w:val="18"/>
                                  <w:szCs w:val="18"/>
                                </w:rPr>
                                <w:t>alert(</w:t>
                              </w:r>
                              <w:proofErr w:type="gramEnd"/>
                              <w:r w:rsidR="00973A41">
                                <w:rPr>
                                  <w:sz w:val="18"/>
                                  <w:szCs w:val="18"/>
                                </w:rPr>
                                <w:t>xui.</w:t>
                              </w:r>
                              <w:r w:rsidRPr="00F24D71">
                                <w:rPr>
                                  <w:sz w:val="18"/>
                                  <w:szCs w:val="18"/>
                                </w:rPr>
                                <w:t>serialize({name:name,age:age,full:full}))</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wps:txbx>
                        <wps:bodyPr rot="0" vert="horz" wrap="square" lIns="54000" tIns="46800" rIns="54000" bIns="45720" anchor="t" anchorCtr="0" upright="1">
                          <a:spAutoFit/>
                        </wps:bodyPr>
                      </wps:wsp>
                      <wps:wsp>
                        <wps:cNvPr id="90" name="AutoShape 506"/>
                        <wps:cNvSpPr>
                          <a:spLocks noChangeArrowheads="1"/>
                        </wps:cNvSpPr>
                        <wps:spPr bwMode="auto">
                          <a:xfrm flipH="1">
                            <a:off x="2788920" y="3764280"/>
                            <a:ext cx="1211580" cy="198120"/>
                          </a:xfrm>
                          <a:prstGeom prst="wedgeRoundRectCallout">
                            <a:avLst>
                              <a:gd name="adj1" fmla="val 66245"/>
                              <a:gd name="adj2" fmla="val -76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orm validation</w:t>
                              </w:r>
                            </w:p>
                            <w:p w:rsidR="0023747D" w:rsidRPr="00F966A3" w:rsidRDefault="0023747D" w:rsidP="00375F9C">
                              <w:pPr>
                                <w:rPr>
                                  <w:szCs w:val="18"/>
                                </w:rPr>
                              </w:pPr>
                            </w:p>
                          </w:txbxContent>
                        </wps:txbx>
                        <wps:bodyPr rot="0" vert="horz" wrap="square" lIns="0" tIns="0" rIns="0" bIns="0" anchor="t" anchorCtr="0" upright="1">
                          <a:noAutofit/>
                        </wps:bodyPr>
                      </wps:wsp>
                      <wps:wsp>
                        <wps:cNvPr id="91" name="AutoShape 507"/>
                        <wps:cNvSpPr>
                          <a:spLocks noChangeArrowheads="1"/>
                        </wps:cNvSpPr>
                        <wps:spPr bwMode="auto">
                          <a:xfrm flipH="1">
                            <a:off x="2217420" y="198120"/>
                            <a:ext cx="1600200" cy="198120"/>
                          </a:xfrm>
                          <a:prstGeom prst="wedgeRoundRectCallout">
                            <a:avLst>
                              <a:gd name="adj1" fmla="val 75394"/>
                              <a:gd name="adj2" fmla="val 900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ode created by Designer</w:t>
                              </w:r>
                            </w:p>
                          </w:txbxContent>
                        </wps:txbx>
                        <wps:bodyPr rot="0" vert="horz" wrap="square" lIns="0" tIns="0" rIns="0" bIns="0" anchor="t" anchorCtr="0" upright="1">
                          <a:noAutofit/>
                        </wps:bodyPr>
                      </wps:wsp>
                      <wps:wsp>
                        <wps:cNvPr id="93" name="AutoShape 508"/>
                        <wps:cNvSpPr>
                          <a:spLocks noChangeArrowheads="1"/>
                        </wps:cNvSpPr>
                        <wps:spPr bwMode="auto">
                          <a:xfrm flipH="1">
                            <a:off x="4046220" y="3070860"/>
                            <a:ext cx="457200" cy="198120"/>
                          </a:xfrm>
                          <a:prstGeom prst="wedgeRoundRectCallout">
                            <a:avLst>
                              <a:gd name="adj1" fmla="val -65278"/>
                              <a:gd name="adj2" fmla="val -95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event</w:t>
                              </w:r>
                              <w:proofErr w:type="gramEnd"/>
                            </w:p>
                          </w:txbxContent>
                        </wps:txbx>
                        <wps:bodyPr rot="0" vert="horz" wrap="square" lIns="0" tIns="0" rIns="0" bIns="0" anchor="t" anchorCtr="0" upright="1">
                          <a:noAutofit/>
                        </wps:bodyPr>
                      </wps:wsp>
                      <wps:wsp>
                        <wps:cNvPr id="95" name="AutoShape 509"/>
                        <wps:cNvSpPr>
                          <a:spLocks noChangeArrowheads="1"/>
                        </wps:cNvSpPr>
                        <wps:spPr bwMode="auto">
                          <a:xfrm flipH="1">
                            <a:off x="2331720" y="4061460"/>
                            <a:ext cx="1325880" cy="198120"/>
                          </a:xfrm>
                          <a:prstGeom prst="wedgeRoundRectCallout">
                            <a:avLst>
                              <a:gd name="adj1" fmla="val 15995"/>
                              <a:gd name="adj2" fmla="val 104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ollects data</w:t>
                              </w:r>
                            </w:p>
                          </w:txbxContent>
                        </wps:txbx>
                        <wps:bodyPr rot="0" vert="horz" wrap="square" lIns="0" tIns="0" rIns="0" bIns="0" anchor="t" anchorCtr="0" upright="1">
                          <a:noAutofit/>
                        </wps:bodyPr>
                      </wps:wsp>
                    </wpc:wpc>
                  </a:graphicData>
                </a:graphic>
              </wp:inline>
            </w:drawing>
          </mc:Choice>
          <mc:Fallback>
            <w:pict>
              <v:group id="画布 503" o:spid="_x0000_s2074" editas="canvas" style="width:414pt;height:423.75pt;mso-position-horizontal-relative:char;mso-position-vertical-relative:line" coordsize="52578,5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">
                <v:shape id="_x0000_s2075" type="#_x0000_t75" style="position:absolute;width:52578;height:53816;visibility:visible;mso-wrap-style:square">
                  <v:fill o:detectmouseclick="t"/>
                  <v:path o:connecttype="none"/>
                </v:shape>
                <v:shape id="Text Box 505" o:spid="_x0000_s2076" type="#_x0000_t202" style="position:absolute;top:488;width:52578;height:5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lVL8A&#10;AADbAAAADwAAAGRycy9kb3ducmV2LnhtbERPy4rCMBTdD/gP4QruxtRZSKcaRRTpbIQZH/tLc22K&#10;zU1JYq1/bxbCLA/nvVwPthU9+dA4VjCbZiCIK6cbrhWcT/vPHESIyBpbx6TgSQHWq9HHEgvtHvxH&#10;/THWIoVwKFCBibErpAyVIYth6jrixF2dtxgT9LXUHh8p3LbyK8vm0mLDqcFgR1tD1e14twqq227Y&#10;lc3F+P5u81/9XT4P81KpyXjYLEBEGuK/+O3+0QryNDZ9ST9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P6VUvwAAANsAAAAPAAAAAAAAAAAAAAAAAJgCAABkcnMvZG93bnJl&#10;di54bWxQSwUGAAAAAAQABAD1AAAAhAMAAAAA&#10;" strokeweight="1pt">
                  <v:textbox style="mso-fit-shape-to-text:t" inset="1.5mm,1.3mm,1.5mm">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sidRPr="00ED297C">
                          <w:rPr>
                            <w:rFonts w:hint="eastAsia"/>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.UI.Input)</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.UI.ComboInput)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.UI.SCheckBox)</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.UI.SButton)</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.iName.checkValid()){</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F24D71">
                          <w:rPr>
                            <w:sz w:val="18"/>
                            <w:szCs w:val="18"/>
                          </w:rPr>
                          <w:t>.alert(</w:t>
                        </w:r>
                        <w:proofErr w:type="gramEnd"/>
                        <w:r w:rsidRPr="00F24D71">
                          <w:rPr>
                            <w:color w:val="FF00FF"/>
                            <w:sz w:val="18"/>
                            <w:szCs w:val="18"/>
                          </w:rPr>
                          <w:t>'You must specify Name'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name=</w:t>
                        </w:r>
                        <w:r w:rsidRPr="00F24D71">
                          <w:rPr>
                            <w:color w:val="0000FF"/>
                            <w:sz w:val="18"/>
                            <w:szCs w:val="18"/>
                          </w:rPr>
                          <w:t>this</w:t>
                        </w:r>
                        <w:r w:rsidRPr="00F24D71">
                          <w:rPr>
                            <w:sz w:val="18"/>
                            <w:szCs w:val="18"/>
                          </w:rPr>
                          <w:t>.iName.updateValue().getValue(),</w:t>
                        </w:r>
                        <w:r>
                          <w:rPr>
                            <w:rFonts w:hint="eastAsia"/>
                            <w:sz w:val="18"/>
                            <w:szCs w:val="18"/>
                          </w:rPr>
                          <w:t xml:space="preserve"> </w:t>
                        </w:r>
                        <w:r w:rsidRPr="00F24D71">
                          <w:rPr>
                            <w:sz w:val="18"/>
                            <w:szCs w:val="18"/>
                          </w:rPr>
                          <w:t>age=</w:t>
                        </w:r>
                        <w:r w:rsidRPr="00F24D71">
                          <w:rPr>
                            <w:color w:val="0000FF"/>
                            <w:sz w:val="18"/>
                            <w:szCs w:val="18"/>
                          </w:rPr>
                          <w:t>this</w:t>
                        </w:r>
                        <w:r w:rsidRPr="00F24D71">
                          <w:rPr>
                            <w:sz w:val="18"/>
                            <w:szCs w:val="18"/>
                          </w:rPr>
                          <w:t>.iAge.updateValue().getValue(),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full=</w:t>
                        </w:r>
                        <w:proofErr w:type="gramEnd"/>
                        <w:r w:rsidRPr="00F24D71">
                          <w:rPr>
                            <w:color w:val="0000FF"/>
                            <w:sz w:val="18"/>
                            <w:szCs w:val="18"/>
                          </w:rPr>
                          <w:t>this</w:t>
                        </w:r>
                        <w:r w:rsidRPr="00F24D71">
                          <w:rPr>
                            <w:sz w:val="18"/>
                            <w:szCs w:val="18"/>
                          </w:rPr>
                          <w:t>.cFull.updateValue().getValue();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B5085E">
                          <w:rPr>
                            <w:sz w:val="18"/>
                            <w:szCs w:val="18"/>
                          </w:rPr>
                          <w:t>.</w:t>
                        </w:r>
                        <w:r w:rsidRPr="00F24D71">
                          <w:rPr>
                            <w:sz w:val="18"/>
                            <w:szCs w:val="18"/>
                          </w:rPr>
                          <w:t>alert(</w:t>
                        </w:r>
                        <w:proofErr w:type="gramEnd"/>
                        <w:r w:rsidR="00973A41">
                          <w:rPr>
                            <w:sz w:val="18"/>
                            <w:szCs w:val="18"/>
                          </w:rPr>
                          <w:t>xui.</w:t>
                        </w:r>
                        <w:r w:rsidRPr="00F24D71">
                          <w:rPr>
                            <w:sz w:val="18"/>
                            <w:szCs w:val="18"/>
                          </w:rPr>
                          <w:t>serialize({name:name,age:age,full:full}))</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v:textbox>
                </v:shape>
                <v:shape id="AutoShape 506" o:spid="_x0000_s2077" type="#_x0000_t62" style="position:absolute;left:27889;top:37642;width:121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i88EA&#10;AADbAAAADwAAAGRycy9kb3ducmV2LnhtbERPy4rCMBTdC/5DuMLsNHUWPjpGEWXAcSFYhdlemmvb&#10;meamTaLWvzcLweXhvBerztTiRs5XlhWMRwkI4tzqigsF59P3cAbCB2SNtWVS8CAPq2W/t8BU2zsf&#10;6ZaFQsQQ9ikqKENoUil9XpJBP7INceQu1hkMEbpCaof3GG5q+ZkkE2mw4thQYkObkvL/7GoU1G07&#10;2+siaR8/l72bHs7b3+76p9THoFt/gQjUhbf45d5pBfO4Pn6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pYvPBAAAA2wAAAA8AAAAAAAAAAAAAAAAAmAIAAGRycy9kb3du&#10;cmV2LnhtbFBLBQYAAAAABAAEAPUAAACGAwAAAAA=&#10;" adj="25109,9138" fillcolor="#ff9">
                  <v:textbox inset="0,0,0,0">
                    <w:txbxContent>
                      <w:p w:rsidR="0023747D" w:rsidRPr="000E23E9" w:rsidRDefault="0023747D" w:rsidP="00375F9C">
                        <w:pPr>
                          <w:rPr>
                            <w:szCs w:val="18"/>
                          </w:rPr>
                        </w:pPr>
                        <w:r>
                          <w:rPr>
                            <w:szCs w:val="18"/>
                          </w:rPr>
                          <w:t>F</w:t>
                        </w:r>
                        <w:r>
                          <w:rPr>
                            <w:rFonts w:hint="eastAsia"/>
                            <w:szCs w:val="18"/>
                          </w:rPr>
                          <w:t>orm validation</w:t>
                        </w:r>
                      </w:p>
                      <w:p w:rsidR="0023747D" w:rsidRPr="00F966A3" w:rsidRDefault="0023747D" w:rsidP="00375F9C">
                        <w:pPr>
                          <w:rPr>
                            <w:szCs w:val="18"/>
                          </w:rPr>
                        </w:pPr>
                      </w:p>
                    </w:txbxContent>
                  </v:textbox>
                </v:shape>
                <v:shape id="AutoShape 507" o:spid="_x0000_s2078" type="#_x0000_t62" style="position:absolute;left:22174;top:1981;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ucAA&#10;AADbAAAADwAAAGRycy9kb3ducmV2LnhtbESPzQrCMBCE74LvEFbwpmkFRatRVBQ9iODPAyzN2hab&#10;TWmi1rc3guBxmJ1vdmaLxpTiSbUrLCuI+xEI4tTqgjMF18u2NwbhPLLG0jIpeJODxbzdmmGi7YtP&#10;9Dz7TAQIuwQV5N5XiZQuzcmg69uKOHg3Wxv0QdaZ1DW+AtyUchBFI2mw4NCQY0XrnNL7+WHCGwe5&#10;zo6T7fUxHKYr1pd4s9vESnU7zXIKwlPj/8e/9F4rmMTw3RIA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kucAAAADbAAAADwAAAAAAAAAAAAAAAACYAgAAZHJzL2Rvd25y&#10;ZXYueG1sUEsFBgAAAAAEAAQA9QAAAIUDAAAAAA==&#10;" adj="27085,30253" fillcolor="#ff9">
                  <v:textbox inset="0,0,0,0">
                    <w:txbxContent>
                      <w:p w:rsidR="0023747D" w:rsidRPr="000E23E9" w:rsidRDefault="0023747D" w:rsidP="00375F9C">
                        <w:pPr>
                          <w:rPr>
                            <w:szCs w:val="18"/>
                          </w:rPr>
                        </w:pPr>
                        <w:r>
                          <w:rPr>
                            <w:szCs w:val="18"/>
                          </w:rPr>
                          <w:t>C</w:t>
                        </w:r>
                        <w:r>
                          <w:rPr>
                            <w:rFonts w:hint="eastAsia"/>
                            <w:szCs w:val="18"/>
                          </w:rPr>
                          <w:t>ode created by Designer</w:t>
                        </w:r>
                      </w:p>
                    </w:txbxContent>
                  </v:textbox>
                </v:shape>
                <v:shape id="AutoShape 508" o:spid="_x0000_s2079" type="#_x0000_t62" style="position:absolute;left:40462;top:30708;width:457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SBcYA&#10;AADbAAAADwAAAGRycy9kb3ducmV2LnhtbESPT2sCMRTE7wW/Q3gFbzVbBf9sjaIWQXpTu7beHpvX&#10;3cXkZbuJuu2nNwWhx2FmfsNM56014kKNrxwreO4lIIhzpysuFLzv109jED4gazSOScEPeZjPOg9T&#10;TLW78pYuu1CICGGfooIyhDqV0uclWfQ9VxNH78s1FkOUTSF1g9cIt0b2k2QoLVYcF0qsaVVSftqd&#10;rYKDGxy/3/aZN3j8/Pg1o2z5OsyU6j62ixcQgdrwH763N1rBZAB/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SBcYAAADbAAAADwAAAAAAAAAAAAAAAACYAgAAZHJz&#10;L2Rvd25yZXYueG1sUEsFBgAAAAAEAAQA9QAAAIsDAAAAAA==&#10;" adj="-3300,-9901" fillcolor="#ff9">
                  <v:textbox inset="0,0,0,0">
                    <w:txbxContent>
                      <w:p w:rsidR="0023747D" w:rsidRPr="000E23E9" w:rsidRDefault="0023747D" w:rsidP="00375F9C">
                        <w:pPr>
                          <w:rPr>
                            <w:szCs w:val="18"/>
                          </w:rPr>
                        </w:pPr>
                        <w:proofErr w:type="gramStart"/>
                        <w:r>
                          <w:rPr>
                            <w:rFonts w:hint="eastAsia"/>
                            <w:szCs w:val="18"/>
                          </w:rPr>
                          <w:t>event</w:t>
                        </w:r>
                        <w:proofErr w:type="gramEnd"/>
                      </w:p>
                    </w:txbxContent>
                  </v:textbox>
                </v:shape>
                <v:shape id="AutoShape 509" o:spid="_x0000_s2080" type="#_x0000_t62" style="position:absolute;left:23317;top:40614;width:132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HmMUA&#10;AADbAAAADwAAAGRycy9kb3ducmV2LnhtbESP0WrCQBRE3wv+w3KFvunGlKpNXSUILUVQbNoPuGRv&#10;syHZuyG71dSvdwWhj8PMnGFWm8G24kS9rx0rmE0TEMSl0zVXCr6/3iZLED4ga2wdk4I/8rBZjx5W&#10;mGl35k86FaESEcI+QwUmhC6T0peGLPqp64ij9+N6iyHKvpK6x3OE21amSTKXFmuOCwY72hoqm+LX&#10;KtjtG7tM08tTYZr3br53+XFxyJV6HA/5K4hAQ/gP39sfWsHLM9y+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geYxQAAANsAAAAPAAAAAAAAAAAAAAAAAJgCAABkcnMv&#10;ZG93bnJldi54bWxQSwUGAAAAAAQABAD1AAAAigMAAAAA&#10;" adj="14255,33438" fillcolor="#ff9">
                  <v:textbox inset="0,0,0,0">
                    <w:txbxContent>
                      <w:p w:rsidR="0023747D" w:rsidRPr="000E23E9" w:rsidRDefault="0023747D" w:rsidP="00375F9C">
                        <w:pPr>
                          <w:rPr>
                            <w:szCs w:val="18"/>
                          </w:rPr>
                        </w:pPr>
                        <w:r>
                          <w:rPr>
                            <w:szCs w:val="18"/>
                          </w:rPr>
                          <w:t>C</w:t>
                        </w:r>
                        <w:r>
                          <w:rPr>
                            <w:rFonts w:hint="eastAsia"/>
                            <w:szCs w:val="18"/>
                          </w:rPr>
                          <w:t>ollects data</w:t>
                        </w:r>
                      </w:p>
                    </w:txbxContent>
                  </v:textbox>
                </v:shape>
                <w10:anchorlock/>
              </v:group>
            </w:pict>
          </mc:Fallback>
        </mc:AlternateContent>
      </w:r>
    </w:p>
    <w:p w:rsidR="00375F9C" w:rsidRPr="00B73B43" w:rsidRDefault="00375F9C" w:rsidP="00375F9C">
      <w:pPr>
        <w:rPr>
          <w:b/>
        </w:rPr>
      </w:pPr>
      <w:r w:rsidRPr="00B73B43">
        <w:rPr>
          <w:b/>
        </w:rPr>
        <w:t>O</w:t>
      </w:r>
      <w:r w:rsidRPr="00B73B43">
        <w:rPr>
          <w:rFonts w:hint="eastAsia"/>
          <w:b/>
        </w:rPr>
        <w:t>utput:</w:t>
      </w:r>
    </w:p>
    <w:p w:rsidR="00375F9C" w:rsidRPr="00F24D71" w:rsidRDefault="005C781A" w:rsidP="00375F9C">
      <w:pPr>
        <w:rPr>
          <w:sz w:val="18"/>
          <w:szCs w:val="18"/>
        </w:rPr>
      </w:pPr>
      <w:r>
        <w:rPr>
          <w:rFonts w:hint="eastAsia"/>
          <w:noProof/>
          <w:sz w:val="18"/>
          <w:szCs w:val="18"/>
        </w:rPr>
        <w:lastRenderedPageBreak/>
        <w:drawing>
          <wp:inline distT="0" distB="0" distL="0" distR="0" wp14:anchorId="46D52C81" wp14:editId="7B193257">
            <wp:extent cx="3648075" cy="1971675"/>
            <wp:effectExtent l="0" t="0" r="9525" b="952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48075" cy="1971675"/>
                    </a:xfrm>
                    <a:prstGeom prst="rect">
                      <a:avLst/>
                    </a:prstGeom>
                    <a:noFill/>
                    <a:ln>
                      <a:noFill/>
                    </a:ln>
                  </pic:spPr>
                </pic:pic>
              </a:graphicData>
            </a:graphic>
          </wp:inline>
        </w:drawing>
      </w:r>
    </w:p>
    <w:p w:rsidR="00375F9C" w:rsidRDefault="00375F9C" w:rsidP="00E45D25">
      <w:pPr>
        <w:pStyle w:val="3"/>
        <w:numPr>
          <w:ilvl w:val="2"/>
          <w:numId w:val="17"/>
        </w:numPr>
      </w:pPr>
      <w:bookmarkStart w:id="246" w:name="_Toc453071869"/>
      <w:r>
        <w:rPr>
          <w:rFonts w:hint="eastAsia"/>
        </w:rPr>
        <w:t>DataBinder</w:t>
      </w:r>
      <w:bookmarkEnd w:id="246"/>
    </w:p>
    <w:p w:rsidR="004C5F87" w:rsidRDefault="004C5F87" w:rsidP="004C5F87">
      <w:pPr>
        <w:ind w:firstLine="420"/>
      </w:pPr>
      <w:r>
        <w:rPr>
          <w:rFonts w:hint="eastAsia"/>
        </w:rPr>
        <w:t xml:space="preserve">There are </w:t>
      </w:r>
      <w:r w:rsidR="00467D7A">
        <w:rPr>
          <w:rFonts w:hint="eastAsia"/>
        </w:rPr>
        <w:t>two</w:t>
      </w:r>
      <w:r>
        <w:rPr>
          <w:rFonts w:hint="eastAsia"/>
        </w:rPr>
        <w:t xml:space="preserve"> </w:t>
      </w:r>
      <w:r w:rsidR="00662774">
        <w:t>types</w:t>
      </w:r>
      <w:r>
        <w:rPr>
          <w:rFonts w:hint="eastAsia"/>
        </w:rPr>
        <w:t xml:space="preserve"> of da</w:t>
      </w:r>
      <w:r w:rsidR="00662774">
        <w:rPr>
          <w:rFonts w:hint="eastAsia"/>
        </w:rPr>
        <w:t>ta</w:t>
      </w:r>
      <w:r>
        <w:rPr>
          <w:rFonts w:hint="eastAsia"/>
        </w:rPr>
        <w:t xml:space="preserve"> in DataBind</w:t>
      </w:r>
      <w:r w:rsidR="00662774">
        <w:rPr>
          <w:rFonts w:hint="eastAsia"/>
        </w:rPr>
        <w:t>er</w:t>
      </w:r>
      <w:r>
        <w:rPr>
          <w:rFonts w:hint="eastAsia"/>
        </w:rPr>
        <w:t>:</w:t>
      </w:r>
    </w:p>
    <w:p w:rsidR="004C5F87" w:rsidRDefault="004C5F87" w:rsidP="00E45D25">
      <w:pPr>
        <w:numPr>
          <w:ilvl w:val="2"/>
          <w:numId w:val="27"/>
        </w:numPr>
      </w:pPr>
      <w:r>
        <w:rPr>
          <w:rFonts w:hint="eastAsia"/>
        </w:rPr>
        <w:t>The inner data property:</w:t>
      </w:r>
    </w:p>
    <w:p w:rsidR="004C5F87" w:rsidRDefault="004C5F87" w:rsidP="004C5F87">
      <w:pPr>
        <w:ind w:leftChars="600" w:left="1260"/>
      </w:pPr>
      <w:r>
        <w:rPr>
          <w:rFonts w:hint="eastAsia"/>
        </w:rPr>
        <w:t>setData function: to get the inner data property;</w:t>
      </w:r>
    </w:p>
    <w:p w:rsidR="004C5F87" w:rsidRDefault="004C5F87" w:rsidP="004C5F87">
      <w:pPr>
        <w:ind w:leftChars="600" w:left="1260"/>
      </w:pPr>
      <w:r>
        <w:rPr>
          <w:rFonts w:hint="eastAsia"/>
        </w:rPr>
        <w:t>getData function: to set the inner data property;</w:t>
      </w:r>
    </w:p>
    <w:p w:rsidR="004C5F87" w:rsidRDefault="004C5F87" w:rsidP="004C5F87">
      <w:pPr>
        <w:ind w:leftChars="600" w:left="1260"/>
      </w:pPr>
    </w:p>
    <w:p w:rsidR="004C5F87" w:rsidRDefault="004C5F87" w:rsidP="00E45D25">
      <w:pPr>
        <w:numPr>
          <w:ilvl w:val="2"/>
          <w:numId w:val="27"/>
        </w:numPr>
      </w:pPr>
      <w:r>
        <w:rPr>
          <w:rFonts w:hint="eastAsia"/>
        </w:rPr>
        <w:t>The bound UI controls (if it exists):</w:t>
      </w:r>
    </w:p>
    <w:p w:rsidR="004C5F87" w:rsidRDefault="004C5F87" w:rsidP="004C5F87">
      <w:pPr>
        <w:ind w:leftChars="600" w:left="1575" w:hangingChars="150" w:hanging="315"/>
      </w:pPr>
      <w:r>
        <w:rPr>
          <w:rFonts w:hint="eastAsia"/>
        </w:rPr>
        <w:t xml:space="preserve">updateValue function: to update the bound UI controls </w:t>
      </w:r>
      <w:r>
        <w:t>“</w:t>
      </w:r>
      <w:r>
        <w:rPr>
          <w:rFonts w:hint="eastAsia"/>
        </w:rPr>
        <w:t>UI value</w:t>
      </w:r>
      <w:r>
        <w:t>”</w:t>
      </w:r>
      <w:r>
        <w:rPr>
          <w:rFonts w:hint="eastAsia"/>
        </w:rPr>
        <w:t xml:space="preserve"> to inner value, and removed dirty marks;</w:t>
      </w:r>
    </w:p>
    <w:p w:rsidR="004C5F87" w:rsidRDefault="004C5F87" w:rsidP="004C5F87">
      <w:pPr>
        <w:ind w:leftChars="600" w:left="1260"/>
      </w:pPr>
      <w:r>
        <w:rPr>
          <w:rFonts w:hint="eastAsia"/>
        </w:rPr>
        <w:t xml:space="preserve">checkValue function: to check the bound UI controls; </w:t>
      </w:r>
    </w:p>
    <w:p w:rsidR="004C5F87" w:rsidRDefault="004C5F87" w:rsidP="004C5F87">
      <w:pPr>
        <w:ind w:leftChars="600" w:left="1260"/>
      </w:pPr>
      <w:r>
        <w:rPr>
          <w:rFonts w:hint="eastAsia"/>
        </w:rPr>
        <w:t xml:space="preserve">getDirtied function: to get the dirtied values from the bound UI controls; </w:t>
      </w:r>
    </w:p>
    <w:p w:rsidR="004C5F87" w:rsidRDefault="004C5F87" w:rsidP="004C5F87">
      <w:pPr>
        <w:ind w:leftChars="600" w:left="1260"/>
      </w:pPr>
      <w:r>
        <w:rPr>
          <w:rFonts w:hint="eastAsia"/>
        </w:rPr>
        <w:t>updateDataToUI function: to update the</w:t>
      </w:r>
      <w:r w:rsidRPr="004C5F87">
        <w:rPr>
          <w:rFonts w:hint="eastAsia"/>
        </w:rPr>
        <w:t xml:space="preserve"> </w:t>
      </w:r>
      <w:r>
        <w:rPr>
          <w:rFonts w:hint="eastAsia"/>
        </w:rPr>
        <w:t>inner data to the bound UI controls;</w:t>
      </w:r>
    </w:p>
    <w:p w:rsidR="004C5F87" w:rsidRDefault="004C5F87" w:rsidP="004C5F87">
      <w:pPr>
        <w:ind w:leftChars="600" w:left="1260"/>
      </w:pPr>
      <w:r>
        <w:rPr>
          <w:rFonts w:hint="eastAsia"/>
        </w:rPr>
        <w:t xml:space="preserve">updateDatafromUI function: to </w:t>
      </w:r>
      <w:r w:rsidR="00662774">
        <w:t>update</w:t>
      </w:r>
      <w:r>
        <w:rPr>
          <w:rFonts w:hint="eastAsia"/>
        </w:rPr>
        <w:t xml:space="preserve"> the inner data from the bound UI controls;</w:t>
      </w:r>
    </w:p>
    <w:p w:rsidR="004C5F87" w:rsidRDefault="004C5F87" w:rsidP="00467D7A"/>
    <w:p w:rsidR="00467D7A" w:rsidRDefault="005C781A" w:rsidP="00327CEB">
      <w:pPr>
        <w:ind w:firstLine="420"/>
        <w:rPr>
          <w:b/>
        </w:rPr>
      </w:pPr>
      <w:r>
        <w:rPr>
          <w:noProof/>
        </w:rPr>
        <mc:AlternateContent>
          <mc:Choice Requires="wpc">
            <w:drawing>
              <wp:inline distT="0" distB="0" distL="0" distR="0" wp14:anchorId="10AD3FE0" wp14:editId="6178290C">
                <wp:extent cx="5372100" cy="2286000"/>
                <wp:effectExtent l="0" t="0" r="0" b="19050"/>
                <wp:docPr id="689" name="画布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 name="Text Box 691"/>
                        <wps:cNvSpPr txBox="1">
                          <a:spLocks noChangeArrowheads="1"/>
                        </wps:cNvSpPr>
                        <wps:spPr bwMode="auto">
                          <a:xfrm>
                            <a:off x="228600" y="112199"/>
                            <a:ext cx="4572000" cy="69342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rPr>
                                  <w:b/>
                                </w:rPr>
                              </w:pPr>
                              <w:r>
                                <w:rPr>
                                  <w:b/>
                                </w:rPr>
                                <w:t>T</w:t>
                              </w:r>
                              <w:r>
                                <w:rPr>
                                  <w:rFonts w:hint="eastAsia"/>
                                  <w:b/>
                                </w:rPr>
                                <w:t xml:space="preserve">he bound </w:t>
                              </w:r>
                              <w:r w:rsidRPr="001715BD">
                                <w:rPr>
                                  <w:rFonts w:hint="eastAsia"/>
                                  <w:b/>
                                </w:rPr>
                                <w:t>UI</w:t>
                              </w:r>
                              <w:r>
                                <w:rPr>
                                  <w:rFonts w:hint="eastAsia"/>
                                  <w:b/>
                                </w:rPr>
                                <w:t xml:space="preserve"> (</w:t>
                              </w:r>
                              <w:r w:rsidRPr="004C5F87">
                                <w:rPr>
                                  <w:b/>
                                </w:rPr>
                                <w:t>If it exists</w:t>
                              </w:r>
                              <w:r>
                                <w:rPr>
                                  <w:rFonts w:hint="eastAsia"/>
                                  <w:b/>
                                </w:rPr>
                                <w:t>)</w:t>
                              </w:r>
                            </w:p>
                            <w:p w:rsidR="0023747D" w:rsidRPr="001715BD" w:rsidRDefault="0023747D" w:rsidP="004C5F87">
                              <w:pPr>
                                <w:jc w:val="center"/>
                                <w:rPr>
                                  <w:b/>
                                </w:rPr>
                              </w:pPr>
                            </w:p>
                            <w:p w:rsidR="0023747D" w:rsidRDefault="0023747D" w:rsidP="004C5F87">
                              <w:pPr>
                                <w:jc w:val="center"/>
                              </w:pPr>
                              <w:proofErr w:type="gramStart"/>
                              <w:r>
                                <w:rPr>
                                  <w:rFonts w:hint="eastAsia"/>
                                </w:rPr>
                                <w:t>updateValue</w:t>
                              </w:r>
                              <w:proofErr w:type="gramEnd"/>
                              <w:r>
                                <w:rPr>
                                  <w:rFonts w:hint="eastAsia"/>
                                </w:rPr>
                                <w:t xml:space="preserve"> / checkValue / getDirtied</w:t>
                              </w:r>
                            </w:p>
                          </w:txbxContent>
                        </wps:txbx>
                        <wps:bodyPr rot="0" vert="horz" wrap="square" lIns="54000" tIns="46800" rIns="54000" bIns="45720" anchor="t" anchorCtr="0" upright="1">
                          <a:noAutofit/>
                        </wps:bodyPr>
                      </wps:wsp>
                      <wps:wsp>
                        <wps:cNvPr id="58" name="Text Box 692"/>
                        <wps:cNvSpPr txBox="1">
                          <a:spLocks noChangeArrowheads="1"/>
                        </wps:cNvSpPr>
                        <wps:spPr bwMode="auto">
                          <a:xfrm>
                            <a:off x="228600" y="1399979"/>
                            <a:ext cx="4572635" cy="693420"/>
                          </a:xfrm>
                          <a:prstGeom prst="rect">
                            <a:avLst/>
                          </a:prstGeom>
                          <a:solidFill>
                            <a:srgbClr val="FFFFFF"/>
                          </a:solidFill>
                          <a:ln w="38100" cmpd="dbl"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rPr>
                                  <w:b/>
                                </w:rPr>
                              </w:pPr>
                            </w:p>
                            <w:p w:rsidR="0023747D" w:rsidRPr="001715BD" w:rsidRDefault="0052530C" w:rsidP="004C5F87">
                              <w:pPr>
                                <w:jc w:val="center"/>
                                <w:rPr>
                                  <w:b/>
                                </w:rPr>
                              </w:pPr>
                              <w:r>
                                <w:rPr>
                                  <w:b/>
                                </w:rPr>
                                <w:t>I</w:t>
                              </w:r>
                              <w:r>
                                <w:rPr>
                                  <w:rFonts w:hint="eastAsia"/>
                                  <w:b/>
                                </w:rPr>
                                <w:t xml:space="preserve">nner </w:t>
                              </w:r>
                              <w:r w:rsidR="0023747D">
                                <w:rPr>
                                  <w:rFonts w:hint="eastAsia"/>
                                  <w:b/>
                                </w:rPr>
                                <w:t>d</w:t>
                              </w:r>
                              <w:r w:rsidR="0023747D" w:rsidRPr="001715BD">
                                <w:rPr>
                                  <w:rFonts w:hint="eastAsia"/>
                                  <w:b/>
                                </w:rPr>
                                <w:t>ata</w:t>
                              </w:r>
                              <w:r w:rsidR="0023747D">
                                <w:rPr>
                                  <w:rFonts w:hint="eastAsia"/>
                                  <w:b/>
                                </w:rPr>
                                <w:t xml:space="preserve"> property</w:t>
                              </w:r>
                            </w:p>
                          </w:txbxContent>
                        </wps:txbx>
                        <wps:bodyPr rot="0" vert="horz" wrap="square" lIns="54000" tIns="46800" rIns="54000" bIns="45720" anchor="t" anchorCtr="0" upright="1">
                          <a:noAutofit/>
                        </wps:bodyPr>
                      </wps:wsp>
                      <wps:wsp>
                        <wps:cNvPr id="61" name="Line 694"/>
                        <wps:cNvCnPr/>
                        <wps:spPr bwMode="auto">
                          <a:xfrm flipV="1">
                            <a:off x="914400" y="805619"/>
                            <a:ext cx="0" cy="59436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695"/>
                        <wps:cNvCnPr/>
                        <wps:spPr bwMode="auto">
                          <a:xfrm>
                            <a:off x="3886200" y="805619"/>
                            <a:ext cx="0" cy="59436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Text Box 696"/>
                        <wps:cNvSpPr txBox="1">
                          <a:spLocks noChangeArrowheads="1"/>
                        </wps:cNvSpPr>
                        <wps:spPr bwMode="auto">
                          <a:xfrm>
                            <a:off x="2743200" y="100373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roofErr w:type="gramStart"/>
                              <w:r>
                                <w:rPr>
                                  <w:rFonts w:hint="eastAsia"/>
                                </w:rPr>
                                <w:t>updateDatafromUI</w:t>
                              </w:r>
                              <w:proofErr w:type="gramEnd"/>
                            </w:p>
                          </w:txbxContent>
                        </wps:txbx>
                        <wps:bodyPr rot="0" vert="horz" wrap="square" lIns="54000" tIns="46800" rIns="54000" bIns="45720" anchor="t" anchorCtr="0" upright="1">
                          <a:noAutofit/>
                        </wps:bodyPr>
                      </wps:wsp>
                      <wps:wsp>
                        <wps:cNvPr id="66" name="Text Box 697"/>
                        <wps:cNvSpPr txBox="1">
                          <a:spLocks noChangeArrowheads="1"/>
                        </wps:cNvSpPr>
                        <wps:spPr bwMode="auto">
                          <a:xfrm>
                            <a:off x="914400" y="100373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roofErr w:type="gramStart"/>
                              <w:r>
                                <w:rPr>
                                  <w:rFonts w:hint="eastAsia"/>
                                </w:rPr>
                                <w:t>updateDataToUI</w:t>
                              </w:r>
                              <w:proofErr w:type="gramEnd"/>
                            </w:p>
                          </w:txbxContent>
                        </wps:txbx>
                        <wps:bodyPr rot="0" vert="horz" wrap="square" lIns="54000" tIns="46800" rIns="54000" bIns="45720" anchor="t" anchorCtr="0" upright="1">
                          <a:noAutofit/>
                        </wps:bodyPr>
                      </wps:wsp>
                      <wps:wsp>
                        <wps:cNvPr id="68" name="Line 698"/>
                        <wps:cNvCnPr/>
                        <wps:spPr bwMode="auto">
                          <a:xfrm>
                            <a:off x="0" y="1895279"/>
                            <a:ext cx="800100" cy="6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699"/>
                        <wps:cNvCnPr/>
                        <wps:spPr bwMode="auto">
                          <a:xfrm>
                            <a:off x="4229100" y="1895279"/>
                            <a:ext cx="914400" cy="6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Text Box 700"/>
                        <wps:cNvSpPr txBox="1">
                          <a:spLocks noChangeArrowheads="1"/>
                        </wps:cNvSpPr>
                        <wps:spPr bwMode="auto">
                          <a:xfrm>
                            <a:off x="228600" y="159809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roofErr w:type="gramStart"/>
                              <w:r>
                                <w:rPr>
                                  <w:rFonts w:hint="eastAsia"/>
                                </w:rPr>
                                <w:t>setData</w:t>
                              </w:r>
                              <w:proofErr w:type="gramEnd"/>
                            </w:p>
                          </w:txbxContent>
                        </wps:txbx>
                        <wps:bodyPr rot="0" vert="horz" wrap="square" lIns="54000" tIns="46800" rIns="54000" bIns="45720" anchor="t" anchorCtr="0" upright="1">
                          <a:noAutofit/>
                        </wps:bodyPr>
                      </wps:wsp>
                      <wps:wsp>
                        <wps:cNvPr id="75" name="Text Box 701"/>
                        <wps:cNvSpPr txBox="1">
                          <a:spLocks noChangeArrowheads="1"/>
                        </wps:cNvSpPr>
                        <wps:spPr bwMode="auto">
                          <a:xfrm>
                            <a:off x="3657600" y="159809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Pr>
                                <w:jc w:val="right"/>
                              </w:pPr>
                              <w:proofErr w:type="gramStart"/>
                              <w:r>
                                <w:rPr>
                                  <w:rFonts w:hint="eastAsia"/>
                                </w:rPr>
                                <w:t>getData</w:t>
                              </w:r>
                              <w:proofErr w:type="gramEnd"/>
                            </w:p>
                          </w:txbxContent>
                        </wps:txbx>
                        <wps:bodyPr rot="0" vert="horz" wrap="square" lIns="54000" tIns="46800" rIns="54000" bIns="45720" anchor="t" anchorCtr="0" upright="1">
                          <a:noAutofit/>
                        </wps:bodyPr>
                      </wps:wsp>
                      <wps:wsp>
                        <wps:cNvPr id="1215" name="矩形 1215"/>
                        <wps:cNvSpPr/>
                        <wps:spPr>
                          <a:xfrm>
                            <a:off x="114300" y="35999"/>
                            <a:ext cx="4914900" cy="2250001"/>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689" o:spid="_x0000_s2081" editas="canvas" style="width:423pt;height:180pt;mso-position-horizontal-relative:char;mso-position-vertical-relative:line" coordsize="53721,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">
                <v:shape id="_x0000_s2082" type="#_x0000_t75" style="position:absolute;width:53721;height:22860;visibility:visible;mso-wrap-style:square">
                  <v:fill o:detectmouseclick="t"/>
                  <v:path o:connecttype="none"/>
                </v:shape>
                <v:shape id="Text Box 691" o:spid="_x0000_s2083" type="#_x0000_t202" style="position:absolute;left:2286;top:1121;width:45720;height:6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sEcYA&#10;AADbAAAADwAAAGRycy9kb3ducmV2LnhtbESPQWvCQBSE70L/w/IK3nRTi7akriFIK6J4qFUkt2f2&#10;mYRm34bsqum/7wqCx2FmvmGmSWdqcaHWVZYVvAwjEMS51RUXCnY/X4N3EM4ja6wtk4I/cpDMnnpT&#10;jLW98jddtr4QAcIuRgWl900spctLMuiGtiEO3sm2Bn2QbSF1i9cAN7UcRdFEGqw4LJTY0Lyk/Hd7&#10;NgpGx8/9Qqf7tzm/nurN6pCtj1mmVP+5Sz9AeOr8I3xvL7WC8QRuX8IP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XsEcYAAADbAAAADwAAAAAAAAAAAAAAAACYAgAAZHJz&#10;L2Rvd25yZXYueG1sUEsFBgAAAAAEAAQA9QAAAIsDAAAAAA==&#10;" strokeweight="1pt">
                  <v:textbox inset="1.5mm,1.3mm,1.5mm">
                    <w:txbxContent>
                      <w:p w:rsidR="0023747D" w:rsidRDefault="0023747D" w:rsidP="004C5F87">
                        <w:pPr>
                          <w:jc w:val="center"/>
                          <w:rPr>
                            <w:b/>
                          </w:rPr>
                        </w:pPr>
                        <w:r>
                          <w:rPr>
                            <w:b/>
                          </w:rPr>
                          <w:t>T</w:t>
                        </w:r>
                        <w:r>
                          <w:rPr>
                            <w:rFonts w:hint="eastAsia"/>
                            <w:b/>
                          </w:rPr>
                          <w:t xml:space="preserve">he bound </w:t>
                        </w:r>
                        <w:r w:rsidRPr="001715BD">
                          <w:rPr>
                            <w:rFonts w:hint="eastAsia"/>
                            <w:b/>
                          </w:rPr>
                          <w:t>UI</w:t>
                        </w:r>
                        <w:r>
                          <w:rPr>
                            <w:rFonts w:hint="eastAsia"/>
                            <w:b/>
                          </w:rPr>
                          <w:t xml:space="preserve"> (</w:t>
                        </w:r>
                        <w:r w:rsidRPr="004C5F87">
                          <w:rPr>
                            <w:b/>
                          </w:rPr>
                          <w:t>If it exists</w:t>
                        </w:r>
                        <w:r>
                          <w:rPr>
                            <w:rFonts w:hint="eastAsia"/>
                            <w:b/>
                          </w:rPr>
                          <w:t>)</w:t>
                        </w:r>
                      </w:p>
                      <w:p w:rsidR="0023747D" w:rsidRPr="001715BD" w:rsidRDefault="0023747D" w:rsidP="004C5F87">
                        <w:pPr>
                          <w:jc w:val="center"/>
                          <w:rPr>
                            <w:b/>
                          </w:rPr>
                        </w:pPr>
                      </w:p>
                      <w:p w:rsidR="0023747D" w:rsidRDefault="0023747D" w:rsidP="004C5F87">
                        <w:pPr>
                          <w:jc w:val="center"/>
                        </w:pPr>
                        <w:proofErr w:type="gramStart"/>
                        <w:r>
                          <w:rPr>
                            <w:rFonts w:hint="eastAsia"/>
                          </w:rPr>
                          <w:t>updateValue</w:t>
                        </w:r>
                        <w:proofErr w:type="gramEnd"/>
                        <w:r>
                          <w:rPr>
                            <w:rFonts w:hint="eastAsia"/>
                          </w:rPr>
                          <w:t xml:space="preserve"> / checkValue / getDirtied</w:t>
                        </w:r>
                      </w:p>
                    </w:txbxContent>
                  </v:textbox>
                </v:shape>
                <v:shape id="Text Box 692" o:spid="_x0000_s2084" type="#_x0000_t202" style="position:absolute;left:2286;top:13999;width:45726;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2DcEA&#10;AADbAAAADwAAAGRycy9kb3ducmV2LnhtbERPz2vCMBS+C/sfwht4kZlOqmxdU5GB4i6COnZ+JG9t&#10;WfNSk1jrf78cBjt+fL/L9Wg7MZAPrWMFz/MMBLF2puVawed5+/QCIkRkg51jUnCnAOvqYVJiYdyN&#10;jzScYi1SCIcCFTQx9oWUQTdkMcxdT5y4b+ctxgR9LY3HWwq3nVxk2UpabDk1NNjTe0P653S1Chbh&#10;S77O9v6efWi6WL3LD/mQKzV9HDdvICKN8V/8594bBcs0Nn1JP0B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Dtg3BAAAA2wAAAA8AAAAAAAAAAAAAAAAAmAIAAGRycy9kb3du&#10;cmV2LnhtbFBLBQYAAAAABAAEAPUAAACGAwAAAAA=&#10;" strokeweight="3pt">
                  <v:stroke linestyle="thinThin"/>
                  <v:textbox inset="1.5mm,1.3mm,1.5mm">
                    <w:txbxContent>
                      <w:p w:rsidR="0023747D" w:rsidRDefault="0023747D" w:rsidP="004C5F87">
                        <w:pPr>
                          <w:jc w:val="center"/>
                          <w:rPr>
                            <w:b/>
                          </w:rPr>
                        </w:pPr>
                      </w:p>
                      <w:p w:rsidR="0023747D" w:rsidRPr="001715BD" w:rsidRDefault="0052530C" w:rsidP="004C5F87">
                        <w:pPr>
                          <w:jc w:val="center"/>
                          <w:rPr>
                            <w:b/>
                          </w:rPr>
                        </w:pPr>
                        <w:r>
                          <w:rPr>
                            <w:b/>
                          </w:rPr>
                          <w:t>I</w:t>
                        </w:r>
                        <w:r>
                          <w:rPr>
                            <w:rFonts w:hint="eastAsia"/>
                            <w:b/>
                          </w:rPr>
                          <w:t xml:space="preserve">nner </w:t>
                        </w:r>
                        <w:r w:rsidR="0023747D">
                          <w:rPr>
                            <w:rFonts w:hint="eastAsia"/>
                            <w:b/>
                          </w:rPr>
                          <w:t>d</w:t>
                        </w:r>
                        <w:r w:rsidR="0023747D" w:rsidRPr="001715BD">
                          <w:rPr>
                            <w:rFonts w:hint="eastAsia"/>
                            <w:b/>
                          </w:rPr>
                          <w:t>ata</w:t>
                        </w:r>
                        <w:r w:rsidR="0023747D">
                          <w:rPr>
                            <w:rFonts w:hint="eastAsia"/>
                            <w:b/>
                          </w:rPr>
                          <w:t xml:space="preserve"> property</w:t>
                        </w:r>
                      </w:p>
                    </w:txbxContent>
                  </v:textbox>
                </v:shape>
                <v:line id="Line 694" o:spid="_x0000_s2085" style="position:absolute;flip:y;visibility:visible;mso-wrap-style:square" from="9144,8056" to="9144,1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bpl8QAAADbAAAADwAAAGRycy9kb3ducmV2LnhtbESPQWvCQBSE7wX/w/KE3nRjBQnRVUQQ&#10;xULBtOL1JfvMRrNvQ3ar6b/vFoQeh5n5hlmsetuIO3W+dqxgMk5AEJdO11wp+PrcjlIQPiBrbByT&#10;gh/ysFoOXhaYaffgI93zUIkIYZ+hAhNCm0npS0MW/di1xNG7uM5iiLKrpO7wEeG2kW9JMpMWa44L&#10;BlvaGCpv+bdVMG33h4s9mvz8kRbp7noqinLzrtTrsF/PQQTqw3/42d5rBbMJ/H2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5umXxAAAANsAAAAPAAAAAAAAAAAA&#10;AAAAAKECAABkcnMvZG93bnJldi54bWxQSwUGAAAAAAQABAD5AAAAkgMAAAAA&#10;" strokeweight="1pt">
                  <v:stroke endarrow="block"/>
                </v:line>
                <v:line id="Line 695" o:spid="_x0000_s2086" style="position:absolute;visibility:visible;mso-wrap-style:square" from="38862,8056" to="38862,1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ge8MAAADbAAAADwAAAGRycy9kb3ducmV2LnhtbESPT4vCMBTE7wt+h/AEb2tqBXepxiKC&#10;oh4W1j+It0fzbIvNS2lird9+Iwh7HGbmN8ws7UwlWmpcaVnBaBiBIM6sLjlXcDysPr9BOI+ssbJM&#10;Cp7kIJ33PmaYaPvgX2r3PhcBwi5BBYX3dSKlywoy6Ia2Jg7e1TYGfZBNLnWDjwA3lYyjaCINlhwW&#10;CqxpWVB229+Ngqx1rfmKz1u5osO6u/zY0y63Sg363WIKwlPn/8Pv9kYrmIzh9SX8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3YHvDAAAA2wAAAA8AAAAAAAAAAAAA&#10;AAAAoQIAAGRycy9kb3ducmV2LnhtbFBLBQYAAAAABAAEAPkAAACRAwAAAAA=&#10;" strokeweight="1pt">
                  <v:stroke endarrow="block"/>
                </v:line>
                <v:shape id="Text Box 696" o:spid="_x0000_s2087" type="#_x0000_t202" style="position:absolute;left:27432;top:10037;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umsQA&#10;AADbAAAADwAAAGRycy9kb3ducmV2LnhtbESPQWsCMRSE7wX/Q3hCbzWr1EVXo1hB8NBL7Qoen5vn&#10;7uLmZZtETf99Uyj0OMzMN8xyHU0n7uR8a1nBeJSBIK6sbrlWUH7uXmYgfEDW2FkmBd/kYb0aPC2x&#10;0PbBH3Q/hFokCPsCFTQh9IWUvmrIoB/Znjh5F+sMhiRdLbXDR4KbTk6yLJcGW04LDfa0bai6Hm5G&#10;wVc+i+54fnuNe/OO5SUvT/NpptTzMG4WIALF8B/+a++1gnwKv1/S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YLprEAAAA2wAAAA8AAAAAAAAAAAAAAAAAmAIAAGRycy9k&#10;b3ducmV2LnhtbFBLBQYAAAAABAAEAPUAAACJAwAAAAA=&#10;" filled="f" stroked="f" strokeweight="1pt">
                  <v:textbox inset="1.5mm,1.3mm,1.5mm">
                    <w:txbxContent>
                      <w:p w:rsidR="0023747D" w:rsidRDefault="0023747D" w:rsidP="004C5F87">
                        <w:proofErr w:type="gramStart"/>
                        <w:r>
                          <w:rPr>
                            <w:rFonts w:hint="eastAsia"/>
                          </w:rPr>
                          <w:t>updateDatafromUI</w:t>
                        </w:r>
                        <w:proofErr w:type="gramEnd"/>
                      </w:p>
                    </w:txbxContent>
                  </v:textbox>
                </v:shape>
                <v:shape id="Text Box 697" o:spid="_x0000_s2088" type="#_x0000_t202" style="position:absolute;left:9144;top:10037;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w7cQA&#10;AADbAAAADwAAAGRycy9kb3ducmV2LnhtbESPQWsCMRSE74X+h/AKvdWs0gZdjVILBQ+91G7B43Pz&#10;3F3cvGyTVNN/3wiCx2FmvmEWq2R7cSIfOscaxqMCBHHtTMeNhurr/WkKIkRkg71j0vBHAVbL+7sF&#10;lsad+ZNO29iIDOFQooY2xqGUMtQtWQwjNxBn7+C8xZilb6TxeM5w28tJUShpseO80OJAby3Vx+2v&#10;1fCjpsl/79fPaWM/sDqoajd7KbR+fEivcxCRUryFr+2N0aAUXL7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sO3EAAAA2wAAAA8AAAAAAAAAAAAAAAAAmAIAAGRycy9k&#10;b3ducmV2LnhtbFBLBQYAAAAABAAEAPUAAACJAwAAAAA=&#10;" filled="f" stroked="f" strokeweight="1pt">
                  <v:textbox inset="1.5mm,1.3mm,1.5mm">
                    <w:txbxContent>
                      <w:p w:rsidR="0023747D" w:rsidRDefault="0023747D" w:rsidP="004C5F87">
                        <w:proofErr w:type="gramStart"/>
                        <w:r>
                          <w:rPr>
                            <w:rFonts w:hint="eastAsia"/>
                          </w:rPr>
                          <w:t>updateDataToUI</w:t>
                        </w:r>
                        <w:proofErr w:type="gramEnd"/>
                      </w:p>
                    </w:txbxContent>
                  </v:textbox>
                </v:shape>
                <v:line id="Line 698" o:spid="_x0000_s2089" style="position:absolute;visibility:visible;mso-wrap-style:square" from="0,18952" to="8001,18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PyCr0AAADbAAAADwAAAGRycy9kb3ducmV2LnhtbERPuwrCMBTdBf8hXMFNUx1UqlFEUNRB&#10;8IW4XZprW2xuShNr/XszCI6H854tGlOImiqXW1Yw6EcgiBOrc04VXM7r3gSE88gaC8uk4EMOFvN2&#10;a4axtm8+Un3yqQgh7GJUkHlfxlK6JCODrm9L4sA9bGXQB1ilUlf4DuGmkMMoGkmDOYeGDEtaZZQ8&#10;Ty+jIKldbcbD206u6bxp7gd73adWqW6nWU5BeGr8X/xzb7WCURgb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wT8gq9AAAA2wAAAA8AAAAAAAAAAAAAAAAAoQIA&#10;AGRycy9kb3ducmV2LnhtbFBLBQYAAAAABAAEAPkAAACLAwAAAAA=&#10;" strokeweight="1pt">
                  <v:stroke endarrow="block"/>
                </v:line>
                <v:line id="Line 699" o:spid="_x0000_s2090" style="position:absolute;visibility:visible;mso-wrap-style:square" from="42291,18952" to="51435,18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o0b0AAADbAAAADwAAAGRycy9kb3ducmV2LnhtbERPuwrCMBTdBf8hXMFNUx1UqlFEUNRB&#10;8IW4XZprW2xuShNr/XszCI6H854tGlOImiqXW1Yw6EcgiBOrc04VXM7r3gSE88gaC8uk4EMOFvN2&#10;a4axtm8+Un3yqQgh7GJUkHlfxlK6JCODrm9L4sA9bGXQB1ilUlf4DuGmkMMoGkmDOYeGDEtaZZQ8&#10;Ty+jIKldbcbD206u6bxp7gd73adWqW6nWU5BeGr8X/xzb7WCcVgf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e8aNG9AAAA2wAAAA8AAAAAAAAAAAAAAAAAoQIA&#10;AGRycy9kb3ducmV2LnhtbFBLBQYAAAAABAAEAPkAAACLAwAAAAA=&#10;" strokeweight="1pt">
                  <v:stroke endarrow="block"/>
                </v:line>
                <v:shape id="Text Box 700" o:spid="_x0000_s2091" type="#_x0000_t202" style="position:absolute;left:2286;top:15980;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gM8QA&#10;AADbAAAADwAAAGRycy9kb3ducmV2LnhtbESPQWsCMRSE7wX/Q3hCbzWr1NVujaIFwUMv1S30+Lp5&#10;7i7dvKxJqvHfm0LB4zAz3zCLVTSdOJPzrWUF41EGgriyuuVaQXnYPs1B+ICssbNMCq7kYbUcPCyw&#10;0PbCH3Teh1okCPsCFTQh9IWUvmrIoB/Znjh5R+sMhiRdLbXDS4KbTk6yLJcGW04LDfb01lD1s/81&#10;Ck75PLrP781z3Jl3LI95+fUyzZR6HMb1K4hAMdzD/+2dVjCbwN+X9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oIDPEAAAA2wAAAA8AAAAAAAAAAAAAAAAAmAIAAGRycy9k&#10;b3ducmV2LnhtbFBLBQYAAAAABAAEAPUAAACJAwAAAAA=&#10;" filled="f" stroked="f" strokeweight="1pt">
                  <v:textbox inset="1.5mm,1.3mm,1.5mm">
                    <w:txbxContent>
                      <w:p w:rsidR="0023747D" w:rsidRDefault="0023747D" w:rsidP="004C5F87">
                        <w:proofErr w:type="gramStart"/>
                        <w:r>
                          <w:rPr>
                            <w:rFonts w:hint="eastAsia"/>
                          </w:rPr>
                          <w:t>setData</w:t>
                        </w:r>
                        <w:proofErr w:type="gramEnd"/>
                      </w:p>
                    </w:txbxContent>
                  </v:textbox>
                </v:shape>
                <v:shape id="Text Box 701" o:spid="_x0000_s2092" type="#_x0000_t202" style="position:absolute;left:36576;top:15980;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4R8QA&#10;AADbAAAADwAAAGRycy9kb3ducmV2LnhtbESPQWsCMRSE74L/ITyhN81a6mq3RlGh4MFLdQs9vm6e&#10;u0s3L9sk1fTfN0LB4zAz3zDLdTSduJDzrWUF00kGgriyuuVaQXl6HS9A+ICssbNMCn7Jw3o1HCyx&#10;0PbKb3Q5hlokCPsCFTQh9IWUvmrIoJ/Ynjh5Z+sMhiRdLbXDa4KbTj5mWS4NtpwWGuxp11D1dfwx&#10;Cr7zRXTvn9unuDcHLM95+fE8y5R6GMXNC4hAMdzD/+29VjCfwe1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uEfEAAAA2wAAAA8AAAAAAAAAAAAAAAAAmAIAAGRycy9k&#10;b3ducmV2LnhtbFBLBQYAAAAABAAEAPUAAACJAwAAAAA=&#10;" filled="f" stroked="f" strokeweight="1pt">
                  <v:textbox inset="1.5mm,1.3mm,1.5mm">
                    <w:txbxContent>
                      <w:p w:rsidR="0023747D" w:rsidRDefault="0023747D" w:rsidP="004C5F87">
                        <w:pPr>
                          <w:jc w:val="right"/>
                        </w:pPr>
                        <w:proofErr w:type="gramStart"/>
                        <w:r>
                          <w:rPr>
                            <w:rFonts w:hint="eastAsia"/>
                          </w:rPr>
                          <w:t>getData</w:t>
                        </w:r>
                        <w:proofErr w:type="gramEnd"/>
                      </w:p>
                    </w:txbxContent>
                  </v:textbox>
                </v:shape>
                <v:rect id="矩形 1215" o:spid="_x0000_s2093" style="position:absolute;left:1143;top:359;width:49149;height:22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ZI8IA&#10;AADdAAAADwAAAGRycy9kb3ducmV2LnhtbERP24rCMBB9X/Afwgj7smhqRZGuUURY2JcKXj5gaGab&#10;YjOJTardv98sCL7N4VxnvR1sK+7Uhcaxgtk0A0FcOd1wreBy/pqsQISIrLF1TAp+KcB2M3pbY6Hd&#10;g490P8VapBAOBSowMfpCylAZshimzhMn7sd1FmOCXS11h48UbluZZ9lSWmw4NRj0tDdUXU+9VTD0&#10;q9ut7K/W0LxsP/LoD6X3Sr2Ph90niEhDfImf7m+d5uezBfx/k06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lkjwgAAAN0AAAAPAAAAAAAAAAAAAAAAAJgCAABkcnMvZG93&#10;bnJldi54bWxQSwUGAAAAAAQABAD1AAAAhwMAAAAA&#10;" filled="f" strokecolor="black [3213]"/>
                <w10:anchorlock/>
              </v:group>
            </w:pict>
          </mc:Fallback>
        </mc:AlternateContent>
      </w:r>
    </w:p>
    <w:p w:rsidR="00467D7A" w:rsidRDefault="00467D7A" w:rsidP="00327CEB">
      <w:pPr>
        <w:ind w:firstLine="420"/>
        <w:rPr>
          <w:b/>
        </w:rPr>
      </w:pPr>
    </w:p>
    <w:p w:rsidR="00375F9C" w:rsidRPr="00B73B43" w:rsidRDefault="00375F9C" w:rsidP="00327CEB">
      <w:pPr>
        <w:ind w:firstLine="420"/>
        <w:rPr>
          <w:b/>
        </w:rPr>
      </w:pPr>
      <w:r w:rsidRPr="00B73B43">
        <w:rPr>
          <w:b/>
        </w:rPr>
        <w:t>I</w:t>
      </w:r>
      <w:r w:rsidRPr="00B73B43">
        <w:rPr>
          <w:rFonts w:hint="eastAsia"/>
          <w:b/>
        </w:rPr>
        <w:t>nput:</w:t>
      </w:r>
    </w:p>
    <w:p w:rsidR="00375F9C" w:rsidRDefault="005C781A" w:rsidP="00375F9C">
      <w:r>
        <w:rPr>
          <w:noProof/>
        </w:rPr>
        <w:lastRenderedPageBreak/>
        <mc:AlternateContent>
          <mc:Choice Requires="wpc">
            <w:drawing>
              <wp:inline distT="0" distB="0" distL="0" distR="0" wp14:anchorId="59CBA5CC" wp14:editId="74A46749">
                <wp:extent cx="5257850" cy="5381435"/>
                <wp:effectExtent l="0" t="0" r="19050" b="10160"/>
                <wp:docPr id="517" name="画布 5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 name="Text Box 519"/>
                        <wps:cNvSpPr txBox="1">
                          <a:spLocks noChangeArrowheads="1"/>
                        </wps:cNvSpPr>
                        <wps:spPr bwMode="auto">
                          <a:xfrm>
                            <a:off x="0" y="48895"/>
                            <a:ext cx="5257850" cy="533254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39522B" w:rsidRDefault="0023747D" w:rsidP="00375F9C">
                              <w:pPr>
                                <w:spacing w:line="240" w:lineRule="exact"/>
                                <w:rPr>
                                  <w:sz w:val="18"/>
                                  <w:szCs w:val="18"/>
                                  <w:lang w:val="de-DE"/>
                                </w:rPr>
                              </w:pPr>
                              <w:r w:rsidRPr="00375F9C">
                                <w:rPr>
                                  <w:rFonts w:hint="eastAsia"/>
                                  <w:sz w:val="18"/>
                                  <w:szCs w:val="18"/>
                                </w:rPr>
                                <w:t xml:space="preserve">            </w:t>
                              </w:r>
                              <w:r w:rsidRPr="0039522B">
                                <w:rPr>
                                  <w:rFonts w:hint="eastAsia"/>
                                  <w:sz w:val="18"/>
                                  <w:szCs w:val="18"/>
                                  <w:lang w:val="de-DE"/>
                                </w:rPr>
                                <w:t xml:space="preserve">append((new </w:t>
                              </w:r>
                              <w:r w:rsidR="00105B39">
                                <w:rPr>
                                  <w:rFonts w:hint="eastAsia"/>
                                  <w:sz w:val="18"/>
                                  <w:szCs w:val="18"/>
                                  <w:lang w:val="de-DE"/>
                                </w:rPr>
                                <w:t>xui</w:t>
                              </w:r>
                              <w:r w:rsidRPr="0039522B">
                                <w:rPr>
                                  <w:rFonts w:hint="eastAsia"/>
                                  <w:sz w:val="18"/>
                                  <w:szCs w:val="18"/>
                                  <w:lang w:val="de-DE"/>
                                </w:rPr>
                                <w:t>.DataBinder)</w:t>
                              </w:r>
                              <w:r w:rsidRPr="0039522B">
                                <w:rPr>
                                  <w:sz w:val="18"/>
                                  <w:szCs w:val="18"/>
                                  <w:lang w:val="de-DE"/>
                                </w:rPr>
                                <w:t>.</w:t>
                              </w:r>
                              <w:r>
                                <w:rPr>
                                  <w:rFonts w:hint="eastAsia"/>
                                  <w:sz w:val="18"/>
                                  <w:szCs w:val="18"/>
                                  <w:lang w:val="de-DE"/>
                                </w:rPr>
                                <w:t>setH</w:t>
                              </w:r>
                              <w:r w:rsidRPr="0039522B">
                                <w:rPr>
                                  <w:sz w:val="18"/>
                                  <w:szCs w:val="18"/>
                                  <w:lang w:val="de-DE"/>
                                </w:rPr>
                                <w:t>ost(host,"</w:t>
                              </w:r>
                              <w:r w:rsidRPr="00B04EC9">
                                <w:rPr>
                                  <w:color w:val="FF00FF"/>
                                  <w:sz w:val="18"/>
                                  <w:szCs w:val="18"/>
                                  <w:lang w:val="de-DE"/>
                                </w:rPr>
                                <w:t>binder</w:t>
                              </w:r>
                              <w:r w:rsidRPr="0039522B">
                                <w:rPr>
                                  <w:sz w:val="18"/>
                                  <w:szCs w:val="18"/>
                                  <w:lang w:val="de-DE"/>
                                </w:rPr>
                                <w:t>").setName("</w:t>
                              </w:r>
                              <w:r w:rsidRPr="00B04EC9">
                                <w:rPr>
                                  <w:color w:val="FF00FF"/>
                                  <w:sz w:val="18"/>
                                  <w:szCs w:val="18"/>
                                  <w:lang w:val="de-DE"/>
                                </w:rPr>
                                <w:t>binder</w:t>
                              </w:r>
                              <w:r w:rsidRPr="0039522B">
                                <w:rPr>
                                  <w:sz w:val="18"/>
                                  <w:szCs w:val="18"/>
                                  <w:lang w:val="de-DE"/>
                                </w:rPr>
                                <w:t>")</w:t>
                              </w:r>
                              <w:r>
                                <w:rPr>
                                  <w:rFonts w:hint="eastAsia"/>
                                  <w:sz w:val="18"/>
                                  <w:szCs w:val="18"/>
                                  <w:lang w:val="de-DE"/>
                                </w:rPr>
                                <w:t>)</w:t>
                              </w:r>
                            </w:p>
                            <w:p w:rsidR="0023747D" w:rsidRPr="00B04EC9" w:rsidRDefault="0023747D" w:rsidP="00375F9C">
                              <w:pPr>
                                <w:spacing w:line="240" w:lineRule="exact"/>
                                <w:rPr>
                                  <w:sz w:val="18"/>
                                  <w:szCs w:val="18"/>
                                </w:rPr>
                              </w:pPr>
                              <w:r w:rsidRPr="00B04EC9">
                                <w:rPr>
                                  <w:sz w:val="18"/>
                                  <w:szCs w:val="18"/>
                                  <w:lang w:val="de-DE"/>
                                </w:rPr>
                                <w:t xml:space="preserve">            </w:t>
                              </w:r>
                              <w:proofErr w:type="gramStart"/>
                              <w:r w:rsidRPr="00B04EC9">
                                <w:rPr>
                                  <w:sz w:val="18"/>
                                  <w:szCs w:val="18"/>
                                </w:rPr>
                                <w:t>append(</w:t>
                              </w:r>
                              <w:proofErr w:type="gramEnd"/>
                              <w:r w:rsidRPr="00B04EC9">
                                <w:rPr>
                                  <w:sz w:val="18"/>
                                  <w:szCs w:val="18"/>
                                </w:rPr>
                                <w:t>(</w:t>
                              </w:r>
                              <w:r w:rsidRPr="00B04EC9">
                                <w:rPr>
                                  <w:color w:val="0000FF"/>
                                  <w:sz w:val="18"/>
                                  <w:szCs w:val="18"/>
                                </w:rPr>
                                <w:t>new</w:t>
                              </w:r>
                              <w:r w:rsidRPr="00B04EC9">
                                <w:rPr>
                                  <w:sz w:val="18"/>
                                  <w:szCs w:val="18"/>
                                </w:rPr>
                                <w:t xml:space="preserve"> </w:t>
                              </w:r>
                              <w:r w:rsidR="00105B39">
                                <w:rPr>
                                  <w:sz w:val="18"/>
                                  <w:szCs w:val="18"/>
                                </w:rPr>
                                <w:t>xui</w:t>
                              </w:r>
                              <w:r w:rsidRPr="00B04EC9">
                                <w:rPr>
                                  <w:sz w:val="18"/>
                                  <w:szCs w:val="18"/>
                                </w:rPr>
                                <w:t>.UI.SLabel)</w:t>
                              </w:r>
                            </w:p>
                            <w:p w:rsidR="0023747D" w:rsidRPr="00F24D71" w:rsidRDefault="0023747D" w:rsidP="00375F9C">
                              <w:pPr>
                                <w:spacing w:line="240" w:lineRule="exact"/>
                                <w:rPr>
                                  <w:sz w:val="18"/>
                                  <w:szCs w:val="18"/>
                                </w:rPr>
                              </w:pPr>
                              <w:r w:rsidRPr="00B04EC9">
                                <w:rPr>
                                  <w:sz w:val="18"/>
                                  <w:szCs w:val="18"/>
                                </w:rPr>
                                <w:t xml:space="preserve">                </w:t>
                              </w:r>
                              <w:r w:rsidRPr="00F24D71">
                                <w:rPr>
                                  <w:sz w:val="18"/>
                                  <w:szCs w:val="18"/>
                                </w:rPr>
                                <w:t>.</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.UI.SLabel)</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.UI.Input)</w:t>
                              </w:r>
                              <w:r w:rsidRPr="00375F9C">
                                <w:rPr>
                                  <w:sz w:val="18"/>
                                  <w:szCs w:val="18"/>
                                </w:rPr>
                                <w:t xml:space="preserve"> .setDataBinder("</w:t>
                              </w:r>
                              <w:r w:rsidRPr="00B04EC9">
                                <w:rPr>
                                  <w:color w:val="FF00FF"/>
                                  <w:sz w:val="18"/>
                                  <w:szCs w:val="18"/>
                                </w:rPr>
                                <w:t>binder</w:t>
                              </w:r>
                              <w:r w:rsidRPr="00375F9C">
                                <w:rPr>
                                  <w:sz w:val="18"/>
                                  <w:szCs w:val="18"/>
                                </w:rPr>
                                <w:t>").setDataField("</w:t>
                              </w:r>
                              <w:r w:rsidRPr="00B04EC9">
                                <w:rPr>
                                  <w:color w:val="FF00FF"/>
                                  <w:sz w:val="18"/>
                                  <w:szCs w:val="18"/>
                                </w:rPr>
                                <w:t>name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.UI.ComboInput)</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age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.UI.SCheckBox)</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isfull</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.UI.SButton)</w:t>
                              </w:r>
                            </w:p>
                            <w:p w:rsidR="0023747D" w:rsidRPr="00F24D71" w:rsidRDefault="0023747D" w:rsidP="00375F9C">
                              <w:pPr>
                                <w:spacing w:line="240" w:lineRule="exact"/>
                                <w:rPr>
                                  <w:sz w:val="18"/>
                                  <w:szCs w:val="18"/>
                                </w:rPr>
                              </w:pPr>
                              <w:r w:rsidRPr="00F24D71">
                                <w:rPr>
                                  <w:sz w:val="18"/>
                                  <w:szCs w:val="18"/>
                                </w:rPr>
                                <w:t xml:space="preserve">              </w:t>
                              </w: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w:t>
                              </w:r>
                              <w:r>
                                <w:rPr>
                                  <w:rFonts w:hint="eastAsia"/>
                                  <w:sz w:val="18"/>
                                  <w:szCs w:val="18"/>
                                </w:rPr>
                                <w:t>binder</w:t>
                              </w:r>
                              <w:r>
                                <w:rPr>
                                  <w:sz w:val="18"/>
                                  <w:szCs w:val="18"/>
                                </w:rPr>
                                <w:t>.checkValid())</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00105B39">
                                <w:rPr>
                                  <w:sz w:val="18"/>
                                  <w:szCs w:val="18"/>
                                </w:rPr>
                                <w:t>xui</w:t>
                              </w:r>
                              <w:r w:rsidRPr="00F24D71">
                                <w:rPr>
                                  <w:sz w:val="18"/>
                                  <w:szCs w:val="18"/>
                                </w:rPr>
                                <w:t>.alert(</w:t>
                              </w:r>
                              <w:proofErr w:type="gramEnd"/>
                              <w:r>
                                <w:rPr>
                                  <w:color w:val="FF00FF"/>
                                  <w:sz w:val="18"/>
                                  <w:szCs w:val="18"/>
                                </w:rPr>
                                <w:t>'</w:t>
                              </w:r>
                              <w:r>
                                <w:rPr>
                                  <w:rFonts w:hint="eastAsia"/>
                                  <w:color w:val="FF00FF"/>
                                  <w:sz w:val="18"/>
                                  <w:szCs w:val="18"/>
                                </w:rPr>
                                <w:t>One or some invalid fields exits!</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Default="0023747D" w:rsidP="00375F9C">
                              <w:pPr>
                                <w:spacing w:line="240" w:lineRule="exact"/>
                                <w:rPr>
                                  <w:sz w:val="18"/>
                                  <w:szCs w:val="18"/>
                                </w:rPr>
                              </w:pPr>
                              <w:r w:rsidRPr="00F24D71">
                                <w:rPr>
                                  <w:sz w:val="18"/>
                                  <w:szCs w:val="18"/>
                                </w:rPr>
                                <w:t xml:space="preserve">            }</w:t>
                              </w:r>
                            </w:p>
                            <w:p w:rsidR="00467D7A" w:rsidRPr="00F24D71" w:rsidRDefault="00467D7A" w:rsidP="00467D7A">
                              <w:pPr>
                                <w:spacing w:line="240" w:lineRule="exact"/>
                                <w:ind w:firstLineChars="600" w:firstLine="1080"/>
                                <w:rPr>
                                  <w:sz w:val="18"/>
                                  <w:szCs w:val="18"/>
                                </w:rPr>
                              </w:pPr>
                              <w:proofErr w:type="gramStart"/>
                              <w:r w:rsidRPr="00F24D71">
                                <w:rPr>
                                  <w:color w:val="0000FF"/>
                                  <w:sz w:val="18"/>
                                  <w:szCs w:val="18"/>
                                </w:rPr>
                                <w:t>this</w:t>
                              </w:r>
                              <w:r w:rsidRPr="00F24D71">
                                <w:rPr>
                                  <w:sz w:val="18"/>
                                  <w:szCs w:val="18"/>
                                </w:rPr>
                                <w:t>.</w:t>
                              </w:r>
                              <w:r>
                                <w:rPr>
                                  <w:rFonts w:hint="eastAsia"/>
                                  <w:sz w:val="18"/>
                                  <w:szCs w:val="18"/>
                                </w:rPr>
                                <w:t>binder</w:t>
                              </w:r>
                              <w:r>
                                <w:rPr>
                                  <w:sz w:val="18"/>
                                  <w:szCs w:val="18"/>
                                </w:rPr>
                                <w:t>.</w:t>
                              </w:r>
                              <w:r>
                                <w:rPr>
                                  <w:rFonts w:hint="eastAsia"/>
                                  <w:sz w:val="18"/>
                                  <w:szCs w:val="18"/>
                                </w:rPr>
                                <w:t>updateDataFromUI(</w:t>
                              </w:r>
                              <w:proofErr w:type="gramEnd"/>
                              <w:r>
                                <w:rPr>
                                  <w:rFonts w:hint="eastAsia"/>
                                  <w:sz w:val="18"/>
                                  <w:szCs w:val="18"/>
                                </w:rPr>
                                <w:t>);</w:t>
                              </w:r>
                            </w:p>
                            <w:p w:rsidR="0023747D" w:rsidRPr="00F24D71" w:rsidRDefault="0023747D" w:rsidP="00322244">
                              <w:pPr>
                                <w:spacing w:line="240" w:lineRule="exact"/>
                                <w:rPr>
                                  <w:sz w:val="18"/>
                                  <w:szCs w:val="18"/>
                                </w:rPr>
                              </w:pPr>
                              <w:r w:rsidRPr="00F24D71">
                                <w:rPr>
                                  <w:sz w:val="18"/>
                                  <w:szCs w:val="18"/>
                                </w:rPr>
                                <w:t xml:space="preserve">            </w:t>
                              </w:r>
                              <w:proofErr w:type="gramStart"/>
                              <w:r w:rsidR="00105B39">
                                <w:rPr>
                                  <w:sz w:val="18"/>
                                  <w:szCs w:val="18"/>
                                </w:rPr>
                                <w:t>xui</w:t>
                              </w:r>
                              <w:r w:rsidRPr="00B5085E">
                                <w:rPr>
                                  <w:sz w:val="18"/>
                                  <w:szCs w:val="18"/>
                                </w:rPr>
                                <w:t>.</w:t>
                              </w:r>
                              <w:r w:rsidRPr="00F24D71">
                                <w:rPr>
                                  <w:sz w:val="18"/>
                                  <w:szCs w:val="18"/>
                                </w:rPr>
                                <w:t>alert(</w:t>
                              </w:r>
                              <w:proofErr w:type="gramEnd"/>
                              <w:r w:rsidR="00973A41">
                                <w:rPr>
                                  <w:sz w:val="18"/>
                                  <w:szCs w:val="18"/>
                                </w:rPr>
                                <w:t>xui.</w:t>
                              </w:r>
                              <w:r w:rsidRPr="00F24D71">
                                <w:rPr>
                                  <w:sz w:val="18"/>
                                  <w:szCs w:val="18"/>
                                </w:rPr>
                                <w:t>serialize(</w:t>
                              </w:r>
                              <w:r w:rsidRPr="00F24D71">
                                <w:rPr>
                                  <w:color w:val="0000FF"/>
                                  <w:sz w:val="18"/>
                                  <w:szCs w:val="18"/>
                                </w:rPr>
                                <w:t>this</w:t>
                              </w:r>
                              <w:r w:rsidRPr="00F24D71">
                                <w:rPr>
                                  <w:sz w:val="18"/>
                                  <w:szCs w:val="18"/>
                                </w:rPr>
                                <w:t>.</w:t>
                              </w:r>
                              <w:r>
                                <w:rPr>
                                  <w:rFonts w:hint="eastAsia"/>
                                  <w:sz w:val="18"/>
                                  <w:szCs w:val="18"/>
                                </w:rPr>
                                <w:t>binder.getData()</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wps:txbx>
                        <wps:bodyPr rot="0" vert="horz" wrap="square" lIns="54000" tIns="46800" rIns="54000" bIns="45720" anchor="t" anchorCtr="0" upright="1">
                          <a:spAutoFit/>
                        </wps:bodyPr>
                      </wps:wsp>
                      <wps:wsp>
                        <wps:cNvPr id="47" name="AutoShape 520"/>
                        <wps:cNvSpPr>
                          <a:spLocks noChangeArrowheads="1"/>
                        </wps:cNvSpPr>
                        <wps:spPr bwMode="auto">
                          <a:xfrm flipH="1">
                            <a:off x="2788920" y="3566160"/>
                            <a:ext cx="1097280" cy="198120"/>
                          </a:xfrm>
                          <a:prstGeom prst="wedgeRoundRectCallout">
                            <a:avLst>
                              <a:gd name="adj1" fmla="val 80958"/>
                              <a:gd name="adj2" fmla="val 101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orm validation</w:t>
                              </w:r>
                            </w:p>
                          </w:txbxContent>
                        </wps:txbx>
                        <wps:bodyPr rot="0" vert="horz" wrap="square" lIns="0" tIns="0" rIns="0" bIns="0" anchor="t" anchorCtr="0" upright="1">
                          <a:noAutofit/>
                        </wps:bodyPr>
                      </wps:wsp>
                      <wps:wsp>
                        <wps:cNvPr id="49" name="AutoShape 521"/>
                        <wps:cNvSpPr>
                          <a:spLocks noChangeArrowheads="1"/>
                        </wps:cNvSpPr>
                        <wps:spPr bwMode="auto">
                          <a:xfrm flipH="1">
                            <a:off x="2217420" y="198120"/>
                            <a:ext cx="1828800" cy="198120"/>
                          </a:xfrm>
                          <a:prstGeom prst="wedgeRoundRectCallout">
                            <a:avLst>
                              <a:gd name="adj1" fmla="val 72222"/>
                              <a:gd name="adj2" fmla="val 894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ode created by Designer</w:t>
                              </w:r>
                            </w:p>
                            <w:p w:rsidR="0023747D" w:rsidRPr="00F966A3" w:rsidRDefault="0023747D" w:rsidP="00375F9C">
                              <w:pPr>
                                <w:rPr>
                                  <w:szCs w:val="18"/>
                                </w:rPr>
                              </w:pPr>
                            </w:p>
                          </w:txbxContent>
                        </wps:txbx>
                        <wps:bodyPr rot="0" vert="horz" wrap="square" lIns="0" tIns="0" rIns="0" bIns="0" anchor="t" anchorCtr="0" upright="1">
                          <a:noAutofit/>
                        </wps:bodyPr>
                      </wps:wsp>
                      <wps:wsp>
                        <wps:cNvPr id="50" name="AutoShape 522"/>
                        <wps:cNvSpPr>
                          <a:spLocks noChangeArrowheads="1"/>
                        </wps:cNvSpPr>
                        <wps:spPr bwMode="auto">
                          <a:xfrm flipH="1">
                            <a:off x="3246120" y="1188720"/>
                            <a:ext cx="1783080" cy="396240"/>
                          </a:xfrm>
                          <a:prstGeom prst="wedgeRoundRectCallout">
                            <a:avLst>
                              <a:gd name="adj1" fmla="val 58903"/>
                              <a:gd name="adj2" fmla="val 10240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dataBinder and dataField to each control</w:t>
                              </w:r>
                            </w:p>
                          </w:txbxContent>
                        </wps:txbx>
                        <wps:bodyPr rot="0" vert="horz" wrap="square" lIns="0" tIns="0" rIns="0" bIns="0" anchor="t" anchorCtr="0" upright="1">
                          <a:noAutofit/>
                        </wps:bodyPr>
                      </wps:wsp>
                      <wps:wsp>
                        <wps:cNvPr id="52" name="AutoShape 523"/>
                        <wps:cNvSpPr>
                          <a:spLocks noChangeArrowheads="1"/>
                        </wps:cNvSpPr>
                        <wps:spPr bwMode="auto">
                          <a:xfrm flipH="1">
                            <a:off x="2903220" y="3863340"/>
                            <a:ext cx="982980" cy="198120"/>
                          </a:xfrm>
                          <a:prstGeom prst="wedgeRoundRectCallout">
                            <a:avLst>
                              <a:gd name="adj1" fmla="val 78745"/>
                              <a:gd name="adj2" fmla="val 2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ollects data</w:t>
                              </w:r>
                            </w:p>
                            <w:p w:rsidR="0023747D" w:rsidRPr="00F966A3" w:rsidRDefault="0023747D" w:rsidP="00375F9C">
                              <w:pPr>
                                <w:rPr>
                                  <w:szCs w:val="18"/>
                                </w:rPr>
                              </w:pPr>
                            </w:p>
                          </w:txbxContent>
                        </wps:txbx>
                        <wps:bodyPr rot="0" vert="horz" wrap="square" lIns="0" tIns="0" rIns="0" bIns="0" anchor="t" anchorCtr="0" upright="1">
                          <a:noAutofit/>
                        </wps:bodyPr>
                      </wps:wsp>
                      <wps:wsp>
                        <wps:cNvPr id="54" name="AutoShape 524"/>
                        <wps:cNvSpPr>
                          <a:spLocks noChangeArrowheads="1"/>
                        </wps:cNvSpPr>
                        <wps:spPr bwMode="auto">
                          <a:xfrm flipH="1">
                            <a:off x="2560320" y="594360"/>
                            <a:ext cx="2514600" cy="198120"/>
                          </a:xfrm>
                          <a:prstGeom prst="wedgeRoundRectCallout">
                            <a:avLst>
                              <a:gd name="adj1" fmla="val -2023"/>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DataBinder, sets name property</w:t>
                              </w:r>
                            </w:p>
                          </w:txbxContent>
                        </wps:txbx>
                        <wps:bodyPr rot="0" vert="horz" wrap="square" lIns="0" tIns="0" rIns="0" bIns="0" anchor="t" anchorCtr="0" upright="1">
                          <a:noAutofit/>
                        </wps:bodyPr>
                      </wps:wsp>
                    </wpc:wpc>
                  </a:graphicData>
                </a:graphic>
              </wp:inline>
            </w:drawing>
          </mc:Choice>
          <mc:Fallback>
            <w:pict>
              <v:group id="画布 517" o:spid="_x0000_s2094" editas="canvas" style="width:414pt;height:423.75pt;mso-position-horizontal-relative:char;mso-position-vertical-relative:line" coordsize="52578,5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">
                <v:shape id="_x0000_s2095" type="#_x0000_t75" style="position:absolute;width:52578;height:53809;visibility:visible;mso-wrap-style:square">
                  <v:fill o:detectmouseclick="t"/>
                  <v:path o:connecttype="none"/>
                </v:shape>
                <v:shape id="Text Box 519" o:spid="_x0000_s2096" type="#_x0000_t202" style="position:absolute;top:488;width:52578;height:53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ewUMIA&#10;AADbAAAADwAAAGRycy9kb3ducmV2LnhtbESPQWsCMRSE7wX/Q3iCt5pVrOhqFFFkeym0Vu+PzXOz&#10;uHlZkriu/74pFHocZuYbZr3tbSM68qF2rGAyzkAQl07XXCk4fx9fFyBCRNbYOCYFTwqw3Qxe1phr&#10;9+Av6k6xEgnCIUcFJsY2lzKUhiyGsWuJk3d13mJM0ldSe3wkuG3kNMvm0mLNacFgS3tD5e10twrK&#10;26E/FPXF+O5uF596WTw/5oVSo2G/W4GI1Mf/8F/7XSuYvcHvl/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7BQwgAAANsAAAAPAAAAAAAAAAAAAAAAAJgCAABkcnMvZG93&#10;bnJldi54bWxQSwUGAAAAAAQABAD1AAAAhwMAAAAA&#10;" strokeweight="1pt">
                  <v:textbox style="mso-fit-shape-to-text:t" inset="1.5mm,1.3mm,1.5mm">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39522B" w:rsidRDefault="0023747D" w:rsidP="00375F9C">
                        <w:pPr>
                          <w:spacing w:line="240" w:lineRule="exact"/>
                          <w:rPr>
                            <w:sz w:val="18"/>
                            <w:szCs w:val="18"/>
                            <w:lang w:val="de-DE"/>
                          </w:rPr>
                        </w:pPr>
                        <w:r w:rsidRPr="00375F9C">
                          <w:rPr>
                            <w:rFonts w:hint="eastAsia"/>
                            <w:sz w:val="18"/>
                            <w:szCs w:val="18"/>
                          </w:rPr>
                          <w:t xml:space="preserve">            </w:t>
                        </w:r>
                        <w:r w:rsidRPr="0039522B">
                          <w:rPr>
                            <w:rFonts w:hint="eastAsia"/>
                            <w:sz w:val="18"/>
                            <w:szCs w:val="18"/>
                            <w:lang w:val="de-DE"/>
                          </w:rPr>
                          <w:t xml:space="preserve">append((new </w:t>
                        </w:r>
                        <w:r w:rsidR="00105B39">
                          <w:rPr>
                            <w:rFonts w:hint="eastAsia"/>
                            <w:sz w:val="18"/>
                            <w:szCs w:val="18"/>
                            <w:lang w:val="de-DE"/>
                          </w:rPr>
                          <w:t>xui</w:t>
                        </w:r>
                        <w:r w:rsidRPr="0039522B">
                          <w:rPr>
                            <w:rFonts w:hint="eastAsia"/>
                            <w:sz w:val="18"/>
                            <w:szCs w:val="18"/>
                            <w:lang w:val="de-DE"/>
                          </w:rPr>
                          <w:t>.DataBinder)</w:t>
                        </w:r>
                        <w:r w:rsidRPr="0039522B">
                          <w:rPr>
                            <w:sz w:val="18"/>
                            <w:szCs w:val="18"/>
                            <w:lang w:val="de-DE"/>
                          </w:rPr>
                          <w:t>.</w:t>
                        </w:r>
                        <w:r>
                          <w:rPr>
                            <w:rFonts w:hint="eastAsia"/>
                            <w:sz w:val="18"/>
                            <w:szCs w:val="18"/>
                            <w:lang w:val="de-DE"/>
                          </w:rPr>
                          <w:t>setH</w:t>
                        </w:r>
                        <w:r w:rsidRPr="0039522B">
                          <w:rPr>
                            <w:sz w:val="18"/>
                            <w:szCs w:val="18"/>
                            <w:lang w:val="de-DE"/>
                          </w:rPr>
                          <w:t>ost(host,"</w:t>
                        </w:r>
                        <w:r w:rsidRPr="00B04EC9">
                          <w:rPr>
                            <w:color w:val="FF00FF"/>
                            <w:sz w:val="18"/>
                            <w:szCs w:val="18"/>
                            <w:lang w:val="de-DE"/>
                          </w:rPr>
                          <w:t>binder</w:t>
                        </w:r>
                        <w:r w:rsidRPr="0039522B">
                          <w:rPr>
                            <w:sz w:val="18"/>
                            <w:szCs w:val="18"/>
                            <w:lang w:val="de-DE"/>
                          </w:rPr>
                          <w:t>").setName("</w:t>
                        </w:r>
                        <w:r w:rsidRPr="00B04EC9">
                          <w:rPr>
                            <w:color w:val="FF00FF"/>
                            <w:sz w:val="18"/>
                            <w:szCs w:val="18"/>
                            <w:lang w:val="de-DE"/>
                          </w:rPr>
                          <w:t>binder</w:t>
                        </w:r>
                        <w:r w:rsidRPr="0039522B">
                          <w:rPr>
                            <w:sz w:val="18"/>
                            <w:szCs w:val="18"/>
                            <w:lang w:val="de-DE"/>
                          </w:rPr>
                          <w:t>")</w:t>
                        </w:r>
                        <w:r>
                          <w:rPr>
                            <w:rFonts w:hint="eastAsia"/>
                            <w:sz w:val="18"/>
                            <w:szCs w:val="18"/>
                            <w:lang w:val="de-DE"/>
                          </w:rPr>
                          <w:t>)</w:t>
                        </w:r>
                      </w:p>
                      <w:p w:rsidR="0023747D" w:rsidRPr="00B04EC9" w:rsidRDefault="0023747D" w:rsidP="00375F9C">
                        <w:pPr>
                          <w:spacing w:line="240" w:lineRule="exact"/>
                          <w:rPr>
                            <w:sz w:val="18"/>
                            <w:szCs w:val="18"/>
                          </w:rPr>
                        </w:pPr>
                        <w:r w:rsidRPr="00B04EC9">
                          <w:rPr>
                            <w:sz w:val="18"/>
                            <w:szCs w:val="18"/>
                            <w:lang w:val="de-DE"/>
                          </w:rPr>
                          <w:t xml:space="preserve">            </w:t>
                        </w:r>
                        <w:proofErr w:type="gramStart"/>
                        <w:r w:rsidRPr="00B04EC9">
                          <w:rPr>
                            <w:sz w:val="18"/>
                            <w:szCs w:val="18"/>
                          </w:rPr>
                          <w:t>append(</w:t>
                        </w:r>
                        <w:proofErr w:type="gramEnd"/>
                        <w:r w:rsidRPr="00B04EC9">
                          <w:rPr>
                            <w:sz w:val="18"/>
                            <w:szCs w:val="18"/>
                          </w:rPr>
                          <w:t>(</w:t>
                        </w:r>
                        <w:r w:rsidRPr="00B04EC9">
                          <w:rPr>
                            <w:color w:val="0000FF"/>
                            <w:sz w:val="18"/>
                            <w:szCs w:val="18"/>
                          </w:rPr>
                          <w:t>new</w:t>
                        </w:r>
                        <w:r w:rsidRPr="00B04EC9">
                          <w:rPr>
                            <w:sz w:val="18"/>
                            <w:szCs w:val="18"/>
                          </w:rPr>
                          <w:t xml:space="preserve"> </w:t>
                        </w:r>
                        <w:r w:rsidR="00105B39">
                          <w:rPr>
                            <w:sz w:val="18"/>
                            <w:szCs w:val="18"/>
                          </w:rPr>
                          <w:t>xui</w:t>
                        </w:r>
                        <w:r w:rsidRPr="00B04EC9">
                          <w:rPr>
                            <w:sz w:val="18"/>
                            <w:szCs w:val="18"/>
                          </w:rPr>
                          <w:t>.UI.SLabel)</w:t>
                        </w:r>
                      </w:p>
                      <w:p w:rsidR="0023747D" w:rsidRPr="00F24D71" w:rsidRDefault="0023747D" w:rsidP="00375F9C">
                        <w:pPr>
                          <w:spacing w:line="240" w:lineRule="exact"/>
                          <w:rPr>
                            <w:sz w:val="18"/>
                            <w:szCs w:val="18"/>
                          </w:rPr>
                        </w:pPr>
                        <w:r w:rsidRPr="00B04EC9">
                          <w:rPr>
                            <w:sz w:val="18"/>
                            <w:szCs w:val="18"/>
                          </w:rPr>
                          <w:t xml:space="preserve">                </w:t>
                        </w:r>
                        <w:r w:rsidRPr="00F24D71">
                          <w:rPr>
                            <w:sz w:val="18"/>
                            <w:szCs w:val="18"/>
                          </w:rPr>
                          <w:t>.</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.UI.SLabel)</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.UI.Input)</w:t>
                        </w:r>
                        <w:r w:rsidRPr="00375F9C">
                          <w:rPr>
                            <w:sz w:val="18"/>
                            <w:szCs w:val="18"/>
                          </w:rPr>
                          <w:t xml:space="preserve"> .setDataBinder("</w:t>
                        </w:r>
                        <w:r w:rsidRPr="00B04EC9">
                          <w:rPr>
                            <w:color w:val="FF00FF"/>
                            <w:sz w:val="18"/>
                            <w:szCs w:val="18"/>
                          </w:rPr>
                          <w:t>binder</w:t>
                        </w:r>
                        <w:r w:rsidRPr="00375F9C">
                          <w:rPr>
                            <w:sz w:val="18"/>
                            <w:szCs w:val="18"/>
                          </w:rPr>
                          <w:t>").setDataField("</w:t>
                        </w:r>
                        <w:r w:rsidRPr="00B04EC9">
                          <w:rPr>
                            <w:color w:val="FF00FF"/>
                            <w:sz w:val="18"/>
                            <w:szCs w:val="18"/>
                          </w:rPr>
                          <w:t>name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.UI.ComboInput)</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age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.UI.SCheckBox)</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isfull</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.UI.SButton)</w:t>
                        </w:r>
                      </w:p>
                      <w:p w:rsidR="0023747D" w:rsidRPr="00F24D71" w:rsidRDefault="0023747D" w:rsidP="00375F9C">
                        <w:pPr>
                          <w:spacing w:line="240" w:lineRule="exact"/>
                          <w:rPr>
                            <w:sz w:val="18"/>
                            <w:szCs w:val="18"/>
                          </w:rPr>
                        </w:pPr>
                        <w:r w:rsidRPr="00F24D71">
                          <w:rPr>
                            <w:sz w:val="18"/>
                            <w:szCs w:val="18"/>
                          </w:rPr>
                          <w:t xml:space="preserve">              </w:t>
                        </w: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w:t>
                        </w:r>
                        <w:r>
                          <w:rPr>
                            <w:rFonts w:hint="eastAsia"/>
                            <w:sz w:val="18"/>
                            <w:szCs w:val="18"/>
                          </w:rPr>
                          <w:t>binder</w:t>
                        </w:r>
                        <w:r>
                          <w:rPr>
                            <w:sz w:val="18"/>
                            <w:szCs w:val="18"/>
                          </w:rPr>
                          <w:t>.checkValid())</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00105B39">
                          <w:rPr>
                            <w:sz w:val="18"/>
                            <w:szCs w:val="18"/>
                          </w:rPr>
                          <w:t>xui</w:t>
                        </w:r>
                        <w:r w:rsidRPr="00F24D71">
                          <w:rPr>
                            <w:sz w:val="18"/>
                            <w:szCs w:val="18"/>
                          </w:rPr>
                          <w:t>.alert(</w:t>
                        </w:r>
                        <w:proofErr w:type="gramEnd"/>
                        <w:r>
                          <w:rPr>
                            <w:color w:val="FF00FF"/>
                            <w:sz w:val="18"/>
                            <w:szCs w:val="18"/>
                          </w:rPr>
                          <w:t>'</w:t>
                        </w:r>
                        <w:r>
                          <w:rPr>
                            <w:rFonts w:hint="eastAsia"/>
                            <w:color w:val="FF00FF"/>
                            <w:sz w:val="18"/>
                            <w:szCs w:val="18"/>
                          </w:rPr>
                          <w:t>One or some invalid fields exits!</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Default="0023747D" w:rsidP="00375F9C">
                        <w:pPr>
                          <w:spacing w:line="240" w:lineRule="exact"/>
                          <w:rPr>
                            <w:sz w:val="18"/>
                            <w:szCs w:val="18"/>
                          </w:rPr>
                        </w:pPr>
                        <w:r w:rsidRPr="00F24D71">
                          <w:rPr>
                            <w:sz w:val="18"/>
                            <w:szCs w:val="18"/>
                          </w:rPr>
                          <w:t xml:space="preserve">            }</w:t>
                        </w:r>
                      </w:p>
                      <w:p w:rsidR="00467D7A" w:rsidRPr="00F24D71" w:rsidRDefault="00467D7A" w:rsidP="00467D7A">
                        <w:pPr>
                          <w:spacing w:line="240" w:lineRule="exact"/>
                          <w:ind w:firstLineChars="600" w:firstLine="1080"/>
                          <w:rPr>
                            <w:sz w:val="18"/>
                            <w:szCs w:val="18"/>
                          </w:rPr>
                        </w:pPr>
                        <w:proofErr w:type="gramStart"/>
                        <w:r w:rsidRPr="00F24D71">
                          <w:rPr>
                            <w:color w:val="0000FF"/>
                            <w:sz w:val="18"/>
                            <w:szCs w:val="18"/>
                          </w:rPr>
                          <w:t>this</w:t>
                        </w:r>
                        <w:r w:rsidRPr="00F24D71">
                          <w:rPr>
                            <w:sz w:val="18"/>
                            <w:szCs w:val="18"/>
                          </w:rPr>
                          <w:t>.</w:t>
                        </w:r>
                        <w:r>
                          <w:rPr>
                            <w:rFonts w:hint="eastAsia"/>
                            <w:sz w:val="18"/>
                            <w:szCs w:val="18"/>
                          </w:rPr>
                          <w:t>binder</w:t>
                        </w:r>
                        <w:r>
                          <w:rPr>
                            <w:sz w:val="18"/>
                            <w:szCs w:val="18"/>
                          </w:rPr>
                          <w:t>.</w:t>
                        </w:r>
                        <w:r>
                          <w:rPr>
                            <w:rFonts w:hint="eastAsia"/>
                            <w:sz w:val="18"/>
                            <w:szCs w:val="18"/>
                          </w:rPr>
                          <w:t>updateDataFromUI(</w:t>
                        </w:r>
                        <w:proofErr w:type="gramEnd"/>
                        <w:r>
                          <w:rPr>
                            <w:rFonts w:hint="eastAsia"/>
                            <w:sz w:val="18"/>
                            <w:szCs w:val="18"/>
                          </w:rPr>
                          <w:t>);</w:t>
                        </w:r>
                      </w:p>
                      <w:p w:rsidR="0023747D" w:rsidRPr="00F24D71" w:rsidRDefault="0023747D" w:rsidP="00322244">
                        <w:pPr>
                          <w:spacing w:line="240" w:lineRule="exact"/>
                          <w:rPr>
                            <w:sz w:val="18"/>
                            <w:szCs w:val="18"/>
                          </w:rPr>
                        </w:pPr>
                        <w:r w:rsidRPr="00F24D71">
                          <w:rPr>
                            <w:sz w:val="18"/>
                            <w:szCs w:val="18"/>
                          </w:rPr>
                          <w:t xml:space="preserve">            </w:t>
                        </w:r>
                        <w:proofErr w:type="gramStart"/>
                        <w:r w:rsidR="00105B39">
                          <w:rPr>
                            <w:sz w:val="18"/>
                            <w:szCs w:val="18"/>
                          </w:rPr>
                          <w:t>xui</w:t>
                        </w:r>
                        <w:r w:rsidRPr="00B5085E">
                          <w:rPr>
                            <w:sz w:val="18"/>
                            <w:szCs w:val="18"/>
                          </w:rPr>
                          <w:t>.</w:t>
                        </w:r>
                        <w:r w:rsidRPr="00F24D71">
                          <w:rPr>
                            <w:sz w:val="18"/>
                            <w:szCs w:val="18"/>
                          </w:rPr>
                          <w:t>alert(</w:t>
                        </w:r>
                        <w:proofErr w:type="gramEnd"/>
                        <w:r w:rsidR="00973A41">
                          <w:rPr>
                            <w:sz w:val="18"/>
                            <w:szCs w:val="18"/>
                          </w:rPr>
                          <w:t>xui.</w:t>
                        </w:r>
                        <w:r w:rsidRPr="00F24D71">
                          <w:rPr>
                            <w:sz w:val="18"/>
                            <w:szCs w:val="18"/>
                          </w:rPr>
                          <w:t>serialize(</w:t>
                        </w:r>
                        <w:r w:rsidRPr="00F24D71">
                          <w:rPr>
                            <w:color w:val="0000FF"/>
                            <w:sz w:val="18"/>
                            <w:szCs w:val="18"/>
                          </w:rPr>
                          <w:t>this</w:t>
                        </w:r>
                        <w:r w:rsidRPr="00F24D71">
                          <w:rPr>
                            <w:sz w:val="18"/>
                            <w:szCs w:val="18"/>
                          </w:rPr>
                          <w:t>.</w:t>
                        </w:r>
                        <w:r>
                          <w:rPr>
                            <w:rFonts w:hint="eastAsia"/>
                            <w:sz w:val="18"/>
                            <w:szCs w:val="18"/>
                          </w:rPr>
                          <w:t>binder.getData()</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v:textbox>
                </v:shape>
                <v:shape id="AutoShape 520" o:spid="_x0000_s2097" type="#_x0000_t62" style="position:absolute;left:27889;top:35661;width:109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I0cUA&#10;AADbAAAADwAAAGRycy9kb3ducmV2LnhtbESPQWvCQBSE7wX/w/KE3pqNRa1EVxFBKG2haBU9PrLP&#10;bDT7Ns2uMf333ULB4zAz3zCzRWcr0VLjS8cKBkkKgjh3uuRCwe5r/TQB4QOyxsoxKfghD4t572GG&#10;mXY33lC7DYWIEPYZKjAh1JmUPjdk0SeuJo7eyTUWQ5RNIXWDtwi3lXxO07G0WHJcMFjTylB+2V6t&#10;grfPj8moXL/TuT0sR8EMv4/761ipx363nIII1IV7+L/9qhUMX+DvS/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cjRxQAAANsAAAAPAAAAAAAAAAAAAAAAAJgCAABkcnMv&#10;ZG93bnJldi54bWxQSwUGAAAAAAQABAD1AAAAigMAAAAA&#10;" adj="28287,32746" fillcolor="#ff9">
                  <v:textbox inset="0,0,0,0">
                    <w:txbxContent>
                      <w:p w:rsidR="0023747D" w:rsidRPr="000E23E9" w:rsidRDefault="0023747D" w:rsidP="00375F9C">
                        <w:pPr>
                          <w:rPr>
                            <w:szCs w:val="18"/>
                          </w:rPr>
                        </w:pPr>
                        <w:r>
                          <w:rPr>
                            <w:szCs w:val="18"/>
                          </w:rPr>
                          <w:t>F</w:t>
                        </w:r>
                        <w:r>
                          <w:rPr>
                            <w:rFonts w:hint="eastAsia"/>
                            <w:szCs w:val="18"/>
                          </w:rPr>
                          <w:t>orm validation</w:t>
                        </w:r>
                      </w:p>
                    </w:txbxContent>
                  </v:textbox>
                </v:shape>
                <v:shape id="AutoShape 521" o:spid="_x0000_s2098" type="#_x0000_t62" style="position:absolute;left:22174;top:1981;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8rsQA&#10;AADbAAAADwAAAGRycy9kb3ducmV2LnhtbESPQWvCQBSE70L/w/IK3nRTFbHRVaQQFD012oO3Z/aZ&#10;pM2+Ddk1xn/vFgSPw8x8wyxWnalES40rLSv4GEYgiDOrS84VHA/JYAbCeWSNlWVScCcHq+Vbb4Gx&#10;tjf+pjb1uQgQdjEqKLyvYyldVpBBN7Q1cfAutjHog2xyqRu8Bbip5CiKptJgyWGhwJq+Csr+0qtR&#10;cD5ylWbt7768JOfTbp3+jK+bRKn+e7eeg/DU+Vf42d5qBZNP+P8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D/K7EAAAA2wAAAA8AAAAAAAAAAAAAAAAAmAIAAGRycy9k&#10;b3ducmV2LnhtbFBLBQYAAAAABAAEAPUAAACJAwAAAAA=&#10;" adj="26400,30115" fillcolor="#ff9">
                  <v:textbox inset="0,0,0,0">
                    <w:txbxContent>
                      <w:p w:rsidR="0023747D" w:rsidRPr="000E23E9" w:rsidRDefault="0023747D" w:rsidP="00375F9C">
                        <w:pPr>
                          <w:rPr>
                            <w:szCs w:val="18"/>
                          </w:rPr>
                        </w:pPr>
                        <w:r>
                          <w:rPr>
                            <w:szCs w:val="18"/>
                          </w:rPr>
                          <w:t>C</w:t>
                        </w:r>
                        <w:r>
                          <w:rPr>
                            <w:rFonts w:hint="eastAsia"/>
                            <w:szCs w:val="18"/>
                          </w:rPr>
                          <w:t>ode created by Designer</w:t>
                        </w:r>
                      </w:p>
                      <w:p w:rsidR="0023747D" w:rsidRPr="00F966A3" w:rsidRDefault="0023747D" w:rsidP="00375F9C">
                        <w:pPr>
                          <w:rPr>
                            <w:szCs w:val="18"/>
                          </w:rPr>
                        </w:pPr>
                      </w:p>
                    </w:txbxContent>
                  </v:textbox>
                </v:shape>
                <v:shape id="AutoShape 522" o:spid="_x0000_s2099" type="#_x0000_t62" style="position:absolute;left:32461;top:11887;width:17831;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t2MIA&#10;AADbAAAADwAAAGRycy9kb3ducmV2LnhtbERPS2vCQBC+F/wPywi91YnSFomuoqVCDg3Fx8HjkB2T&#10;YHY2ZldN++u7h4LHj+89X/a2UTfufO1Ew3iUgGIpnKml1HDYb16moHwgMdQ4YQ0/7GG5GDzNKTXu&#10;Llu+7UKpYoj4lDRUIbQpoi8qtuRHrmWJ3Ml1lkKEXYmmo3sMtw1OkuQdLdUSGypq+aPi4ry7Wg2f&#10;hL+4vmTZF4bx1k9e8/z4nWv9POxXM1CB+/AQ/7szo+Etro9f4g/A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m3YwgAAANsAAAAPAAAAAAAAAAAAAAAAAJgCAABkcnMvZG93&#10;bnJldi54bWxQSwUGAAAAAAQABAD1AAAAhwMAAAAA&#10;" adj="23523,32919" fillcolor="#ff9">
                  <v:textbox inset="0,0,0,0">
                    <w:txbxContent>
                      <w:p w:rsidR="0023747D" w:rsidRPr="000E23E9" w:rsidRDefault="0023747D" w:rsidP="00375F9C">
                        <w:pPr>
                          <w:rPr>
                            <w:szCs w:val="18"/>
                          </w:rPr>
                        </w:pPr>
                        <w:r>
                          <w:rPr>
                            <w:szCs w:val="18"/>
                          </w:rPr>
                          <w:t>S</w:t>
                        </w:r>
                        <w:r>
                          <w:rPr>
                            <w:rFonts w:hint="eastAsia"/>
                            <w:szCs w:val="18"/>
                          </w:rPr>
                          <w:t>ets dataBinder and dataField to each control</w:t>
                        </w:r>
                      </w:p>
                    </w:txbxContent>
                  </v:textbox>
                </v:shape>
                <v:shape id="AutoShape 523" o:spid="_x0000_s2100" type="#_x0000_t62" style="position:absolute;left:29032;top:38633;width:98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fq8QA&#10;AADbAAAADwAAAGRycy9kb3ducmV2LnhtbESPQWvCQBSE7wX/w/IK3uomhhaNbkQKYqC9VEvB2yP7&#10;zIZm34bs1qT99V1B8DjMzDfMejPaVlyo941jBeksAUFcOd1wreDzuHtagPABWWPrmBT8kodNMXlY&#10;Y67dwB90OYRaRAj7HBWYELpcSl8ZsuhnriOO3tn1FkOUfS11j0OE21bOk+RFWmw4Lhjs6NVQ9X34&#10;sQrkKSvPy5HtG73/6Szbp0vztVNq+jhuVyACjeEevrVLreB5Dtcv8QfI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4H6vEAAAA2wAAAA8AAAAAAAAAAAAAAAAAmAIAAGRycy9k&#10;b3ducmV2LnhtbFBLBQYAAAAABAAEAPUAAACJAwAAAAA=&#10;" adj="27809,15715" fillcolor="#ff9">
                  <v:textbox inset="0,0,0,0">
                    <w:txbxContent>
                      <w:p w:rsidR="0023747D" w:rsidRPr="000E23E9" w:rsidRDefault="0023747D" w:rsidP="00375F9C">
                        <w:pPr>
                          <w:rPr>
                            <w:szCs w:val="18"/>
                          </w:rPr>
                        </w:pPr>
                        <w:r>
                          <w:rPr>
                            <w:szCs w:val="18"/>
                          </w:rPr>
                          <w:t>C</w:t>
                        </w:r>
                        <w:r>
                          <w:rPr>
                            <w:rFonts w:hint="eastAsia"/>
                            <w:szCs w:val="18"/>
                          </w:rPr>
                          <w:t>ollects data</w:t>
                        </w:r>
                      </w:p>
                      <w:p w:rsidR="0023747D" w:rsidRPr="00F966A3" w:rsidRDefault="0023747D" w:rsidP="00375F9C">
                        <w:pPr>
                          <w:rPr>
                            <w:szCs w:val="18"/>
                          </w:rPr>
                        </w:pPr>
                      </w:p>
                    </w:txbxContent>
                  </v:textbox>
                </v:shape>
                <v:shape id="AutoShape 524" o:spid="_x0000_s2101" type="#_x0000_t62" style="position:absolute;left:25603;top:5943;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ypMYA&#10;AADbAAAADwAAAGRycy9kb3ducmV2LnhtbESPQWvCQBSE74L/YXmFXkR3G1qR6CqlYulBBaMXb8/s&#10;M0nNvg3ZrcZ/3y0UPA4z8w0zW3S2FldqfeVYw8tIgSDOnam40HDYr4YTED4gG6wdk4Y7eVjM+70Z&#10;psbdeEfXLBQiQtinqKEMoUml9HlJFv3INcTRO7vWYoiyLaRp8RbhtpaJUmNpseK4UGJDHyXll+zH&#10;alCr7HT8XibJVi034f4p17vBZq3181P3PgURqAuP8H/7y2h4e4W/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hypMYAAADbAAAADwAAAAAAAAAAAAAAAACYAgAAZHJz&#10;L2Rvd25yZXYueG1sUEsFBgAAAAAEAAQA9QAAAIsDAAAAAA==&#10;" adj="10363,47699" fillcolor="#ff9">
                  <v:textbox inset="0,0,0,0">
                    <w:txbxContent>
                      <w:p w:rsidR="0023747D" w:rsidRPr="000E23E9" w:rsidRDefault="0023747D" w:rsidP="00375F9C">
                        <w:pPr>
                          <w:rPr>
                            <w:szCs w:val="18"/>
                          </w:rPr>
                        </w:pPr>
                        <w:r>
                          <w:rPr>
                            <w:szCs w:val="18"/>
                          </w:rPr>
                          <w:t>A</w:t>
                        </w:r>
                        <w:r>
                          <w:rPr>
                            <w:rFonts w:hint="eastAsia"/>
                            <w:szCs w:val="18"/>
                          </w:rPr>
                          <w:t>dds a DataBinder, sets name property</w:t>
                        </w:r>
                      </w:p>
                    </w:txbxContent>
                  </v:textbox>
                </v:shape>
                <w10:anchorlock/>
              </v:group>
            </w:pict>
          </mc:Fallback>
        </mc:AlternateContent>
      </w:r>
    </w:p>
    <w:p w:rsidR="00375F9C" w:rsidRPr="00F966A3" w:rsidRDefault="00375F9C" w:rsidP="00375F9C">
      <w:pPr>
        <w:rPr>
          <w:b/>
        </w:rPr>
      </w:pPr>
      <w:r w:rsidRPr="00F966A3">
        <w:rPr>
          <w:rFonts w:hint="eastAsia"/>
          <w:b/>
        </w:rPr>
        <w:t>Output:</w:t>
      </w:r>
    </w:p>
    <w:p w:rsidR="00375F9C" w:rsidRDefault="005C781A" w:rsidP="00375F9C">
      <w:r>
        <w:rPr>
          <w:rFonts w:hint="eastAsia"/>
          <w:noProof/>
        </w:rPr>
        <w:drawing>
          <wp:inline distT="0" distB="0" distL="0" distR="0" wp14:anchorId="621B561A" wp14:editId="4DC30394">
            <wp:extent cx="3895725" cy="1990725"/>
            <wp:effectExtent l="0" t="0" r="9525" b="952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895725" cy="1990725"/>
                    </a:xfrm>
                    <a:prstGeom prst="rect">
                      <a:avLst/>
                    </a:prstGeom>
                    <a:noFill/>
                    <a:ln>
                      <a:noFill/>
                    </a:ln>
                  </pic:spPr>
                </pic:pic>
              </a:graphicData>
            </a:graphic>
          </wp:inline>
        </w:drawing>
      </w:r>
    </w:p>
    <w:p w:rsidR="00375F9C" w:rsidRPr="0039522B" w:rsidRDefault="005C781A" w:rsidP="00375F9C">
      <w:r>
        <w:rPr>
          <w:rFonts w:hint="eastAsia"/>
          <w:noProof/>
        </w:rPr>
        <w:lastRenderedPageBreak/>
        <w:drawing>
          <wp:inline distT="0" distB="0" distL="0" distR="0" wp14:anchorId="4D6D2054" wp14:editId="6E7E0F01">
            <wp:extent cx="3352800" cy="1971675"/>
            <wp:effectExtent l="0" t="0" r="0" b="952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352800" cy="1971675"/>
                    </a:xfrm>
                    <a:prstGeom prst="rect">
                      <a:avLst/>
                    </a:prstGeom>
                    <a:noFill/>
                    <a:ln>
                      <a:noFill/>
                    </a:ln>
                  </pic:spPr>
                </pic:pic>
              </a:graphicData>
            </a:graphic>
          </wp:inline>
        </w:drawing>
      </w:r>
    </w:p>
    <w:p w:rsidR="00375F9C" w:rsidRPr="004A59FA" w:rsidRDefault="00375F9C" w:rsidP="00E45D25">
      <w:pPr>
        <w:pStyle w:val="2"/>
        <w:numPr>
          <w:ilvl w:val="1"/>
          <w:numId w:val="17"/>
        </w:numPr>
      </w:pPr>
      <w:bookmarkStart w:id="247" w:name="_Toc235676310"/>
      <w:bookmarkStart w:id="248" w:name="_Toc453071870"/>
      <w:r w:rsidRPr="00B012BD">
        <w:t>Custom</w:t>
      </w:r>
      <w:r>
        <w:rPr>
          <w:rFonts w:hint="eastAsia"/>
        </w:rPr>
        <w:t xml:space="preserve"> UI Styl</w:t>
      </w:r>
      <w:bookmarkEnd w:id="247"/>
      <w:r>
        <w:rPr>
          <w:rFonts w:hint="eastAsia"/>
        </w:rPr>
        <w:t>es</w:t>
      </w:r>
      <w:bookmarkEnd w:id="248"/>
    </w:p>
    <w:p w:rsidR="00375F9C" w:rsidRPr="00CF7736" w:rsidRDefault="00375F9C" w:rsidP="00E45D25">
      <w:pPr>
        <w:pStyle w:val="3"/>
        <w:numPr>
          <w:ilvl w:val="2"/>
          <w:numId w:val="17"/>
        </w:numPr>
      </w:pPr>
      <w:bookmarkStart w:id="249" w:name="_Toc453071871"/>
      <w:r>
        <w:rPr>
          <w:rFonts w:hint="eastAsia"/>
        </w:rPr>
        <w:t xml:space="preserve">Custom </w:t>
      </w:r>
      <w:r w:rsidR="00105B39">
        <w:rPr>
          <w:rFonts w:hint="eastAsia"/>
        </w:rPr>
        <w:t>one instance only</w:t>
      </w:r>
      <w:r>
        <w:rPr>
          <w:rFonts w:hint="eastAsia"/>
        </w:rPr>
        <w:t xml:space="preserve"> - 1</w:t>
      </w:r>
      <w:bookmarkEnd w:id="249"/>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7512870E" wp14:editId="62D4214A">
                <wp:extent cx="5257800" cy="1684020"/>
                <wp:effectExtent l="9525" t="0" r="9525" b="1905"/>
                <wp:docPr id="562" name="画布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2" name="Text Box 564"/>
                        <wps:cNvSpPr txBox="1">
                          <a:spLocks noChangeArrowheads="1"/>
                        </wps:cNvSpPr>
                        <wps:spPr bwMode="auto">
                          <a:xfrm>
                            <a:off x="0" y="48895"/>
                            <a:ext cx="5257800" cy="153606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w:t>
                              </w:r>
                              <w:r>
                                <w:rPr>
                                  <w:color w:val="FF00FF"/>
                                  <w:sz w:val="18"/>
                                  <w:szCs w:val="18"/>
                                </w:rPr>
                                <w:t>xui</w:t>
                              </w:r>
                              <w:r w:rsidR="0023747D" w:rsidRPr="00AC725D">
                                <w:rPr>
                                  <w:color w:val="FF00FF"/>
                                  <w:sz w:val="18"/>
                                  <w:szCs w:val="18"/>
                                </w:rPr>
                                <w:t>-sbutton-custom-focus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w:t>
                              </w:r>
                              <w:r>
                                <w:rPr>
                                  <w:rFonts w:hint="eastAsia"/>
                                  <w:sz w:val="18"/>
                                  <w:szCs w:val="18"/>
                                </w:rPr>
                                <w:t>Theme</w:t>
                              </w:r>
                              <w:r w:rsidRPr="0078798F">
                                <w:rPr>
                                  <w:sz w:val="18"/>
                                  <w:szCs w:val="18"/>
                                </w:rPr>
                                <w:t xml:space="preserve"> (</w:t>
                              </w:r>
                              <w:r>
                                <w:rPr>
                                  <w:color w:val="FF00FF"/>
                                  <w:sz w:val="18"/>
                                  <w:szCs w:val="18"/>
                                </w:rPr>
                                <w:t>"</w:t>
                              </w:r>
                              <w:r>
                                <w:rPr>
                                  <w:rFonts w:hint="eastAsia"/>
                                  <w:color w:val="FF00FF"/>
                                  <w:sz w:val="18"/>
                                  <w:szCs w:val="18"/>
                                </w:rPr>
                                <w:t>custom</w:t>
                              </w:r>
                              <w:r w:rsidRPr="0078798F">
                                <w:rPr>
                                  <w:color w:val="FF00FF"/>
                                  <w:sz w:val="18"/>
                                  <w:szCs w:val="18"/>
                                </w:rPr>
                                <w:t>"</w:t>
                              </w:r>
                              <w:r w:rsidRPr="0078798F">
                                <w:rPr>
                                  <w:sz w:val="18"/>
                                  <w:szCs w:val="18"/>
                                </w:rPr>
                                <w:t>)</w:t>
                              </w:r>
                            </w:p>
                            <w:p w:rsidR="0023747D" w:rsidRPr="00B241D9"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wps:txbx>
                        <wps:bodyPr rot="0" vert="horz" wrap="square" lIns="54000" tIns="46800" rIns="54000" bIns="45720" anchor="t" anchorCtr="0" upright="1">
                          <a:noAutofit/>
                        </wps:bodyPr>
                      </wps:wsp>
                      <wps:wsp>
                        <wps:cNvPr id="254" name="AutoShape 565"/>
                        <wps:cNvSpPr>
                          <a:spLocks noChangeArrowheads="1"/>
                        </wps:cNvSpPr>
                        <wps:spPr bwMode="auto">
                          <a:xfrm flipH="1">
                            <a:off x="685800" y="1287780"/>
                            <a:ext cx="1714500" cy="198120"/>
                          </a:xfrm>
                          <a:prstGeom prst="wedgeRoundRectCallout">
                            <a:avLst>
                              <a:gd name="adj1" fmla="val 38963"/>
                              <a:gd name="adj2" fmla="val -185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theme to this instance</w:t>
                              </w:r>
                            </w:p>
                          </w:txbxContent>
                        </wps:txbx>
                        <wps:bodyPr rot="0" vert="horz" wrap="square" lIns="0" tIns="0" rIns="0" bIns="0" anchor="t" anchorCtr="0" upright="1">
                          <a:noAutofit/>
                        </wps:bodyPr>
                      </wps:wsp>
                      <wps:wsp>
                        <wps:cNvPr id="41" name="AutoShape 570"/>
                        <wps:cNvSpPr>
                          <a:spLocks noChangeArrowheads="1"/>
                        </wps:cNvSpPr>
                        <wps:spPr bwMode="auto">
                          <a:xfrm flipH="1">
                            <a:off x="2514600" y="1089660"/>
                            <a:ext cx="2628900" cy="396240"/>
                          </a:xfrm>
                          <a:prstGeom prst="wedgeRoundRectCallout">
                            <a:avLst>
                              <a:gd name="adj1" fmla="val -23866"/>
                              <a:gd name="adj2" fmla="val -217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txbxContent>
                        </wps:txbx>
                        <wps:bodyPr rot="0" vert="horz" wrap="square" lIns="0" tIns="0" rIns="0" bIns="0" anchor="t" anchorCtr="0" upright="1">
                          <a:noAutofit/>
                        </wps:bodyPr>
                      </wps:wsp>
                      <wps:wsp>
                        <wps:cNvPr id="43" name="Oval 572"/>
                        <wps:cNvSpPr>
                          <a:spLocks noChangeArrowheads="1"/>
                        </wps:cNvSpPr>
                        <wps:spPr bwMode="auto">
                          <a:xfrm>
                            <a:off x="1838325" y="150495"/>
                            <a:ext cx="371475" cy="39624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wps:wsp>
                        <wps:cNvPr id="44" name="AutoShape 573"/>
                        <wps:cNvSpPr>
                          <a:spLocks noChangeArrowheads="1"/>
                        </wps:cNvSpPr>
                        <wps:spPr bwMode="auto">
                          <a:xfrm flipH="1">
                            <a:off x="1943100" y="693420"/>
                            <a:ext cx="1714500" cy="198120"/>
                          </a:xfrm>
                          <a:prstGeom prst="wedgeRoundRectCallout">
                            <a:avLst>
                              <a:gd name="adj1" fmla="val 36741"/>
                              <a:gd name="adj2" fmla="val -141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D6332" w:rsidRDefault="0023747D" w:rsidP="00375F9C">
                              <w:pPr>
                                <w:rPr>
                                  <w:szCs w:val="18"/>
                                </w:rPr>
                              </w:pPr>
                              <w:r>
                                <w:rPr>
                                  <w:szCs w:val="18"/>
                                </w:rPr>
                                <w:t>T</w:t>
                              </w:r>
                              <w:r>
                                <w:rPr>
                                  <w:rFonts w:hint="eastAsia"/>
                                  <w:szCs w:val="18"/>
                                </w:rPr>
                                <w:t>heme key words</w:t>
                              </w:r>
                            </w:p>
                          </w:txbxContent>
                        </wps:txbx>
                        <wps:bodyPr rot="0" vert="horz" wrap="square" lIns="0" tIns="0" rIns="0" bIns="0" anchor="t" anchorCtr="0" upright="1">
                          <a:noAutofit/>
                        </wps:bodyPr>
                      </wps:wsp>
                    </wpc:wpc>
                  </a:graphicData>
                </a:graphic>
              </wp:inline>
            </w:drawing>
          </mc:Choice>
          <mc:Fallback>
            <w:pict>
              <v:group id="画布 562" o:spid="_x0000_s2102" editas="canvas" style="width:414pt;height:132.6pt;mso-position-horizontal-relative:char;mso-position-vertical-relative:line" coordsize="52578,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">
                <v:shape id="_x0000_s2103" type="#_x0000_t75" style="position:absolute;width:52578;height:16840;visibility:visible;mso-wrap-style:square">
                  <v:fill o:detectmouseclick="t"/>
                  <v:path o:connecttype="none"/>
                </v:shape>
                <v:shape id="Text Box 564" o:spid="_x0000_s2104" type="#_x0000_t202" style="position:absolute;top:488;width:52578;height:15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1VcYA&#10;AADcAAAADwAAAGRycy9kb3ducmV2LnhtbESPT2vCQBTE74V+h+UVetNNU7QlZhWRVsTiQVuR3J7Z&#10;lz80+zZkV43fvisIPQ4zvxkmnfWmEWfqXG1ZwcswAkGcW11zqeDn+3PwDsJ5ZI2NZVJwJQez6eND&#10;iom2F97SeedLEUrYJaig8r5NpHR5RQbd0LbEwStsZ9AH2ZVSd3gJ5aaRcRSNpcGaw0KFLS0qyn93&#10;J6MgPn7sl3q+f1vwa9Fs1ofs65hlSj0/9fMJCE+9/w/f6ZUO3CiG25lw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d1VcYAAADcAAAADwAAAAAAAAAAAAAAAACYAgAAZHJz&#10;L2Rvd25yZXYueG1sUEsFBgAAAAAEAAQA9QAAAIsDAAAAAA==&#10;" strokeweight="1pt">
                  <v:textbox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w:t>
                        </w:r>
                        <w:r>
                          <w:rPr>
                            <w:color w:val="FF00FF"/>
                            <w:sz w:val="18"/>
                            <w:szCs w:val="18"/>
                          </w:rPr>
                          <w:t>xui</w:t>
                        </w:r>
                        <w:r w:rsidR="0023747D" w:rsidRPr="00AC725D">
                          <w:rPr>
                            <w:color w:val="FF00FF"/>
                            <w:sz w:val="18"/>
                            <w:szCs w:val="18"/>
                          </w:rPr>
                          <w:t>-sbutton-custom-focus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w:t>
                        </w:r>
                        <w:r>
                          <w:rPr>
                            <w:rFonts w:hint="eastAsia"/>
                            <w:sz w:val="18"/>
                            <w:szCs w:val="18"/>
                          </w:rPr>
                          <w:t>Theme</w:t>
                        </w:r>
                        <w:r w:rsidRPr="0078798F">
                          <w:rPr>
                            <w:sz w:val="18"/>
                            <w:szCs w:val="18"/>
                          </w:rPr>
                          <w:t xml:space="preserve"> (</w:t>
                        </w:r>
                        <w:r>
                          <w:rPr>
                            <w:color w:val="FF00FF"/>
                            <w:sz w:val="18"/>
                            <w:szCs w:val="18"/>
                          </w:rPr>
                          <w:t>"</w:t>
                        </w:r>
                        <w:r>
                          <w:rPr>
                            <w:rFonts w:hint="eastAsia"/>
                            <w:color w:val="FF00FF"/>
                            <w:sz w:val="18"/>
                            <w:szCs w:val="18"/>
                          </w:rPr>
                          <w:t>custom</w:t>
                        </w:r>
                        <w:r w:rsidRPr="0078798F">
                          <w:rPr>
                            <w:color w:val="FF00FF"/>
                            <w:sz w:val="18"/>
                            <w:szCs w:val="18"/>
                          </w:rPr>
                          <w:t>"</w:t>
                        </w:r>
                        <w:r w:rsidRPr="0078798F">
                          <w:rPr>
                            <w:sz w:val="18"/>
                            <w:szCs w:val="18"/>
                          </w:rPr>
                          <w:t>)</w:t>
                        </w:r>
                      </w:p>
                      <w:p w:rsidR="0023747D" w:rsidRPr="00B241D9"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v:textbox>
                </v:shape>
                <v:shape id="AutoShape 565" o:spid="_x0000_s2105" type="#_x0000_t62" style="position:absolute;left:6858;top:12877;width:1714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MmcUA&#10;AADcAAAADwAAAGRycy9kb3ducmV2LnhtbESPQWsCMRSE74L/ITzBi2i2Uhe7NYoUCz14qXqwt9fN&#10;M7u4eQmbuG7/fVMoeBxm5htmteltIzpqQ+1YwdMsA0FcOl2zUXA6vk+XIEJE1tg4JgU/FGCzHg5W&#10;WGh350/qDtGIBOFQoIIqRl9IGcqKLIaZ88TJu7jWYkyyNVK3eE9w28h5luXSYs1poUJPbxWV18PN&#10;KjBfuf/e58aZhe8m+vKyPN92e6XGo377CiJSHx/h//aHVjBfPMPf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ZxQAAANwAAAAPAAAAAAAAAAAAAAAAAJgCAABkcnMv&#10;ZG93bnJldi54bWxQSwUGAAAAAAQABAD1AAAAigMAAAAA&#10;" adj="19216,-29354" fillcolor="#ff9">
                  <v:textbox inset="0,0,0,0">
                    <w:txbxContent>
                      <w:p w:rsidR="0023747D" w:rsidRPr="000E23E9" w:rsidRDefault="0023747D" w:rsidP="00375F9C">
                        <w:pPr>
                          <w:rPr>
                            <w:szCs w:val="18"/>
                          </w:rPr>
                        </w:pPr>
                        <w:r>
                          <w:rPr>
                            <w:szCs w:val="18"/>
                          </w:rPr>
                          <w:t>S</w:t>
                        </w:r>
                        <w:r>
                          <w:rPr>
                            <w:rFonts w:hint="eastAsia"/>
                            <w:szCs w:val="18"/>
                          </w:rPr>
                          <w:t>ets theme to this instance</w:t>
                        </w:r>
                      </w:p>
                    </w:txbxContent>
                  </v:textbox>
                </v:shape>
                <v:shape id="AutoShape 570" o:spid="_x0000_s2106" type="#_x0000_t62" style="position:absolute;left:25146;top:10896;width:2628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7lXMQA&#10;AADbAAAADwAAAGRycy9kb3ducmV2LnhtbESPT2sCMRTE70K/Q3iCF+lmlVLKahQRRPFQqJaeH5u3&#10;f3DzsiTpZvXTN4VCj8PM/IZZb0fTiYGcby0rWGQ5COLS6pZrBZ/Xw/MbCB+QNXaWScGdPGw3T5M1&#10;FtpG/qDhEmqRIOwLVNCE0BdS+rIhgz6zPXHyKusMhiRdLbXDmOCmk8s8f5UGW04LDfa0b6i8Xb6N&#10;gnA7GHOdV/sHD8fodu/x/HWPSs2m424FItAY/sN/7ZNW8LKA3y/p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e5VzEAAAA2wAAAA8AAAAAAAAAAAAAAAAAmAIAAGRycy9k&#10;b3ducmV2LnhtbFBLBQYAAAAABAAEAPUAAACJAwAAAAA=&#10;" adj="5645,-36174"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txbxContent>
                  </v:textbox>
                </v:shape>
                <v:oval id="Oval 572" o:spid="_x0000_s2107" style="position:absolute;left:18383;top:1504;width:3715;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nXGcIA&#10;AADbAAAADwAAAGRycy9kb3ducmV2LnhtbESPQWsCMRSE74L/ITyhN83Walu2RhGh4NXV9fzYvG6W&#10;3bysSdTtvzeFgsdhZr5hVpvBduJGPjSOFbzOMhDEldMN1wpOx+/pJ4gQkTV2jknBLwXYrMejFeba&#10;3flAtyLWIkE45KjAxNjnUobKkMUwcz1x8n6ctxiT9LXUHu8Jbjs5z7J3abHhtGCwp52hqi2uVsG5&#10;aCsfFpf2XPbl8bJsBvNRHpR6mQzbLxCRhvgM/7f3WsHiDf6+p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dcZwgAAANsAAAAPAAAAAAAAAAAAAAAAAJgCAABkcnMvZG93&#10;bnJldi54bWxQSwUGAAAAAAQABAD1AAAAhwMAAAAA&#10;" filled="f" strokecolor="red" strokeweight="1.5pt">
                  <v:textbox inset="1.5mm,1.3mm,1.5mm"/>
                </v:oval>
                <v:shape id="AutoShape 573" o:spid="_x0000_s2108" type="#_x0000_t62" style="position:absolute;left:19431;top:6934;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08a8MA&#10;AADbAAAADwAAAGRycy9kb3ducmV2LnhtbESPQWvCQBSE74X+h+UJXkLdVEJToqtIoeDV2CK9PbLP&#10;JJh9G7KrWf31riD0OMzMN8xyHUwnLjS41rKC91kKgriyuuVawc/+++0ThPPIGjvLpOBKDtar15cl&#10;FtqOvKNL6WsRIewKVNB43xdSuqohg25me+LoHe1g0Ec51FIPOEa46eQ8TT+kwZbjQoM9fTVUncqz&#10;UdBWp7DJKb8l7vzr9Z88JOF4UGo6CZsFCE/B/4ef7a1WkGXw+B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08a8MAAADbAAAADwAAAAAAAAAAAAAAAACYAgAAZHJzL2Rv&#10;d25yZXYueG1sUEsFBgAAAAAEAAQA9QAAAIgDAAAAAA==&#10;" adj="18736,-19731" fillcolor="#ff9">
                  <v:textbox inset="0,0,0,0">
                    <w:txbxContent>
                      <w:p w:rsidR="0023747D" w:rsidRPr="002D6332" w:rsidRDefault="0023747D" w:rsidP="00375F9C">
                        <w:pPr>
                          <w:rPr>
                            <w:szCs w:val="18"/>
                          </w:rPr>
                        </w:pPr>
                        <w:r>
                          <w:rPr>
                            <w:szCs w:val="18"/>
                          </w:rPr>
                          <w:t>T</w:t>
                        </w:r>
                        <w:r>
                          <w:rPr>
                            <w:rFonts w:hint="eastAsia"/>
                            <w:szCs w:val="18"/>
                          </w:rPr>
                          <w:t>heme key words</w:t>
                        </w: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7F0E01CD" wp14:editId="57680138">
            <wp:extent cx="1343025" cy="266700"/>
            <wp:effectExtent l="0" t="0" r="9525"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rsidR="00375F9C" w:rsidRDefault="00375F9C" w:rsidP="00E45D25">
      <w:pPr>
        <w:pStyle w:val="3"/>
        <w:numPr>
          <w:ilvl w:val="2"/>
          <w:numId w:val="17"/>
        </w:numPr>
      </w:pPr>
      <w:bookmarkStart w:id="250" w:name="_Toc453071872"/>
      <w:r>
        <w:rPr>
          <w:rFonts w:hint="eastAsia"/>
        </w:rPr>
        <w:t xml:space="preserve">Custom </w:t>
      </w:r>
      <w:r w:rsidR="00105B39">
        <w:rPr>
          <w:rFonts w:hint="eastAsia"/>
        </w:rPr>
        <w:t>one instance only</w:t>
      </w:r>
      <w:r>
        <w:rPr>
          <w:rFonts w:hint="eastAsia"/>
        </w:rPr>
        <w:t xml:space="preserve"> - 2</w:t>
      </w:r>
      <w:bookmarkEnd w:id="250"/>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4C03A2FA" wp14:editId="42901E4C">
                <wp:extent cx="5257800" cy="1114425"/>
                <wp:effectExtent l="9525" t="0" r="9525" b="0"/>
                <wp:docPr id="566" name="画布 5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8" name="Text Box 56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sidRPr="00382C38">
                                <w:rPr>
                                  <w:sz w:val="18"/>
                                  <w:szCs w:val="18"/>
                                </w:rPr>
                                <w:t>(</w:t>
                              </w:r>
                              <w:proofErr w:type="gramStart"/>
                              <w:r w:rsidRPr="00382C38">
                                <w:rPr>
                                  <w:color w:val="0000FF"/>
                                  <w:sz w:val="18"/>
                                  <w:szCs w:val="18"/>
                                </w:rPr>
                                <w:t>new</w:t>
                              </w:r>
                              <w:proofErr w:type="gramEnd"/>
                              <w:r w:rsidRPr="00382C38">
                                <w:rPr>
                                  <w:sz w:val="18"/>
                                  <w:szCs w:val="18"/>
                                </w:rPr>
                                <w:t xml:space="preserve"> </w:t>
                              </w:r>
                              <w:r w:rsidR="00105B39">
                                <w:rPr>
                                  <w:sz w:val="18"/>
                                  <w:szCs w:val="18"/>
                                </w:rPr>
                                <w:t>xui</w:t>
                              </w:r>
                              <w:r w:rsidRPr="00382C38">
                                <w:rPr>
                                  <w:sz w:val="18"/>
                                  <w:szCs w:val="18"/>
                                </w:rPr>
                                <w:t>.UI.SButton)</w:t>
                              </w:r>
                            </w:p>
                            <w:p w:rsidR="0023747D" w:rsidRPr="00382C38" w:rsidRDefault="0023747D" w:rsidP="00375F9C">
                              <w:pPr>
                                <w:spacing w:line="240" w:lineRule="exact"/>
                                <w:rPr>
                                  <w:sz w:val="18"/>
                                  <w:szCs w:val="18"/>
                                </w:rPr>
                              </w:pPr>
                              <w:r>
                                <w:rPr>
                                  <w:rFonts w:hint="eastAsia"/>
                                  <w:sz w:val="18"/>
                                  <w:szCs w:val="18"/>
                                </w:rPr>
                                <w:t>.</w:t>
                              </w:r>
                              <w:proofErr w:type="gramStart"/>
                              <w:r>
                                <w:rPr>
                                  <w:rFonts w:hint="eastAsia"/>
                                  <w:sz w:val="18"/>
                                  <w:szCs w:val="18"/>
                                </w:rPr>
                                <w:t>setCaption(</w:t>
                              </w:r>
                              <w:proofErr w:type="gramEnd"/>
                              <w:r w:rsidRPr="00382C38">
                                <w:rPr>
                                  <w:color w:val="FF00FF"/>
                                  <w:sz w:val="18"/>
                                  <w:szCs w:val="18"/>
                                </w:rPr>
                                <w:t>"</w:t>
                              </w:r>
                              <w:r>
                                <w:rPr>
                                  <w:rFonts w:hint="eastAsia"/>
                                  <w:color w:val="FF00FF"/>
                                  <w:sz w:val="18"/>
                                  <w:szCs w:val="18"/>
                                </w:rPr>
                                <w:t>Use setCustomStyle</w:t>
                              </w:r>
                              <w:r w:rsidRPr="00382C38">
                                <w:rPr>
                                  <w:color w:val="FF00FF"/>
                                  <w:sz w:val="18"/>
                                  <w:szCs w:val="18"/>
                                </w:rPr>
                                <w:t>"</w:t>
                              </w:r>
                              <w:r>
                                <w:rPr>
                                  <w:rFonts w:hint="eastAsia"/>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setCustomStyle({</w:t>
                              </w:r>
                              <w:proofErr w:type="gramEnd"/>
                            </w:p>
                            <w:p w:rsidR="0023747D" w:rsidRPr="00382C38" w:rsidRDefault="0023747D" w:rsidP="00375F9C">
                              <w:pPr>
                                <w:spacing w:line="240" w:lineRule="exact"/>
                                <w:rPr>
                                  <w:sz w:val="18"/>
                                  <w:szCs w:val="18"/>
                                </w:rPr>
                              </w:pPr>
                              <w:r w:rsidRPr="00382C38">
                                <w:rPr>
                                  <w:sz w:val="18"/>
                                  <w:szCs w:val="18"/>
                                </w:rPr>
                                <w:t xml:space="preserve">    FOCUS:</w:t>
                              </w:r>
                              <w:r w:rsidRPr="00382C38">
                                <w:rPr>
                                  <w:color w:val="FF00FF"/>
                                  <w:sz w:val="18"/>
                                  <w:szCs w:val="18"/>
                                </w:rPr>
                                <w:t>"font-weight</w:t>
                              </w:r>
                              <w:proofErr w:type="gramStart"/>
                              <w:r w:rsidRPr="00382C38">
                                <w:rPr>
                                  <w:color w:val="FF00FF"/>
                                  <w:sz w:val="18"/>
                                  <w:szCs w:val="18"/>
                                </w:rPr>
                                <w:t>:bold</w:t>
                              </w:r>
                              <w:proofErr w:type="gramEnd"/>
                              <w:r w:rsidRPr="00382C38">
                                <w:rPr>
                                  <w:color w:val="FF00FF"/>
                                  <w:sz w:val="18"/>
                                  <w:szCs w:val="18"/>
                                </w:rPr>
                                <w:t>;color:#ff0000;"</w:t>
                              </w:r>
                            </w:p>
                            <w:p w:rsidR="0023747D" w:rsidRPr="00382C38" w:rsidRDefault="0023747D" w:rsidP="00375F9C">
                              <w:pPr>
                                <w:spacing w:line="240" w:lineRule="exact"/>
                                <w:rPr>
                                  <w:sz w:val="18"/>
                                  <w:szCs w:val="18"/>
                                </w:rPr>
                              </w:pPr>
                              <w:r w:rsidRPr="00382C38">
                                <w:rPr>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show(</w:t>
                              </w:r>
                              <w:proofErr w:type="gramEnd"/>
                              <w:r w:rsidRPr="00382C38">
                                <w:rPr>
                                  <w:sz w:val="18"/>
                                  <w:szCs w:val="18"/>
                                </w:rPr>
                                <w:t>);</w:t>
                              </w:r>
                            </w:p>
                          </w:txbxContent>
                        </wps:txbx>
                        <wps:bodyPr rot="0" vert="horz" wrap="square" lIns="54000" tIns="46800" rIns="54000" bIns="45720" anchor="t" anchorCtr="0" upright="1">
                          <a:spAutoFit/>
                        </wps:bodyPr>
                      </wps:wsp>
                      <wps:wsp>
                        <wps:cNvPr id="250" name="AutoShape 569"/>
                        <wps:cNvSpPr>
                          <a:spLocks noChangeArrowheads="1"/>
                        </wps:cNvSpPr>
                        <wps:spPr bwMode="auto">
                          <a:xfrm flipH="1">
                            <a:off x="1943100" y="297180"/>
                            <a:ext cx="2400300" cy="198120"/>
                          </a:xfrm>
                          <a:prstGeom prst="wedgeRoundRectCallout">
                            <a:avLst>
                              <a:gd name="adj1" fmla="val 91718"/>
                              <a:gd name="adj2" fmla="val 47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Custom FOCUS node style</w:t>
                              </w:r>
                            </w:p>
                          </w:txbxContent>
                        </wps:txbx>
                        <wps:bodyPr rot="0" vert="horz" wrap="square" lIns="0" tIns="0" rIns="0" bIns="0" anchor="t" anchorCtr="0" upright="1">
                          <a:noAutofit/>
                        </wps:bodyPr>
                      </wps:wsp>
                    </wpc:wpc>
                  </a:graphicData>
                </a:graphic>
              </wp:inline>
            </w:drawing>
          </mc:Choice>
          <mc:Fallback>
            <w:pict>
              <v:group id="画布 566" o:spid="_x0000_s2109" editas="canvas" style="width:414pt;height:87.75pt;mso-position-horizontal-relative:char;mso-position-vertical-relative:line" coordsize="52578,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">
                <v:shape id="_x0000_s2110" type="#_x0000_t75" style="position:absolute;width:52578;height:11144;visibility:visible;mso-wrap-style:square">
                  <v:fill o:detectmouseclick="t"/>
                  <v:path o:connecttype="none"/>
                </v:shape>
                <v:shape id="Text Box 568" o:spid="_x0000_s2111"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ocAA&#10;AADcAAAADwAAAGRycy9kb3ducmV2LnhtbERPy4rCMBTdD/gP4QruxlQZRKtRRBnqRpjxsb8016bY&#10;3JQk1vr3ZjEwy8N5rza9bURHPtSOFUzGGQji0umaKwWX8/fnHESIyBobx6TgRQE268HHCnPtnvxL&#10;3SlWIoVwyFGBibHNpQylIYth7FrixN2ctxgT9JXUHp8p3DZymmUzabHm1GCwpZ2h8n56WAXlfd/v&#10;i/pqfPew8x+9KF7HWaHUaNhvlyAi9fFf/Oc+aAXTr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zocAAAADcAAAADwAAAAAAAAAAAAAAAACYAgAAZHJzL2Rvd25y&#10;ZXYueG1sUEsFBgAAAAAEAAQA9QAAAIUDAAAAAA==&#10;" strokeweight="1pt">
                  <v:textbox style="mso-fit-shape-to-text:t" inset="1.5mm,1.3mm,1.5mm">
                    <w:txbxContent>
                      <w:p w:rsidR="0023747D" w:rsidRDefault="0023747D" w:rsidP="00375F9C">
                        <w:pPr>
                          <w:spacing w:line="240" w:lineRule="exact"/>
                          <w:rPr>
                            <w:sz w:val="18"/>
                            <w:szCs w:val="18"/>
                          </w:rPr>
                        </w:pPr>
                        <w:r w:rsidRPr="00382C38">
                          <w:rPr>
                            <w:sz w:val="18"/>
                            <w:szCs w:val="18"/>
                          </w:rPr>
                          <w:t>(</w:t>
                        </w:r>
                        <w:proofErr w:type="gramStart"/>
                        <w:r w:rsidRPr="00382C38">
                          <w:rPr>
                            <w:color w:val="0000FF"/>
                            <w:sz w:val="18"/>
                            <w:szCs w:val="18"/>
                          </w:rPr>
                          <w:t>new</w:t>
                        </w:r>
                        <w:proofErr w:type="gramEnd"/>
                        <w:r w:rsidRPr="00382C38">
                          <w:rPr>
                            <w:sz w:val="18"/>
                            <w:szCs w:val="18"/>
                          </w:rPr>
                          <w:t xml:space="preserve"> </w:t>
                        </w:r>
                        <w:r w:rsidR="00105B39">
                          <w:rPr>
                            <w:sz w:val="18"/>
                            <w:szCs w:val="18"/>
                          </w:rPr>
                          <w:t>xui</w:t>
                        </w:r>
                        <w:r w:rsidRPr="00382C38">
                          <w:rPr>
                            <w:sz w:val="18"/>
                            <w:szCs w:val="18"/>
                          </w:rPr>
                          <w:t>.UI.SButton)</w:t>
                        </w:r>
                      </w:p>
                      <w:p w:rsidR="0023747D" w:rsidRPr="00382C38" w:rsidRDefault="0023747D" w:rsidP="00375F9C">
                        <w:pPr>
                          <w:spacing w:line="240" w:lineRule="exact"/>
                          <w:rPr>
                            <w:sz w:val="18"/>
                            <w:szCs w:val="18"/>
                          </w:rPr>
                        </w:pPr>
                        <w:r>
                          <w:rPr>
                            <w:rFonts w:hint="eastAsia"/>
                            <w:sz w:val="18"/>
                            <w:szCs w:val="18"/>
                          </w:rPr>
                          <w:t>.</w:t>
                        </w:r>
                        <w:proofErr w:type="gramStart"/>
                        <w:r>
                          <w:rPr>
                            <w:rFonts w:hint="eastAsia"/>
                            <w:sz w:val="18"/>
                            <w:szCs w:val="18"/>
                          </w:rPr>
                          <w:t>setCaption(</w:t>
                        </w:r>
                        <w:proofErr w:type="gramEnd"/>
                        <w:r w:rsidRPr="00382C38">
                          <w:rPr>
                            <w:color w:val="FF00FF"/>
                            <w:sz w:val="18"/>
                            <w:szCs w:val="18"/>
                          </w:rPr>
                          <w:t>"</w:t>
                        </w:r>
                        <w:r>
                          <w:rPr>
                            <w:rFonts w:hint="eastAsia"/>
                            <w:color w:val="FF00FF"/>
                            <w:sz w:val="18"/>
                            <w:szCs w:val="18"/>
                          </w:rPr>
                          <w:t>Use setCustomStyle</w:t>
                        </w:r>
                        <w:r w:rsidRPr="00382C38">
                          <w:rPr>
                            <w:color w:val="FF00FF"/>
                            <w:sz w:val="18"/>
                            <w:szCs w:val="18"/>
                          </w:rPr>
                          <w:t>"</w:t>
                        </w:r>
                        <w:r>
                          <w:rPr>
                            <w:rFonts w:hint="eastAsia"/>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setCustomStyle({</w:t>
                        </w:r>
                        <w:proofErr w:type="gramEnd"/>
                      </w:p>
                      <w:p w:rsidR="0023747D" w:rsidRPr="00382C38" w:rsidRDefault="0023747D" w:rsidP="00375F9C">
                        <w:pPr>
                          <w:spacing w:line="240" w:lineRule="exact"/>
                          <w:rPr>
                            <w:sz w:val="18"/>
                            <w:szCs w:val="18"/>
                          </w:rPr>
                        </w:pPr>
                        <w:r w:rsidRPr="00382C38">
                          <w:rPr>
                            <w:sz w:val="18"/>
                            <w:szCs w:val="18"/>
                          </w:rPr>
                          <w:t xml:space="preserve">    FOCUS:</w:t>
                        </w:r>
                        <w:r w:rsidRPr="00382C38">
                          <w:rPr>
                            <w:color w:val="FF00FF"/>
                            <w:sz w:val="18"/>
                            <w:szCs w:val="18"/>
                          </w:rPr>
                          <w:t>"font-weight</w:t>
                        </w:r>
                        <w:proofErr w:type="gramStart"/>
                        <w:r w:rsidRPr="00382C38">
                          <w:rPr>
                            <w:color w:val="FF00FF"/>
                            <w:sz w:val="18"/>
                            <w:szCs w:val="18"/>
                          </w:rPr>
                          <w:t>:bold</w:t>
                        </w:r>
                        <w:proofErr w:type="gramEnd"/>
                        <w:r w:rsidRPr="00382C38">
                          <w:rPr>
                            <w:color w:val="FF00FF"/>
                            <w:sz w:val="18"/>
                            <w:szCs w:val="18"/>
                          </w:rPr>
                          <w:t>;color:#ff0000;"</w:t>
                        </w:r>
                      </w:p>
                      <w:p w:rsidR="0023747D" w:rsidRPr="00382C38" w:rsidRDefault="0023747D" w:rsidP="00375F9C">
                        <w:pPr>
                          <w:spacing w:line="240" w:lineRule="exact"/>
                          <w:rPr>
                            <w:sz w:val="18"/>
                            <w:szCs w:val="18"/>
                          </w:rPr>
                        </w:pPr>
                        <w:r w:rsidRPr="00382C38">
                          <w:rPr>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show(</w:t>
                        </w:r>
                        <w:proofErr w:type="gramEnd"/>
                        <w:r w:rsidRPr="00382C38">
                          <w:rPr>
                            <w:sz w:val="18"/>
                            <w:szCs w:val="18"/>
                          </w:rPr>
                          <w:t>);</w:t>
                        </w:r>
                      </w:p>
                    </w:txbxContent>
                  </v:textbox>
                </v:shape>
                <v:shape id="AutoShape 569" o:spid="_x0000_s2112" type="#_x0000_t62" style="position:absolute;left:19431;top:2971;width:2400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Gs4cMA&#10;AADcAAAADwAAAGRycy9kb3ducmV2LnhtbERPTWvCQBC9C/6HZQq9mU0tiqauooVCURCMYjwO2TFJ&#10;zc6m2VXTf989CB4f73u26EwtbtS6yrKCtygGQZxbXXGh4LD/GkxAOI+ssbZMCv7IwWLe780w0fbO&#10;O7qlvhAhhF2CCkrvm0RKl5dk0EW2IQ7c2bYGfYBtIXWL9xBuajmM47E0WHFoKLGhz5LyS3o1Csbn&#10;9c82cyed/coMp+l7vDmuDkq9vnTLDxCeOv8UP9zfWsFwFOaHM+EI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Gs4cMAAADcAAAADwAAAAAAAAAAAAAAAACYAgAAZHJzL2Rv&#10;d25yZXYueG1sUEsFBgAAAAAEAAQA9QAAAIgDAAAAAA==&#10;" adj="30611,20976" fillcolor="#ff9">
                  <v:textbox inset="0,0,0,0">
                    <w:txbxContent>
                      <w:p w:rsidR="0023747D" w:rsidRPr="000E23E9" w:rsidRDefault="0023747D" w:rsidP="00375F9C">
                        <w:pPr>
                          <w:rPr>
                            <w:szCs w:val="18"/>
                          </w:rPr>
                        </w:pPr>
                        <w:r>
                          <w:rPr>
                            <w:rFonts w:hint="eastAsia"/>
                            <w:szCs w:val="18"/>
                          </w:rPr>
                          <w:t>Custom FOCUS node style</w:t>
                        </w: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2DE71C68" wp14:editId="1639909C">
            <wp:extent cx="1343025" cy="266700"/>
            <wp:effectExtent l="0" t="0" r="9525"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1" w:name="_Toc453071873"/>
      <w:r>
        <w:rPr>
          <w:rFonts w:hint="eastAsia"/>
        </w:rPr>
        <w:lastRenderedPageBreak/>
        <w:t xml:space="preserve">Custom </w:t>
      </w:r>
      <w:r w:rsidR="00105B39">
        <w:rPr>
          <w:rFonts w:hint="eastAsia"/>
        </w:rPr>
        <w:t>one instance only</w:t>
      </w:r>
      <w:r>
        <w:rPr>
          <w:rFonts w:hint="eastAsia"/>
        </w:rPr>
        <w:t xml:space="preserve"> - 3</w:t>
      </w:r>
      <w:bookmarkEnd w:id="251"/>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396D6772" wp14:editId="352651CA">
                <wp:extent cx="5257800" cy="1571625"/>
                <wp:effectExtent l="9525" t="0" r="9525" b="9525"/>
                <wp:docPr id="246" name="画布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1" name="Text Box 125"/>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".my-class{font-weight:bold;color:#ff0000;}"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sidRPr="0078798F">
                                <w:rPr>
                                  <w:sz w:val="18"/>
                                  <w:szCs w:val="18"/>
                                </w:rPr>
                                <w:t>setCustomClass({</w:t>
                              </w:r>
                              <w:proofErr w:type="gramEnd"/>
                            </w:p>
                            <w:p w:rsidR="0023747D" w:rsidRPr="0078798F" w:rsidRDefault="0023747D" w:rsidP="00375F9C">
                              <w:pPr>
                                <w:spacing w:line="240" w:lineRule="exact"/>
                                <w:rPr>
                                  <w:sz w:val="18"/>
                                  <w:szCs w:val="18"/>
                                </w:rPr>
                              </w:pPr>
                              <w:r w:rsidRPr="0078798F">
                                <w:rPr>
                                  <w:sz w:val="18"/>
                                  <w:szCs w:val="18"/>
                                </w:rPr>
                                <w:t xml:space="preserve">    FOCUS:</w:t>
                              </w:r>
                              <w:r w:rsidRPr="0078798F">
                                <w:rPr>
                                  <w:color w:val="FF00FF"/>
                                  <w:sz w:val="18"/>
                                  <w:szCs w:val="18"/>
                                </w:rPr>
                                <w:t>"my-class"</w:t>
                              </w:r>
                            </w:p>
                            <w:p w:rsidR="0023747D" w:rsidRPr="0078798F" w:rsidRDefault="0023747D" w:rsidP="00375F9C">
                              <w:pPr>
                                <w:spacing w:line="240" w:lineRule="exact"/>
                                <w:rPr>
                                  <w:sz w:val="18"/>
                                  <w:szCs w:val="18"/>
                                </w:rPr>
                              </w:pP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wps:txbx>
                        <wps:bodyPr rot="0" vert="horz" wrap="square" lIns="54000" tIns="46800" rIns="54000" bIns="45720" anchor="t" anchorCtr="0" upright="1">
                          <a:spAutoFit/>
                        </wps:bodyPr>
                      </wps:wsp>
                      <wps:wsp>
                        <wps:cNvPr id="243" name="AutoShape 126"/>
                        <wps:cNvSpPr>
                          <a:spLocks noChangeArrowheads="1"/>
                        </wps:cNvSpPr>
                        <wps:spPr bwMode="auto">
                          <a:xfrm flipH="1">
                            <a:off x="1143000" y="1188720"/>
                            <a:ext cx="2514600" cy="198120"/>
                          </a:xfrm>
                          <a:prstGeom prst="wedgeRoundRectCallout">
                            <a:avLst>
                              <a:gd name="adj1" fmla="val 45505"/>
                              <a:gd name="adj2" fmla="val -91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Custom FOCUS node className</w:t>
                              </w:r>
                            </w:p>
                            <w:p w:rsidR="0023747D" w:rsidRPr="00A00C39" w:rsidRDefault="0023747D" w:rsidP="00375F9C">
                              <w:pPr>
                                <w:rPr>
                                  <w:szCs w:val="18"/>
                                </w:rPr>
                              </w:pPr>
                            </w:p>
                          </w:txbxContent>
                        </wps:txbx>
                        <wps:bodyPr rot="0" vert="horz" wrap="square" lIns="0" tIns="0" rIns="0" bIns="0" anchor="t" anchorCtr="0" upright="1">
                          <a:noAutofit/>
                        </wps:bodyPr>
                      </wps:wsp>
                      <wps:wsp>
                        <wps:cNvPr id="244" name="AutoShape 127"/>
                        <wps:cNvSpPr>
                          <a:spLocks noChangeArrowheads="1"/>
                        </wps:cNvSpPr>
                        <wps:spPr bwMode="auto">
                          <a:xfrm flipH="1">
                            <a:off x="1943100" y="495300"/>
                            <a:ext cx="2628900" cy="396240"/>
                          </a:xfrm>
                          <a:prstGeom prst="wedgeRoundRectCallout">
                            <a:avLst>
                              <a:gd name="adj1" fmla="val 87005"/>
                              <a:gd name="adj2" fmla="val -67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3" o:spid="_x0000_s2113"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">
                <v:shape id="_x0000_s2114" type="#_x0000_t75" style="position:absolute;width:52578;height:15716;visibility:visible;mso-wrap-style:square">
                  <v:fill o:detectmouseclick="t"/>
                  <v:path o:connecttype="none"/>
                </v:shape>
                <v:shape id="Text Box 125" o:spid="_x0000_s2115"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aPMQA&#10;AADcAAAADwAAAGRycy9kb3ducmV2LnhtbESPwWrDMBBE74X8g9hAb42cUELiRg6lobiXQOuk98Xa&#10;WsbWykiK4/x9FSj0OMzMG2a3n2wvRvKhdaxguchAENdOt9woOJ/enzYgQkTW2DsmBTcKsC9mDzvM&#10;tbvyF41VbESCcMhRgYlxyKUMtSGLYeEG4uT9OG8xJukbqT1eE9z2cpVla2mx5bRgcKA3Q3VXXayC&#10;ujtMh7L9Nn682M2n3pa347pU6nE+vb6AiDTF//Bf+0MrWD0v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2mjzEAAAA3AAAAA8AAAAAAAAAAAAAAAAAmAIAAGRycy9k&#10;b3ducmV2LnhtbFBLBQYAAAAABAAEAPUAAACJAwAAAAA=&#10;" strokeweight="1pt">
                  <v:textbox style="mso-fit-shape-to-text:t"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".my-class{font-weight:bold;color:#ff0000;}"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sidRPr="0078798F">
                          <w:rPr>
                            <w:sz w:val="18"/>
                            <w:szCs w:val="18"/>
                          </w:rPr>
                          <w:t>setCustomClass({</w:t>
                        </w:r>
                        <w:proofErr w:type="gramEnd"/>
                      </w:p>
                      <w:p w:rsidR="0023747D" w:rsidRPr="0078798F" w:rsidRDefault="0023747D" w:rsidP="00375F9C">
                        <w:pPr>
                          <w:spacing w:line="240" w:lineRule="exact"/>
                          <w:rPr>
                            <w:sz w:val="18"/>
                            <w:szCs w:val="18"/>
                          </w:rPr>
                        </w:pPr>
                        <w:r w:rsidRPr="0078798F">
                          <w:rPr>
                            <w:sz w:val="18"/>
                            <w:szCs w:val="18"/>
                          </w:rPr>
                          <w:t xml:space="preserve">    FOCUS:</w:t>
                        </w:r>
                        <w:r w:rsidRPr="0078798F">
                          <w:rPr>
                            <w:color w:val="FF00FF"/>
                            <w:sz w:val="18"/>
                            <w:szCs w:val="18"/>
                          </w:rPr>
                          <w:t>"my-class"</w:t>
                        </w:r>
                      </w:p>
                      <w:p w:rsidR="0023747D" w:rsidRPr="0078798F" w:rsidRDefault="0023747D" w:rsidP="00375F9C">
                        <w:pPr>
                          <w:spacing w:line="240" w:lineRule="exact"/>
                          <w:rPr>
                            <w:sz w:val="18"/>
                            <w:szCs w:val="18"/>
                          </w:rPr>
                        </w:pP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v:textbox>
                </v:shape>
                <v:shape id="AutoShape 126" o:spid="_x0000_s2116" type="#_x0000_t62" style="position:absolute;left:11430;top:11887;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b3sMA&#10;AADcAAAADwAAAGRycy9kb3ducmV2LnhtbESPW4vCMBSE34X9D+Es7JumWy+s1SiLKOijl30/Nse2&#10;mpyUJmr33xtB8HGYmW+Y6by1Rtyo8ZVjBd+9BARx7nTFhYLDftX9AeEDskbjmBT8k4f57KMzxUy7&#10;O2/ptguFiBD2GSooQ6gzKX1ekkXfczVx9E6usRiibAqpG7xHuDUyTZKRtFhxXCixpkVJ+WV3tQpG&#10;+9Xf2Cwum9QMzgkOx/V1eRwq9fXZ/k5ABGrDO/xqr7WCdNCH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Jb3sMAAADcAAAADwAAAAAAAAAAAAAAAACYAgAAZHJzL2Rv&#10;d25yZXYueG1sUEsFBgAAAAAEAAQA9QAAAIgDAAAAAA==&#10;" adj="20629,-8931" fillcolor="#ff9">
                  <v:textbox inset="0,0,0,0">
                    <w:txbxContent>
                      <w:p w:rsidR="0023747D" w:rsidRPr="000E23E9" w:rsidRDefault="0023747D" w:rsidP="00375F9C">
                        <w:pPr>
                          <w:rPr>
                            <w:szCs w:val="18"/>
                          </w:rPr>
                        </w:pPr>
                        <w:r>
                          <w:rPr>
                            <w:rFonts w:hint="eastAsia"/>
                            <w:szCs w:val="18"/>
                          </w:rPr>
                          <w:t>Custom FOCUS node className</w:t>
                        </w:r>
                      </w:p>
                      <w:p w:rsidR="0023747D" w:rsidRPr="00A00C39" w:rsidRDefault="0023747D" w:rsidP="00375F9C">
                        <w:pPr>
                          <w:rPr>
                            <w:szCs w:val="18"/>
                          </w:rPr>
                        </w:pPr>
                      </w:p>
                    </w:txbxContent>
                  </v:textbox>
                </v:shape>
                <v:shape id="AutoShape 127" o:spid="_x0000_s2117" type="#_x0000_t62" style="position:absolute;left:19431;top:4953;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iDMIA&#10;AADcAAAADwAAAGRycy9kb3ducmV2LnhtbESPQYvCMBSE78L+h/AEb5oqotI1lrK4sCAIdpc9P5pn&#10;W2xeahNr9dcbQfA4zMw3zDrpTS06al1lWcF0EoEgzq2uuFDw9/s9XoFwHlljbZkU3MhBsvkYrDHW&#10;9soH6jJfiABhF6OC0vsmltLlJRl0E9sQB+9oW4M+yLaQusVrgJtazqJoIQ1WHBZKbOirpPyUXYyC&#10;rO/2/27Lu5U7pz66S1waPCs1GvbpJwhPvX+HX+0frWA2n8PzTDg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aIMwgAAANwAAAAPAAAAAAAAAAAAAAAAAJgCAABkcnMvZG93&#10;bnJldi54bWxQSwUGAAAAAAQABAD1AAAAhwMAAAAA&#10;" adj="29593,-3877"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1A1C6FE7" wp14:editId="4FFDA943">
            <wp:extent cx="1352550" cy="276225"/>
            <wp:effectExtent l="0" t="0" r="0" b="952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52550" cy="276225"/>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2" w:name="_Toc453071874"/>
      <w:r>
        <w:rPr>
          <w:rFonts w:hint="eastAsia"/>
        </w:rPr>
        <w:t xml:space="preserve">Custom </w:t>
      </w:r>
      <w:r w:rsidR="00105B39">
        <w:rPr>
          <w:rFonts w:hint="eastAsia"/>
        </w:rPr>
        <w:t>one instance only</w:t>
      </w:r>
      <w:r>
        <w:rPr>
          <w:rFonts w:hint="eastAsia"/>
        </w:rPr>
        <w:t xml:space="preserve"> - 4</w:t>
      </w:r>
      <w:bookmarkEnd w:id="252"/>
    </w:p>
    <w:p w:rsidR="00375F9C" w:rsidRPr="00A00C39" w:rsidRDefault="00375F9C" w:rsidP="00375F9C">
      <w:pPr>
        <w:rPr>
          <w:b/>
        </w:rPr>
      </w:pPr>
      <w:r w:rsidRPr="00A00C39">
        <w:rPr>
          <w:b/>
        </w:rPr>
        <w:t>Input</w:t>
      </w:r>
      <w:r w:rsidRPr="00A00C39">
        <w:rPr>
          <w:rFonts w:hint="eastAsia"/>
          <w:b/>
        </w:rPr>
        <w:t>:</w:t>
      </w:r>
    </w:p>
    <w:p w:rsidR="00375F9C" w:rsidRDefault="005C781A" w:rsidP="00375F9C">
      <w:r>
        <w:rPr>
          <w:noProof/>
        </w:rPr>
        <mc:AlternateContent>
          <mc:Choice Requires="wpc">
            <w:drawing>
              <wp:inline distT="0" distB="0" distL="0" distR="0" wp14:anchorId="51535FF5" wp14:editId="06951412">
                <wp:extent cx="5257800" cy="1266825"/>
                <wp:effectExtent l="9525" t="0" r="9525" b="9525"/>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 name="Text Box 147"/>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Pr>
                                  <w:color w:val="FF00FF"/>
                                  <w:sz w:val="18"/>
                                  <w:szCs w:val="18"/>
                                </w:rPr>
                                <w:t>"</w:t>
                              </w:r>
                              <w:r w:rsidR="0023747D">
                                <w:rPr>
                                  <w:rFonts w:hint="eastAsia"/>
                                  <w:color w:val="FF00FF"/>
                                  <w:sz w:val="18"/>
                                  <w:szCs w:val="18"/>
                                </w:rPr>
                                <w:t>#myctrl1 .</w:t>
                              </w:r>
                              <w:r>
                                <w:rPr>
                                  <w:color w:val="FF00FF"/>
                                  <w:sz w:val="18"/>
                                  <w:szCs w:val="18"/>
                                </w:rPr>
                                <w:t>xui</w:t>
                              </w:r>
                              <w:r w:rsidR="0023747D" w:rsidRPr="00176FD6">
                                <w:rPr>
                                  <w:color w:val="FF00FF"/>
                                  <w:sz w:val="18"/>
                                  <w:szCs w:val="18"/>
                                </w:rPr>
                                <w:t>-sbutton-focus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Use domId</w:t>
                              </w:r>
                              <w:r w:rsidRPr="0078798F">
                                <w:rPr>
                                  <w:rFonts w:hint="eastAsia"/>
                                  <w:color w:val="FF00FF"/>
                                  <w:sz w:val="18"/>
                                  <w:szCs w:val="18"/>
                                </w:rPr>
                                <w:t>"</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Pr>
                                  <w:rFonts w:hint="eastAsia"/>
                                  <w:sz w:val="18"/>
                                  <w:szCs w:val="18"/>
                                </w:rPr>
                                <w:t>setDomId</w:t>
                              </w:r>
                              <w:r w:rsidRPr="0078798F">
                                <w:rPr>
                                  <w:sz w:val="18"/>
                                  <w:szCs w:val="18"/>
                                </w:rPr>
                                <w:t>(</w:t>
                              </w:r>
                              <w:proofErr w:type="gramEnd"/>
                              <w:r>
                                <w:rPr>
                                  <w:color w:val="FF00FF"/>
                                  <w:sz w:val="18"/>
                                  <w:szCs w:val="18"/>
                                </w:rPr>
                                <w:t>"my</w:t>
                              </w:r>
                              <w:r>
                                <w:rPr>
                                  <w:rFonts w:hint="eastAsia"/>
                                  <w:color w:val="FF00FF"/>
                                  <w:sz w:val="18"/>
                                  <w:szCs w:val="18"/>
                                </w:rPr>
                                <w:t>ctrl1</w:t>
                              </w:r>
                              <w:r w:rsidRPr="0078798F">
                                <w:rPr>
                                  <w:color w:val="FF00FF"/>
                                  <w:sz w:val="18"/>
                                  <w:szCs w:val="18"/>
                                </w:rPr>
                                <w:t>"</w:t>
                              </w: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wps:txbx>
                        <wps:bodyPr rot="0" vert="horz" wrap="square" lIns="54000" tIns="46800" rIns="54000" bIns="45720" anchor="t" anchorCtr="0" upright="1">
                          <a:spAutoFit/>
                        </wps:bodyPr>
                      </wps:wsp>
                      <wps:wsp>
                        <wps:cNvPr id="237" name="AutoShape 148"/>
                        <wps:cNvSpPr>
                          <a:spLocks noChangeArrowheads="1"/>
                        </wps:cNvSpPr>
                        <wps:spPr bwMode="auto">
                          <a:xfrm flipH="1">
                            <a:off x="1028700" y="990600"/>
                            <a:ext cx="1600200" cy="198120"/>
                          </a:xfrm>
                          <a:prstGeom prst="wedgeRoundRectCallout">
                            <a:avLst>
                              <a:gd name="adj1" fmla="val 41148"/>
                              <a:gd name="adj2" fmla="val -77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Gives a domId</w:t>
                              </w:r>
                            </w:p>
                          </w:txbxContent>
                        </wps:txbx>
                        <wps:bodyPr rot="0" vert="horz" wrap="square" lIns="0" tIns="0" rIns="0" bIns="0" anchor="t" anchorCtr="0" upright="1">
                          <a:noAutofit/>
                        </wps:bodyPr>
                      </wps:wsp>
                      <wps:wsp>
                        <wps:cNvPr id="239" name="AutoShape 149"/>
                        <wps:cNvSpPr>
                          <a:spLocks noChangeArrowheads="1"/>
                        </wps:cNvSpPr>
                        <wps:spPr bwMode="auto">
                          <a:xfrm flipH="1">
                            <a:off x="1257300" y="396240"/>
                            <a:ext cx="2628900" cy="396240"/>
                          </a:xfrm>
                          <a:prstGeom prst="wedgeRoundRectCallout">
                            <a:avLst>
                              <a:gd name="adj1" fmla="val 61278"/>
                              <a:gd name="adj2" fmla="val -43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45" o:spid="_x0000_s2118"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">
                <v:shape id="_x0000_s2119" type="#_x0000_t75" style="position:absolute;width:52578;height:12668;visibility:visible;mso-wrap-style:square">
                  <v:fill o:detectmouseclick="t"/>
                  <v:path o:connecttype="none"/>
                </v:shape>
                <v:shape id="Text Box 147" o:spid="_x0000_s2120"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vQsQA&#10;AADcAAAADwAAAGRycy9kb3ducmV2LnhtbESPT2sCMRTE74V+h/AK3mq2imK3RimKrJeC/3p/bF43&#10;i5uXJYnr+u2NUPA4zMxvmPmyt43oyIfasYKPYQaCuHS65krB6bh5n4EIEVlj45gU3CjAcvH6Msdc&#10;uyvvqTvESiQIhxwVmBjbXMpQGrIYhq4lTt6f8xZjkr6S2uM1wW0jR1k2lRZrTgsGW1oZKs+Hi1VQ&#10;ntf9uqh/je8udrbTn8XtZ1ooNXjrv79AROrjM/zf3moFo/EE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0LEAAAA3AAAAA8AAAAAAAAAAAAAAAAAmAIAAGRycy9k&#10;b3ducmV2LnhtbFBLBQYAAAAABAAEAPUAAACJAwAAAAA=&#10;" strokeweight="1pt">
                  <v:textbox style="mso-fit-shape-to-text:t"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Pr>
                            <w:color w:val="FF00FF"/>
                            <w:sz w:val="18"/>
                            <w:szCs w:val="18"/>
                          </w:rPr>
                          <w:t>"</w:t>
                        </w:r>
                        <w:r w:rsidR="0023747D">
                          <w:rPr>
                            <w:rFonts w:hint="eastAsia"/>
                            <w:color w:val="FF00FF"/>
                            <w:sz w:val="18"/>
                            <w:szCs w:val="18"/>
                          </w:rPr>
                          <w:t>#myctrl1 .</w:t>
                        </w:r>
                        <w:r>
                          <w:rPr>
                            <w:color w:val="FF00FF"/>
                            <w:sz w:val="18"/>
                            <w:szCs w:val="18"/>
                          </w:rPr>
                          <w:t>xui</w:t>
                        </w:r>
                        <w:r w:rsidR="0023747D" w:rsidRPr="00176FD6">
                          <w:rPr>
                            <w:color w:val="FF00FF"/>
                            <w:sz w:val="18"/>
                            <w:szCs w:val="18"/>
                          </w:rPr>
                          <w:t>-sbutton-focus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Use domId</w:t>
                        </w:r>
                        <w:r w:rsidRPr="0078798F">
                          <w:rPr>
                            <w:rFonts w:hint="eastAsia"/>
                            <w:color w:val="FF00FF"/>
                            <w:sz w:val="18"/>
                            <w:szCs w:val="18"/>
                          </w:rPr>
                          <w:t>"</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Pr>
                            <w:rFonts w:hint="eastAsia"/>
                            <w:sz w:val="18"/>
                            <w:szCs w:val="18"/>
                          </w:rPr>
                          <w:t>setDomId</w:t>
                        </w:r>
                        <w:r w:rsidRPr="0078798F">
                          <w:rPr>
                            <w:sz w:val="18"/>
                            <w:szCs w:val="18"/>
                          </w:rPr>
                          <w:t>(</w:t>
                        </w:r>
                        <w:proofErr w:type="gramEnd"/>
                        <w:r>
                          <w:rPr>
                            <w:color w:val="FF00FF"/>
                            <w:sz w:val="18"/>
                            <w:szCs w:val="18"/>
                          </w:rPr>
                          <w:t>"my</w:t>
                        </w:r>
                        <w:r>
                          <w:rPr>
                            <w:rFonts w:hint="eastAsia"/>
                            <w:color w:val="FF00FF"/>
                            <w:sz w:val="18"/>
                            <w:szCs w:val="18"/>
                          </w:rPr>
                          <w:t>ctrl1</w:t>
                        </w:r>
                        <w:r w:rsidRPr="0078798F">
                          <w:rPr>
                            <w:color w:val="FF00FF"/>
                            <w:sz w:val="18"/>
                            <w:szCs w:val="18"/>
                          </w:rPr>
                          <w:t>"</w:t>
                        </w: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v:textbox>
                </v:shape>
                <v:shape id="AutoShape 148" o:spid="_x0000_s2121" type="#_x0000_t62" style="position:absolute;left:10287;top:990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VG8UA&#10;AADcAAAADwAAAGRycy9kb3ducmV2LnhtbESP0WrCQBRE3wv9h+UWfKubKGibuhEJir4oaPsBl+zt&#10;Jm32bsyuGv16Vyj0cZiZM8xs3ttGnKnztWMF6TABQVw6XbNR8PW5en0D4QOyxsYxKbiSh3n+/DTD&#10;TLsL7+l8CEZECPsMFVQhtJmUvqzIoh+6ljh6366zGKLsjNQdXiLcNnKUJBNpsea4UGFLRUXl7+Fk&#10;FdymP2ayW62P6dgsC/Put3XRb5UavPSLDxCB+vAf/mtvtILReAqPM/EI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JUbxQAAANwAAAAPAAAAAAAAAAAAAAAAAJgCAABkcnMv&#10;ZG93bnJldi54bWxQSwUGAAAAAAQABAD1AAAAigMAAAAA&#10;" adj="19688,-5954" fillcolor="#ff9">
                  <v:textbox inset="0,0,0,0">
                    <w:txbxContent>
                      <w:p w:rsidR="0023747D" w:rsidRPr="0078798F" w:rsidRDefault="0023747D" w:rsidP="00375F9C">
                        <w:pPr>
                          <w:rPr>
                            <w:szCs w:val="18"/>
                          </w:rPr>
                        </w:pPr>
                        <w:r>
                          <w:rPr>
                            <w:rFonts w:hint="eastAsia"/>
                            <w:szCs w:val="18"/>
                          </w:rPr>
                          <w:t>Gives a domId</w:t>
                        </w:r>
                      </w:p>
                    </w:txbxContent>
                  </v:textbox>
                </v:shape>
                <v:shape id="AutoShape 149" o:spid="_x0000_s2122" type="#_x0000_t62" style="position:absolute;left:12573;top:3962;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wasUA&#10;AADcAAAADwAAAGRycy9kb3ducmV2LnhtbESPT2vCQBTE7wW/w/IKvdVNFYpGVxFB20Ml/j14e2Rf&#10;k9Ds25B9Nem37wqFHoeZ+Q0zX/auVjdqQ+XZwMswAUWce1txYeB82jxPQAVBtlh7JgM/FGC5GDzM&#10;MbW+4wPdjlKoCOGQooFSpEm1DnlJDsPQN8TR+/StQ4myLbRtsYtwV+tRkrxqhxXHhRIbWpeUfx2/&#10;nYFwuW4/3vbnsZVsF5qsk1VW7Yx5euxXM1BCvfyH/9rv1sBoPIX7mXg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9DBqxQAAANwAAAAPAAAAAAAAAAAAAAAAAJgCAABkcnMv&#10;ZG93bnJldi54bWxQSwUGAAAAAAQABAD1AAAAigMAAAAA&#10;" adj="24036,1488"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Default="005C781A" w:rsidP="00375F9C">
      <w:pPr>
        <w:jc w:val="center"/>
      </w:pPr>
      <w:r>
        <w:rPr>
          <w:rFonts w:hint="eastAsia"/>
          <w:noProof/>
        </w:rPr>
        <w:drawing>
          <wp:inline distT="0" distB="0" distL="0" distR="0" wp14:anchorId="202FB6C1" wp14:editId="6182D723">
            <wp:extent cx="819150" cy="276225"/>
            <wp:effectExtent l="0" t="0" r="0" b="9525"/>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819150" cy="276225"/>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3" w:name="_Toc453071875"/>
      <w:r>
        <w:rPr>
          <w:rFonts w:hint="eastAsia"/>
        </w:rPr>
        <w:t xml:space="preserve">Custom </w:t>
      </w:r>
      <w:r w:rsidR="00105B39">
        <w:rPr>
          <w:rFonts w:hint="eastAsia"/>
        </w:rPr>
        <w:t>one instance only</w:t>
      </w:r>
      <w:r>
        <w:rPr>
          <w:rFonts w:hint="eastAsia"/>
        </w:rPr>
        <w:t xml:space="preserve"> - 5</w:t>
      </w:r>
      <w:bookmarkEnd w:id="253"/>
    </w:p>
    <w:p w:rsidR="00375F9C" w:rsidRPr="00A00C39" w:rsidRDefault="00375F9C" w:rsidP="00375F9C">
      <w:pPr>
        <w:rPr>
          <w:b/>
        </w:rPr>
      </w:pPr>
      <w:r w:rsidRPr="00A00C39">
        <w:rPr>
          <w:b/>
        </w:rPr>
        <w:t>I</w:t>
      </w:r>
      <w:r w:rsidRPr="00A00C39">
        <w:rPr>
          <w:rFonts w:hint="eastAsia"/>
          <w:b/>
        </w:rPr>
        <w:t>nput:</w:t>
      </w:r>
    </w:p>
    <w:p w:rsidR="00375F9C" w:rsidRPr="00827F94" w:rsidRDefault="005C781A" w:rsidP="00375F9C">
      <w:r>
        <w:rPr>
          <w:noProof/>
        </w:rPr>
        <mc:AlternateContent>
          <mc:Choice Requires="wpc">
            <w:drawing>
              <wp:inline distT="0" distB="0" distL="0" distR="0" wp14:anchorId="73844F6D" wp14:editId="35E7F026">
                <wp:extent cx="5257800" cy="1571625"/>
                <wp:effectExtent l="9525" t="0" r="9525" b="9525"/>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1" name="Text Box 152"/>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27F94" w:rsidRDefault="0023747D" w:rsidP="00375F9C">
                              <w:pPr>
                                <w:spacing w:line="240" w:lineRule="exact"/>
                                <w:rPr>
                                  <w:sz w:val="18"/>
                                  <w:szCs w:val="18"/>
                                </w:rPr>
                              </w:pPr>
                              <w:r w:rsidRPr="00827F94">
                                <w:rPr>
                                  <w:sz w:val="18"/>
                                  <w:szCs w:val="18"/>
                                </w:rPr>
                                <w:t>(</w:t>
                              </w:r>
                              <w:proofErr w:type="gramStart"/>
                              <w:r w:rsidRPr="00827F94">
                                <w:rPr>
                                  <w:color w:val="0000FF"/>
                                  <w:sz w:val="18"/>
                                  <w:szCs w:val="18"/>
                                </w:rPr>
                                <w:t>new</w:t>
                              </w:r>
                              <w:proofErr w:type="gramEnd"/>
                              <w:r w:rsidRPr="00827F94">
                                <w:rPr>
                                  <w:sz w:val="18"/>
                                  <w:szCs w:val="18"/>
                                </w:rPr>
                                <w:t xml:space="preserve"> </w:t>
                              </w:r>
                              <w:r w:rsidR="00105B39">
                                <w:rPr>
                                  <w:sz w:val="18"/>
                                  <w:szCs w:val="18"/>
                                </w:rPr>
                                <w:t>xui</w:t>
                              </w:r>
                              <w:r w:rsidRPr="00827F94">
                                <w:rPr>
                                  <w:sz w:val="18"/>
                                  <w:szCs w:val="18"/>
                                </w:rPr>
                                <w:t>.UI.SButton)</w:t>
                              </w:r>
                            </w:p>
                            <w:p w:rsidR="0023747D" w:rsidRPr="00827F94" w:rsidRDefault="0023747D" w:rsidP="00375F9C">
                              <w:pPr>
                                <w:spacing w:line="240" w:lineRule="exact"/>
                                <w:rPr>
                                  <w:sz w:val="18"/>
                                  <w:szCs w:val="18"/>
                                </w:rPr>
                              </w:pPr>
                              <w:r w:rsidRPr="00827F94">
                                <w:rPr>
                                  <w:rFonts w:hint="eastAsia"/>
                                  <w:sz w:val="18"/>
                                  <w:szCs w:val="18"/>
                                </w:rPr>
                                <w:t>.</w:t>
                              </w:r>
                              <w:proofErr w:type="gramStart"/>
                              <w:r w:rsidRPr="00827F94">
                                <w:rPr>
                                  <w:rFonts w:hint="eastAsia"/>
                                  <w:sz w:val="18"/>
                                  <w:szCs w:val="18"/>
                                </w:rPr>
                                <w:t>setCaption(</w:t>
                              </w:r>
                              <w:proofErr w:type="gramEnd"/>
                              <w:r w:rsidRPr="00827F94">
                                <w:rPr>
                                  <w:rFonts w:hint="eastAsia"/>
                                  <w:color w:val="FF00FF"/>
                                  <w:sz w:val="18"/>
                                  <w:szCs w:val="18"/>
                                </w:rPr>
                                <w:t>"</w:t>
                              </w:r>
                              <w:r>
                                <w:rPr>
                                  <w:rFonts w:hint="eastAsia"/>
                                  <w:color w:val="FF00FF"/>
                                  <w:sz w:val="18"/>
                                  <w:szCs w:val="18"/>
                                </w:rPr>
                                <w:t xml:space="preserve">Use </w:t>
                              </w:r>
                              <w:r w:rsidRPr="00827F94">
                                <w:rPr>
                                  <w:rFonts w:hint="eastAsia"/>
                                  <w:color w:val="FF00FF"/>
                                  <w:sz w:val="18"/>
                                  <w:szCs w:val="18"/>
                                </w:rPr>
                                <w:t>getSubNode</w:t>
                              </w:r>
                              <w:r>
                                <w:rPr>
                                  <w:rFonts w:hint="eastAsia"/>
                                  <w:color w:val="FF00FF"/>
                                  <w:sz w:val="18"/>
                                  <w:szCs w:val="18"/>
                                </w:rPr>
                                <w:t xml:space="preserve"> and </w:t>
                              </w:r>
                              <w:r w:rsidRPr="00827F94">
                                <w:rPr>
                                  <w:rFonts w:hint="eastAsia"/>
                                  <w:color w:val="FF00FF"/>
                                  <w:sz w:val="18"/>
                                  <w:szCs w:val="18"/>
                                </w:rPr>
                                <w:t>css "</w:t>
                              </w:r>
                              <w:r w:rsidRPr="00827F94">
                                <w:rPr>
                                  <w:rFonts w:hint="eastAsia"/>
                                  <w:sz w:val="18"/>
                                  <w:szCs w:val="18"/>
                                </w:rPr>
                                <w:t>)</w:t>
                              </w:r>
                            </w:p>
                            <w:p w:rsidR="0023747D" w:rsidRPr="00827F94" w:rsidRDefault="0023747D" w:rsidP="00375F9C">
                              <w:pPr>
                                <w:spacing w:line="240" w:lineRule="exact"/>
                                <w:rPr>
                                  <w:sz w:val="18"/>
                                  <w:szCs w:val="18"/>
                                </w:rPr>
                              </w:pPr>
                              <w:r w:rsidRPr="00827F94">
                                <w:rPr>
                                  <w:sz w:val="18"/>
                                  <w:szCs w:val="18"/>
                                </w:rPr>
                                <w:t>.</w:t>
                              </w:r>
                              <w:proofErr w:type="gramStart"/>
                              <w:r w:rsidRPr="00827F94">
                                <w:rPr>
                                  <w:sz w:val="18"/>
                                  <w:szCs w:val="18"/>
                                </w:rPr>
                                <w:t>onRender(</w:t>
                              </w:r>
                              <w:proofErr w:type="gramEnd"/>
                              <w:r w:rsidRPr="00827F94">
                                <w:rPr>
                                  <w:color w:val="0000FF"/>
                                  <w:sz w:val="18"/>
                                  <w:szCs w:val="18"/>
                                </w:rPr>
                                <w:t>function</w:t>
                              </w:r>
                              <w:r w:rsidRPr="00827F94">
                                <w:rPr>
                                  <w:sz w:val="18"/>
                                  <w:szCs w:val="18"/>
                                </w:rPr>
                                <w:t>(profile){</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profile.getSubNode(</w:t>
                              </w:r>
                              <w:proofErr w:type="gramEnd"/>
                              <w:r w:rsidRPr="00827F94">
                                <w:rPr>
                                  <w:color w:val="FF00FF"/>
                                  <w:sz w:val="18"/>
                                  <w:szCs w:val="18"/>
                                </w:rPr>
                                <w:t>'FOCUS'</w:t>
                              </w:r>
                              <w:r w:rsidRPr="00827F94">
                                <w:rPr>
                                  <w:sz w:val="18"/>
                                  <w:szCs w:val="18"/>
                                </w:rPr>
                                <w:t>).css({</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fontWeight</w:t>
                              </w:r>
                              <w:proofErr w:type="gramEnd"/>
                              <w:r w:rsidRPr="00827F94">
                                <w:rPr>
                                  <w:sz w:val="18"/>
                                  <w:szCs w:val="18"/>
                                </w:rPr>
                                <w:t>:</w:t>
                              </w:r>
                              <w:r w:rsidRPr="00827F94">
                                <w:rPr>
                                  <w:color w:val="FF00FF"/>
                                  <w:sz w:val="18"/>
                                  <w:szCs w:val="18"/>
                                </w:rPr>
                                <w:t>'bold'</w:t>
                              </w:r>
                              <w:r w:rsidRPr="00827F94">
                                <w:rPr>
                                  <w:sz w:val="18"/>
                                  <w:szCs w:val="18"/>
                                </w:rPr>
                                <w:t>,</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color</w:t>
                              </w:r>
                              <w:proofErr w:type="gramEnd"/>
                              <w:r w:rsidRPr="00827F94">
                                <w:rPr>
                                  <w:sz w:val="18"/>
                                  <w:szCs w:val="18"/>
                                </w:rPr>
                                <w:t>:</w:t>
                              </w:r>
                              <w:r w:rsidRPr="00827F94">
                                <w:rPr>
                                  <w:color w:val="FF00FF"/>
                                  <w:sz w:val="18"/>
                                  <w:szCs w:val="18"/>
                                </w:rPr>
                                <w:t>'#ff0000'</w:t>
                              </w:r>
                            </w:p>
                            <w:p w:rsidR="0023747D" w:rsidRPr="00827F94" w:rsidRDefault="0023747D" w:rsidP="00375F9C">
                              <w:pPr>
                                <w:spacing w:line="240" w:lineRule="exact"/>
                                <w:rPr>
                                  <w:sz w:val="18"/>
                                  <w:szCs w:val="18"/>
                                </w:rPr>
                              </w:pPr>
                              <w:r w:rsidRPr="00827F94">
                                <w:rPr>
                                  <w:sz w:val="18"/>
                                  <w:szCs w:val="18"/>
                                </w:rPr>
                                <w:t xml:space="preserve">    });</w:t>
                              </w:r>
                            </w:p>
                            <w:p w:rsidR="0023747D" w:rsidRPr="00827F94" w:rsidRDefault="0023747D" w:rsidP="00375F9C">
                              <w:pPr>
                                <w:spacing w:line="240" w:lineRule="exact"/>
                                <w:rPr>
                                  <w:sz w:val="18"/>
                                  <w:szCs w:val="18"/>
                                </w:rPr>
                              </w:pPr>
                              <w:r w:rsidRPr="00827F94">
                                <w:rPr>
                                  <w:sz w:val="18"/>
                                  <w:szCs w:val="18"/>
                                </w:rPr>
                                <w:t>})</w:t>
                              </w:r>
                            </w:p>
                            <w:p w:rsidR="0023747D" w:rsidRPr="00827F94" w:rsidRDefault="0023747D" w:rsidP="00375F9C">
                              <w:pPr>
                                <w:rPr>
                                  <w:szCs w:val="18"/>
                                </w:rPr>
                              </w:pPr>
                              <w:r w:rsidRPr="00827F94">
                                <w:rPr>
                                  <w:sz w:val="18"/>
                                  <w:szCs w:val="18"/>
                                </w:rPr>
                                <w:t>.</w:t>
                              </w:r>
                              <w:proofErr w:type="gramStart"/>
                              <w:r w:rsidRPr="00827F94">
                                <w:rPr>
                                  <w:sz w:val="18"/>
                                  <w:szCs w:val="18"/>
                                </w:rPr>
                                <w:t>show()</w:t>
                              </w:r>
                              <w:proofErr w:type="gramEnd"/>
                            </w:p>
                          </w:txbxContent>
                        </wps:txbx>
                        <wps:bodyPr rot="0" vert="horz" wrap="square" lIns="54000" tIns="46800" rIns="54000" bIns="45720" anchor="t" anchorCtr="0" upright="1">
                          <a:spAutoFit/>
                        </wps:bodyPr>
                      </wps:wsp>
                      <wps:wsp>
                        <wps:cNvPr id="233" name="AutoShape 153"/>
                        <wps:cNvSpPr>
                          <a:spLocks noChangeArrowheads="1"/>
                        </wps:cNvSpPr>
                        <wps:spPr bwMode="auto">
                          <a:xfrm flipH="1">
                            <a:off x="1943100" y="396240"/>
                            <a:ext cx="2400300" cy="198120"/>
                          </a:xfrm>
                          <a:prstGeom prst="wedgeRoundRectCallout">
                            <a:avLst>
                              <a:gd name="adj1" fmla="val 66319"/>
                              <a:gd name="adj2" fmla="val 23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A</w:t>
                              </w:r>
                              <w:r>
                                <w:rPr>
                                  <w:rFonts w:hint="eastAsia"/>
                                  <w:szCs w:val="18"/>
                                </w:rPr>
                                <w:t>fter it was rendered into DOM</w:t>
                              </w:r>
                            </w:p>
                          </w:txbxContent>
                        </wps:txbx>
                        <wps:bodyPr rot="0" vert="horz" wrap="square" lIns="0" tIns="0" rIns="0" bIns="0" anchor="t" anchorCtr="0" upright="1">
                          <a:noAutofit/>
                        </wps:bodyPr>
                      </wps:wsp>
                    </wpc:wpc>
                  </a:graphicData>
                </a:graphic>
              </wp:inline>
            </w:drawing>
          </mc:Choice>
          <mc:Fallback>
            <w:pict>
              <v:group id="画布 150" o:spid="_x0000_s2123"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">
                <v:shape id="_x0000_s2124" type="#_x0000_t75" style="position:absolute;width:52578;height:15716;visibility:visible;mso-wrap-style:square">
                  <v:fill o:detectmouseclick="t"/>
                  <v:path o:connecttype="none"/>
                </v:shape>
                <v:shape id="Text Box 152" o:spid="_x0000_s2125"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pQcQA&#10;AADcAAAADwAAAGRycy9kb3ducmV2LnhtbESPwWrDMBBE74X8g9hAb42cFELiRg6lobiXQOuk98Xa&#10;WsbWykiK4/x9FSj0OMzMG2a3n2wvRvKhdaxguchAENdOt9woOJ/enzYgQkTW2DsmBTcKsC9mDzvM&#10;tbvyF41VbESCcMhRgYlxyKUMtSGLYeEG4uT9OG8xJukbqT1eE9z2cpVla2mx5bRgcKA3Q3VXXayC&#10;ujtMh7L9Nn682M2n3pa347pU6nE+vb6AiDTF//Bf+0MrWD0v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w6UHEAAAA3AAAAA8AAAAAAAAAAAAAAAAAmAIAAGRycy9k&#10;b3ducmV2LnhtbFBLBQYAAAAABAAEAPUAAACJAwAAAAA=&#10;" strokeweight="1pt">
                  <v:textbox style="mso-fit-shape-to-text:t" inset="1.5mm,1.3mm,1.5mm">
                    <w:txbxContent>
                      <w:p w:rsidR="0023747D" w:rsidRPr="00827F94" w:rsidRDefault="0023747D" w:rsidP="00375F9C">
                        <w:pPr>
                          <w:spacing w:line="240" w:lineRule="exact"/>
                          <w:rPr>
                            <w:sz w:val="18"/>
                            <w:szCs w:val="18"/>
                          </w:rPr>
                        </w:pPr>
                        <w:r w:rsidRPr="00827F94">
                          <w:rPr>
                            <w:sz w:val="18"/>
                            <w:szCs w:val="18"/>
                          </w:rPr>
                          <w:t>(</w:t>
                        </w:r>
                        <w:proofErr w:type="gramStart"/>
                        <w:r w:rsidRPr="00827F94">
                          <w:rPr>
                            <w:color w:val="0000FF"/>
                            <w:sz w:val="18"/>
                            <w:szCs w:val="18"/>
                          </w:rPr>
                          <w:t>new</w:t>
                        </w:r>
                        <w:proofErr w:type="gramEnd"/>
                        <w:r w:rsidRPr="00827F94">
                          <w:rPr>
                            <w:sz w:val="18"/>
                            <w:szCs w:val="18"/>
                          </w:rPr>
                          <w:t xml:space="preserve"> </w:t>
                        </w:r>
                        <w:r w:rsidR="00105B39">
                          <w:rPr>
                            <w:sz w:val="18"/>
                            <w:szCs w:val="18"/>
                          </w:rPr>
                          <w:t>xui</w:t>
                        </w:r>
                        <w:r w:rsidRPr="00827F94">
                          <w:rPr>
                            <w:sz w:val="18"/>
                            <w:szCs w:val="18"/>
                          </w:rPr>
                          <w:t>.UI.SButton)</w:t>
                        </w:r>
                      </w:p>
                      <w:p w:rsidR="0023747D" w:rsidRPr="00827F94" w:rsidRDefault="0023747D" w:rsidP="00375F9C">
                        <w:pPr>
                          <w:spacing w:line="240" w:lineRule="exact"/>
                          <w:rPr>
                            <w:sz w:val="18"/>
                            <w:szCs w:val="18"/>
                          </w:rPr>
                        </w:pPr>
                        <w:r w:rsidRPr="00827F94">
                          <w:rPr>
                            <w:rFonts w:hint="eastAsia"/>
                            <w:sz w:val="18"/>
                            <w:szCs w:val="18"/>
                          </w:rPr>
                          <w:t>.</w:t>
                        </w:r>
                        <w:proofErr w:type="gramStart"/>
                        <w:r w:rsidRPr="00827F94">
                          <w:rPr>
                            <w:rFonts w:hint="eastAsia"/>
                            <w:sz w:val="18"/>
                            <w:szCs w:val="18"/>
                          </w:rPr>
                          <w:t>setCaption(</w:t>
                        </w:r>
                        <w:proofErr w:type="gramEnd"/>
                        <w:r w:rsidRPr="00827F94">
                          <w:rPr>
                            <w:rFonts w:hint="eastAsia"/>
                            <w:color w:val="FF00FF"/>
                            <w:sz w:val="18"/>
                            <w:szCs w:val="18"/>
                          </w:rPr>
                          <w:t>"</w:t>
                        </w:r>
                        <w:r>
                          <w:rPr>
                            <w:rFonts w:hint="eastAsia"/>
                            <w:color w:val="FF00FF"/>
                            <w:sz w:val="18"/>
                            <w:szCs w:val="18"/>
                          </w:rPr>
                          <w:t xml:space="preserve">Use </w:t>
                        </w:r>
                        <w:r w:rsidRPr="00827F94">
                          <w:rPr>
                            <w:rFonts w:hint="eastAsia"/>
                            <w:color w:val="FF00FF"/>
                            <w:sz w:val="18"/>
                            <w:szCs w:val="18"/>
                          </w:rPr>
                          <w:t>getSubNode</w:t>
                        </w:r>
                        <w:r>
                          <w:rPr>
                            <w:rFonts w:hint="eastAsia"/>
                            <w:color w:val="FF00FF"/>
                            <w:sz w:val="18"/>
                            <w:szCs w:val="18"/>
                          </w:rPr>
                          <w:t xml:space="preserve"> and </w:t>
                        </w:r>
                        <w:r w:rsidRPr="00827F94">
                          <w:rPr>
                            <w:rFonts w:hint="eastAsia"/>
                            <w:color w:val="FF00FF"/>
                            <w:sz w:val="18"/>
                            <w:szCs w:val="18"/>
                          </w:rPr>
                          <w:t>css "</w:t>
                        </w:r>
                        <w:r w:rsidRPr="00827F94">
                          <w:rPr>
                            <w:rFonts w:hint="eastAsia"/>
                            <w:sz w:val="18"/>
                            <w:szCs w:val="18"/>
                          </w:rPr>
                          <w:t>)</w:t>
                        </w:r>
                      </w:p>
                      <w:p w:rsidR="0023747D" w:rsidRPr="00827F94" w:rsidRDefault="0023747D" w:rsidP="00375F9C">
                        <w:pPr>
                          <w:spacing w:line="240" w:lineRule="exact"/>
                          <w:rPr>
                            <w:sz w:val="18"/>
                            <w:szCs w:val="18"/>
                          </w:rPr>
                        </w:pPr>
                        <w:r w:rsidRPr="00827F94">
                          <w:rPr>
                            <w:sz w:val="18"/>
                            <w:szCs w:val="18"/>
                          </w:rPr>
                          <w:t>.</w:t>
                        </w:r>
                        <w:proofErr w:type="gramStart"/>
                        <w:r w:rsidRPr="00827F94">
                          <w:rPr>
                            <w:sz w:val="18"/>
                            <w:szCs w:val="18"/>
                          </w:rPr>
                          <w:t>onRender(</w:t>
                        </w:r>
                        <w:proofErr w:type="gramEnd"/>
                        <w:r w:rsidRPr="00827F94">
                          <w:rPr>
                            <w:color w:val="0000FF"/>
                            <w:sz w:val="18"/>
                            <w:szCs w:val="18"/>
                          </w:rPr>
                          <w:t>function</w:t>
                        </w:r>
                        <w:r w:rsidRPr="00827F94">
                          <w:rPr>
                            <w:sz w:val="18"/>
                            <w:szCs w:val="18"/>
                          </w:rPr>
                          <w:t>(profile){</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profile.getSubNode(</w:t>
                        </w:r>
                        <w:proofErr w:type="gramEnd"/>
                        <w:r w:rsidRPr="00827F94">
                          <w:rPr>
                            <w:color w:val="FF00FF"/>
                            <w:sz w:val="18"/>
                            <w:szCs w:val="18"/>
                          </w:rPr>
                          <w:t>'FOCUS'</w:t>
                        </w:r>
                        <w:r w:rsidRPr="00827F94">
                          <w:rPr>
                            <w:sz w:val="18"/>
                            <w:szCs w:val="18"/>
                          </w:rPr>
                          <w:t>).css({</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fontWeight</w:t>
                        </w:r>
                        <w:proofErr w:type="gramEnd"/>
                        <w:r w:rsidRPr="00827F94">
                          <w:rPr>
                            <w:sz w:val="18"/>
                            <w:szCs w:val="18"/>
                          </w:rPr>
                          <w:t>:</w:t>
                        </w:r>
                        <w:r w:rsidRPr="00827F94">
                          <w:rPr>
                            <w:color w:val="FF00FF"/>
                            <w:sz w:val="18"/>
                            <w:szCs w:val="18"/>
                          </w:rPr>
                          <w:t>'bold'</w:t>
                        </w:r>
                        <w:r w:rsidRPr="00827F94">
                          <w:rPr>
                            <w:sz w:val="18"/>
                            <w:szCs w:val="18"/>
                          </w:rPr>
                          <w:t>,</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color</w:t>
                        </w:r>
                        <w:proofErr w:type="gramEnd"/>
                        <w:r w:rsidRPr="00827F94">
                          <w:rPr>
                            <w:sz w:val="18"/>
                            <w:szCs w:val="18"/>
                          </w:rPr>
                          <w:t>:</w:t>
                        </w:r>
                        <w:r w:rsidRPr="00827F94">
                          <w:rPr>
                            <w:color w:val="FF00FF"/>
                            <w:sz w:val="18"/>
                            <w:szCs w:val="18"/>
                          </w:rPr>
                          <w:t>'#ff0000'</w:t>
                        </w:r>
                      </w:p>
                      <w:p w:rsidR="0023747D" w:rsidRPr="00827F94" w:rsidRDefault="0023747D" w:rsidP="00375F9C">
                        <w:pPr>
                          <w:spacing w:line="240" w:lineRule="exact"/>
                          <w:rPr>
                            <w:sz w:val="18"/>
                            <w:szCs w:val="18"/>
                          </w:rPr>
                        </w:pPr>
                        <w:r w:rsidRPr="00827F94">
                          <w:rPr>
                            <w:sz w:val="18"/>
                            <w:szCs w:val="18"/>
                          </w:rPr>
                          <w:t xml:space="preserve">    });</w:t>
                        </w:r>
                      </w:p>
                      <w:p w:rsidR="0023747D" w:rsidRPr="00827F94" w:rsidRDefault="0023747D" w:rsidP="00375F9C">
                        <w:pPr>
                          <w:spacing w:line="240" w:lineRule="exact"/>
                          <w:rPr>
                            <w:sz w:val="18"/>
                            <w:szCs w:val="18"/>
                          </w:rPr>
                        </w:pPr>
                        <w:r w:rsidRPr="00827F94">
                          <w:rPr>
                            <w:sz w:val="18"/>
                            <w:szCs w:val="18"/>
                          </w:rPr>
                          <w:t>})</w:t>
                        </w:r>
                      </w:p>
                      <w:p w:rsidR="0023747D" w:rsidRPr="00827F94" w:rsidRDefault="0023747D" w:rsidP="00375F9C">
                        <w:pPr>
                          <w:rPr>
                            <w:szCs w:val="18"/>
                          </w:rPr>
                        </w:pPr>
                        <w:r w:rsidRPr="00827F94">
                          <w:rPr>
                            <w:sz w:val="18"/>
                            <w:szCs w:val="18"/>
                          </w:rPr>
                          <w:t>.</w:t>
                        </w:r>
                        <w:proofErr w:type="gramStart"/>
                        <w:r w:rsidRPr="00827F94">
                          <w:rPr>
                            <w:sz w:val="18"/>
                            <w:szCs w:val="18"/>
                          </w:rPr>
                          <w:t>show()</w:t>
                        </w:r>
                        <w:proofErr w:type="gramEnd"/>
                      </w:p>
                    </w:txbxContent>
                  </v:textbox>
                </v:shape>
                <v:shape id="AutoShape 153" o:spid="_x0000_s2126" type="#_x0000_t62" style="position:absolute;left:19431;top:3962;width:2400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ZzcYA&#10;AADcAAAADwAAAGRycy9kb3ducmV2LnhtbESP3WrCQBSE7wu+w3IE7+rGWIqkriJCsbTgX4TeHrKn&#10;SWr2bNhdNXn7rlDwcpiZb5j5sjONuJLztWUFk3ECgriwuuZSwSl/f56B8AFZY2OZFPTkYbkYPM0x&#10;0/bGB7oeQykihH2GCqoQ2kxKX1Rk0I9tSxy9H+sMhihdKbXDW4SbRqZJ8ioN1hwXKmxpXVFxPl6M&#10;gt+82ZltfnD9y9fm1H/uyvR7s1dqNOxWbyACdeER/m9/aAXpdAr3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QZzcYAAADcAAAADwAAAAAAAAAAAAAAAACYAgAAZHJz&#10;L2Rvd25yZXYueG1sUEsFBgAAAAAEAAQA9QAAAIsDAAAAAA==&#10;" adj="25125,15784" fillcolor="#ff9">
                  <v:textbox inset="0,0,0,0">
                    <w:txbxContent>
                      <w:p w:rsidR="0023747D" w:rsidRPr="0078798F" w:rsidRDefault="0023747D" w:rsidP="00375F9C">
                        <w:pPr>
                          <w:rPr>
                            <w:szCs w:val="18"/>
                          </w:rPr>
                        </w:pPr>
                        <w:r>
                          <w:rPr>
                            <w:szCs w:val="18"/>
                          </w:rPr>
                          <w:t>A</w:t>
                        </w:r>
                        <w:r>
                          <w:rPr>
                            <w:rFonts w:hint="eastAsia"/>
                            <w:szCs w:val="18"/>
                          </w:rPr>
                          <w:t>fter it was rendered into DOM</w:t>
                        </w: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Default="005C781A" w:rsidP="00375F9C">
      <w:pPr>
        <w:jc w:val="center"/>
      </w:pPr>
      <w:r>
        <w:rPr>
          <w:rFonts w:hint="eastAsia"/>
          <w:noProof/>
        </w:rPr>
        <w:lastRenderedPageBreak/>
        <w:drawing>
          <wp:inline distT="0" distB="0" distL="0" distR="0" wp14:anchorId="1DF4BCD8" wp14:editId="50FD788B">
            <wp:extent cx="1571625" cy="285750"/>
            <wp:effectExtent l="0" t="0" r="9525"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571625" cy="285750"/>
                    </a:xfrm>
                    <a:prstGeom prst="rect">
                      <a:avLst/>
                    </a:prstGeom>
                    <a:noFill/>
                    <a:ln>
                      <a:noFill/>
                    </a:ln>
                  </pic:spPr>
                </pic:pic>
              </a:graphicData>
            </a:graphic>
          </wp:inline>
        </w:drawing>
      </w:r>
    </w:p>
    <w:p w:rsidR="00375F9C" w:rsidRDefault="00375F9C" w:rsidP="00E45D25">
      <w:pPr>
        <w:pStyle w:val="3"/>
        <w:numPr>
          <w:ilvl w:val="2"/>
          <w:numId w:val="17"/>
        </w:numPr>
      </w:pPr>
      <w:bookmarkStart w:id="254" w:name="_Toc453071876"/>
      <w:r>
        <w:rPr>
          <w:rFonts w:hint="eastAsia"/>
        </w:rPr>
        <w:t xml:space="preserve">Custom </w:t>
      </w:r>
      <w:r w:rsidR="00105B39">
        <w:rPr>
          <w:rFonts w:hint="eastAsia"/>
        </w:rPr>
        <w:t>one instance only</w:t>
      </w:r>
      <w:r>
        <w:rPr>
          <w:rFonts w:hint="eastAsia"/>
        </w:rPr>
        <w:t xml:space="preserve"> - 6</w:t>
      </w:r>
      <w:bookmarkEnd w:id="254"/>
    </w:p>
    <w:p w:rsidR="00375F9C" w:rsidRPr="00A00C39" w:rsidRDefault="00375F9C" w:rsidP="00375F9C">
      <w:pPr>
        <w:rPr>
          <w:b/>
        </w:rPr>
      </w:pPr>
      <w:r w:rsidRPr="00A00C39">
        <w:rPr>
          <w:b/>
        </w:rPr>
        <w:t>I</w:t>
      </w:r>
      <w:r w:rsidRPr="00A00C39">
        <w:rPr>
          <w:rFonts w:hint="eastAsia"/>
          <w:b/>
        </w:rPr>
        <w:t>nput:</w:t>
      </w:r>
    </w:p>
    <w:p w:rsidR="00375F9C" w:rsidRDefault="005C781A" w:rsidP="00375F9C">
      <w:r>
        <w:rPr>
          <w:noProof/>
        </w:rPr>
        <mc:AlternateContent>
          <mc:Choice Requires="wpc">
            <w:drawing>
              <wp:inline distT="0" distB="0" distL="0" distR="0" wp14:anchorId="56BE4FC0" wp14:editId="5E065031">
                <wp:extent cx="5257800" cy="2181225"/>
                <wp:effectExtent l="9525" t="0" r="9525" b="9525"/>
                <wp:docPr id="141" name="画布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7" name="Text Box 143"/>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.CSS.addStyleSheet(</w:t>
                              </w:r>
                              <w:proofErr w:type="gramEnd"/>
                              <w:r w:rsidR="0023747D" w:rsidRPr="00C12BBD">
                                <w:rPr>
                                  <w:color w:val="FF00FF"/>
                                  <w:sz w:val="18"/>
                                  <w:szCs w:val="18"/>
                                </w:rPr>
                                <w:t>".my-listitem{font-weight:bold;color:#ff0000;}"</w:t>
                              </w:r>
                              <w:r w:rsidR="0023747D" w:rsidRPr="00C12BBD">
                                <w:rPr>
                                  <w:sz w:val="18"/>
                                  <w:szCs w:val="18"/>
                                </w:rPr>
                                <w:t xml:space="preserve">, </w:t>
                              </w:r>
                              <w:r w:rsidR="0023747D" w:rsidRPr="00C12BBD">
                                <w:rPr>
                                  <w:color w:val="FF00FF"/>
                                  <w:sz w:val="18"/>
                                  <w:szCs w:val="18"/>
                                </w:rPr>
                                <w:t>"my_css"</w:t>
                              </w:r>
                              <w:r w:rsidR="0023747D" w:rsidRPr="00C12BBD">
                                <w:rPr>
                                  <w:sz w:val="18"/>
                                  <w:szCs w:val="18"/>
                                </w:rPr>
                                <w:t>);</w:t>
                              </w:r>
                            </w:p>
                            <w:p w:rsidR="0023747D" w:rsidRPr="00C12BBD" w:rsidRDefault="0023747D" w:rsidP="00375F9C">
                              <w:pPr>
                                <w:spacing w:line="240" w:lineRule="exact"/>
                                <w:rPr>
                                  <w:sz w:val="18"/>
                                  <w:szCs w:val="18"/>
                                </w:rPr>
                              </w:pP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.create(</w:t>
                              </w:r>
                              <w:proofErr w:type="gramEnd"/>
                              <w:r w:rsidR="0023747D" w:rsidRPr="00C12BBD">
                                <w:rPr>
                                  <w:color w:val="FF00FF"/>
                                  <w:sz w:val="18"/>
                                  <w:szCs w:val="18"/>
                                </w:rPr>
                                <w:t>'List'</w:t>
                              </w:r>
                              <w:r w:rsidR="0023747D" w:rsidRPr="00C12BBD">
                                <w:rPr>
                                  <w:sz w:val="18"/>
                                  <w:szCs w:val="18"/>
                                </w:rPr>
                                <w:t>,{items:[{</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1"</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#00ff00;margin:2px;"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2"</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#0000ff;margin:4px;"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3"</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itemClass</w:t>
                              </w:r>
                              <w:proofErr w:type="gramEnd"/>
                              <w:r w:rsidRPr="00C12BBD">
                                <w:rPr>
                                  <w:sz w:val="18"/>
                                  <w:szCs w:val="18"/>
                                </w:rPr>
                                <w:t>:</w:t>
                              </w:r>
                              <w:r w:rsidRPr="00C12BBD">
                                <w:rPr>
                                  <w:color w:val="FF00FF"/>
                                  <w:sz w:val="18"/>
                                  <w:szCs w:val="18"/>
                                </w:rPr>
                                <w:t>"my-listitem"</w:t>
                              </w:r>
                            </w:p>
                            <w:p w:rsidR="0023747D" w:rsidRPr="00C12BBD" w:rsidRDefault="0023747D" w:rsidP="00375F9C">
                              <w:pPr>
                                <w:rPr>
                                  <w:szCs w:val="18"/>
                                </w:rPr>
                              </w:pPr>
                              <w:r w:rsidRPr="00C12BBD">
                                <w:rPr>
                                  <w:sz w:val="18"/>
                                  <w:szCs w:val="18"/>
                                </w:rPr>
                                <w:t>}]}).</w:t>
                              </w:r>
                              <w:proofErr w:type="gramStart"/>
                              <w:r w:rsidRPr="00C12BBD">
                                <w:rPr>
                                  <w:sz w:val="18"/>
                                  <w:szCs w:val="18"/>
                                </w:rPr>
                                <w:t>show()</w:t>
                              </w:r>
                              <w:proofErr w:type="gramEnd"/>
                            </w:p>
                          </w:txbxContent>
                        </wps:txbx>
                        <wps:bodyPr rot="0" vert="horz" wrap="square" lIns="54000" tIns="46800" rIns="54000" bIns="45720" anchor="t" anchorCtr="0" upright="1">
                          <a:spAutoFit/>
                        </wps:bodyPr>
                      </wps:wsp>
                      <wps:wsp>
                        <wps:cNvPr id="229" name="AutoShape 688"/>
                        <wps:cNvSpPr>
                          <a:spLocks noChangeArrowheads="1"/>
                        </wps:cNvSpPr>
                        <wps:spPr bwMode="auto">
                          <a:xfrm flipH="1">
                            <a:off x="2286000" y="693420"/>
                            <a:ext cx="2628900" cy="396240"/>
                          </a:xfrm>
                          <a:prstGeom prst="wedgeRoundRectCallout">
                            <a:avLst>
                              <a:gd name="adj1" fmla="val 34972"/>
                              <a:gd name="adj2" fmla="val -11009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41" o:spid="_x0000_s2127"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">
                <v:shape id="_x0000_s2128" type="#_x0000_t75" style="position:absolute;width:52578;height:21812;visibility:visible;mso-wrap-style:square">
                  <v:fill o:detectmouseclick="t"/>
                  <v:path o:connecttype="none"/>
                </v:shape>
                <v:shape id="Text Box 143" o:spid="_x0000_s2129"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Cc8MA&#10;AADcAAAADwAAAGRycy9kb3ducmV2LnhtbESPQWsCMRSE74L/ITzBm2a7B2tXoxRF1kvB2vb+2Dw3&#10;i5uXJYnr+u+bgtDjMDPfMOvtYFvRkw+NYwUv8wwEceV0w7WC76/DbAkiRGSNrWNS8KAA2814tMZC&#10;uzt/Un+OtUgQDgUqMDF2hZShMmQxzF1HnLyL8xZjkr6W2uM9wW0r8yxbSIsNpwWDHe0MVdfzzSqo&#10;rvthXzY/xvc3uzzpt/LxsSiVmk6G9xWISEP8Dz/bR60gz1/h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xCc8MAAADcAAAADwAAAAAAAAAAAAAAAACYAgAAZHJzL2Rv&#10;d25yZXYueG1sUEsFBgAAAAAEAAQA9QAAAIgDAAAAAA==&#10;" strokeweight="1pt">
                  <v:textbox style="mso-fit-shape-to-text:t"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.CSS.addStyleSheet(</w:t>
                        </w:r>
                        <w:proofErr w:type="gramEnd"/>
                        <w:r w:rsidR="0023747D" w:rsidRPr="00C12BBD">
                          <w:rPr>
                            <w:color w:val="FF00FF"/>
                            <w:sz w:val="18"/>
                            <w:szCs w:val="18"/>
                          </w:rPr>
                          <w:t>".my-listitem{font-weight:bold;color:#ff0000;}"</w:t>
                        </w:r>
                        <w:r w:rsidR="0023747D" w:rsidRPr="00C12BBD">
                          <w:rPr>
                            <w:sz w:val="18"/>
                            <w:szCs w:val="18"/>
                          </w:rPr>
                          <w:t xml:space="preserve">, </w:t>
                        </w:r>
                        <w:r w:rsidR="0023747D" w:rsidRPr="00C12BBD">
                          <w:rPr>
                            <w:color w:val="FF00FF"/>
                            <w:sz w:val="18"/>
                            <w:szCs w:val="18"/>
                          </w:rPr>
                          <w:t>"my_css"</w:t>
                        </w:r>
                        <w:r w:rsidR="0023747D" w:rsidRPr="00C12BBD">
                          <w:rPr>
                            <w:sz w:val="18"/>
                            <w:szCs w:val="18"/>
                          </w:rPr>
                          <w:t>);</w:t>
                        </w:r>
                      </w:p>
                      <w:p w:rsidR="0023747D" w:rsidRPr="00C12BBD" w:rsidRDefault="0023747D" w:rsidP="00375F9C">
                        <w:pPr>
                          <w:spacing w:line="240" w:lineRule="exact"/>
                          <w:rPr>
                            <w:sz w:val="18"/>
                            <w:szCs w:val="18"/>
                          </w:rPr>
                        </w:pP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.create(</w:t>
                        </w:r>
                        <w:proofErr w:type="gramEnd"/>
                        <w:r w:rsidR="0023747D" w:rsidRPr="00C12BBD">
                          <w:rPr>
                            <w:color w:val="FF00FF"/>
                            <w:sz w:val="18"/>
                            <w:szCs w:val="18"/>
                          </w:rPr>
                          <w:t>'List'</w:t>
                        </w:r>
                        <w:r w:rsidR="0023747D" w:rsidRPr="00C12BBD">
                          <w:rPr>
                            <w:sz w:val="18"/>
                            <w:szCs w:val="18"/>
                          </w:rPr>
                          <w:t>,{items:[{</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1"</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#00ff00;margin:2px;"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2"</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#0000ff;margin:4px;"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3"</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itemClass</w:t>
                        </w:r>
                        <w:proofErr w:type="gramEnd"/>
                        <w:r w:rsidRPr="00C12BBD">
                          <w:rPr>
                            <w:sz w:val="18"/>
                            <w:szCs w:val="18"/>
                          </w:rPr>
                          <w:t>:</w:t>
                        </w:r>
                        <w:r w:rsidRPr="00C12BBD">
                          <w:rPr>
                            <w:color w:val="FF00FF"/>
                            <w:sz w:val="18"/>
                            <w:szCs w:val="18"/>
                          </w:rPr>
                          <w:t>"my-listitem"</w:t>
                        </w:r>
                      </w:p>
                      <w:p w:rsidR="0023747D" w:rsidRPr="00C12BBD" w:rsidRDefault="0023747D" w:rsidP="00375F9C">
                        <w:pPr>
                          <w:rPr>
                            <w:szCs w:val="18"/>
                          </w:rPr>
                        </w:pPr>
                        <w:r w:rsidRPr="00C12BBD">
                          <w:rPr>
                            <w:sz w:val="18"/>
                            <w:szCs w:val="18"/>
                          </w:rPr>
                          <w:t>}]}).</w:t>
                        </w:r>
                        <w:proofErr w:type="gramStart"/>
                        <w:r w:rsidRPr="00C12BBD">
                          <w:rPr>
                            <w:sz w:val="18"/>
                            <w:szCs w:val="18"/>
                          </w:rPr>
                          <w:t>show()</w:t>
                        </w:r>
                        <w:proofErr w:type="gramEnd"/>
                      </w:p>
                    </w:txbxContent>
                  </v:textbox>
                </v:shape>
                <v:shape id="AutoShape 688" o:spid="_x0000_s2130" type="#_x0000_t62" style="position:absolute;left:22860;top:6934;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RQcUA&#10;AADcAAAADwAAAGRycy9kb3ducmV2LnhtbESPQWvCQBCF74L/YRmhN90YSqnRVURQWuihWtHruDsm&#10;wexsyK4m+uu7QqHHx5v3vXmzRWcrcaPGl44VjEcJCGLtTMm5gv3PevgOwgdkg5VjUnAnD4t5vzfD&#10;zLiWt3TbhVxECPsMFRQh1JmUXhdk0Y9cTRy9s2sshiibXJoG2wi3lUyT5E1aLDk2FFjTqiB92V1t&#10;fEN/bQ6ny7E6vG4e7cl/3vX3o1TqZdAtpyACdeH/+C/9YRSk6QSeYyIB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1FBxQAAANwAAAAPAAAAAAAAAAAAAAAAAJgCAABkcnMv&#10;ZG93bnJldi54bWxQSwUGAAAAAAQABAD1AAAAigMAAAAA&#10;" adj="18354,-12981"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Output</w:t>
      </w:r>
      <w:r w:rsidRPr="00A00C39">
        <w:rPr>
          <w:rFonts w:hint="eastAsia"/>
          <w:b/>
        </w:rPr>
        <w:t>:</w:t>
      </w:r>
    </w:p>
    <w:p w:rsidR="00375F9C" w:rsidRDefault="005C781A" w:rsidP="00375F9C">
      <w:r>
        <w:rPr>
          <w:rFonts w:hint="eastAsia"/>
          <w:noProof/>
        </w:rPr>
        <w:drawing>
          <wp:inline distT="0" distB="0" distL="0" distR="0" wp14:anchorId="333F40AB" wp14:editId="1CA0A3EF">
            <wp:extent cx="1219200" cy="148590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219200" cy="1485900"/>
                    </a:xfrm>
                    <a:prstGeom prst="rect">
                      <a:avLst/>
                    </a:prstGeom>
                    <a:noFill/>
                    <a:ln>
                      <a:noFill/>
                    </a:ln>
                  </pic:spPr>
                </pic:pic>
              </a:graphicData>
            </a:graphic>
          </wp:inline>
        </w:drawing>
      </w:r>
    </w:p>
    <w:p w:rsidR="00375F9C" w:rsidRDefault="00375F9C" w:rsidP="00E45D25">
      <w:pPr>
        <w:pStyle w:val="3"/>
        <w:numPr>
          <w:ilvl w:val="2"/>
          <w:numId w:val="17"/>
        </w:numPr>
      </w:pPr>
      <w:bookmarkStart w:id="255" w:name="_Toc453071877"/>
      <w:r>
        <w:rPr>
          <w:rFonts w:hint="eastAsia"/>
        </w:rPr>
        <w:t>Custom style for an UI Class</w:t>
      </w:r>
      <w:bookmarkEnd w:id="255"/>
    </w:p>
    <w:p w:rsidR="00375F9C" w:rsidRPr="00A00C39" w:rsidRDefault="00375F9C" w:rsidP="00375F9C">
      <w:pPr>
        <w:rPr>
          <w:b/>
        </w:rPr>
      </w:pPr>
      <w:r w:rsidRPr="00A00C39">
        <w:rPr>
          <w:b/>
        </w:rPr>
        <w:t>I</w:t>
      </w:r>
      <w:r w:rsidRPr="00A00C39">
        <w:rPr>
          <w:rFonts w:hint="eastAsia"/>
          <w:b/>
        </w:rPr>
        <w:t>nput:</w:t>
      </w:r>
    </w:p>
    <w:p w:rsidR="00375F9C" w:rsidRDefault="005C781A" w:rsidP="00375F9C">
      <w:pPr>
        <w:jc w:val="center"/>
      </w:pPr>
      <w:r>
        <w:rPr>
          <w:noProof/>
        </w:rPr>
        <mc:AlternateContent>
          <mc:Choice Requires="wpc">
            <w:drawing>
              <wp:inline distT="0" distB="0" distL="0" distR="0" wp14:anchorId="59BDCA0F" wp14:editId="60FD912A">
                <wp:extent cx="5257800" cy="1485900"/>
                <wp:effectExtent l="9525" t="0" r="9525" b="9525"/>
                <wp:docPr id="128" name="画布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 name="Text Box 130"/>
                        <wps:cNvSpPr txBox="1">
                          <a:spLocks noChangeArrowheads="1"/>
                        </wps:cNvSpPr>
                        <wps:spPr bwMode="auto">
                          <a:xfrm>
                            <a:off x="0" y="48895"/>
                            <a:ext cx="5257800" cy="143700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726AAF"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04795" w:rsidRDefault="00726AAF" w:rsidP="00375F9C">
                              <w:pPr>
                                <w:spacing w:line="240" w:lineRule="exact"/>
                                <w:rPr>
                                  <w:sz w:val="18"/>
                                  <w:szCs w:val="18"/>
                                </w:rPr>
                              </w:pPr>
                              <w:proofErr w:type="gramStart"/>
                              <w:r>
                                <w:rPr>
                                  <w:sz w:val="18"/>
                                  <w:szCs w:val="18"/>
                                </w:rPr>
                                <w:t>xui</w:t>
                              </w:r>
                              <w:r w:rsidR="0023747D" w:rsidRPr="00C04795">
                                <w:rPr>
                                  <w:sz w:val="18"/>
                                  <w:szCs w:val="18"/>
                                </w:rPr>
                                <w:t>.CSS.addStyleSheet(</w:t>
                              </w:r>
                              <w:proofErr w:type="gramEnd"/>
                              <w:r w:rsidR="0023747D" w:rsidRPr="00C04795">
                                <w:rPr>
                                  <w:color w:val="FF00FF"/>
                                  <w:sz w:val="18"/>
                                  <w:szCs w:val="18"/>
                                </w:rPr>
                                <w:t>".</w:t>
                              </w:r>
                              <w:r>
                                <w:rPr>
                                  <w:color w:val="FF00FF"/>
                                  <w:sz w:val="18"/>
                                  <w:szCs w:val="18"/>
                                </w:rPr>
                                <w:t>xui</w:t>
                              </w:r>
                              <w:r w:rsidR="0023747D" w:rsidRPr="00C04795">
                                <w:rPr>
                                  <w:color w:val="FF00FF"/>
                                  <w:sz w:val="18"/>
                                  <w:szCs w:val="18"/>
                                </w:rPr>
                                <w:t>-sbutton-focus{font-weight:bold;color:#ff0000;}"</w:t>
                              </w:r>
                              <w:r w:rsidR="0023747D" w:rsidRPr="00C04795">
                                <w:rPr>
                                  <w:sz w:val="18"/>
                                  <w:szCs w:val="18"/>
                                </w:rPr>
                                <w:t xml:space="preserve">, </w:t>
                              </w:r>
                              <w:r w:rsidR="0023747D">
                                <w:rPr>
                                  <w:color w:val="FF00FF"/>
                                  <w:sz w:val="18"/>
                                  <w:szCs w:val="18"/>
                                </w:rPr>
                                <w:t>"</w:t>
                              </w:r>
                              <w:r w:rsidR="0023747D">
                                <w:rPr>
                                  <w:rFonts w:hint="eastAsia"/>
                                  <w:color w:val="FF00FF"/>
                                  <w:sz w:val="18"/>
                                  <w:szCs w:val="18"/>
                                </w:rPr>
                                <w:t>my</w:t>
                              </w:r>
                              <w:r w:rsidR="0023747D">
                                <w:rPr>
                                  <w:color w:val="FF00FF"/>
                                  <w:sz w:val="18"/>
                                  <w:szCs w:val="18"/>
                                </w:rPr>
                                <w:t>_css</w:t>
                              </w:r>
                              <w:r w:rsidR="0023747D" w:rsidRPr="00C04795">
                                <w:rPr>
                                  <w:color w:val="FF00FF"/>
                                  <w:sz w:val="18"/>
                                  <w:szCs w:val="18"/>
                                </w:rPr>
                                <w:t>"</w:t>
                              </w:r>
                              <w:r w:rsidR="0023747D" w:rsidRPr="00C04795">
                                <w:rPr>
                                  <w:sz w:val="18"/>
                                  <w:szCs w:val="18"/>
                                </w:rPr>
                                <w:t>);</w:t>
                              </w:r>
                            </w:p>
                            <w:p w:rsidR="0023747D" w:rsidRPr="00C04795" w:rsidRDefault="0023747D" w:rsidP="00375F9C">
                              <w:pPr>
                                <w:spacing w:line="240" w:lineRule="exact"/>
                                <w:rPr>
                                  <w:sz w:val="18"/>
                                  <w:szCs w:val="18"/>
                                </w:rPr>
                              </w:pP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rPr>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txbxContent>
                        </wps:txbx>
                        <wps:bodyPr rot="0" vert="horz" wrap="square" lIns="54000" tIns="46800" rIns="54000" bIns="45720" anchor="t" anchorCtr="0" upright="1">
                          <a:noAutofit/>
                        </wps:bodyPr>
                      </wps:wsp>
                      <wps:wsp>
                        <wps:cNvPr id="24" name="AutoShape 131"/>
                        <wps:cNvSpPr>
                          <a:spLocks noChangeArrowheads="1"/>
                        </wps:cNvSpPr>
                        <wps:spPr bwMode="auto">
                          <a:xfrm flipH="1">
                            <a:off x="2743200" y="1089660"/>
                            <a:ext cx="1828800" cy="198120"/>
                          </a:xfrm>
                          <a:prstGeom prst="wedgeRoundRectCallout">
                            <a:avLst>
                              <a:gd name="adj1" fmla="val 58403"/>
                              <a:gd name="adj2" fmla="val -1253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All instances were changed</w:t>
                              </w:r>
                            </w:p>
                          </w:txbxContent>
                        </wps:txbx>
                        <wps:bodyPr rot="0" vert="horz" wrap="square" lIns="0" tIns="0" rIns="0" bIns="0" anchor="t" anchorCtr="0" upright="1">
                          <a:noAutofit/>
                        </wps:bodyPr>
                      </wps:wsp>
                      <wps:wsp>
                        <wps:cNvPr id="225" name="AutoShape 132"/>
                        <wps:cNvSpPr>
                          <a:spLocks noChangeArrowheads="1"/>
                        </wps:cNvSpPr>
                        <wps:spPr bwMode="auto">
                          <a:xfrm flipH="1">
                            <a:off x="2628900" y="396240"/>
                            <a:ext cx="2628900" cy="396240"/>
                          </a:xfrm>
                          <a:prstGeom prst="wedgeRoundRectCallout">
                            <a:avLst>
                              <a:gd name="adj1" fmla="val 55843"/>
                              <a:gd name="adj2" fmla="val -43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8" o:spid="_x0000_s2131" editas="canvas" style="width:414pt;height:117pt;mso-position-horizontal-relative:char;mso-position-vertical-relative:line" coordsize="52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">
                <v:shape id="_x0000_s2132" type="#_x0000_t75" style="position:absolute;width:52578;height:14859;visibility:visible;mso-wrap-style:square">
                  <v:fill o:detectmouseclick="t"/>
                  <v:path o:connecttype="none"/>
                </v:shape>
                <v:shape id="Text Box 130" o:spid="_x0000_s2133" type="#_x0000_t202" style="position:absolute;top:488;width:52578;height:14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Q89MQA&#10;AADbAAAADwAAAGRycy9kb3ducmV2LnhtbESPQYvCMBSE74L/ITzBm6aroNI1ioi7LCse1JWlt2fz&#10;bIvNS2mi1n9vBMHjMPPNMNN5Y0pxpdoVlhV89CMQxKnVBWcK/vZfvQkI55E1lpZJwZ0czGft1hRj&#10;bW+8pevOZyKUsItRQe59FUvp0pwMur6tiIN3srVBH2SdSV3jLZSbUg6iaCQNFhwWcqxomVN63l2M&#10;gsFxdfjWi8N4ycNTufn9T9bHJFGq22kWnyA8Nf4dftE/OnBD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PPTEAAAA2wAAAA8AAAAAAAAAAAAAAAAAmAIAAGRycy9k&#10;b3ducmV2LnhtbFBLBQYAAAAABAAEAPUAAACJAwAAAAA=&#10;" strokeweight="1pt">
                  <v:textbox inset="1.5mm,1.3mm,1.5mm">
                    <w:txbxContent>
                      <w:p w:rsidR="0023747D" w:rsidRPr="00176FD6" w:rsidRDefault="00726AAF"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04795" w:rsidRDefault="00726AAF" w:rsidP="00375F9C">
                        <w:pPr>
                          <w:spacing w:line="240" w:lineRule="exact"/>
                          <w:rPr>
                            <w:sz w:val="18"/>
                            <w:szCs w:val="18"/>
                          </w:rPr>
                        </w:pPr>
                        <w:proofErr w:type="gramStart"/>
                        <w:r>
                          <w:rPr>
                            <w:sz w:val="18"/>
                            <w:szCs w:val="18"/>
                          </w:rPr>
                          <w:t>xui</w:t>
                        </w:r>
                        <w:r w:rsidR="0023747D" w:rsidRPr="00C04795">
                          <w:rPr>
                            <w:sz w:val="18"/>
                            <w:szCs w:val="18"/>
                          </w:rPr>
                          <w:t>.CSS.addStyleSheet(</w:t>
                        </w:r>
                        <w:proofErr w:type="gramEnd"/>
                        <w:r w:rsidR="0023747D" w:rsidRPr="00C04795">
                          <w:rPr>
                            <w:color w:val="FF00FF"/>
                            <w:sz w:val="18"/>
                            <w:szCs w:val="18"/>
                          </w:rPr>
                          <w:t>".</w:t>
                        </w:r>
                        <w:r>
                          <w:rPr>
                            <w:color w:val="FF00FF"/>
                            <w:sz w:val="18"/>
                            <w:szCs w:val="18"/>
                          </w:rPr>
                          <w:t>xui</w:t>
                        </w:r>
                        <w:r w:rsidR="0023747D" w:rsidRPr="00C04795">
                          <w:rPr>
                            <w:color w:val="FF00FF"/>
                            <w:sz w:val="18"/>
                            <w:szCs w:val="18"/>
                          </w:rPr>
                          <w:t>-sbutton-focus{font-weight:bold;color:#ff0000;}"</w:t>
                        </w:r>
                        <w:r w:rsidR="0023747D" w:rsidRPr="00C04795">
                          <w:rPr>
                            <w:sz w:val="18"/>
                            <w:szCs w:val="18"/>
                          </w:rPr>
                          <w:t xml:space="preserve">, </w:t>
                        </w:r>
                        <w:r w:rsidR="0023747D">
                          <w:rPr>
                            <w:color w:val="FF00FF"/>
                            <w:sz w:val="18"/>
                            <w:szCs w:val="18"/>
                          </w:rPr>
                          <w:t>"</w:t>
                        </w:r>
                        <w:r w:rsidR="0023747D">
                          <w:rPr>
                            <w:rFonts w:hint="eastAsia"/>
                            <w:color w:val="FF00FF"/>
                            <w:sz w:val="18"/>
                            <w:szCs w:val="18"/>
                          </w:rPr>
                          <w:t>my</w:t>
                        </w:r>
                        <w:r w:rsidR="0023747D">
                          <w:rPr>
                            <w:color w:val="FF00FF"/>
                            <w:sz w:val="18"/>
                            <w:szCs w:val="18"/>
                          </w:rPr>
                          <w:t>_css</w:t>
                        </w:r>
                        <w:r w:rsidR="0023747D" w:rsidRPr="00C04795">
                          <w:rPr>
                            <w:color w:val="FF00FF"/>
                            <w:sz w:val="18"/>
                            <w:szCs w:val="18"/>
                          </w:rPr>
                          <w:t>"</w:t>
                        </w:r>
                        <w:r w:rsidR="0023747D" w:rsidRPr="00C04795">
                          <w:rPr>
                            <w:sz w:val="18"/>
                            <w:szCs w:val="18"/>
                          </w:rPr>
                          <w:t>);</w:t>
                        </w:r>
                      </w:p>
                      <w:p w:rsidR="0023747D" w:rsidRPr="00C04795" w:rsidRDefault="0023747D" w:rsidP="00375F9C">
                        <w:pPr>
                          <w:spacing w:line="240" w:lineRule="exact"/>
                          <w:rPr>
                            <w:sz w:val="18"/>
                            <w:szCs w:val="18"/>
                          </w:rPr>
                        </w:pP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rPr>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txbxContent>
                  </v:textbox>
                </v:shape>
                <v:shape id="AutoShape 131" o:spid="_x0000_s2134" type="#_x0000_t62" style="position:absolute;left:27432;top:10896;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WlsMA&#10;AADbAAAADwAAAGRycy9kb3ducmV2LnhtbESP3WoCMRSE7wt9h3AK3tXEn4qsRilCQZAiXQW9PGyO&#10;u4ubk2UT4/r2jVDo5TAz3zDLdW8bEanztWMNo6ECQVw4U3Op4Xj4ep+D8AHZYOOYNDzIw3r1+rLE&#10;zLg7/1DMQykShH2GGqoQ2kxKX1Rk0Q9dS5y8i+sshiS7UpoO7wluGzlWaiYt1pwWKmxpU1FxzW9W&#10;g7Knab37nnyYZj/fXFFGdY5R68Fb/7kAEagP/+G/9tZoGE/h+S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IWlsMAAADbAAAADwAAAAAAAAAAAAAAAACYAgAAZHJzL2Rv&#10;d25yZXYueG1sUEsFBgAAAAAEAAQA9QAAAIgDAAAAAA==&#10;" adj="23415,-16270" fillcolor="#ff9">
                  <v:textbox inset="0,0,0,0">
                    <w:txbxContent>
                      <w:p w:rsidR="0023747D" w:rsidRPr="0078798F" w:rsidRDefault="0023747D" w:rsidP="00375F9C">
                        <w:pPr>
                          <w:rPr>
                            <w:szCs w:val="18"/>
                          </w:rPr>
                        </w:pPr>
                        <w:r>
                          <w:rPr>
                            <w:rFonts w:hint="eastAsia"/>
                            <w:szCs w:val="18"/>
                          </w:rPr>
                          <w:t>All instances were changed</w:t>
                        </w:r>
                      </w:p>
                    </w:txbxContent>
                  </v:textbox>
                </v:shape>
                <v:shape id="AutoShape 132" o:spid="_x0000_s2135" type="#_x0000_t62" style="position:absolute;left:26289;top:3962;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Jyb8QA&#10;AADcAAAADwAAAGRycy9kb3ducmV2LnhtbESPQYvCMBSE78L+h/AWvGm6BUWrUVaXFU+CtSDeHs2z&#10;LTYvpYm1++83guBxmJlvmOW6N7XoqHWVZQVf4wgEcW51xYWC7PQ7moFwHlljbZkU/JGD9epjsMRE&#10;2wcfqUt9IQKEXYIKSu+bREqXl2TQjW1DHLyrbQ36INtC6hYfAW5qGUfRVBqsOCyU2NC2pPyW3o2C&#10;u7PyTNFhl/102805m1/2m+lEqeFn/70A4an37/CrvdcK4ng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ycm/EAAAA3AAAAA8AAAAAAAAAAAAAAAAAmAIAAGRycy9k&#10;b3ducmV2LnhtbFBLBQYAAAAABAAEAPUAAACJAwAAAAA=&#10;" adj="22862,1419"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Pr="00AD548D" w:rsidRDefault="005C781A" w:rsidP="00375F9C">
      <w:r>
        <w:rPr>
          <w:rFonts w:hint="eastAsia"/>
          <w:noProof/>
        </w:rPr>
        <w:drawing>
          <wp:inline distT="0" distB="0" distL="0" distR="0" wp14:anchorId="7AB6F1CA" wp14:editId="5766C40C">
            <wp:extent cx="3362325" cy="276225"/>
            <wp:effectExtent l="0" t="0" r="9525" b="9525"/>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362325" cy="276225"/>
                    </a:xfrm>
                    <a:prstGeom prst="rect">
                      <a:avLst/>
                    </a:prstGeom>
                    <a:noFill/>
                    <a:ln>
                      <a:noFill/>
                    </a:ln>
                  </pic:spPr>
                </pic:pic>
              </a:graphicData>
            </a:graphic>
          </wp:inline>
        </w:drawing>
      </w:r>
    </w:p>
    <w:p w:rsidR="00375F9C" w:rsidRDefault="00375F9C" w:rsidP="00E45D25">
      <w:pPr>
        <w:pStyle w:val="3"/>
        <w:numPr>
          <w:ilvl w:val="2"/>
          <w:numId w:val="17"/>
        </w:numPr>
      </w:pPr>
      <w:bookmarkStart w:id="256" w:name="_Toc453071878"/>
      <w:r>
        <w:rPr>
          <w:rFonts w:hint="eastAsia"/>
        </w:rPr>
        <w:lastRenderedPageBreak/>
        <w:t>Custom style for all UI Class - skin</w:t>
      </w:r>
      <w:bookmarkEnd w:id="256"/>
    </w:p>
    <w:p w:rsidR="00375F9C" w:rsidRDefault="00375F9C" w:rsidP="00375F9C">
      <w:pPr>
        <w:ind w:left="105" w:hangingChars="50" w:hanging="105"/>
      </w:pPr>
      <w:r>
        <w:rPr>
          <w:rFonts w:hint="eastAsia"/>
        </w:rPr>
        <w:t xml:space="preserve">There are three system </w:t>
      </w:r>
      <w:r w:rsidR="00E71910">
        <w:rPr>
          <w:rFonts w:hint="eastAsia"/>
        </w:rPr>
        <w:t>b</w:t>
      </w:r>
      <w:r w:rsidR="00E71910" w:rsidRPr="00E71910">
        <w:t xml:space="preserve">uilt-in skins </w:t>
      </w:r>
      <w:r>
        <w:rPr>
          <w:rFonts w:hint="eastAsia"/>
        </w:rPr>
        <w:t xml:space="preserve">in </w:t>
      </w:r>
      <w:r w:rsidR="000B5B77">
        <w:rPr>
          <w:rFonts w:hint="eastAsia"/>
        </w:rPr>
        <w:t>CrossUI</w:t>
      </w:r>
      <w:r>
        <w:rPr>
          <w:rFonts w:hint="eastAsia"/>
        </w:rPr>
        <w:t xml:space="preserve">: default, vista and aqua. </w:t>
      </w:r>
      <w:r>
        <w:t>Y</w:t>
      </w:r>
      <w:r>
        <w:rPr>
          <w:rFonts w:hint="eastAsia"/>
        </w:rPr>
        <w:t xml:space="preserve">ou can use </w:t>
      </w:r>
      <w:r w:rsidR="000B7FBF">
        <w:rPr>
          <w:rFonts w:hint="eastAsia"/>
        </w:rPr>
        <w:t>xui</w:t>
      </w:r>
      <w:r>
        <w:rPr>
          <w:rFonts w:hint="eastAsia"/>
        </w:rPr>
        <w:t xml:space="preserve">.setTheme to switch the skin. </w:t>
      </w:r>
      <w:r w:rsidRPr="00741A93">
        <w:t>You can also add your own custom skin easily. Only two steps:</w:t>
      </w:r>
    </w:p>
    <w:p w:rsidR="00375F9C" w:rsidRDefault="00375F9C" w:rsidP="00E45D25">
      <w:pPr>
        <w:pStyle w:val="4"/>
        <w:numPr>
          <w:ilvl w:val="3"/>
          <w:numId w:val="17"/>
        </w:numPr>
      </w:pPr>
      <w:bookmarkStart w:id="257" w:name="_Toc453071879"/>
      <w:r>
        <w:rPr>
          <w:rFonts w:hint="eastAsia"/>
        </w:rPr>
        <w:t>First: Copy</w:t>
      </w:r>
      <w:bookmarkEnd w:id="257"/>
      <w:r>
        <w:rPr>
          <w:rFonts w:hint="eastAsia"/>
        </w:rPr>
        <w:t xml:space="preserve"> </w:t>
      </w:r>
    </w:p>
    <w:p w:rsidR="00375F9C" w:rsidRPr="00182F0A" w:rsidRDefault="00375F9C" w:rsidP="00375F9C">
      <w:r w:rsidRPr="00182F0A">
        <w:t>All skins are in “</w:t>
      </w:r>
      <w:r w:rsidR="00E35A3D">
        <w:t>runtime/xui/</w:t>
      </w:r>
      <w:r w:rsidRPr="00182F0A">
        <w:t xml:space="preserve">appearance”, you can create an new folder (e.g. </w:t>
      </w:r>
      <w:r>
        <w:t>‘</w:t>
      </w:r>
      <w:r w:rsidRPr="00182F0A">
        <w:t>myskin</w:t>
      </w:r>
      <w:r>
        <w:t>’</w:t>
      </w:r>
      <w:r w:rsidRPr="00182F0A">
        <w:t>), and copy all directories and files in an existing skin folder to it.</w:t>
      </w:r>
    </w:p>
    <w:p w:rsidR="00375F9C" w:rsidRDefault="00F665EC" w:rsidP="00375F9C">
      <w:pPr>
        <w:ind w:left="420"/>
      </w:pPr>
      <w:r>
        <w:rPr>
          <w:rFonts w:hint="eastAsia"/>
          <w:noProof/>
        </w:rPr>
        <mc:AlternateContent>
          <mc:Choice Requires="wps">
            <w:drawing>
              <wp:anchor distT="0" distB="0" distL="114300" distR="114300" simplePos="0" relativeHeight="251554304" behindDoc="0" locked="0" layoutInCell="1" allowOverlap="1" wp14:anchorId="24CB1BFE" wp14:editId="1EFD935A">
                <wp:simplePos x="0" y="0"/>
                <wp:positionH relativeFrom="column">
                  <wp:posOffset>619125</wp:posOffset>
                </wp:positionH>
                <wp:positionV relativeFrom="line">
                  <wp:posOffset>3758565</wp:posOffset>
                </wp:positionV>
                <wp:extent cx="914400" cy="198120"/>
                <wp:effectExtent l="0" t="533400" r="19050" b="11430"/>
                <wp:wrapNone/>
                <wp:docPr id="10"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13681"/>
                            <a:gd name="adj2" fmla="val -30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A</w:t>
                            </w:r>
                            <w:r>
                              <w:rPr>
                                <w:rFonts w:hint="eastAsia"/>
                                <w:szCs w:val="18"/>
                              </w:rPr>
                              <w:t xml:space="preserve"> skin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5" o:spid="_x0000_s2136" type="#_x0000_t62" style="position:absolute;left:0;text-align:left;margin-left:48.75pt;margin-top:295.95pt;width:1in;height:15.6pt;flip:x;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" adj="7845,-55524" fillcolor="#ff9">
                <v:textbox inset="0,0,0,0">
                  <w:txbxContent>
                    <w:p w:rsidR="0023747D" w:rsidRPr="0078798F" w:rsidRDefault="0023747D" w:rsidP="00375F9C">
                      <w:pPr>
                        <w:rPr>
                          <w:szCs w:val="18"/>
                        </w:rPr>
                      </w:pPr>
                      <w:r>
                        <w:rPr>
                          <w:szCs w:val="18"/>
                        </w:rPr>
                        <w:t>A</w:t>
                      </w:r>
                      <w:r>
                        <w:rPr>
                          <w:rFonts w:hint="eastAsia"/>
                          <w:szCs w:val="18"/>
                        </w:rPr>
                        <w:t xml:space="preserve"> skin folder</w:t>
                      </w:r>
                    </w:p>
                  </w:txbxContent>
                </v:textbox>
                <w10:wrap anchory="line"/>
              </v:shape>
            </w:pict>
          </mc:Fallback>
        </mc:AlternateContent>
      </w:r>
      <w:r>
        <w:rPr>
          <w:rFonts w:hint="eastAsia"/>
          <w:noProof/>
        </w:rPr>
        <mc:AlternateContent>
          <mc:Choice Requires="wps">
            <w:drawing>
              <wp:anchor distT="0" distB="0" distL="114300" distR="114300" simplePos="0" relativeHeight="251555328" behindDoc="0" locked="0" layoutInCell="1" allowOverlap="1" wp14:anchorId="03F0F39D" wp14:editId="4DBE87BB">
                <wp:simplePos x="0" y="0"/>
                <wp:positionH relativeFrom="column">
                  <wp:posOffset>819150</wp:posOffset>
                </wp:positionH>
                <wp:positionV relativeFrom="line">
                  <wp:posOffset>624840</wp:posOffset>
                </wp:positionV>
                <wp:extent cx="1257300" cy="232410"/>
                <wp:effectExtent l="0" t="419100" r="247650" b="15240"/>
                <wp:wrapNone/>
                <wp:docPr id="21"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32410"/>
                        </a:xfrm>
                        <a:prstGeom prst="wedgeRoundRectCallout">
                          <a:avLst>
                            <a:gd name="adj1" fmla="val -64495"/>
                            <a:gd name="adj2" fmla="val -2139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S</w:t>
                            </w:r>
                            <w:r>
                              <w:rPr>
                                <w:rFonts w:hint="eastAsia"/>
                                <w:szCs w:val="18"/>
                              </w:rPr>
                              <w:t xml:space="preserve">kin pictures </w:t>
                            </w:r>
                            <w:r w:rsidR="00F665EC">
                              <w:rPr>
                                <w:rFonts w:hint="eastAsia"/>
                                <w:szCs w:val="18"/>
                              </w:rPr>
                              <w:t>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6" o:spid="_x0000_s2137" type="#_x0000_t62" style="position:absolute;left:0;text-align:left;margin-left:64.5pt;margin-top:49.2pt;width:99pt;height:18.3pt;flip:x;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" adj="-3131,-35410" fillcolor="#ff9">
                <v:textbox inset="0,0,0,0">
                  <w:txbxContent>
                    <w:p w:rsidR="0023747D" w:rsidRPr="0078798F" w:rsidRDefault="0023747D" w:rsidP="00375F9C">
                      <w:pPr>
                        <w:rPr>
                          <w:szCs w:val="18"/>
                        </w:rPr>
                      </w:pPr>
                      <w:r>
                        <w:rPr>
                          <w:szCs w:val="18"/>
                        </w:rPr>
                        <w:t>S</w:t>
                      </w:r>
                      <w:r>
                        <w:rPr>
                          <w:rFonts w:hint="eastAsia"/>
                          <w:szCs w:val="18"/>
                        </w:rPr>
                        <w:t xml:space="preserve">kin pictures </w:t>
                      </w:r>
                      <w:r w:rsidR="00F665EC">
                        <w:rPr>
                          <w:rFonts w:hint="eastAsia"/>
                          <w:szCs w:val="18"/>
                        </w:rPr>
                        <w:t>folder</w:t>
                      </w:r>
                    </w:p>
                  </w:txbxContent>
                </v:textbox>
                <w10:wrap anchory="line"/>
              </v:shape>
            </w:pict>
          </mc:Fallback>
        </mc:AlternateContent>
      </w:r>
      <w:r w:rsidR="005C781A">
        <w:rPr>
          <w:rFonts w:hint="eastAsia"/>
          <w:noProof/>
        </w:rPr>
        <mc:AlternateContent>
          <mc:Choice Requires="wps">
            <w:drawing>
              <wp:anchor distT="0" distB="0" distL="114300" distR="114300" simplePos="0" relativeHeight="251556352" behindDoc="0" locked="0" layoutInCell="1" allowOverlap="1" wp14:anchorId="2169E588" wp14:editId="769748A7">
                <wp:simplePos x="0" y="0"/>
                <wp:positionH relativeFrom="column">
                  <wp:posOffset>1257300</wp:posOffset>
                </wp:positionH>
                <wp:positionV relativeFrom="line">
                  <wp:posOffset>2579370</wp:posOffset>
                </wp:positionV>
                <wp:extent cx="914400" cy="232410"/>
                <wp:effectExtent l="0" t="152400" r="171450" b="15240"/>
                <wp:wrapNone/>
                <wp:docPr id="22"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32410"/>
                        </a:xfrm>
                        <a:prstGeom prst="wedgeRoundRectCallout">
                          <a:avLst>
                            <a:gd name="adj1" fmla="val -61597"/>
                            <a:gd name="adj2" fmla="val -107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S</w:t>
                            </w:r>
                            <w:r>
                              <w:rPr>
                                <w:rFonts w:hint="eastAsia"/>
                                <w:szCs w:val="18"/>
                              </w:rPr>
                              <w:t>kin CSS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7" o:spid="_x0000_s2138" type="#_x0000_t62" style="position:absolute;left:0;text-align:left;margin-left:99pt;margin-top:203.1pt;width:1in;height:18.3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" adj="-2505,-12335" fillcolor="#ff9">
                <v:textbox inset="0,0,0,0">
                  <w:txbxContent>
                    <w:p w:rsidR="0023747D" w:rsidRPr="0078798F" w:rsidRDefault="0023747D" w:rsidP="00375F9C">
                      <w:pPr>
                        <w:rPr>
                          <w:szCs w:val="18"/>
                        </w:rPr>
                      </w:pPr>
                      <w:r>
                        <w:rPr>
                          <w:szCs w:val="18"/>
                        </w:rPr>
                        <w:t>S</w:t>
                      </w:r>
                      <w:r>
                        <w:rPr>
                          <w:rFonts w:hint="eastAsia"/>
                          <w:szCs w:val="18"/>
                        </w:rPr>
                        <w:t>kin CSS file</w:t>
                      </w:r>
                    </w:p>
                  </w:txbxContent>
                </v:textbox>
                <w10:wrap anchory="line"/>
              </v:shape>
            </w:pict>
          </mc:Fallback>
        </mc:AlternateContent>
      </w:r>
      <w:r w:rsidRPr="00F665EC">
        <w:rPr>
          <w:noProof/>
        </w:rPr>
        <w:t xml:space="preserve"> </w:t>
      </w:r>
      <w:r>
        <w:rPr>
          <w:noProof/>
        </w:rPr>
        <w:drawing>
          <wp:inline distT="0" distB="0" distL="0" distR="0" wp14:anchorId="1E74589F" wp14:editId="5CC9B565">
            <wp:extent cx="3428572" cy="3914286"/>
            <wp:effectExtent l="0" t="0" r="635" b="0"/>
            <wp:docPr id="1216" name="图片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428572" cy="3914286"/>
                    </a:xfrm>
                    <a:prstGeom prst="rect">
                      <a:avLst/>
                    </a:prstGeom>
                  </pic:spPr>
                </pic:pic>
              </a:graphicData>
            </a:graphic>
          </wp:inline>
        </w:drawing>
      </w:r>
    </w:p>
    <w:p w:rsidR="00375F9C" w:rsidRDefault="005C781A" w:rsidP="00375F9C">
      <w:pPr>
        <w:ind w:left="420"/>
      </w:pPr>
      <w:r>
        <w:rPr>
          <w:rFonts w:hint="eastAsia"/>
          <w:noProof/>
        </w:rPr>
        <mc:AlternateContent>
          <mc:Choice Requires="wps">
            <w:drawing>
              <wp:anchor distT="0" distB="0" distL="114300" distR="114300" simplePos="0" relativeHeight="251557376" behindDoc="0" locked="0" layoutInCell="1" allowOverlap="1">
                <wp:simplePos x="0" y="0"/>
                <wp:positionH relativeFrom="column">
                  <wp:posOffset>2025015</wp:posOffset>
                </wp:positionH>
                <wp:positionV relativeFrom="line">
                  <wp:posOffset>2971800</wp:posOffset>
                </wp:positionV>
                <wp:extent cx="1371600" cy="198120"/>
                <wp:effectExtent l="304800" t="0" r="19050" b="87630"/>
                <wp:wrapNone/>
                <wp:docPr id="9"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68658"/>
                            <a:gd name="adj2" fmla="val 826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F665EC" w:rsidP="00375F9C">
                            <w:pPr>
                              <w:rPr>
                                <w:szCs w:val="18"/>
                              </w:rPr>
                            </w:pPr>
                            <w:r>
                              <w:rPr>
                                <w:rFonts w:hint="eastAsia"/>
                                <w:szCs w:val="18"/>
                              </w:rPr>
                              <w:t>Copy f</w:t>
                            </w:r>
                            <w:r w:rsidR="0023747D">
                              <w:rPr>
                                <w:rFonts w:hint="eastAsia"/>
                                <w:szCs w:val="18"/>
                              </w:rPr>
                              <w:t>rom vista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8" o:spid="_x0000_s2139" type="#_x0000_t62" style="position:absolute;left:0;text-align:left;margin-left:159.45pt;margin-top:234pt;width:108pt;height:15.6pt;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" adj="25630,28661" fillcolor="#ff9">
                <v:textbox inset="0,0,0,0">
                  <w:txbxContent>
                    <w:p w:rsidR="0023747D" w:rsidRPr="0078798F" w:rsidRDefault="00F665EC" w:rsidP="00375F9C">
                      <w:pPr>
                        <w:rPr>
                          <w:szCs w:val="18"/>
                        </w:rPr>
                      </w:pPr>
                      <w:r>
                        <w:rPr>
                          <w:rFonts w:hint="eastAsia"/>
                          <w:szCs w:val="18"/>
                        </w:rPr>
                        <w:t>Copy f</w:t>
                      </w:r>
                      <w:r w:rsidR="0023747D">
                        <w:rPr>
                          <w:rFonts w:hint="eastAsia"/>
                          <w:szCs w:val="18"/>
                        </w:rPr>
                        <w:t>rom vista folder</w:t>
                      </w:r>
                    </w:p>
                  </w:txbxContent>
                </v:textbox>
                <w10:wrap anchory="line"/>
              </v:shape>
            </w:pict>
          </mc:Fallback>
        </mc:AlternateContent>
      </w:r>
      <w:r w:rsidR="00F665EC" w:rsidRPr="00F665EC">
        <w:rPr>
          <w:noProof/>
        </w:rPr>
        <w:t xml:space="preserve"> </w:t>
      </w:r>
      <w:r w:rsidR="00F665EC">
        <w:rPr>
          <w:noProof/>
        </w:rPr>
        <w:drawing>
          <wp:inline distT="0" distB="0" distL="0" distR="0" wp14:anchorId="04453217" wp14:editId="1200447D">
            <wp:extent cx="3276600" cy="962025"/>
            <wp:effectExtent l="0" t="0" r="0" b="9525"/>
            <wp:docPr id="1217" name="图片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6"/>
                    <a:srcRect t="71866"/>
                    <a:stretch/>
                  </pic:blipFill>
                  <pic:spPr bwMode="auto">
                    <a:xfrm>
                      <a:off x="0" y="0"/>
                      <a:ext cx="3276191" cy="961905"/>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E45D25">
      <w:pPr>
        <w:pStyle w:val="4"/>
        <w:numPr>
          <w:ilvl w:val="3"/>
          <w:numId w:val="17"/>
        </w:numPr>
      </w:pPr>
      <w:bookmarkStart w:id="258" w:name="_Toc453071880"/>
      <w:r>
        <w:rPr>
          <w:rFonts w:hint="eastAsia"/>
        </w:rPr>
        <w:t xml:space="preserve">Second: </w:t>
      </w:r>
      <w:r w:rsidRPr="00182F0A">
        <w:t xml:space="preserve">Little by little, </w:t>
      </w:r>
      <w:r>
        <w:rPr>
          <w:rFonts w:hint="eastAsia"/>
        </w:rPr>
        <w:t>modify</w:t>
      </w:r>
      <w:r w:rsidRPr="00182F0A">
        <w:t xml:space="preserve"> pictures and</w:t>
      </w:r>
      <w:r>
        <w:rPr>
          <w:rFonts w:hint="eastAsia"/>
        </w:rPr>
        <w:t xml:space="preserve"> CSS</w:t>
      </w:r>
      <w:bookmarkEnd w:id="258"/>
    </w:p>
    <w:p w:rsidR="00375F9C" w:rsidRDefault="00375F9C" w:rsidP="00375F9C">
      <w:r>
        <w:rPr>
          <w:rFonts w:hint="eastAsia"/>
        </w:rPr>
        <w:t>For example, we modifies corner.gif file in Button folder.</w:t>
      </w:r>
    </w:p>
    <w:p w:rsidR="00375F9C" w:rsidRDefault="00375F9C" w:rsidP="00375F9C"/>
    <w:p w:rsidR="00375F9C" w:rsidRDefault="005C781A" w:rsidP="00375F9C">
      <w:pPr>
        <w:ind w:left="420"/>
      </w:pPr>
      <w:r>
        <w:rPr>
          <w:rFonts w:hint="eastAsia"/>
          <w:noProof/>
        </w:rPr>
        <w:lastRenderedPageBreak/>
        <mc:AlternateContent>
          <mc:Choice Requires="wps">
            <w:drawing>
              <wp:anchor distT="0" distB="0" distL="114300" distR="114300" simplePos="0" relativeHeight="251558400" behindDoc="0" locked="0" layoutInCell="1" allowOverlap="1">
                <wp:simplePos x="0" y="0"/>
                <wp:positionH relativeFrom="column">
                  <wp:posOffset>2171700</wp:posOffset>
                </wp:positionH>
                <wp:positionV relativeFrom="line">
                  <wp:posOffset>-99060</wp:posOffset>
                </wp:positionV>
                <wp:extent cx="2857500" cy="412750"/>
                <wp:effectExtent l="9525" t="15240" r="19050" b="38735"/>
                <wp:wrapNone/>
                <wp:docPr id="7"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0" cy="412750"/>
                        </a:xfrm>
                        <a:custGeom>
                          <a:avLst/>
                          <a:gdLst>
                            <a:gd name="T0" fmla="*/ 0 w 4560"/>
                            <a:gd name="T1" fmla="*/ 650 h 650"/>
                            <a:gd name="T2" fmla="*/ 540 w 4560"/>
                            <a:gd name="T3" fmla="*/ 182 h 650"/>
                            <a:gd name="T4" fmla="*/ 3060 w 4560"/>
                            <a:gd name="T5" fmla="*/ 26 h 650"/>
                            <a:gd name="T6" fmla="*/ 4320 w 4560"/>
                            <a:gd name="T7" fmla="*/ 338 h 650"/>
                            <a:gd name="T8" fmla="*/ 4500 w 4560"/>
                            <a:gd name="T9" fmla="*/ 650 h 650"/>
                          </a:gdLst>
                          <a:ahLst/>
                          <a:cxnLst>
                            <a:cxn ang="0">
                              <a:pos x="T0" y="T1"/>
                            </a:cxn>
                            <a:cxn ang="0">
                              <a:pos x="T2" y="T3"/>
                            </a:cxn>
                            <a:cxn ang="0">
                              <a:pos x="T4" y="T5"/>
                            </a:cxn>
                            <a:cxn ang="0">
                              <a:pos x="T6" y="T7"/>
                            </a:cxn>
                            <a:cxn ang="0">
                              <a:pos x="T8" y="T9"/>
                            </a:cxn>
                          </a:cxnLst>
                          <a:rect l="0" t="0" r="r" b="b"/>
                          <a:pathLst>
                            <a:path w="4560" h="650">
                              <a:moveTo>
                                <a:pt x="0" y="650"/>
                              </a:moveTo>
                              <a:cubicBezTo>
                                <a:pt x="15" y="468"/>
                                <a:pt x="30" y="286"/>
                                <a:pt x="540" y="182"/>
                              </a:cubicBezTo>
                              <a:cubicBezTo>
                                <a:pt x="1050" y="78"/>
                                <a:pt x="2430" y="0"/>
                                <a:pt x="3060" y="26"/>
                              </a:cubicBezTo>
                              <a:cubicBezTo>
                                <a:pt x="3690" y="52"/>
                                <a:pt x="4080" y="234"/>
                                <a:pt x="4320" y="338"/>
                              </a:cubicBezTo>
                              <a:cubicBezTo>
                                <a:pt x="4560" y="442"/>
                                <a:pt x="4470" y="598"/>
                                <a:pt x="4500" y="650"/>
                              </a:cubicBezTo>
                            </a:path>
                          </a:pathLst>
                        </a:custGeom>
                        <a:noFill/>
                        <a:ln w="12700" cap="flat" cmpd="sng">
                          <a:solidFill>
                            <a:srgbClr val="000000"/>
                          </a:solidFill>
                          <a:prstDash val="dash"/>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1" o:spid="_x0000_s1026" style="position:absolute;left:0;text-align:left;margin-left:171pt;margin-top:-7.8pt;width:225pt;height:3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456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" path="m,650c15,468,30,286,540,182,1050,78,2430,,3060,26v630,26,1020,208,1260,312c4560,442,4470,598,4500,650e" filled="f" strokeweight="1pt">
                <v:stroke dashstyle="dash" endarrow="classic"/>
                <v:path arrowok="t" o:connecttype="custom" o:connectlocs="0,412750;338388,115570;1917533,16510;2707105,214630;2819901,412750" o:connectangles="0,0,0,0,0"/>
                <w10:wrap anchory="line"/>
              </v:shape>
            </w:pict>
          </mc:Fallback>
        </mc:AlternateContent>
      </w:r>
      <w:r w:rsidR="00F665EC">
        <w:rPr>
          <w:noProof/>
        </w:rPr>
        <w:drawing>
          <wp:inline distT="0" distB="0" distL="0" distR="0" wp14:anchorId="25A0B6A4" wp14:editId="218B685A">
            <wp:extent cx="5391150" cy="1314450"/>
            <wp:effectExtent l="0" t="0" r="0" b="0"/>
            <wp:docPr id="1218" name="图片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391150" cy="1314450"/>
                    </a:xfrm>
                    <a:prstGeom prst="rect">
                      <a:avLst/>
                    </a:prstGeom>
                  </pic:spPr>
                </pic:pic>
              </a:graphicData>
            </a:graphic>
          </wp:inline>
        </w:drawing>
      </w:r>
    </w:p>
    <w:p w:rsidR="00375F9C" w:rsidRDefault="00375F9C" w:rsidP="00375F9C">
      <w:r>
        <w:rPr>
          <w:rFonts w:hint="eastAsia"/>
        </w:rPr>
        <w:t>After that,</w:t>
      </w:r>
    </w:p>
    <w:p w:rsidR="00375F9C" w:rsidRPr="00182F0A" w:rsidRDefault="00375F9C" w:rsidP="00375F9C">
      <w:pPr>
        <w:rPr>
          <w:b/>
        </w:rPr>
      </w:pPr>
      <w:r w:rsidRPr="00182F0A">
        <w:rPr>
          <w:b/>
        </w:rPr>
        <w:t>I</w:t>
      </w:r>
      <w:r w:rsidRPr="00182F0A">
        <w:rPr>
          <w:rFonts w:hint="eastAsia"/>
          <w:b/>
        </w:rPr>
        <w:t>nput:</w:t>
      </w:r>
    </w:p>
    <w:p w:rsidR="00375F9C" w:rsidRDefault="005C781A" w:rsidP="00375F9C">
      <w:pPr>
        <w:jc w:val="center"/>
      </w:pPr>
      <w:r>
        <w:rPr>
          <w:noProof/>
        </w:rPr>
        <mc:AlternateContent>
          <mc:Choice Requires="wpc">
            <w:drawing>
              <wp:inline distT="0" distB="0" distL="0" distR="0">
                <wp:extent cx="5257800" cy="809625"/>
                <wp:effectExtent l="9525" t="0" r="9525" b="9525"/>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8" name="Text Box 164"/>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F7E48" w:rsidRDefault="00726AAF" w:rsidP="00375F9C">
                              <w:pPr>
                                <w:spacing w:line="240" w:lineRule="exact"/>
                                <w:rPr>
                                  <w:sz w:val="18"/>
                                  <w:szCs w:val="18"/>
                                </w:rPr>
                              </w:pPr>
                              <w:proofErr w:type="gramStart"/>
                              <w:r>
                                <w:rPr>
                                  <w:sz w:val="18"/>
                                  <w:szCs w:val="18"/>
                                </w:rPr>
                                <w:t>xui</w:t>
                              </w:r>
                              <w:r w:rsidR="0023747D" w:rsidRPr="00CF7E48">
                                <w:rPr>
                                  <w:sz w:val="18"/>
                                  <w:szCs w:val="18"/>
                                </w:rPr>
                                <w:t>.create(</w:t>
                              </w:r>
                              <w:proofErr w:type="gramEnd"/>
                              <w:r w:rsidR="0023747D" w:rsidRPr="00CF7E48">
                                <w:rPr>
                                  <w:color w:val="FF00FF"/>
                                  <w:sz w:val="18"/>
                                  <w:szCs w:val="18"/>
                                </w:rPr>
                                <w:t>'Button'</w:t>
                              </w:r>
                              <w:r w:rsidR="0023747D" w:rsidRPr="00CF7E48">
                                <w:rPr>
                                  <w:sz w:val="18"/>
                                  <w:szCs w:val="18"/>
                                </w:rPr>
                                <w:t>).show();</w:t>
                              </w:r>
                            </w:p>
                            <w:p w:rsidR="0023747D" w:rsidRPr="00CF7E48" w:rsidRDefault="00973A41" w:rsidP="00375F9C">
                              <w:pPr>
                                <w:spacing w:line="240" w:lineRule="exact"/>
                                <w:rPr>
                                  <w:sz w:val="18"/>
                                  <w:szCs w:val="18"/>
                                </w:rPr>
                              </w:pPr>
                              <w:proofErr w:type="gramStart"/>
                              <w:r>
                                <w:rPr>
                                  <w:sz w:val="18"/>
                                  <w:szCs w:val="18"/>
                                </w:rPr>
                                <w:t>xui.</w:t>
                              </w:r>
                              <w:r w:rsidR="0023747D" w:rsidRPr="00CF7E48">
                                <w:rPr>
                                  <w:sz w:val="18"/>
                                  <w:szCs w:val="18"/>
                                </w:rPr>
                                <w:t>asyRun(</w:t>
                              </w:r>
                              <w:proofErr w:type="gramEnd"/>
                              <w:r w:rsidR="0023747D" w:rsidRPr="00CF7E48">
                                <w:rPr>
                                  <w:color w:val="0000FF"/>
                                  <w:sz w:val="18"/>
                                  <w:szCs w:val="18"/>
                                </w:rPr>
                                <w:t>function</w:t>
                              </w:r>
                              <w:r w:rsidR="0023747D" w:rsidRPr="00CF7E48">
                                <w:rPr>
                                  <w:sz w:val="18"/>
                                  <w:szCs w:val="18"/>
                                </w:rPr>
                                <w:t>(){</w:t>
                              </w:r>
                            </w:p>
                            <w:p w:rsidR="0023747D" w:rsidRPr="00CF7E48" w:rsidRDefault="0023747D" w:rsidP="00375F9C">
                              <w:pPr>
                                <w:spacing w:line="240" w:lineRule="exact"/>
                                <w:rPr>
                                  <w:sz w:val="18"/>
                                  <w:szCs w:val="18"/>
                                </w:rPr>
                              </w:pPr>
                              <w:r w:rsidRPr="00CF7E48">
                                <w:rPr>
                                  <w:sz w:val="18"/>
                                  <w:szCs w:val="18"/>
                                </w:rPr>
                                <w:t xml:space="preserve">    </w:t>
                              </w:r>
                              <w:proofErr w:type="gramStart"/>
                              <w:r w:rsidR="00726AAF">
                                <w:rPr>
                                  <w:sz w:val="18"/>
                                  <w:szCs w:val="18"/>
                                </w:rPr>
                                <w:t>xui</w:t>
                              </w:r>
                              <w:r w:rsidRPr="00CF7E48">
                                <w:rPr>
                                  <w:sz w:val="18"/>
                                  <w:szCs w:val="18"/>
                                </w:rPr>
                                <w:t>.setTheme(</w:t>
                              </w:r>
                              <w:proofErr w:type="gramEnd"/>
                              <w:r w:rsidRPr="00CF7E48">
                                <w:rPr>
                                  <w:color w:val="FF00FF"/>
                                  <w:sz w:val="18"/>
                                  <w:szCs w:val="18"/>
                                </w:rPr>
                                <w:t>'myskin'</w:t>
                              </w:r>
                              <w:r w:rsidRPr="00CF7E48">
                                <w:rPr>
                                  <w:sz w:val="18"/>
                                  <w:szCs w:val="18"/>
                                </w:rPr>
                                <w:t>)</w:t>
                              </w:r>
                            </w:p>
                            <w:p w:rsidR="0023747D" w:rsidRPr="00CF7E48" w:rsidRDefault="0023747D" w:rsidP="00375F9C">
                              <w:pPr>
                                <w:rPr>
                                  <w:szCs w:val="18"/>
                                </w:rPr>
                              </w:pPr>
                              <w:r w:rsidRPr="00CF7E48">
                                <w:rPr>
                                  <w:sz w:val="18"/>
                                  <w:szCs w:val="18"/>
                                </w:rPr>
                                <w:t>}</w:t>
                              </w:r>
                              <w:proofErr w:type="gramStart"/>
                              <w:r w:rsidRPr="00CF7E48">
                                <w:rPr>
                                  <w:sz w:val="18"/>
                                  <w:szCs w:val="18"/>
                                </w:rPr>
                                <w:t>,</w:t>
                              </w:r>
                              <w:r w:rsidRPr="00CF7E48">
                                <w:rPr>
                                  <w:color w:val="800000"/>
                                  <w:sz w:val="18"/>
                                  <w:szCs w:val="18"/>
                                </w:rPr>
                                <w:t>2000</w:t>
                              </w:r>
                              <w:proofErr w:type="gramEnd"/>
                              <w:r w:rsidRPr="00CF7E48">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162" o:spid="_x0000_s2140"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">
                <v:shape id="_x0000_s2141" type="#_x0000_t75" style="position:absolute;width:52578;height:8096;visibility:visible;mso-wrap-style:square">
                  <v:fill o:detectmouseclick="t"/>
                  <v:path o:connecttype="none"/>
                </v:shape>
                <v:shape id="Text Box 164" o:spid="_x0000_s2142"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gXMAA&#10;AADcAAAADwAAAGRycy9kb3ducmV2LnhtbERPz2vCMBS+D/wfwhO8zVQHxVWjiDLqRdic3h/Nsyk2&#10;LyWJtf735jDY8eP7vdoMthU9+dA4VjCbZiCIK6cbrhWcf7/eFyBCRNbYOiYFTwqwWY/eVlho9+Af&#10;6k+xFimEQ4EKTIxdIWWoDFkMU9cRJ+7qvMWYoK+l9vhI4baV8yzLpcWGU4PBjnaGqtvpbhVUt/2w&#10;L5uL8f3dLr71Z/k85q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hgXMAAAADcAAAADwAAAAAAAAAAAAAAAACYAgAAZHJzL2Rvd25y&#10;ZXYueG1sUEsFBgAAAAAEAAQA9QAAAIUDAAAAAA==&#10;" strokeweight="1pt">
                  <v:textbox style="mso-fit-shape-to-text:t" inset="1.5mm,1.3mm,1.5mm">
                    <w:txbxContent>
                      <w:p w:rsidR="0023747D" w:rsidRPr="00CF7E48" w:rsidRDefault="00726AAF" w:rsidP="00375F9C">
                        <w:pPr>
                          <w:spacing w:line="240" w:lineRule="exact"/>
                          <w:rPr>
                            <w:sz w:val="18"/>
                            <w:szCs w:val="18"/>
                          </w:rPr>
                        </w:pPr>
                        <w:proofErr w:type="gramStart"/>
                        <w:r>
                          <w:rPr>
                            <w:sz w:val="18"/>
                            <w:szCs w:val="18"/>
                          </w:rPr>
                          <w:t>xui</w:t>
                        </w:r>
                        <w:r w:rsidR="0023747D" w:rsidRPr="00CF7E48">
                          <w:rPr>
                            <w:sz w:val="18"/>
                            <w:szCs w:val="18"/>
                          </w:rPr>
                          <w:t>.create(</w:t>
                        </w:r>
                        <w:proofErr w:type="gramEnd"/>
                        <w:r w:rsidR="0023747D" w:rsidRPr="00CF7E48">
                          <w:rPr>
                            <w:color w:val="FF00FF"/>
                            <w:sz w:val="18"/>
                            <w:szCs w:val="18"/>
                          </w:rPr>
                          <w:t>'Button'</w:t>
                        </w:r>
                        <w:r w:rsidR="0023747D" w:rsidRPr="00CF7E48">
                          <w:rPr>
                            <w:sz w:val="18"/>
                            <w:szCs w:val="18"/>
                          </w:rPr>
                          <w:t>).show();</w:t>
                        </w:r>
                      </w:p>
                      <w:p w:rsidR="0023747D" w:rsidRPr="00CF7E48" w:rsidRDefault="00973A41" w:rsidP="00375F9C">
                        <w:pPr>
                          <w:spacing w:line="240" w:lineRule="exact"/>
                          <w:rPr>
                            <w:sz w:val="18"/>
                            <w:szCs w:val="18"/>
                          </w:rPr>
                        </w:pPr>
                        <w:proofErr w:type="gramStart"/>
                        <w:r>
                          <w:rPr>
                            <w:sz w:val="18"/>
                            <w:szCs w:val="18"/>
                          </w:rPr>
                          <w:t>xui.</w:t>
                        </w:r>
                        <w:r w:rsidR="0023747D" w:rsidRPr="00CF7E48">
                          <w:rPr>
                            <w:sz w:val="18"/>
                            <w:szCs w:val="18"/>
                          </w:rPr>
                          <w:t>asyRun(</w:t>
                        </w:r>
                        <w:proofErr w:type="gramEnd"/>
                        <w:r w:rsidR="0023747D" w:rsidRPr="00CF7E48">
                          <w:rPr>
                            <w:color w:val="0000FF"/>
                            <w:sz w:val="18"/>
                            <w:szCs w:val="18"/>
                          </w:rPr>
                          <w:t>function</w:t>
                        </w:r>
                        <w:r w:rsidR="0023747D" w:rsidRPr="00CF7E48">
                          <w:rPr>
                            <w:sz w:val="18"/>
                            <w:szCs w:val="18"/>
                          </w:rPr>
                          <w:t>(){</w:t>
                        </w:r>
                      </w:p>
                      <w:p w:rsidR="0023747D" w:rsidRPr="00CF7E48" w:rsidRDefault="0023747D" w:rsidP="00375F9C">
                        <w:pPr>
                          <w:spacing w:line="240" w:lineRule="exact"/>
                          <w:rPr>
                            <w:sz w:val="18"/>
                            <w:szCs w:val="18"/>
                          </w:rPr>
                        </w:pPr>
                        <w:r w:rsidRPr="00CF7E48">
                          <w:rPr>
                            <w:sz w:val="18"/>
                            <w:szCs w:val="18"/>
                          </w:rPr>
                          <w:t xml:space="preserve">    </w:t>
                        </w:r>
                        <w:proofErr w:type="gramStart"/>
                        <w:r w:rsidR="00726AAF">
                          <w:rPr>
                            <w:sz w:val="18"/>
                            <w:szCs w:val="18"/>
                          </w:rPr>
                          <w:t>xui</w:t>
                        </w:r>
                        <w:r w:rsidRPr="00CF7E48">
                          <w:rPr>
                            <w:sz w:val="18"/>
                            <w:szCs w:val="18"/>
                          </w:rPr>
                          <w:t>.setTheme(</w:t>
                        </w:r>
                        <w:proofErr w:type="gramEnd"/>
                        <w:r w:rsidRPr="00CF7E48">
                          <w:rPr>
                            <w:color w:val="FF00FF"/>
                            <w:sz w:val="18"/>
                            <w:szCs w:val="18"/>
                          </w:rPr>
                          <w:t>'myskin'</w:t>
                        </w:r>
                        <w:r w:rsidRPr="00CF7E48">
                          <w:rPr>
                            <w:sz w:val="18"/>
                            <w:szCs w:val="18"/>
                          </w:rPr>
                          <w:t>)</w:t>
                        </w:r>
                      </w:p>
                      <w:p w:rsidR="0023747D" w:rsidRPr="00CF7E48" w:rsidRDefault="0023747D" w:rsidP="00375F9C">
                        <w:pPr>
                          <w:rPr>
                            <w:szCs w:val="18"/>
                          </w:rPr>
                        </w:pPr>
                        <w:r w:rsidRPr="00CF7E48">
                          <w:rPr>
                            <w:sz w:val="18"/>
                            <w:szCs w:val="18"/>
                          </w:rPr>
                          <w:t>}</w:t>
                        </w:r>
                        <w:proofErr w:type="gramStart"/>
                        <w:r w:rsidRPr="00CF7E48">
                          <w:rPr>
                            <w:sz w:val="18"/>
                            <w:szCs w:val="18"/>
                          </w:rPr>
                          <w:t>,</w:t>
                        </w:r>
                        <w:r w:rsidRPr="00CF7E48">
                          <w:rPr>
                            <w:color w:val="800000"/>
                            <w:sz w:val="18"/>
                            <w:szCs w:val="18"/>
                          </w:rPr>
                          <w:t>2000</w:t>
                        </w:r>
                        <w:proofErr w:type="gramEnd"/>
                        <w:r w:rsidRPr="00CF7E48">
                          <w:rPr>
                            <w:sz w:val="18"/>
                            <w:szCs w:val="18"/>
                          </w:rPr>
                          <w:t>);</w:t>
                        </w:r>
                      </w:p>
                    </w:txbxContent>
                  </v:textbox>
                </v:shape>
                <w10:anchorlock/>
              </v:group>
            </w:pict>
          </mc:Fallback>
        </mc:AlternateContent>
      </w:r>
    </w:p>
    <w:p w:rsidR="00375F9C" w:rsidRPr="00182F0A" w:rsidRDefault="00375F9C" w:rsidP="00375F9C">
      <w:pPr>
        <w:rPr>
          <w:b/>
        </w:rPr>
      </w:pPr>
      <w:r w:rsidRPr="00182F0A">
        <w:rPr>
          <w:b/>
        </w:rPr>
        <w:t>O</w:t>
      </w:r>
      <w:r w:rsidRPr="00182F0A">
        <w:rPr>
          <w:rFonts w:hint="eastAsia"/>
          <w:b/>
        </w:rPr>
        <w:t>utput:</w:t>
      </w:r>
    </w:p>
    <w:p w:rsidR="00375F9C" w:rsidRDefault="005C781A" w:rsidP="00375F9C">
      <w:pPr>
        <w:ind w:left="420"/>
      </w:pPr>
      <w:r>
        <w:rPr>
          <w:rFonts w:hint="eastAsia"/>
          <w:noProof/>
        </w:rPr>
        <w:drawing>
          <wp:inline distT="0" distB="0" distL="0" distR="0">
            <wp:extent cx="1409700" cy="419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409700" cy="419100"/>
                    </a:xfrm>
                    <a:prstGeom prst="rect">
                      <a:avLst/>
                    </a:prstGeom>
                    <a:noFill/>
                    <a:ln>
                      <a:noFill/>
                    </a:ln>
                  </pic:spPr>
                </pic:pic>
              </a:graphicData>
            </a:graphic>
          </wp:inline>
        </w:drawing>
      </w:r>
    </w:p>
    <w:p w:rsidR="00375F9C" w:rsidRPr="00487E4E" w:rsidRDefault="00375F9C" w:rsidP="00375F9C">
      <w:pPr>
        <w:ind w:firstLine="420"/>
        <w:rPr>
          <w:b/>
        </w:rPr>
      </w:pPr>
    </w:p>
    <w:p w:rsidR="00375F9C" w:rsidRDefault="00375F9C" w:rsidP="00375F9C">
      <w:pPr>
        <w:pStyle w:val="1"/>
      </w:pPr>
      <w:bookmarkStart w:id="259" w:name="_Toc453071881"/>
      <w:r>
        <w:rPr>
          <w:rFonts w:hint="eastAsia"/>
        </w:rPr>
        <w:t>The end</w:t>
      </w:r>
      <w:bookmarkEnd w:id="259"/>
    </w:p>
    <w:p w:rsidR="00375F9C" w:rsidRDefault="00F665EC" w:rsidP="00375F9C">
      <w:pPr>
        <w:jc w:val="right"/>
      </w:pPr>
      <w:r>
        <w:rPr>
          <w:rFonts w:hint="eastAsia"/>
        </w:rPr>
        <w:t>Crossui.com</w:t>
      </w:r>
    </w:p>
    <w:p w:rsidR="00375F9C" w:rsidRDefault="00375F9C" w:rsidP="00375F9C">
      <w:pPr>
        <w:jc w:val="right"/>
      </w:pPr>
      <w:r w:rsidRPr="007B21F1">
        <w:t>All rights reserved.</w:t>
      </w:r>
    </w:p>
    <w:sectPr w:rsidR="00375F9C" w:rsidSect="00375F9C">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504A" w:rsidRDefault="00D4504A">
      <w:r>
        <w:separator/>
      </w:r>
    </w:p>
  </w:endnote>
  <w:endnote w:type="continuationSeparator" w:id="0">
    <w:p w:rsidR="00D4504A" w:rsidRDefault="00D45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altName w:val="Courier New"/>
    <w:charset w:val="00"/>
    <w:family w:val="auto"/>
    <w:pitch w:val="default"/>
    <w:sig w:usb0="03000000"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47D" w:rsidRDefault="0023747D" w:rsidP="00375F9C">
    <w:pPr>
      <w:pStyle w:val="a6"/>
      <w:jc w:val="center"/>
    </w:pPr>
    <w:r>
      <w:rPr>
        <w:rStyle w:val="a7"/>
      </w:rPr>
      <w:fldChar w:fldCharType="begin"/>
    </w:r>
    <w:r>
      <w:rPr>
        <w:rStyle w:val="a7"/>
      </w:rPr>
      <w:instrText xml:space="preserve"> PAGE </w:instrText>
    </w:r>
    <w:r>
      <w:rPr>
        <w:rStyle w:val="a7"/>
      </w:rPr>
      <w:fldChar w:fldCharType="separate"/>
    </w:r>
    <w:r w:rsidR="00973A41">
      <w:rPr>
        <w:rStyle w:val="a7"/>
        <w:noProof/>
      </w:rPr>
      <w:t>57</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973A41">
      <w:rPr>
        <w:rStyle w:val="a7"/>
        <w:noProof/>
      </w:rPr>
      <w:t>144</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504A" w:rsidRDefault="00D4504A">
      <w:r>
        <w:separator/>
      </w:r>
    </w:p>
  </w:footnote>
  <w:footnote w:type="continuationSeparator" w:id="0">
    <w:p w:rsidR="00D4504A" w:rsidRDefault="00D450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47D" w:rsidRPr="00CF55C1" w:rsidRDefault="0023747D" w:rsidP="00375F9C">
    <w:pPr>
      <w:pStyle w:val="a5"/>
      <w:rPr>
        <w:rStyle w:val="shorttext"/>
        <w:shd w:val="clear" w:color="auto" w:fill="FFFFFF"/>
      </w:rPr>
    </w:pPr>
    <w:r>
      <w:rPr>
        <w:rStyle w:val="shorttext"/>
        <w:rFonts w:hint="eastAsia"/>
        <w:shd w:val="clear" w:color="auto" w:fill="FFFFFF"/>
      </w:rPr>
      <w:t>CrossUI</w:t>
    </w:r>
    <w:r>
      <w:rPr>
        <w:rStyle w:val="shorttext"/>
        <w:shd w:val="clear" w:color="auto" w:fill="FFFFFF"/>
      </w:rPr>
      <w:t xml:space="preserve"> </w:t>
    </w:r>
    <w:r w:rsidRPr="00B42EA4">
      <w:rPr>
        <w:rStyle w:val="shorttext"/>
        <w:shd w:val="clear" w:color="auto" w:fill="FFFFFF"/>
      </w:rPr>
      <w:t>Cookbook</w:t>
    </w:r>
    <w:r>
      <w:rPr>
        <w:rStyle w:val="shorttext"/>
        <w:shd w:val="clear" w:color="auto" w:fill="FFFFFF"/>
      </w:rPr>
      <w:t xml:space="preserve"> -</w:t>
    </w:r>
    <w:r w:rsidRPr="00CF55C1">
      <w:t xml:space="preserve"> </w:t>
    </w:r>
    <w:r w:rsidRPr="00CF55C1">
      <w:rPr>
        <w:rStyle w:val="shorttext"/>
        <w:shd w:val="clear" w:color="auto" w:fill="FFFFFF"/>
      </w:rPr>
      <w:t>Getting Started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1"/>
    <w:multiLevelType w:val="multilevel"/>
    <w:tmpl w:val="00000031"/>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4CD6036"/>
    <w:multiLevelType w:val="multilevel"/>
    <w:tmpl w:val="EC40EF32"/>
    <w:lvl w:ilvl="0">
      <w:start w:val="1"/>
      <w:numFmt w:val="decimal"/>
      <w:lvlText w:val="Chapter %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6A1773B"/>
    <w:multiLevelType w:val="hybridMultilevel"/>
    <w:tmpl w:val="E4566308"/>
    <w:lvl w:ilvl="0" w:tplc="04090011">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A97038B"/>
    <w:multiLevelType w:val="hybridMultilevel"/>
    <w:tmpl w:val="16D8B372"/>
    <w:lvl w:ilvl="0" w:tplc="04090001">
      <w:start w:val="1"/>
      <w:numFmt w:val="bullet"/>
      <w:lvlText w:val=""/>
      <w:lvlJc w:val="left"/>
      <w:pPr>
        <w:tabs>
          <w:tab w:val="num" w:pos="1260"/>
        </w:tabs>
        <w:ind w:left="1260" w:hanging="420"/>
      </w:pPr>
      <w:rPr>
        <w:rFonts w:ascii="Wingdings" w:hAnsi="Wingdings" w:hint="default"/>
      </w:rPr>
    </w:lvl>
    <w:lvl w:ilvl="1" w:tplc="04090001">
      <w:start w:val="1"/>
      <w:numFmt w:val="bullet"/>
      <w:lvlText w:val=""/>
      <w:lvlJc w:val="left"/>
      <w:pPr>
        <w:tabs>
          <w:tab w:val="num" w:pos="1680"/>
        </w:tabs>
        <w:ind w:left="1680" w:hanging="420"/>
      </w:pPr>
      <w:rPr>
        <w:rFonts w:ascii="Wingdings" w:hAnsi="Wingding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
    <w:nsid w:val="0B7D748A"/>
    <w:multiLevelType w:val="hybridMultilevel"/>
    <w:tmpl w:val="61603A3E"/>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5">
    <w:nsid w:val="0BCB2E26"/>
    <w:multiLevelType w:val="hybridMultilevel"/>
    <w:tmpl w:val="6B9818E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12F15536"/>
    <w:multiLevelType w:val="hybridMultilevel"/>
    <w:tmpl w:val="62001276"/>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9730537"/>
    <w:multiLevelType w:val="hybridMultilevel"/>
    <w:tmpl w:val="A6A0FA7A"/>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1A777D34"/>
    <w:multiLevelType w:val="hybridMultilevel"/>
    <w:tmpl w:val="115442F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
    <w:nsid w:val="21AD22EE"/>
    <w:multiLevelType w:val="hybridMultilevel"/>
    <w:tmpl w:val="59FED910"/>
    <w:lvl w:ilvl="0" w:tplc="51440E0E">
      <w:start w:val="1"/>
      <w:numFmt w:val="decimal"/>
      <w:lvlText w:val="%1."/>
      <w:lvlJc w:val="left"/>
      <w:pPr>
        <w:tabs>
          <w:tab w:val="num" w:pos="780"/>
        </w:tabs>
        <w:ind w:left="78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22217565"/>
    <w:multiLevelType w:val="hybridMultilevel"/>
    <w:tmpl w:val="1DAA8B3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C031FBD"/>
    <w:multiLevelType w:val="hybridMultilevel"/>
    <w:tmpl w:val="757A433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2D7D4916"/>
    <w:multiLevelType w:val="hybridMultilevel"/>
    <w:tmpl w:val="193C951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339B75C9"/>
    <w:multiLevelType w:val="hybridMultilevel"/>
    <w:tmpl w:val="751060FE"/>
    <w:lvl w:ilvl="0" w:tplc="9E3A996A">
      <w:start w:val="1"/>
      <w:numFmt w:val="decimal"/>
      <w:lvlText w:val="Chapter %1. "/>
      <w:lvlJc w:val="left"/>
      <w:pPr>
        <w:tabs>
          <w:tab w:val="num" w:pos="1125"/>
        </w:tabs>
        <w:ind w:left="1125" w:hanging="1125"/>
      </w:pPr>
      <w:rPr>
        <w:rFonts w:hint="default"/>
        <w:lang w:val="en-US"/>
      </w:rPr>
    </w:lvl>
    <w:lvl w:ilvl="1" w:tplc="D8B29E3E">
      <w:start w:val="1"/>
      <w:numFmt w:val="decimal"/>
      <w:lvlText w:val="%2."/>
      <w:lvlJc w:val="left"/>
      <w:pPr>
        <w:tabs>
          <w:tab w:val="num" w:pos="780"/>
        </w:tabs>
        <w:ind w:left="780" w:hanging="360"/>
      </w:pPr>
      <w:rPr>
        <w:rFont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5F41BD7"/>
    <w:multiLevelType w:val="hybridMultilevel"/>
    <w:tmpl w:val="0EC2AE8A"/>
    <w:lvl w:ilvl="0" w:tplc="04090011">
      <w:start w:val="1"/>
      <w:numFmt w:val="decimal"/>
      <w:lvlText w:val="%1)"/>
      <w:lvlJc w:val="left"/>
      <w:pPr>
        <w:tabs>
          <w:tab w:val="num" w:pos="840"/>
        </w:tabs>
        <w:ind w:left="840" w:hanging="420"/>
      </w:pPr>
    </w:lvl>
    <w:lvl w:ilvl="1" w:tplc="04090001">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3960639B"/>
    <w:multiLevelType w:val="hybridMultilevel"/>
    <w:tmpl w:val="EF3C91F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BAC6A01"/>
    <w:multiLevelType w:val="hybridMultilevel"/>
    <w:tmpl w:val="D3CA708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nsid w:val="3D885BB0"/>
    <w:multiLevelType w:val="hybridMultilevel"/>
    <w:tmpl w:val="5952FF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45F32F37"/>
    <w:multiLevelType w:val="hybridMultilevel"/>
    <w:tmpl w:val="303848DA"/>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29F60B9"/>
    <w:multiLevelType w:val="hybridMultilevel"/>
    <w:tmpl w:val="DF30D9B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57BD2AE5"/>
    <w:multiLevelType w:val="hybridMultilevel"/>
    <w:tmpl w:val="A3823B3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nsid w:val="651228BA"/>
    <w:multiLevelType w:val="hybridMultilevel"/>
    <w:tmpl w:val="6D3AA610"/>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
    <w:nsid w:val="6BD507A9"/>
    <w:multiLevelType w:val="hybridMultilevel"/>
    <w:tmpl w:val="F816019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nsid w:val="6E24353B"/>
    <w:multiLevelType w:val="hybridMultilevel"/>
    <w:tmpl w:val="9406364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739B5512"/>
    <w:multiLevelType w:val="hybridMultilevel"/>
    <w:tmpl w:val="D7A67CD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5">
    <w:nsid w:val="742D27E6"/>
    <w:multiLevelType w:val="hybridMultilevel"/>
    <w:tmpl w:val="EF4E07CC"/>
    <w:lvl w:ilvl="0" w:tplc="1B68CD0C">
      <w:start w:val="1"/>
      <w:numFmt w:val="japaneseCounting"/>
      <w:lvlText w:val="第%1节"/>
      <w:lvlJc w:val="left"/>
      <w:pPr>
        <w:tabs>
          <w:tab w:val="num" w:pos="1125"/>
        </w:tabs>
        <w:ind w:left="1125" w:hanging="1125"/>
      </w:pPr>
      <w:rPr>
        <w:rFonts w:hint="default"/>
      </w:rPr>
    </w:lvl>
    <w:lvl w:ilvl="1" w:tplc="0409000F">
      <w:start w:val="1"/>
      <w:numFmt w:val="decimal"/>
      <w:lvlText w:val="%2."/>
      <w:lvlJc w:val="left"/>
      <w:pPr>
        <w:tabs>
          <w:tab w:val="num" w:pos="840"/>
        </w:tabs>
        <w:ind w:left="840" w:hanging="420"/>
      </w:pPr>
      <w:rPr>
        <w:rFonts w:hint="default"/>
      </w:rPr>
    </w:lvl>
    <w:lvl w:ilvl="2" w:tplc="0409000F">
      <w:start w:val="1"/>
      <w:numFmt w:val="decimal"/>
      <w:lvlText w:val="%3."/>
      <w:lvlJc w:val="left"/>
      <w:pPr>
        <w:tabs>
          <w:tab w:val="num" w:pos="1260"/>
        </w:tabs>
        <w:ind w:left="1260" w:hanging="420"/>
      </w:pPr>
      <w:rPr>
        <w:rFonts w:hint="default"/>
      </w:rPr>
    </w:lvl>
    <w:lvl w:ilvl="3" w:tplc="04090001">
      <w:start w:val="1"/>
      <w:numFmt w:val="bullet"/>
      <w:lvlText w:val=""/>
      <w:lvlJc w:val="left"/>
      <w:pPr>
        <w:tabs>
          <w:tab w:val="num" w:pos="1680"/>
        </w:tabs>
        <w:ind w:left="1680" w:hanging="420"/>
      </w:pPr>
      <w:rPr>
        <w:rFonts w:ascii="Wingdings" w:hAnsi="Wingdings" w:hint="default"/>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92B2FE0"/>
    <w:multiLevelType w:val="hybridMultilevel"/>
    <w:tmpl w:val="E31C251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7">
    <w:nsid w:val="7D80697F"/>
    <w:multiLevelType w:val="hybridMultilevel"/>
    <w:tmpl w:val="D666B9D2"/>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3"/>
  </w:num>
  <w:num w:numId="2">
    <w:abstractNumId w:val="7"/>
  </w:num>
  <w:num w:numId="3">
    <w:abstractNumId w:val="10"/>
  </w:num>
  <w:num w:numId="4">
    <w:abstractNumId w:val="6"/>
  </w:num>
  <w:num w:numId="5">
    <w:abstractNumId w:val="14"/>
  </w:num>
  <w:num w:numId="6">
    <w:abstractNumId w:val="24"/>
  </w:num>
  <w:num w:numId="7">
    <w:abstractNumId w:val="16"/>
  </w:num>
  <w:num w:numId="8">
    <w:abstractNumId w:val="20"/>
  </w:num>
  <w:num w:numId="9">
    <w:abstractNumId w:val="21"/>
  </w:num>
  <w:num w:numId="10">
    <w:abstractNumId w:val="22"/>
  </w:num>
  <w:num w:numId="11">
    <w:abstractNumId w:val="3"/>
  </w:num>
  <w:num w:numId="12">
    <w:abstractNumId w:val="8"/>
  </w:num>
  <w:num w:numId="13">
    <w:abstractNumId w:val="4"/>
  </w:num>
  <w:num w:numId="14">
    <w:abstractNumId w:val="11"/>
  </w:num>
  <w:num w:numId="15">
    <w:abstractNumId w:val="2"/>
  </w:num>
  <w:num w:numId="16">
    <w:abstractNumId w:val="23"/>
  </w:num>
  <w:num w:numId="17">
    <w:abstractNumId w:val="1"/>
  </w:num>
  <w:num w:numId="18">
    <w:abstractNumId w:val="18"/>
  </w:num>
  <w:num w:numId="19">
    <w:abstractNumId w:val="9"/>
  </w:num>
  <w:num w:numId="20">
    <w:abstractNumId w:val="5"/>
  </w:num>
  <w:num w:numId="21">
    <w:abstractNumId w:val="17"/>
  </w:num>
  <w:num w:numId="22">
    <w:abstractNumId w:val="12"/>
  </w:num>
  <w:num w:numId="23">
    <w:abstractNumId w:val="26"/>
  </w:num>
  <w:num w:numId="24">
    <w:abstractNumId w:val="15"/>
  </w:num>
  <w:num w:numId="25">
    <w:abstractNumId w:val="19"/>
  </w:num>
  <w:num w:numId="26">
    <w:abstractNumId w:val="27"/>
  </w:num>
  <w:num w:numId="27">
    <w:abstractNumId w:val="25"/>
  </w:num>
  <w:num w:numId="28">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yle="mso-position-vertical-relative:line" fillcolor="white">
      <v:fill color="white"/>
      <v:stroke weight="1pt"/>
      <v:textbox inset="1.5mm,1.3mm,1.5mm"/>
      <o:colormru v:ext="edit" colors="#f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275"/>
    <w:rsid w:val="00034906"/>
    <w:rsid w:val="0004302F"/>
    <w:rsid w:val="00070F9E"/>
    <w:rsid w:val="0007584D"/>
    <w:rsid w:val="00083A2E"/>
    <w:rsid w:val="00093C49"/>
    <w:rsid w:val="000B5B77"/>
    <w:rsid w:val="000B7FBF"/>
    <w:rsid w:val="000F03E6"/>
    <w:rsid w:val="00105B39"/>
    <w:rsid w:val="00122649"/>
    <w:rsid w:val="00136364"/>
    <w:rsid w:val="001458BD"/>
    <w:rsid w:val="001516D4"/>
    <w:rsid w:val="00160BBB"/>
    <w:rsid w:val="001E331B"/>
    <w:rsid w:val="00221877"/>
    <w:rsid w:val="002232AB"/>
    <w:rsid w:val="0023747D"/>
    <w:rsid w:val="0024376F"/>
    <w:rsid w:val="00265C52"/>
    <w:rsid w:val="002C72E3"/>
    <w:rsid w:val="002D40F2"/>
    <w:rsid w:val="002F1497"/>
    <w:rsid w:val="002F701E"/>
    <w:rsid w:val="00321473"/>
    <w:rsid w:val="00322244"/>
    <w:rsid w:val="00327CEB"/>
    <w:rsid w:val="00335963"/>
    <w:rsid w:val="00347426"/>
    <w:rsid w:val="00375F9C"/>
    <w:rsid w:val="003A1F40"/>
    <w:rsid w:val="003D7EBA"/>
    <w:rsid w:val="004117D2"/>
    <w:rsid w:val="00440008"/>
    <w:rsid w:val="004432E3"/>
    <w:rsid w:val="0044782D"/>
    <w:rsid w:val="004508BD"/>
    <w:rsid w:val="00462DD4"/>
    <w:rsid w:val="00467D7A"/>
    <w:rsid w:val="00470499"/>
    <w:rsid w:val="004740AC"/>
    <w:rsid w:val="004C5F87"/>
    <w:rsid w:val="004D6FBC"/>
    <w:rsid w:val="004E376C"/>
    <w:rsid w:val="0052227E"/>
    <w:rsid w:val="0052530C"/>
    <w:rsid w:val="005325C0"/>
    <w:rsid w:val="0054457D"/>
    <w:rsid w:val="005458D3"/>
    <w:rsid w:val="00551D47"/>
    <w:rsid w:val="00577E10"/>
    <w:rsid w:val="00590082"/>
    <w:rsid w:val="005953FB"/>
    <w:rsid w:val="005B3B99"/>
    <w:rsid w:val="005C19C5"/>
    <w:rsid w:val="005C781A"/>
    <w:rsid w:val="005D7FCA"/>
    <w:rsid w:val="005F6274"/>
    <w:rsid w:val="00631ADA"/>
    <w:rsid w:val="00662774"/>
    <w:rsid w:val="00673EB9"/>
    <w:rsid w:val="006750A9"/>
    <w:rsid w:val="00704D04"/>
    <w:rsid w:val="007077AA"/>
    <w:rsid w:val="00726AAF"/>
    <w:rsid w:val="0074209A"/>
    <w:rsid w:val="007976DB"/>
    <w:rsid w:val="007B1275"/>
    <w:rsid w:val="007E223C"/>
    <w:rsid w:val="007E23B3"/>
    <w:rsid w:val="007F1C7F"/>
    <w:rsid w:val="007F7087"/>
    <w:rsid w:val="0080241D"/>
    <w:rsid w:val="008202B8"/>
    <w:rsid w:val="0082200B"/>
    <w:rsid w:val="00836232"/>
    <w:rsid w:val="00845D63"/>
    <w:rsid w:val="00863040"/>
    <w:rsid w:val="008820A9"/>
    <w:rsid w:val="00892136"/>
    <w:rsid w:val="008A203B"/>
    <w:rsid w:val="008B1AAA"/>
    <w:rsid w:val="008C1055"/>
    <w:rsid w:val="008C63CB"/>
    <w:rsid w:val="008F1DC3"/>
    <w:rsid w:val="00906824"/>
    <w:rsid w:val="00955C1D"/>
    <w:rsid w:val="00973A41"/>
    <w:rsid w:val="0097681A"/>
    <w:rsid w:val="009916B3"/>
    <w:rsid w:val="009C0D54"/>
    <w:rsid w:val="009C670E"/>
    <w:rsid w:val="009C6F51"/>
    <w:rsid w:val="009D1B5B"/>
    <w:rsid w:val="00A34312"/>
    <w:rsid w:val="00A52FB6"/>
    <w:rsid w:val="00A57879"/>
    <w:rsid w:val="00A8013F"/>
    <w:rsid w:val="00A87CF0"/>
    <w:rsid w:val="00AC18D7"/>
    <w:rsid w:val="00AD32F2"/>
    <w:rsid w:val="00AD4693"/>
    <w:rsid w:val="00AE0641"/>
    <w:rsid w:val="00AF5AE5"/>
    <w:rsid w:val="00AF77F7"/>
    <w:rsid w:val="00B17450"/>
    <w:rsid w:val="00B3019D"/>
    <w:rsid w:val="00B316C6"/>
    <w:rsid w:val="00B340E8"/>
    <w:rsid w:val="00B532B2"/>
    <w:rsid w:val="00BA208E"/>
    <w:rsid w:val="00BA3304"/>
    <w:rsid w:val="00BD715F"/>
    <w:rsid w:val="00BE0DF4"/>
    <w:rsid w:val="00BF18E0"/>
    <w:rsid w:val="00C1079E"/>
    <w:rsid w:val="00C23F7B"/>
    <w:rsid w:val="00C464BF"/>
    <w:rsid w:val="00CB58D0"/>
    <w:rsid w:val="00CC090A"/>
    <w:rsid w:val="00CC1119"/>
    <w:rsid w:val="00CC3FCE"/>
    <w:rsid w:val="00CC48BF"/>
    <w:rsid w:val="00CC6D5B"/>
    <w:rsid w:val="00CD05D1"/>
    <w:rsid w:val="00D36AA0"/>
    <w:rsid w:val="00D4504A"/>
    <w:rsid w:val="00D505F2"/>
    <w:rsid w:val="00D6406F"/>
    <w:rsid w:val="00D9208C"/>
    <w:rsid w:val="00DE2922"/>
    <w:rsid w:val="00DF4E63"/>
    <w:rsid w:val="00E11718"/>
    <w:rsid w:val="00E35A3D"/>
    <w:rsid w:val="00E45D25"/>
    <w:rsid w:val="00E53C79"/>
    <w:rsid w:val="00E5545B"/>
    <w:rsid w:val="00E63EF7"/>
    <w:rsid w:val="00E71910"/>
    <w:rsid w:val="00E72D3A"/>
    <w:rsid w:val="00E75C50"/>
    <w:rsid w:val="00EA5068"/>
    <w:rsid w:val="00EF727C"/>
    <w:rsid w:val="00F25B33"/>
    <w:rsid w:val="00F30264"/>
    <w:rsid w:val="00F40987"/>
    <w:rsid w:val="00F4333E"/>
    <w:rsid w:val="00F4477A"/>
    <w:rsid w:val="00F47C8A"/>
    <w:rsid w:val="00F55F81"/>
    <w:rsid w:val="00F665EC"/>
    <w:rsid w:val="00F70C1C"/>
    <w:rsid w:val="00F80527"/>
    <w:rsid w:val="00F90815"/>
    <w:rsid w:val="00FB05F9"/>
    <w:rsid w:val="00FD145A"/>
    <w:rsid w:val="00FD7171"/>
    <w:rsid w:val="00FF6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chmetcnv"/>
  <w:shapeDefaults>
    <o:shapedefaults v:ext="edit" spidmax="2049" style="mso-position-vertical-relative:line" fillcolor="white">
      <v:fill color="white"/>
      <v:stroke weight="1pt"/>
      <v:textbox inset="1.5mm,1.3mm,1.5mm"/>
      <o:colormru v:ext="edit" colors="#f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80F31"/>
    <w:pPr>
      <w:widowControl w:val="0"/>
      <w:jc w:val="both"/>
    </w:pPr>
    <w:rPr>
      <w:kern w:val="2"/>
      <w:sz w:val="21"/>
      <w:szCs w:val="24"/>
    </w:rPr>
  </w:style>
  <w:style w:type="paragraph" w:styleId="1">
    <w:name w:val="heading 1"/>
    <w:basedOn w:val="a"/>
    <w:next w:val="a"/>
    <w:qFormat/>
    <w:rsid w:val="007B1275"/>
    <w:pPr>
      <w:keepNext/>
      <w:keepLines/>
      <w:spacing w:before="340" w:after="330" w:line="578" w:lineRule="auto"/>
      <w:outlineLvl w:val="0"/>
    </w:pPr>
    <w:rPr>
      <w:b/>
      <w:bCs/>
      <w:kern w:val="44"/>
      <w:sz w:val="44"/>
      <w:szCs w:val="44"/>
    </w:rPr>
  </w:style>
  <w:style w:type="paragraph" w:styleId="2">
    <w:name w:val="heading 2"/>
    <w:basedOn w:val="a"/>
    <w:next w:val="a"/>
    <w:qFormat/>
    <w:rsid w:val="00DF18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F1895"/>
    <w:pPr>
      <w:keepNext/>
      <w:keepLines/>
      <w:spacing w:before="260" w:after="260" w:line="416" w:lineRule="auto"/>
      <w:outlineLvl w:val="2"/>
    </w:pPr>
    <w:rPr>
      <w:b/>
      <w:bCs/>
      <w:sz w:val="32"/>
      <w:szCs w:val="32"/>
    </w:rPr>
  </w:style>
  <w:style w:type="paragraph" w:styleId="4">
    <w:name w:val="heading 4"/>
    <w:basedOn w:val="a"/>
    <w:next w:val="a"/>
    <w:qFormat/>
    <w:rsid w:val="00A3684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FF31E1"/>
    <w:pPr>
      <w:keepNext/>
      <w:keepLines/>
      <w:spacing w:before="280" w:after="290" w:line="376" w:lineRule="auto"/>
      <w:outlineLvl w:val="4"/>
    </w:pPr>
    <w:rPr>
      <w:b/>
      <w:bCs/>
      <w:sz w:val="28"/>
      <w:szCs w:val="28"/>
    </w:rPr>
  </w:style>
  <w:style w:type="paragraph" w:styleId="6">
    <w:name w:val="heading 6"/>
    <w:basedOn w:val="a"/>
    <w:next w:val="a"/>
    <w:qFormat/>
    <w:rsid w:val="006A6CFE"/>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A36845"/>
    <w:rPr>
      <w:color w:val="0000FF"/>
      <w:u w:val="single"/>
    </w:rPr>
  </w:style>
  <w:style w:type="paragraph" w:styleId="10">
    <w:name w:val="toc 1"/>
    <w:basedOn w:val="a"/>
    <w:next w:val="a"/>
    <w:autoRedefine/>
    <w:uiPriority w:val="39"/>
    <w:rsid w:val="009F0B88"/>
  </w:style>
  <w:style w:type="paragraph" w:styleId="20">
    <w:name w:val="toc 2"/>
    <w:basedOn w:val="a"/>
    <w:next w:val="a"/>
    <w:autoRedefine/>
    <w:uiPriority w:val="39"/>
    <w:rsid w:val="009F0B88"/>
    <w:pPr>
      <w:ind w:leftChars="200" w:left="420"/>
    </w:pPr>
  </w:style>
  <w:style w:type="paragraph" w:styleId="30">
    <w:name w:val="toc 3"/>
    <w:basedOn w:val="a"/>
    <w:next w:val="a"/>
    <w:autoRedefine/>
    <w:uiPriority w:val="39"/>
    <w:rsid w:val="009F0B88"/>
    <w:pPr>
      <w:ind w:leftChars="400" w:left="840"/>
    </w:pPr>
  </w:style>
  <w:style w:type="paragraph" w:styleId="40">
    <w:name w:val="toc 4"/>
    <w:basedOn w:val="a"/>
    <w:next w:val="a"/>
    <w:autoRedefine/>
    <w:uiPriority w:val="39"/>
    <w:rsid w:val="009F0B88"/>
    <w:pPr>
      <w:ind w:leftChars="600" w:left="1260"/>
    </w:pPr>
  </w:style>
  <w:style w:type="paragraph" w:styleId="a4">
    <w:name w:val="Body Text"/>
    <w:basedOn w:val="a"/>
    <w:rsid w:val="008E71FB"/>
    <w:pPr>
      <w:spacing w:after="120"/>
    </w:pPr>
  </w:style>
  <w:style w:type="paragraph" w:styleId="a5">
    <w:name w:val="header"/>
    <w:basedOn w:val="a"/>
    <w:rsid w:val="00BE317A"/>
    <w:pPr>
      <w:pBdr>
        <w:bottom w:val="single" w:sz="6" w:space="1" w:color="auto"/>
      </w:pBdr>
      <w:tabs>
        <w:tab w:val="center" w:pos="4153"/>
        <w:tab w:val="right" w:pos="8306"/>
      </w:tabs>
      <w:snapToGrid w:val="0"/>
      <w:jc w:val="center"/>
    </w:pPr>
    <w:rPr>
      <w:sz w:val="18"/>
      <w:szCs w:val="18"/>
    </w:rPr>
  </w:style>
  <w:style w:type="paragraph" w:styleId="a6">
    <w:name w:val="footer"/>
    <w:basedOn w:val="a"/>
    <w:rsid w:val="00BE317A"/>
    <w:pPr>
      <w:tabs>
        <w:tab w:val="center" w:pos="4153"/>
        <w:tab w:val="right" w:pos="8306"/>
      </w:tabs>
      <w:snapToGrid w:val="0"/>
      <w:jc w:val="left"/>
    </w:pPr>
    <w:rPr>
      <w:sz w:val="18"/>
      <w:szCs w:val="18"/>
    </w:rPr>
  </w:style>
  <w:style w:type="character" w:styleId="a7">
    <w:name w:val="page number"/>
    <w:basedOn w:val="a0"/>
    <w:rsid w:val="00BE317A"/>
  </w:style>
  <w:style w:type="paragraph" w:styleId="50">
    <w:name w:val="toc 5"/>
    <w:basedOn w:val="a"/>
    <w:next w:val="a"/>
    <w:autoRedefine/>
    <w:uiPriority w:val="39"/>
    <w:rsid w:val="00CD397D"/>
    <w:pPr>
      <w:ind w:leftChars="800" w:left="1680"/>
    </w:pPr>
  </w:style>
  <w:style w:type="character" w:styleId="a8">
    <w:name w:val="FollowedHyperlink"/>
    <w:basedOn w:val="a0"/>
    <w:rsid w:val="0059010D"/>
    <w:rPr>
      <w:color w:val="800080"/>
      <w:u w:val="single"/>
    </w:rPr>
  </w:style>
  <w:style w:type="paragraph" w:styleId="HTML">
    <w:name w:val="HTML Preformatted"/>
    <w:basedOn w:val="a"/>
    <w:rsid w:val="00220F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Date"/>
    <w:basedOn w:val="a"/>
    <w:next w:val="a"/>
    <w:rsid w:val="00F305C5"/>
    <w:pPr>
      <w:ind w:leftChars="2500" w:left="100"/>
    </w:pPr>
  </w:style>
  <w:style w:type="character" w:customStyle="1" w:styleId="shorttext">
    <w:name w:val="short_text"/>
    <w:basedOn w:val="a0"/>
    <w:rsid w:val="00EA4548"/>
  </w:style>
  <w:style w:type="character" w:customStyle="1" w:styleId="mediumtext">
    <w:name w:val="medium_text"/>
    <w:basedOn w:val="a0"/>
    <w:rsid w:val="00E038B6"/>
  </w:style>
  <w:style w:type="character" w:customStyle="1" w:styleId="longtext">
    <w:name w:val="long_text"/>
    <w:basedOn w:val="a0"/>
    <w:rsid w:val="007F5DAA"/>
  </w:style>
  <w:style w:type="paragraph" w:styleId="60">
    <w:name w:val="toc 6"/>
    <w:basedOn w:val="a"/>
    <w:next w:val="a"/>
    <w:autoRedefine/>
    <w:uiPriority w:val="39"/>
    <w:rsid w:val="00E93F77"/>
    <w:pPr>
      <w:ind w:leftChars="1000" w:left="2100"/>
    </w:pPr>
  </w:style>
  <w:style w:type="paragraph" w:styleId="7">
    <w:name w:val="toc 7"/>
    <w:basedOn w:val="a"/>
    <w:next w:val="a"/>
    <w:autoRedefine/>
    <w:uiPriority w:val="39"/>
    <w:rsid w:val="00E93F77"/>
    <w:pPr>
      <w:ind w:leftChars="1200" w:left="2520"/>
    </w:pPr>
  </w:style>
  <w:style w:type="paragraph" w:styleId="8">
    <w:name w:val="toc 8"/>
    <w:basedOn w:val="a"/>
    <w:next w:val="a"/>
    <w:autoRedefine/>
    <w:uiPriority w:val="39"/>
    <w:rsid w:val="00E93F77"/>
    <w:pPr>
      <w:ind w:leftChars="1400" w:left="2940"/>
    </w:pPr>
  </w:style>
  <w:style w:type="paragraph" w:styleId="9">
    <w:name w:val="toc 9"/>
    <w:basedOn w:val="a"/>
    <w:next w:val="a"/>
    <w:autoRedefine/>
    <w:uiPriority w:val="39"/>
    <w:rsid w:val="00E93F77"/>
    <w:pPr>
      <w:ind w:leftChars="1600" w:left="3360"/>
    </w:pPr>
  </w:style>
  <w:style w:type="paragraph" w:styleId="aa">
    <w:name w:val="Title"/>
    <w:basedOn w:val="a"/>
    <w:qFormat/>
    <w:rsid w:val="00B7468E"/>
    <w:pPr>
      <w:spacing w:before="240" w:after="60"/>
      <w:jc w:val="center"/>
      <w:outlineLvl w:val="0"/>
    </w:pPr>
    <w:rPr>
      <w:rFonts w:ascii="Arial" w:hAnsi="Arial" w:cs="Arial"/>
      <w:b/>
      <w:bCs/>
      <w:sz w:val="32"/>
      <w:szCs w:val="32"/>
    </w:rPr>
  </w:style>
  <w:style w:type="paragraph" w:styleId="ab">
    <w:name w:val="Balloon Text"/>
    <w:basedOn w:val="a"/>
    <w:semiHidden/>
    <w:rsid w:val="00CD64A5"/>
    <w:rPr>
      <w:rFonts w:ascii="Lucida Grande" w:hAnsi="Lucida Grande"/>
      <w:sz w:val="18"/>
      <w:szCs w:val="18"/>
    </w:rPr>
  </w:style>
  <w:style w:type="character" w:styleId="ac">
    <w:name w:val="Strong"/>
    <w:basedOn w:val="a0"/>
    <w:uiPriority w:val="22"/>
    <w:qFormat/>
    <w:rsid w:val="00CC6D5B"/>
    <w:rPr>
      <w:b/>
      <w:bCs/>
    </w:rPr>
  </w:style>
  <w:style w:type="character" w:customStyle="1" w:styleId="hps">
    <w:name w:val="hps"/>
    <w:basedOn w:val="a0"/>
    <w:rsid w:val="00E63E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80F31"/>
    <w:pPr>
      <w:widowControl w:val="0"/>
      <w:jc w:val="both"/>
    </w:pPr>
    <w:rPr>
      <w:kern w:val="2"/>
      <w:sz w:val="21"/>
      <w:szCs w:val="24"/>
    </w:rPr>
  </w:style>
  <w:style w:type="paragraph" w:styleId="1">
    <w:name w:val="heading 1"/>
    <w:basedOn w:val="a"/>
    <w:next w:val="a"/>
    <w:qFormat/>
    <w:rsid w:val="007B1275"/>
    <w:pPr>
      <w:keepNext/>
      <w:keepLines/>
      <w:spacing w:before="340" w:after="330" w:line="578" w:lineRule="auto"/>
      <w:outlineLvl w:val="0"/>
    </w:pPr>
    <w:rPr>
      <w:b/>
      <w:bCs/>
      <w:kern w:val="44"/>
      <w:sz w:val="44"/>
      <w:szCs w:val="44"/>
    </w:rPr>
  </w:style>
  <w:style w:type="paragraph" w:styleId="2">
    <w:name w:val="heading 2"/>
    <w:basedOn w:val="a"/>
    <w:next w:val="a"/>
    <w:qFormat/>
    <w:rsid w:val="00DF18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F1895"/>
    <w:pPr>
      <w:keepNext/>
      <w:keepLines/>
      <w:spacing w:before="260" w:after="260" w:line="416" w:lineRule="auto"/>
      <w:outlineLvl w:val="2"/>
    </w:pPr>
    <w:rPr>
      <w:b/>
      <w:bCs/>
      <w:sz w:val="32"/>
      <w:szCs w:val="32"/>
    </w:rPr>
  </w:style>
  <w:style w:type="paragraph" w:styleId="4">
    <w:name w:val="heading 4"/>
    <w:basedOn w:val="a"/>
    <w:next w:val="a"/>
    <w:qFormat/>
    <w:rsid w:val="00A3684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FF31E1"/>
    <w:pPr>
      <w:keepNext/>
      <w:keepLines/>
      <w:spacing w:before="280" w:after="290" w:line="376" w:lineRule="auto"/>
      <w:outlineLvl w:val="4"/>
    </w:pPr>
    <w:rPr>
      <w:b/>
      <w:bCs/>
      <w:sz w:val="28"/>
      <w:szCs w:val="28"/>
    </w:rPr>
  </w:style>
  <w:style w:type="paragraph" w:styleId="6">
    <w:name w:val="heading 6"/>
    <w:basedOn w:val="a"/>
    <w:next w:val="a"/>
    <w:qFormat/>
    <w:rsid w:val="006A6CFE"/>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A36845"/>
    <w:rPr>
      <w:color w:val="0000FF"/>
      <w:u w:val="single"/>
    </w:rPr>
  </w:style>
  <w:style w:type="paragraph" w:styleId="10">
    <w:name w:val="toc 1"/>
    <w:basedOn w:val="a"/>
    <w:next w:val="a"/>
    <w:autoRedefine/>
    <w:uiPriority w:val="39"/>
    <w:rsid w:val="009F0B88"/>
  </w:style>
  <w:style w:type="paragraph" w:styleId="20">
    <w:name w:val="toc 2"/>
    <w:basedOn w:val="a"/>
    <w:next w:val="a"/>
    <w:autoRedefine/>
    <w:uiPriority w:val="39"/>
    <w:rsid w:val="009F0B88"/>
    <w:pPr>
      <w:ind w:leftChars="200" w:left="420"/>
    </w:pPr>
  </w:style>
  <w:style w:type="paragraph" w:styleId="30">
    <w:name w:val="toc 3"/>
    <w:basedOn w:val="a"/>
    <w:next w:val="a"/>
    <w:autoRedefine/>
    <w:uiPriority w:val="39"/>
    <w:rsid w:val="009F0B88"/>
    <w:pPr>
      <w:ind w:leftChars="400" w:left="840"/>
    </w:pPr>
  </w:style>
  <w:style w:type="paragraph" w:styleId="40">
    <w:name w:val="toc 4"/>
    <w:basedOn w:val="a"/>
    <w:next w:val="a"/>
    <w:autoRedefine/>
    <w:uiPriority w:val="39"/>
    <w:rsid w:val="009F0B88"/>
    <w:pPr>
      <w:ind w:leftChars="600" w:left="1260"/>
    </w:pPr>
  </w:style>
  <w:style w:type="paragraph" w:styleId="a4">
    <w:name w:val="Body Text"/>
    <w:basedOn w:val="a"/>
    <w:rsid w:val="008E71FB"/>
    <w:pPr>
      <w:spacing w:after="120"/>
    </w:pPr>
  </w:style>
  <w:style w:type="paragraph" w:styleId="a5">
    <w:name w:val="header"/>
    <w:basedOn w:val="a"/>
    <w:rsid w:val="00BE317A"/>
    <w:pPr>
      <w:pBdr>
        <w:bottom w:val="single" w:sz="6" w:space="1" w:color="auto"/>
      </w:pBdr>
      <w:tabs>
        <w:tab w:val="center" w:pos="4153"/>
        <w:tab w:val="right" w:pos="8306"/>
      </w:tabs>
      <w:snapToGrid w:val="0"/>
      <w:jc w:val="center"/>
    </w:pPr>
    <w:rPr>
      <w:sz w:val="18"/>
      <w:szCs w:val="18"/>
    </w:rPr>
  </w:style>
  <w:style w:type="paragraph" w:styleId="a6">
    <w:name w:val="footer"/>
    <w:basedOn w:val="a"/>
    <w:rsid w:val="00BE317A"/>
    <w:pPr>
      <w:tabs>
        <w:tab w:val="center" w:pos="4153"/>
        <w:tab w:val="right" w:pos="8306"/>
      </w:tabs>
      <w:snapToGrid w:val="0"/>
      <w:jc w:val="left"/>
    </w:pPr>
    <w:rPr>
      <w:sz w:val="18"/>
      <w:szCs w:val="18"/>
    </w:rPr>
  </w:style>
  <w:style w:type="character" w:styleId="a7">
    <w:name w:val="page number"/>
    <w:basedOn w:val="a0"/>
    <w:rsid w:val="00BE317A"/>
  </w:style>
  <w:style w:type="paragraph" w:styleId="50">
    <w:name w:val="toc 5"/>
    <w:basedOn w:val="a"/>
    <w:next w:val="a"/>
    <w:autoRedefine/>
    <w:uiPriority w:val="39"/>
    <w:rsid w:val="00CD397D"/>
    <w:pPr>
      <w:ind w:leftChars="800" w:left="1680"/>
    </w:pPr>
  </w:style>
  <w:style w:type="character" w:styleId="a8">
    <w:name w:val="FollowedHyperlink"/>
    <w:basedOn w:val="a0"/>
    <w:rsid w:val="0059010D"/>
    <w:rPr>
      <w:color w:val="800080"/>
      <w:u w:val="single"/>
    </w:rPr>
  </w:style>
  <w:style w:type="paragraph" w:styleId="HTML">
    <w:name w:val="HTML Preformatted"/>
    <w:basedOn w:val="a"/>
    <w:rsid w:val="00220F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Date"/>
    <w:basedOn w:val="a"/>
    <w:next w:val="a"/>
    <w:rsid w:val="00F305C5"/>
    <w:pPr>
      <w:ind w:leftChars="2500" w:left="100"/>
    </w:pPr>
  </w:style>
  <w:style w:type="character" w:customStyle="1" w:styleId="shorttext">
    <w:name w:val="short_text"/>
    <w:basedOn w:val="a0"/>
    <w:rsid w:val="00EA4548"/>
  </w:style>
  <w:style w:type="character" w:customStyle="1" w:styleId="mediumtext">
    <w:name w:val="medium_text"/>
    <w:basedOn w:val="a0"/>
    <w:rsid w:val="00E038B6"/>
  </w:style>
  <w:style w:type="character" w:customStyle="1" w:styleId="longtext">
    <w:name w:val="long_text"/>
    <w:basedOn w:val="a0"/>
    <w:rsid w:val="007F5DAA"/>
  </w:style>
  <w:style w:type="paragraph" w:styleId="60">
    <w:name w:val="toc 6"/>
    <w:basedOn w:val="a"/>
    <w:next w:val="a"/>
    <w:autoRedefine/>
    <w:uiPriority w:val="39"/>
    <w:rsid w:val="00E93F77"/>
    <w:pPr>
      <w:ind w:leftChars="1000" w:left="2100"/>
    </w:pPr>
  </w:style>
  <w:style w:type="paragraph" w:styleId="7">
    <w:name w:val="toc 7"/>
    <w:basedOn w:val="a"/>
    <w:next w:val="a"/>
    <w:autoRedefine/>
    <w:uiPriority w:val="39"/>
    <w:rsid w:val="00E93F77"/>
    <w:pPr>
      <w:ind w:leftChars="1200" w:left="2520"/>
    </w:pPr>
  </w:style>
  <w:style w:type="paragraph" w:styleId="8">
    <w:name w:val="toc 8"/>
    <w:basedOn w:val="a"/>
    <w:next w:val="a"/>
    <w:autoRedefine/>
    <w:uiPriority w:val="39"/>
    <w:rsid w:val="00E93F77"/>
    <w:pPr>
      <w:ind w:leftChars="1400" w:left="2940"/>
    </w:pPr>
  </w:style>
  <w:style w:type="paragraph" w:styleId="9">
    <w:name w:val="toc 9"/>
    <w:basedOn w:val="a"/>
    <w:next w:val="a"/>
    <w:autoRedefine/>
    <w:uiPriority w:val="39"/>
    <w:rsid w:val="00E93F77"/>
    <w:pPr>
      <w:ind w:leftChars="1600" w:left="3360"/>
    </w:pPr>
  </w:style>
  <w:style w:type="paragraph" w:styleId="aa">
    <w:name w:val="Title"/>
    <w:basedOn w:val="a"/>
    <w:qFormat/>
    <w:rsid w:val="00B7468E"/>
    <w:pPr>
      <w:spacing w:before="240" w:after="60"/>
      <w:jc w:val="center"/>
      <w:outlineLvl w:val="0"/>
    </w:pPr>
    <w:rPr>
      <w:rFonts w:ascii="Arial" w:hAnsi="Arial" w:cs="Arial"/>
      <w:b/>
      <w:bCs/>
      <w:sz w:val="32"/>
      <w:szCs w:val="32"/>
    </w:rPr>
  </w:style>
  <w:style w:type="paragraph" w:styleId="ab">
    <w:name w:val="Balloon Text"/>
    <w:basedOn w:val="a"/>
    <w:semiHidden/>
    <w:rsid w:val="00CD64A5"/>
    <w:rPr>
      <w:rFonts w:ascii="Lucida Grande" w:hAnsi="Lucida Grande"/>
      <w:sz w:val="18"/>
      <w:szCs w:val="18"/>
    </w:rPr>
  </w:style>
  <w:style w:type="character" w:styleId="ac">
    <w:name w:val="Strong"/>
    <w:basedOn w:val="a0"/>
    <w:uiPriority w:val="22"/>
    <w:qFormat/>
    <w:rsid w:val="00CC6D5B"/>
    <w:rPr>
      <w:b/>
      <w:bCs/>
    </w:rPr>
  </w:style>
  <w:style w:type="character" w:customStyle="1" w:styleId="hps">
    <w:name w:val="hps"/>
    <w:basedOn w:val="a0"/>
    <w:rsid w:val="00E63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6.png"/><Relationship Id="rId42" Type="http://schemas.openxmlformats.org/officeDocument/2006/relationships/image" Target="media/image25.png"/><Relationship Id="rId63" Type="http://schemas.openxmlformats.org/officeDocument/2006/relationships/hyperlink" Target="http://www.crossui.com/xui/Examples/comb/DataBinder/index.html" TargetMode="External"/><Relationship Id="rId84" Type="http://schemas.openxmlformats.org/officeDocument/2006/relationships/image" Target="media/image64.png"/><Relationship Id="rId138" Type="http://schemas.openxmlformats.org/officeDocument/2006/relationships/image" Target="media/image118.png"/><Relationship Id="rId159" Type="http://schemas.openxmlformats.org/officeDocument/2006/relationships/hyperlink" Target="http://www.fiddler2.com/fiddler2/" TargetMode="External"/><Relationship Id="rId170" Type="http://schemas.openxmlformats.org/officeDocument/2006/relationships/image" Target="media/image148.png"/><Relationship Id="rId191" Type="http://schemas.openxmlformats.org/officeDocument/2006/relationships/image" Target="media/image169.png"/><Relationship Id="rId205" Type="http://schemas.openxmlformats.org/officeDocument/2006/relationships/image" Target="media/image183.png"/><Relationship Id="rId16" Type="http://schemas.openxmlformats.org/officeDocument/2006/relationships/image" Target="media/image3.png"/><Relationship Id="rId107" Type="http://schemas.openxmlformats.org/officeDocument/2006/relationships/image" Target="media/image87.png"/><Relationship Id="rId11" Type="http://schemas.openxmlformats.org/officeDocument/2006/relationships/hyperlink" Target="http://www.crossui.com/download.html"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4.png"/><Relationship Id="rId149" Type="http://schemas.openxmlformats.org/officeDocument/2006/relationships/image" Target="media/image129.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160" Type="http://schemas.openxmlformats.org/officeDocument/2006/relationships/image" Target="media/image139.png"/><Relationship Id="rId165" Type="http://schemas.openxmlformats.org/officeDocument/2006/relationships/image" Target="media/image144.png"/><Relationship Id="rId181" Type="http://schemas.openxmlformats.org/officeDocument/2006/relationships/image" Target="media/image159.png"/><Relationship Id="rId186" Type="http://schemas.openxmlformats.org/officeDocument/2006/relationships/image" Target="media/image164.png"/><Relationship Id="rId22" Type="http://schemas.openxmlformats.org/officeDocument/2006/relationships/hyperlink" Target="http://www.crossui.com/download.html" TargetMode="Externa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0.png"/><Relationship Id="rId85" Type="http://schemas.openxmlformats.org/officeDocument/2006/relationships/image" Target="media/image65.png"/><Relationship Id="rId150" Type="http://schemas.openxmlformats.org/officeDocument/2006/relationships/image" Target="media/image130.png"/><Relationship Id="rId155" Type="http://schemas.openxmlformats.org/officeDocument/2006/relationships/image" Target="media/image135.png"/><Relationship Id="rId171" Type="http://schemas.openxmlformats.org/officeDocument/2006/relationships/image" Target="media/image149.png"/><Relationship Id="rId176" Type="http://schemas.openxmlformats.org/officeDocument/2006/relationships/image" Target="media/image154.png"/><Relationship Id="rId192" Type="http://schemas.openxmlformats.org/officeDocument/2006/relationships/image" Target="media/image170.png"/><Relationship Id="rId197" Type="http://schemas.openxmlformats.org/officeDocument/2006/relationships/image" Target="media/image175.png"/><Relationship Id="rId206" Type="http://schemas.openxmlformats.org/officeDocument/2006/relationships/image" Target="media/image184.png"/><Relationship Id="rId201" Type="http://schemas.openxmlformats.org/officeDocument/2006/relationships/image" Target="media/image179.png"/><Relationship Id="rId12" Type="http://schemas.openxmlformats.org/officeDocument/2006/relationships/hyperlink" Target="https://github.com/linb/crossui" TargetMode="External"/><Relationship Id="rId17" Type="http://schemas.openxmlformats.org/officeDocument/2006/relationships/hyperlink" Target="http://www.crossui.com/download.html"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www.crossui.com" TargetMode="External"/><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7.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40" Type="http://schemas.openxmlformats.org/officeDocument/2006/relationships/image" Target="media/image120.png"/><Relationship Id="rId145" Type="http://schemas.openxmlformats.org/officeDocument/2006/relationships/image" Target="media/image125.png"/><Relationship Id="rId161" Type="http://schemas.openxmlformats.org/officeDocument/2006/relationships/image" Target="media/image140.png"/><Relationship Id="rId166" Type="http://schemas.openxmlformats.org/officeDocument/2006/relationships/image" Target="media/image145.png"/><Relationship Id="rId182" Type="http://schemas.openxmlformats.org/officeDocument/2006/relationships/image" Target="media/image160.png"/><Relationship Id="rId187" Type="http://schemas.openxmlformats.org/officeDocument/2006/relationships/image" Target="media/image165.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www.crossui.com/RAD/Builder.html" TargetMode="Externa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7.png"/><Relationship Id="rId60" Type="http://schemas.openxmlformats.org/officeDocument/2006/relationships/hyperlink" Target="http://www.crossui.com" TargetMode="External"/><Relationship Id="rId65" Type="http://schemas.openxmlformats.org/officeDocument/2006/relationships/image" Target="media/image45.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10.png"/><Relationship Id="rId135" Type="http://schemas.openxmlformats.org/officeDocument/2006/relationships/image" Target="media/image115.png"/><Relationship Id="rId151" Type="http://schemas.openxmlformats.org/officeDocument/2006/relationships/image" Target="media/image131.png"/><Relationship Id="rId156" Type="http://schemas.openxmlformats.org/officeDocument/2006/relationships/image" Target="media/image136.png"/><Relationship Id="rId177" Type="http://schemas.openxmlformats.org/officeDocument/2006/relationships/image" Target="media/image155.png"/><Relationship Id="rId198" Type="http://schemas.openxmlformats.org/officeDocument/2006/relationships/image" Target="media/image176.png"/><Relationship Id="rId172" Type="http://schemas.openxmlformats.org/officeDocument/2006/relationships/image" Target="media/image150.png"/><Relationship Id="rId193" Type="http://schemas.openxmlformats.org/officeDocument/2006/relationships/image" Target="media/image171.png"/><Relationship Id="rId202" Type="http://schemas.openxmlformats.org/officeDocument/2006/relationships/image" Target="media/image180.png"/><Relationship Id="rId207" Type="http://schemas.openxmlformats.org/officeDocument/2006/relationships/image" Target="media/image185.png"/><Relationship Id="rId13" Type="http://schemas.openxmlformats.org/officeDocument/2006/relationships/hyperlink" Target="https://github.com/linb/CrossUI/tree/master/xui1.4" TargetMode="External"/><Relationship Id="rId18" Type="http://schemas.openxmlformats.org/officeDocument/2006/relationships/hyperlink" Target="http://localhost/jsLinb/cases/chapter1/helloworld.html" TargetMode="External"/><Relationship Id="rId39" Type="http://schemas.openxmlformats.org/officeDocument/2006/relationships/image" Target="media/image22.png"/><Relationship Id="rId109" Type="http://schemas.openxmlformats.org/officeDocument/2006/relationships/image" Target="media/image89.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21.png"/><Relationship Id="rId146" Type="http://schemas.openxmlformats.org/officeDocument/2006/relationships/image" Target="media/image126.png"/><Relationship Id="rId167" Type="http://schemas.openxmlformats.org/officeDocument/2006/relationships/image" Target="media/image146.png"/><Relationship Id="rId188" Type="http://schemas.openxmlformats.org/officeDocument/2006/relationships/image" Target="media/image16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162" Type="http://schemas.openxmlformats.org/officeDocument/2006/relationships/image" Target="media/image141.png"/><Relationship Id="rId183" Type="http://schemas.openxmlformats.org/officeDocument/2006/relationships/image" Target="media/image161.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image" Target="media/image116.png"/><Relationship Id="rId157" Type="http://schemas.openxmlformats.org/officeDocument/2006/relationships/image" Target="media/image137.png"/><Relationship Id="rId178" Type="http://schemas.openxmlformats.org/officeDocument/2006/relationships/image" Target="media/image156.png"/><Relationship Id="rId61" Type="http://schemas.openxmlformats.org/officeDocument/2006/relationships/image" Target="media/image42.png"/><Relationship Id="rId82" Type="http://schemas.openxmlformats.org/officeDocument/2006/relationships/image" Target="media/image62.png"/><Relationship Id="rId152" Type="http://schemas.openxmlformats.org/officeDocument/2006/relationships/image" Target="media/image132.png"/><Relationship Id="rId173" Type="http://schemas.openxmlformats.org/officeDocument/2006/relationships/image" Target="media/image151.png"/><Relationship Id="rId194" Type="http://schemas.openxmlformats.org/officeDocument/2006/relationships/image" Target="media/image172.png"/><Relationship Id="rId199" Type="http://schemas.openxmlformats.org/officeDocument/2006/relationships/image" Target="media/image177.png"/><Relationship Id="rId203" Type="http://schemas.openxmlformats.org/officeDocument/2006/relationships/image" Target="media/image181.png"/><Relationship Id="rId208" Type="http://schemas.openxmlformats.org/officeDocument/2006/relationships/image" Target="media/image186.png"/><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147" Type="http://schemas.openxmlformats.org/officeDocument/2006/relationships/image" Target="media/image127.png"/><Relationship Id="rId168" Type="http://schemas.openxmlformats.org/officeDocument/2006/relationships/image" Target="media/image147.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142" Type="http://schemas.openxmlformats.org/officeDocument/2006/relationships/image" Target="media/image122.png"/><Relationship Id="rId163" Type="http://schemas.openxmlformats.org/officeDocument/2006/relationships/image" Target="media/image142.png"/><Relationship Id="rId184" Type="http://schemas.openxmlformats.org/officeDocument/2006/relationships/image" Target="media/image162.png"/><Relationship Id="rId189" Type="http://schemas.openxmlformats.org/officeDocument/2006/relationships/image" Target="media/image167.png"/><Relationship Id="rId3" Type="http://schemas.microsoft.com/office/2007/relationships/stylesWithEffects" Target="stylesWithEffect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47.png"/><Relationship Id="rId116" Type="http://schemas.openxmlformats.org/officeDocument/2006/relationships/image" Target="media/image96.png"/><Relationship Id="rId137" Type="http://schemas.openxmlformats.org/officeDocument/2006/relationships/image" Target="media/image117.png"/><Relationship Id="rId158" Type="http://schemas.openxmlformats.org/officeDocument/2006/relationships/image" Target="media/image138.png"/><Relationship Id="rId20" Type="http://schemas.openxmlformats.org/officeDocument/2006/relationships/image" Target="media/image5.png"/><Relationship Id="rId41" Type="http://schemas.openxmlformats.org/officeDocument/2006/relationships/image" Target="media/image24.png"/><Relationship Id="rId62" Type="http://schemas.openxmlformats.org/officeDocument/2006/relationships/image" Target="media/image43.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image" Target="media/image112.png"/><Relationship Id="rId153" Type="http://schemas.openxmlformats.org/officeDocument/2006/relationships/image" Target="media/image133.png"/><Relationship Id="rId174" Type="http://schemas.openxmlformats.org/officeDocument/2006/relationships/image" Target="media/image152.png"/><Relationship Id="rId179" Type="http://schemas.openxmlformats.org/officeDocument/2006/relationships/image" Target="media/image157.png"/><Relationship Id="rId195" Type="http://schemas.openxmlformats.org/officeDocument/2006/relationships/image" Target="media/image173.png"/><Relationship Id="rId209" Type="http://schemas.openxmlformats.org/officeDocument/2006/relationships/fontTable" Target="fontTable.xml"/><Relationship Id="rId190" Type="http://schemas.openxmlformats.org/officeDocument/2006/relationships/image" Target="media/image168.png"/><Relationship Id="rId204" Type="http://schemas.openxmlformats.org/officeDocument/2006/relationships/image" Target="media/image182.png"/><Relationship Id="rId15" Type="http://schemas.openxmlformats.org/officeDocument/2006/relationships/image" Target="media/image2.png"/><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hyperlink" Target="http://www.crossui.com/Forum" TargetMode="Externa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143" Type="http://schemas.openxmlformats.org/officeDocument/2006/relationships/image" Target="media/image123.png"/><Relationship Id="rId148" Type="http://schemas.openxmlformats.org/officeDocument/2006/relationships/image" Target="media/image128.png"/><Relationship Id="rId164" Type="http://schemas.openxmlformats.org/officeDocument/2006/relationships/image" Target="media/image143.png"/><Relationship Id="rId169" Type="http://schemas.openxmlformats.org/officeDocument/2006/relationships/hyperlink" Target="http://www.crossui.com/download.html" TargetMode="External"/><Relationship Id="rId185" Type="http://schemas.openxmlformats.org/officeDocument/2006/relationships/image" Target="media/image16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58.png"/><Relationship Id="rId210" Type="http://schemas.openxmlformats.org/officeDocument/2006/relationships/theme" Target="theme/theme1.xml"/><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image" Target="media/image48.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image" Target="media/image113.png"/><Relationship Id="rId154" Type="http://schemas.openxmlformats.org/officeDocument/2006/relationships/image" Target="media/image134.png"/><Relationship Id="rId175" Type="http://schemas.openxmlformats.org/officeDocument/2006/relationships/image" Target="media/image153.png"/><Relationship Id="rId196" Type="http://schemas.openxmlformats.org/officeDocument/2006/relationships/image" Target="media/image174.png"/><Relationship Id="rId200" Type="http://schemas.openxmlformats.org/officeDocument/2006/relationships/image" Target="media/image1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1554</TotalTime>
  <Pages>144</Pages>
  <Words>9488</Words>
  <Characters>54084</Characters>
  <Application>Microsoft Office Word</Application>
  <DocSecurity>0</DocSecurity>
  <Lines>450</Lines>
  <Paragraphs>126</Paragraphs>
  <ScaleCrop>false</ScaleCrop>
  <Company>none</Company>
  <LinksUpToDate>false</LinksUpToDate>
  <CharactersWithSpaces>63446</CharactersWithSpaces>
  <SharedDoc>false</SharedDoc>
  <HLinks>
    <vt:vector size="1374" baseType="variant">
      <vt:variant>
        <vt:i4>196632</vt:i4>
      </vt:variant>
      <vt:variant>
        <vt:i4>1755</vt:i4>
      </vt:variant>
      <vt:variant>
        <vt:i4>0</vt:i4>
      </vt:variant>
      <vt:variant>
        <vt:i4>5</vt:i4>
      </vt:variant>
      <vt:variant>
        <vt:lpwstr>http://www.fiddler2.com/fiddler2/</vt:lpwstr>
      </vt:variant>
      <vt:variant>
        <vt:lpwstr/>
      </vt:variant>
      <vt:variant>
        <vt:i4>7995429</vt:i4>
      </vt:variant>
      <vt:variant>
        <vt:i4>1368</vt:i4>
      </vt:variant>
      <vt:variant>
        <vt:i4>0</vt:i4>
      </vt:variant>
      <vt:variant>
        <vt:i4>5</vt:i4>
      </vt:variant>
      <vt:variant>
        <vt:lpwstr>http://localhost/jsLinb/VisualJS/UIBuilder.html</vt:lpwstr>
      </vt:variant>
      <vt:variant>
        <vt:lpwstr/>
      </vt:variant>
      <vt:variant>
        <vt:i4>2949230</vt:i4>
      </vt:variant>
      <vt:variant>
        <vt:i4>1356</vt:i4>
      </vt:variant>
      <vt:variant>
        <vt:i4>0</vt:i4>
      </vt:variant>
      <vt:variant>
        <vt:i4>5</vt:i4>
      </vt:variant>
      <vt:variant>
        <vt:lpwstr>http://localhost/jsLinb/cases/chapter1/helloworld.html</vt:lpwstr>
      </vt:variant>
      <vt:variant>
        <vt:lpwstr/>
      </vt:variant>
      <vt:variant>
        <vt:i4>7471155</vt:i4>
      </vt:variant>
      <vt:variant>
        <vt:i4>1350</vt:i4>
      </vt:variant>
      <vt:variant>
        <vt:i4>0</vt:i4>
      </vt:variant>
      <vt:variant>
        <vt:i4>5</vt:i4>
      </vt:variant>
      <vt:variant>
        <vt:lpwstr>http://linb.googlecode.com/svn/trunk/jsLinb3.0/</vt:lpwstr>
      </vt:variant>
      <vt:variant>
        <vt:lpwstr/>
      </vt:variant>
      <vt:variant>
        <vt:i4>262239</vt:i4>
      </vt:variant>
      <vt:variant>
        <vt:i4>1347</vt:i4>
      </vt:variant>
      <vt:variant>
        <vt:i4>0</vt:i4>
      </vt:variant>
      <vt:variant>
        <vt:i4>5</vt:i4>
      </vt:variant>
      <vt:variant>
        <vt:lpwstr>http://code.google.com/p/linb/downloads/list</vt:lpwstr>
      </vt:variant>
      <vt:variant>
        <vt:lpwstr/>
      </vt:variant>
      <vt:variant>
        <vt:i4>1179698</vt:i4>
      </vt:variant>
      <vt:variant>
        <vt:i4>1340</vt:i4>
      </vt:variant>
      <vt:variant>
        <vt:i4>0</vt:i4>
      </vt:variant>
      <vt:variant>
        <vt:i4>5</vt:i4>
      </vt:variant>
      <vt:variant>
        <vt:lpwstr/>
      </vt:variant>
      <vt:variant>
        <vt:lpwstr>_Toc268091124</vt:lpwstr>
      </vt:variant>
      <vt:variant>
        <vt:i4>1179698</vt:i4>
      </vt:variant>
      <vt:variant>
        <vt:i4>1334</vt:i4>
      </vt:variant>
      <vt:variant>
        <vt:i4>0</vt:i4>
      </vt:variant>
      <vt:variant>
        <vt:i4>5</vt:i4>
      </vt:variant>
      <vt:variant>
        <vt:lpwstr/>
      </vt:variant>
      <vt:variant>
        <vt:lpwstr>_Toc268091123</vt:lpwstr>
      </vt:variant>
      <vt:variant>
        <vt:i4>1179698</vt:i4>
      </vt:variant>
      <vt:variant>
        <vt:i4>1328</vt:i4>
      </vt:variant>
      <vt:variant>
        <vt:i4>0</vt:i4>
      </vt:variant>
      <vt:variant>
        <vt:i4>5</vt:i4>
      </vt:variant>
      <vt:variant>
        <vt:lpwstr/>
      </vt:variant>
      <vt:variant>
        <vt:lpwstr>_Toc268091122</vt:lpwstr>
      </vt:variant>
      <vt:variant>
        <vt:i4>1179698</vt:i4>
      </vt:variant>
      <vt:variant>
        <vt:i4>1322</vt:i4>
      </vt:variant>
      <vt:variant>
        <vt:i4>0</vt:i4>
      </vt:variant>
      <vt:variant>
        <vt:i4>5</vt:i4>
      </vt:variant>
      <vt:variant>
        <vt:lpwstr/>
      </vt:variant>
      <vt:variant>
        <vt:lpwstr>_Toc268091121</vt:lpwstr>
      </vt:variant>
      <vt:variant>
        <vt:i4>1179698</vt:i4>
      </vt:variant>
      <vt:variant>
        <vt:i4>1316</vt:i4>
      </vt:variant>
      <vt:variant>
        <vt:i4>0</vt:i4>
      </vt:variant>
      <vt:variant>
        <vt:i4>5</vt:i4>
      </vt:variant>
      <vt:variant>
        <vt:lpwstr/>
      </vt:variant>
      <vt:variant>
        <vt:lpwstr>_Toc268091120</vt:lpwstr>
      </vt:variant>
      <vt:variant>
        <vt:i4>1114162</vt:i4>
      </vt:variant>
      <vt:variant>
        <vt:i4>1310</vt:i4>
      </vt:variant>
      <vt:variant>
        <vt:i4>0</vt:i4>
      </vt:variant>
      <vt:variant>
        <vt:i4>5</vt:i4>
      </vt:variant>
      <vt:variant>
        <vt:lpwstr/>
      </vt:variant>
      <vt:variant>
        <vt:lpwstr>_Toc268091119</vt:lpwstr>
      </vt:variant>
      <vt:variant>
        <vt:i4>1114162</vt:i4>
      </vt:variant>
      <vt:variant>
        <vt:i4>1304</vt:i4>
      </vt:variant>
      <vt:variant>
        <vt:i4>0</vt:i4>
      </vt:variant>
      <vt:variant>
        <vt:i4>5</vt:i4>
      </vt:variant>
      <vt:variant>
        <vt:lpwstr/>
      </vt:variant>
      <vt:variant>
        <vt:lpwstr>_Toc268091118</vt:lpwstr>
      </vt:variant>
      <vt:variant>
        <vt:i4>1114162</vt:i4>
      </vt:variant>
      <vt:variant>
        <vt:i4>1298</vt:i4>
      </vt:variant>
      <vt:variant>
        <vt:i4>0</vt:i4>
      </vt:variant>
      <vt:variant>
        <vt:i4>5</vt:i4>
      </vt:variant>
      <vt:variant>
        <vt:lpwstr/>
      </vt:variant>
      <vt:variant>
        <vt:lpwstr>_Toc268091117</vt:lpwstr>
      </vt:variant>
      <vt:variant>
        <vt:i4>1114162</vt:i4>
      </vt:variant>
      <vt:variant>
        <vt:i4>1292</vt:i4>
      </vt:variant>
      <vt:variant>
        <vt:i4>0</vt:i4>
      </vt:variant>
      <vt:variant>
        <vt:i4>5</vt:i4>
      </vt:variant>
      <vt:variant>
        <vt:lpwstr/>
      </vt:variant>
      <vt:variant>
        <vt:lpwstr>_Toc268091116</vt:lpwstr>
      </vt:variant>
      <vt:variant>
        <vt:i4>1114162</vt:i4>
      </vt:variant>
      <vt:variant>
        <vt:i4>1286</vt:i4>
      </vt:variant>
      <vt:variant>
        <vt:i4>0</vt:i4>
      </vt:variant>
      <vt:variant>
        <vt:i4>5</vt:i4>
      </vt:variant>
      <vt:variant>
        <vt:lpwstr/>
      </vt:variant>
      <vt:variant>
        <vt:lpwstr>_Toc268091115</vt:lpwstr>
      </vt:variant>
      <vt:variant>
        <vt:i4>1114162</vt:i4>
      </vt:variant>
      <vt:variant>
        <vt:i4>1280</vt:i4>
      </vt:variant>
      <vt:variant>
        <vt:i4>0</vt:i4>
      </vt:variant>
      <vt:variant>
        <vt:i4>5</vt:i4>
      </vt:variant>
      <vt:variant>
        <vt:lpwstr/>
      </vt:variant>
      <vt:variant>
        <vt:lpwstr>_Toc268091114</vt:lpwstr>
      </vt:variant>
      <vt:variant>
        <vt:i4>1114162</vt:i4>
      </vt:variant>
      <vt:variant>
        <vt:i4>1274</vt:i4>
      </vt:variant>
      <vt:variant>
        <vt:i4>0</vt:i4>
      </vt:variant>
      <vt:variant>
        <vt:i4>5</vt:i4>
      </vt:variant>
      <vt:variant>
        <vt:lpwstr/>
      </vt:variant>
      <vt:variant>
        <vt:lpwstr>_Toc268091113</vt:lpwstr>
      </vt:variant>
      <vt:variant>
        <vt:i4>1114162</vt:i4>
      </vt:variant>
      <vt:variant>
        <vt:i4>1268</vt:i4>
      </vt:variant>
      <vt:variant>
        <vt:i4>0</vt:i4>
      </vt:variant>
      <vt:variant>
        <vt:i4>5</vt:i4>
      </vt:variant>
      <vt:variant>
        <vt:lpwstr/>
      </vt:variant>
      <vt:variant>
        <vt:lpwstr>_Toc268091112</vt:lpwstr>
      </vt:variant>
      <vt:variant>
        <vt:i4>1114162</vt:i4>
      </vt:variant>
      <vt:variant>
        <vt:i4>1262</vt:i4>
      </vt:variant>
      <vt:variant>
        <vt:i4>0</vt:i4>
      </vt:variant>
      <vt:variant>
        <vt:i4>5</vt:i4>
      </vt:variant>
      <vt:variant>
        <vt:lpwstr/>
      </vt:variant>
      <vt:variant>
        <vt:lpwstr>_Toc268091111</vt:lpwstr>
      </vt:variant>
      <vt:variant>
        <vt:i4>1114162</vt:i4>
      </vt:variant>
      <vt:variant>
        <vt:i4>1256</vt:i4>
      </vt:variant>
      <vt:variant>
        <vt:i4>0</vt:i4>
      </vt:variant>
      <vt:variant>
        <vt:i4>5</vt:i4>
      </vt:variant>
      <vt:variant>
        <vt:lpwstr/>
      </vt:variant>
      <vt:variant>
        <vt:lpwstr>_Toc268091110</vt:lpwstr>
      </vt:variant>
      <vt:variant>
        <vt:i4>1048626</vt:i4>
      </vt:variant>
      <vt:variant>
        <vt:i4>1250</vt:i4>
      </vt:variant>
      <vt:variant>
        <vt:i4>0</vt:i4>
      </vt:variant>
      <vt:variant>
        <vt:i4>5</vt:i4>
      </vt:variant>
      <vt:variant>
        <vt:lpwstr/>
      </vt:variant>
      <vt:variant>
        <vt:lpwstr>_Toc268091109</vt:lpwstr>
      </vt:variant>
      <vt:variant>
        <vt:i4>1048626</vt:i4>
      </vt:variant>
      <vt:variant>
        <vt:i4>1244</vt:i4>
      </vt:variant>
      <vt:variant>
        <vt:i4>0</vt:i4>
      </vt:variant>
      <vt:variant>
        <vt:i4>5</vt:i4>
      </vt:variant>
      <vt:variant>
        <vt:lpwstr/>
      </vt:variant>
      <vt:variant>
        <vt:lpwstr>_Toc268091108</vt:lpwstr>
      </vt:variant>
      <vt:variant>
        <vt:i4>1048626</vt:i4>
      </vt:variant>
      <vt:variant>
        <vt:i4>1238</vt:i4>
      </vt:variant>
      <vt:variant>
        <vt:i4>0</vt:i4>
      </vt:variant>
      <vt:variant>
        <vt:i4>5</vt:i4>
      </vt:variant>
      <vt:variant>
        <vt:lpwstr/>
      </vt:variant>
      <vt:variant>
        <vt:lpwstr>_Toc268091107</vt:lpwstr>
      </vt:variant>
      <vt:variant>
        <vt:i4>1048626</vt:i4>
      </vt:variant>
      <vt:variant>
        <vt:i4>1232</vt:i4>
      </vt:variant>
      <vt:variant>
        <vt:i4>0</vt:i4>
      </vt:variant>
      <vt:variant>
        <vt:i4>5</vt:i4>
      </vt:variant>
      <vt:variant>
        <vt:lpwstr/>
      </vt:variant>
      <vt:variant>
        <vt:lpwstr>_Toc268091106</vt:lpwstr>
      </vt:variant>
      <vt:variant>
        <vt:i4>1048626</vt:i4>
      </vt:variant>
      <vt:variant>
        <vt:i4>1226</vt:i4>
      </vt:variant>
      <vt:variant>
        <vt:i4>0</vt:i4>
      </vt:variant>
      <vt:variant>
        <vt:i4>5</vt:i4>
      </vt:variant>
      <vt:variant>
        <vt:lpwstr/>
      </vt:variant>
      <vt:variant>
        <vt:lpwstr>_Toc268091105</vt:lpwstr>
      </vt:variant>
      <vt:variant>
        <vt:i4>1048626</vt:i4>
      </vt:variant>
      <vt:variant>
        <vt:i4>1220</vt:i4>
      </vt:variant>
      <vt:variant>
        <vt:i4>0</vt:i4>
      </vt:variant>
      <vt:variant>
        <vt:i4>5</vt:i4>
      </vt:variant>
      <vt:variant>
        <vt:lpwstr/>
      </vt:variant>
      <vt:variant>
        <vt:lpwstr>_Toc268091104</vt:lpwstr>
      </vt:variant>
      <vt:variant>
        <vt:i4>1048626</vt:i4>
      </vt:variant>
      <vt:variant>
        <vt:i4>1214</vt:i4>
      </vt:variant>
      <vt:variant>
        <vt:i4>0</vt:i4>
      </vt:variant>
      <vt:variant>
        <vt:i4>5</vt:i4>
      </vt:variant>
      <vt:variant>
        <vt:lpwstr/>
      </vt:variant>
      <vt:variant>
        <vt:lpwstr>_Toc268091103</vt:lpwstr>
      </vt:variant>
      <vt:variant>
        <vt:i4>1048626</vt:i4>
      </vt:variant>
      <vt:variant>
        <vt:i4>1208</vt:i4>
      </vt:variant>
      <vt:variant>
        <vt:i4>0</vt:i4>
      </vt:variant>
      <vt:variant>
        <vt:i4>5</vt:i4>
      </vt:variant>
      <vt:variant>
        <vt:lpwstr/>
      </vt:variant>
      <vt:variant>
        <vt:lpwstr>_Toc268091102</vt:lpwstr>
      </vt:variant>
      <vt:variant>
        <vt:i4>1048626</vt:i4>
      </vt:variant>
      <vt:variant>
        <vt:i4>1202</vt:i4>
      </vt:variant>
      <vt:variant>
        <vt:i4>0</vt:i4>
      </vt:variant>
      <vt:variant>
        <vt:i4>5</vt:i4>
      </vt:variant>
      <vt:variant>
        <vt:lpwstr/>
      </vt:variant>
      <vt:variant>
        <vt:lpwstr>_Toc268091101</vt:lpwstr>
      </vt:variant>
      <vt:variant>
        <vt:i4>1048626</vt:i4>
      </vt:variant>
      <vt:variant>
        <vt:i4>1196</vt:i4>
      </vt:variant>
      <vt:variant>
        <vt:i4>0</vt:i4>
      </vt:variant>
      <vt:variant>
        <vt:i4>5</vt:i4>
      </vt:variant>
      <vt:variant>
        <vt:lpwstr/>
      </vt:variant>
      <vt:variant>
        <vt:lpwstr>_Toc268091100</vt:lpwstr>
      </vt:variant>
      <vt:variant>
        <vt:i4>1638451</vt:i4>
      </vt:variant>
      <vt:variant>
        <vt:i4>1190</vt:i4>
      </vt:variant>
      <vt:variant>
        <vt:i4>0</vt:i4>
      </vt:variant>
      <vt:variant>
        <vt:i4>5</vt:i4>
      </vt:variant>
      <vt:variant>
        <vt:lpwstr/>
      </vt:variant>
      <vt:variant>
        <vt:lpwstr>_Toc268091099</vt:lpwstr>
      </vt:variant>
      <vt:variant>
        <vt:i4>1638451</vt:i4>
      </vt:variant>
      <vt:variant>
        <vt:i4>1184</vt:i4>
      </vt:variant>
      <vt:variant>
        <vt:i4>0</vt:i4>
      </vt:variant>
      <vt:variant>
        <vt:i4>5</vt:i4>
      </vt:variant>
      <vt:variant>
        <vt:lpwstr/>
      </vt:variant>
      <vt:variant>
        <vt:lpwstr>_Toc268091098</vt:lpwstr>
      </vt:variant>
      <vt:variant>
        <vt:i4>1638451</vt:i4>
      </vt:variant>
      <vt:variant>
        <vt:i4>1178</vt:i4>
      </vt:variant>
      <vt:variant>
        <vt:i4>0</vt:i4>
      </vt:variant>
      <vt:variant>
        <vt:i4>5</vt:i4>
      </vt:variant>
      <vt:variant>
        <vt:lpwstr/>
      </vt:variant>
      <vt:variant>
        <vt:lpwstr>_Toc268091097</vt:lpwstr>
      </vt:variant>
      <vt:variant>
        <vt:i4>1638451</vt:i4>
      </vt:variant>
      <vt:variant>
        <vt:i4>1172</vt:i4>
      </vt:variant>
      <vt:variant>
        <vt:i4>0</vt:i4>
      </vt:variant>
      <vt:variant>
        <vt:i4>5</vt:i4>
      </vt:variant>
      <vt:variant>
        <vt:lpwstr/>
      </vt:variant>
      <vt:variant>
        <vt:lpwstr>_Toc268091096</vt:lpwstr>
      </vt:variant>
      <vt:variant>
        <vt:i4>1638451</vt:i4>
      </vt:variant>
      <vt:variant>
        <vt:i4>1166</vt:i4>
      </vt:variant>
      <vt:variant>
        <vt:i4>0</vt:i4>
      </vt:variant>
      <vt:variant>
        <vt:i4>5</vt:i4>
      </vt:variant>
      <vt:variant>
        <vt:lpwstr/>
      </vt:variant>
      <vt:variant>
        <vt:lpwstr>_Toc268091095</vt:lpwstr>
      </vt:variant>
      <vt:variant>
        <vt:i4>1638451</vt:i4>
      </vt:variant>
      <vt:variant>
        <vt:i4>1160</vt:i4>
      </vt:variant>
      <vt:variant>
        <vt:i4>0</vt:i4>
      </vt:variant>
      <vt:variant>
        <vt:i4>5</vt:i4>
      </vt:variant>
      <vt:variant>
        <vt:lpwstr/>
      </vt:variant>
      <vt:variant>
        <vt:lpwstr>_Toc268091094</vt:lpwstr>
      </vt:variant>
      <vt:variant>
        <vt:i4>1638451</vt:i4>
      </vt:variant>
      <vt:variant>
        <vt:i4>1154</vt:i4>
      </vt:variant>
      <vt:variant>
        <vt:i4>0</vt:i4>
      </vt:variant>
      <vt:variant>
        <vt:i4>5</vt:i4>
      </vt:variant>
      <vt:variant>
        <vt:lpwstr/>
      </vt:variant>
      <vt:variant>
        <vt:lpwstr>_Toc268091093</vt:lpwstr>
      </vt:variant>
      <vt:variant>
        <vt:i4>1638451</vt:i4>
      </vt:variant>
      <vt:variant>
        <vt:i4>1148</vt:i4>
      </vt:variant>
      <vt:variant>
        <vt:i4>0</vt:i4>
      </vt:variant>
      <vt:variant>
        <vt:i4>5</vt:i4>
      </vt:variant>
      <vt:variant>
        <vt:lpwstr/>
      </vt:variant>
      <vt:variant>
        <vt:lpwstr>_Toc268091092</vt:lpwstr>
      </vt:variant>
      <vt:variant>
        <vt:i4>1638451</vt:i4>
      </vt:variant>
      <vt:variant>
        <vt:i4>1142</vt:i4>
      </vt:variant>
      <vt:variant>
        <vt:i4>0</vt:i4>
      </vt:variant>
      <vt:variant>
        <vt:i4>5</vt:i4>
      </vt:variant>
      <vt:variant>
        <vt:lpwstr/>
      </vt:variant>
      <vt:variant>
        <vt:lpwstr>_Toc268091091</vt:lpwstr>
      </vt:variant>
      <vt:variant>
        <vt:i4>1638451</vt:i4>
      </vt:variant>
      <vt:variant>
        <vt:i4>1136</vt:i4>
      </vt:variant>
      <vt:variant>
        <vt:i4>0</vt:i4>
      </vt:variant>
      <vt:variant>
        <vt:i4>5</vt:i4>
      </vt:variant>
      <vt:variant>
        <vt:lpwstr/>
      </vt:variant>
      <vt:variant>
        <vt:lpwstr>_Toc268091090</vt:lpwstr>
      </vt:variant>
      <vt:variant>
        <vt:i4>1572915</vt:i4>
      </vt:variant>
      <vt:variant>
        <vt:i4>1130</vt:i4>
      </vt:variant>
      <vt:variant>
        <vt:i4>0</vt:i4>
      </vt:variant>
      <vt:variant>
        <vt:i4>5</vt:i4>
      </vt:variant>
      <vt:variant>
        <vt:lpwstr/>
      </vt:variant>
      <vt:variant>
        <vt:lpwstr>_Toc268091089</vt:lpwstr>
      </vt:variant>
      <vt:variant>
        <vt:i4>1572915</vt:i4>
      </vt:variant>
      <vt:variant>
        <vt:i4>1124</vt:i4>
      </vt:variant>
      <vt:variant>
        <vt:i4>0</vt:i4>
      </vt:variant>
      <vt:variant>
        <vt:i4>5</vt:i4>
      </vt:variant>
      <vt:variant>
        <vt:lpwstr/>
      </vt:variant>
      <vt:variant>
        <vt:lpwstr>_Toc268091088</vt:lpwstr>
      </vt:variant>
      <vt:variant>
        <vt:i4>1572915</vt:i4>
      </vt:variant>
      <vt:variant>
        <vt:i4>1118</vt:i4>
      </vt:variant>
      <vt:variant>
        <vt:i4>0</vt:i4>
      </vt:variant>
      <vt:variant>
        <vt:i4>5</vt:i4>
      </vt:variant>
      <vt:variant>
        <vt:lpwstr/>
      </vt:variant>
      <vt:variant>
        <vt:lpwstr>_Toc268091087</vt:lpwstr>
      </vt:variant>
      <vt:variant>
        <vt:i4>1572915</vt:i4>
      </vt:variant>
      <vt:variant>
        <vt:i4>1112</vt:i4>
      </vt:variant>
      <vt:variant>
        <vt:i4>0</vt:i4>
      </vt:variant>
      <vt:variant>
        <vt:i4>5</vt:i4>
      </vt:variant>
      <vt:variant>
        <vt:lpwstr/>
      </vt:variant>
      <vt:variant>
        <vt:lpwstr>_Toc268091086</vt:lpwstr>
      </vt:variant>
      <vt:variant>
        <vt:i4>1572915</vt:i4>
      </vt:variant>
      <vt:variant>
        <vt:i4>1106</vt:i4>
      </vt:variant>
      <vt:variant>
        <vt:i4>0</vt:i4>
      </vt:variant>
      <vt:variant>
        <vt:i4>5</vt:i4>
      </vt:variant>
      <vt:variant>
        <vt:lpwstr/>
      </vt:variant>
      <vt:variant>
        <vt:lpwstr>_Toc268091085</vt:lpwstr>
      </vt:variant>
      <vt:variant>
        <vt:i4>1572915</vt:i4>
      </vt:variant>
      <vt:variant>
        <vt:i4>1100</vt:i4>
      </vt:variant>
      <vt:variant>
        <vt:i4>0</vt:i4>
      </vt:variant>
      <vt:variant>
        <vt:i4>5</vt:i4>
      </vt:variant>
      <vt:variant>
        <vt:lpwstr/>
      </vt:variant>
      <vt:variant>
        <vt:lpwstr>_Toc268091084</vt:lpwstr>
      </vt:variant>
      <vt:variant>
        <vt:i4>1572915</vt:i4>
      </vt:variant>
      <vt:variant>
        <vt:i4>1094</vt:i4>
      </vt:variant>
      <vt:variant>
        <vt:i4>0</vt:i4>
      </vt:variant>
      <vt:variant>
        <vt:i4>5</vt:i4>
      </vt:variant>
      <vt:variant>
        <vt:lpwstr/>
      </vt:variant>
      <vt:variant>
        <vt:lpwstr>_Toc268091083</vt:lpwstr>
      </vt:variant>
      <vt:variant>
        <vt:i4>1572915</vt:i4>
      </vt:variant>
      <vt:variant>
        <vt:i4>1088</vt:i4>
      </vt:variant>
      <vt:variant>
        <vt:i4>0</vt:i4>
      </vt:variant>
      <vt:variant>
        <vt:i4>5</vt:i4>
      </vt:variant>
      <vt:variant>
        <vt:lpwstr/>
      </vt:variant>
      <vt:variant>
        <vt:lpwstr>_Toc268091082</vt:lpwstr>
      </vt:variant>
      <vt:variant>
        <vt:i4>1572915</vt:i4>
      </vt:variant>
      <vt:variant>
        <vt:i4>1082</vt:i4>
      </vt:variant>
      <vt:variant>
        <vt:i4>0</vt:i4>
      </vt:variant>
      <vt:variant>
        <vt:i4>5</vt:i4>
      </vt:variant>
      <vt:variant>
        <vt:lpwstr/>
      </vt:variant>
      <vt:variant>
        <vt:lpwstr>_Toc268091081</vt:lpwstr>
      </vt:variant>
      <vt:variant>
        <vt:i4>1572915</vt:i4>
      </vt:variant>
      <vt:variant>
        <vt:i4>1076</vt:i4>
      </vt:variant>
      <vt:variant>
        <vt:i4>0</vt:i4>
      </vt:variant>
      <vt:variant>
        <vt:i4>5</vt:i4>
      </vt:variant>
      <vt:variant>
        <vt:lpwstr/>
      </vt:variant>
      <vt:variant>
        <vt:lpwstr>_Toc268091080</vt:lpwstr>
      </vt:variant>
      <vt:variant>
        <vt:i4>1507379</vt:i4>
      </vt:variant>
      <vt:variant>
        <vt:i4>1070</vt:i4>
      </vt:variant>
      <vt:variant>
        <vt:i4>0</vt:i4>
      </vt:variant>
      <vt:variant>
        <vt:i4>5</vt:i4>
      </vt:variant>
      <vt:variant>
        <vt:lpwstr/>
      </vt:variant>
      <vt:variant>
        <vt:lpwstr>_Toc268091079</vt:lpwstr>
      </vt:variant>
      <vt:variant>
        <vt:i4>1507379</vt:i4>
      </vt:variant>
      <vt:variant>
        <vt:i4>1064</vt:i4>
      </vt:variant>
      <vt:variant>
        <vt:i4>0</vt:i4>
      </vt:variant>
      <vt:variant>
        <vt:i4>5</vt:i4>
      </vt:variant>
      <vt:variant>
        <vt:lpwstr/>
      </vt:variant>
      <vt:variant>
        <vt:lpwstr>_Toc268091078</vt:lpwstr>
      </vt:variant>
      <vt:variant>
        <vt:i4>1507379</vt:i4>
      </vt:variant>
      <vt:variant>
        <vt:i4>1058</vt:i4>
      </vt:variant>
      <vt:variant>
        <vt:i4>0</vt:i4>
      </vt:variant>
      <vt:variant>
        <vt:i4>5</vt:i4>
      </vt:variant>
      <vt:variant>
        <vt:lpwstr/>
      </vt:variant>
      <vt:variant>
        <vt:lpwstr>_Toc268091077</vt:lpwstr>
      </vt:variant>
      <vt:variant>
        <vt:i4>1507379</vt:i4>
      </vt:variant>
      <vt:variant>
        <vt:i4>1052</vt:i4>
      </vt:variant>
      <vt:variant>
        <vt:i4>0</vt:i4>
      </vt:variant>
      <vt:variant>
        <vt:i4>5</vt:i4>
      </vt:variant>
      <vt:variant>
        <vt:lpwstr/>
      </vt:variant>
      <vt:variant>
        <vt:lpwstr>_Toc268091076</vt:lpwstr>
      </vt:variant>
      <vt:variant>
        <vt:i4>1507379</vt:i4>
      </vt:variant>
      <vt:variant>
        <vt:i4>1046</vt:i4>
      </vt:variant>
      <vt:variant>
        <vt:i4>0</vt:i4>
      </vt:variant>
      <vt:variant>
        <vt:i4>5</vt:i4>
      </vt:variant>
      <vt:variant>
        <vt:lpwstr/>
      </vt:variant>
      <vt:variant>
        <vt:lpwstr>_Toc268091075</vt:lpwstr>
      </vt:variant>
      <vt:variant>
        <vt:i4>1507379</vt:i4>
      </vt:variant>
      <vt:variant>
        <vt:i4>1040</vt:i4>
      </vt:variant>
      <vt:variant>
        <vt:i4>0</vt:i4>
      </vt:variant>
      <vt:variant>
        <vt:i4>5</vt:i4>
      </vt:variant>
      <vt:variant>
        <vt:lpwstr/>
      </vt:variant>
      <vt:variant>
        <vt:lpwstr>_Toc268091074</vt:lpwstr>
      </vt:variant>
      <vt:variant>
        <vt:i4>1507379</vt:i4>
      </vt:variant>
      <vt:variant>
        <vt:i4>1034</vt:i4>
      </vt:variant>
      <vt:variant>
        <vt:i4>0</vt:i4>
      </vt:variant>
      <vt:variant>
        <vt:i4>5</vt:i4>
      </vt:variant>
      <vt:variant>
        <vt:lpwstr/>
      </vt:variant>
      <vt:variant>
        <vt:lpwstr>_Toc268091073</vt:lpwstr>
      </vt:variant>
      <vt:variant>
        <vt:i4>1507379</vt:i4>
      </vt:variant>
      <vt:variant>
        <vt:i4>1028</vt:i4>
      </vt:variant>
      <vt:variant>
        <vt:i4>0</vt:i4>
      </vt:variant>
      <vt:variant>
        <vt:i4>5</vt:i4>
      </vt:variant>
      <vt:variant>
        <vt:lpwstr/>
      </vt:variant>
      <vt:variant>
        <vt:lpwstr>_Toc268091072</vt:lpwstr>
      </vt:variant>
      <vt:variant>
        <vt:i4>1507379</vt:i4>
      </vt:variant>
      <vt:variant>
        <vt:i4>1022</vt:i4>
      </vt:variant>
      <vt:variant>
        <vt:i4>0</vt:i4>
      </vt:variant>
      <vt:variant>
        <vt:i4>5</vt:i4>
      </vt:variant>
      <vt:variant>
        <vt:lpwstr/>
      </vt:variant>
      <vt:variant>
        <vt:lpwstr>_Toc268091071</vt:lpwstr>
      </vt:variant>
      <vt:variant>
        <vt:i4>1507379</vt:i4>
      </vt:variant>
      <vt:variant>
        <vt:i4>1016</vt:i4>
      </vt:variant>
      <vt:variant>
        <vt:i4>0</vt:i4>
      </vt:variant>
      <vt:variant>
        <vt:i4>5</vt:i4>
      </vt:variant>
      <vt:variant>
        <vt:lpwstr/>
      </vt:variant>
      <vt:variant>
        <vt:lpwstr>_Toc268091070</vt:lpwstr>
      </vt:variant>
      <vt:variant>
        <vt:i4>1441843</vt:i4>
      </vt:variant>
      <vt:variant>
        <vt:i4>1010</vt:i4>
      </vt:variant>
      <vt:variant>
        <vt:i4>0</vt:i4>
      </vt:variant>
      <vt:variant>
        <vt:i4>5</vt:i4>
      </vt:variant>
      <vt:variant>
        <vt:lpwstr/>
      </vt:variant>
      <vt:variant>
        <vt:lpwstr>_Toc268091069</vt:lpwstr>
      </vt:variant>
      <vt:variant>
        <vt:i4>1441843</vt:i4>
      </vt:variant>
      <vt:variant>
        <vt:i4>1004</vt:i4>
      </vt:variant>
      <vt:variant>
        <vt:i4>0</vt:i4>
      </vt:variant>
      <vt:variant>
        <vt:i4>5</vt:i4>
      </vt:variant>
      <vt:variant>
        <vt:lpwstr/>
      </vt:variant>
      <vt:variant>
        <vt:lpwstr>_Toc268091068</vt:lpwstr>
      </vt:variant>
      <vt:variant>
        <vt:i4>1441843</vt:i4>
      </vt:variant>
      <vt:variant>
        <vt:i4>998</vt:i4>
      </vt:variant>
      <vt:variant>
        <vt:i4>0</vt:i4>
      </vt:variant>
      <vt:variant>
        <vt:i4>5</vt:i4>
      </vt:variant>
      <vt:variant>
        <vt:lpwstr/>
      </vt:variant>
      <vt:variant>
        <vt:lpwstr>_Toc268091067</vt:lpwstr>
      </vt:variant>
      <vt:variant>
        <vt:i4>1441843</vt:i4>
      </vt:variant>
      <vt:variant>
        <vt:i4>992</vt:i4>
      </vt:variant>
      <vt:variant>
        <vt:i4>0</vt:i4>
      </vt:variant>
      <vt:variant>
        <vt:i4>5</vt:i4>
      </vt:variant>
      <vt:variant>
        <vt:lpwstr/>
      </vt:variant>
      <vt:variant>
        <vt:lpwstr>_Toc268091066</vt:lpwstr>
      </vt:variant>
      <vt:variant>
        <vt:i4>1441843</vt:i4>
      </vt:variant>
      <vt:variant>
        <vt:i4>986</vt:i4>
      </vt:variant>
      <vt:variant>
        <vt:i4>0</vt:i4>
      </vt:variant>
      <vt:variant>
        <vt:i4>5</vt:i4>
      </vt:variant>
      <vt:variant>
        <vt:lpwstr/>
      </vt:variant>
      <vt:variant>
        <vt:lpwstr>_Toc268091065</vt:lpwstr>
      </vt:variant>
      <vt:variant>
        <vt:i4>1441843</vt:i4>
      </vt:variant>
      <vt:variant>
        <vt:i4>980</vt:i4>
      </vt:variant>
      <vt:variant>
        <vt:i4>0</vt:i4>
      </vt:variant>
      <vt:variant>
        <vt:i4>5</vt:i4>
      </vt:variant>
      <vt:variant>
        <vt:lpwstr/>
      </vt:variant>
      <vt:variant>
        <vt:lpwstr>_Toc268091064</vt:lpwstr>
      </vt:variant>
      <vt:variant>
        <vt:i4>1441843</vt:i4>
      </vt:variant>
      <vt:variant>
        <vt:i4>974</vt:i4>
      </vt:variant>
      <vt:variant>
        <vt:i4>0</vt:i4>
      </vt:variant>
      <vt:variant>
        <vt:i4>5</vt:i4>
      </vt:variant>
      <vt:variant>
        <vt:lpwstr/>
      </vt:variant>
      <vt:variant>
        <vt:lpwstr>_Toc268091063</vt:lpwstr>
      </vt:variant>
      <vt:variant>
        <vt:i4>1441843</vt:i4>
      </vt:variant>
      <vt:variant>
        <vt:i4>968</vt:i4>
      </vt:variant>
      <vt:variant>
        <vt:i4>0</vt:i4>
      </vt:variant>
      <vt:variant>
        <vt:i4>5</vt:i4>
      </vt:variant>
      <vt:variant>
        <vt:lpwstr/>
      </vt:variant>
      <vt:variant>
        <vt:lpwstr>_Toc268091062</vt:lpwstr>
      </vt:variant>
      <vt:variant>
        <vt:i4>1441843</vt:i4>
      </vt:variant>
      <vt:variant>
        <vt:i4>962</vt:i4>
      </vt:variant>
      <vt:variant>
        <vt:i4>0</vt:i4>
      </vt:variant>
      <vt:variant>
        <vt:i4>5</vt:i4>
      </vt:variant>
      <vt:variant>
        <vt:lpwstr/>
      </vt:variant>
      <vt:variant>
        <vt:lpwstr>_Toc268091061</vt:lpwstr>
      </vt:variant>
      <vt:variant>
        <vt:i4>1441843</vt:i4>
      </vt:variant>
      <vt:variant>
        <vt:i4>956</vt:i4>
      </vt:variant>
      <vt:variant>
        <vt:i4>0</vt:i4>
      </vt:variant>
      <vt:variant>
        <vt:i4>5</vt:i4>
      </vt:variant>
      <vt:variant>
        <vt:lpwstr/>
      </vt:variant>
      <vt:variant>
        <vt:lpwstr>_Toc268091060</vt:lpwstr>
      </vt:variant>
      <vt:variant>
        <vt:i4>1376307</vt:i4>
      </vt:variant>
      <vt:variant>
        <vt:i4>950</vt:i4>
      </vt:variant>
      <vt:variant>
        <vt:i4>0</vt:i4>
      </vt:variant>
      <vt:variant>
        <vt:i4>5</vt:i4>
      </vt:variant>
      <vt:variant>
        <vt:lpwstr/>
      </vt:variant>
      <vt:variant>
        <vt:lpwstr>_Toc268091059</vt:lpwstr>
      </vt:variant>
      <vt:variant>
        <vt:i4>1376307</vt:i4>
      </vt:variant>
      <vt:variant>
        <vt:i4>944</vt:i4>
      </vt:variant>
      <vt:variant>
        <vt:i4>0</vt:i4>
      </vt:variant>
      <vt:variant>
        <vt:i4>5</vt:i4>
      </vt:variant>
      <vt:variant>
        <vt:lpwstr/>
      </vt:variant>
      <vt:variant>
        <vt:lpwstr>_Toc268091058</vt:lpwstr>
      </vt:variant>
      <vt:variant>
        <vt:i4>1376307</vt:i4>
      </vt:variant>
      <vt:variant>
        <vt:i4>938</vt:i4>
      </vt:variant>
      <vt:variant>
        <vt:i4>0</vt:i4>
      </vt:variant>
      <vt:variant>
        <vt:i4>5</vt:i4>
      </vt:variant>
      <vt:variant>
        <vt:lpwstr/>
      </vt:variant>
      <vt:variant>
        <vt:lpwstr>_Toc268091057</vt:lpwstr>
      </vt:variant>
      <vt:variant>
        <vt:i4>1376307</vt:i4>
      </vt:variant>
      <vt:variant>
        <vt:i4>932</vt:i4>
      </vt:variant>
      <vt:variant>
        <vt:i4>0</vt:i4>
      </vt:variant>
      <vt:variant>
        <vt:i4>5</vt:i4>
      </vt:variant>
      <vt:variant>
        <vt:lpwstr/>
      </vt:variant>
      <vt:variant>
        <vt:lpwstr>_Toc268091056</vt:lpwstr>
      </vt:variant>
      <vt:variant>
        <vt:i4>1376307</vt:i4>
      </vt:variant>
      <vt:variant>
        <vt:i4>926</vt:i4>
      </vt:variant>
      <vt:variant>
        <vt:i4>0</vt:i4>
      </vt:variant>
      <vt:variant>
        <vt:i4>5</vt:i4>
      </vt:variant>
      <vt:variant>
        <vt:lpwstr/>
      </vt:variant>
      <vt:variant>
        <vt:lpwstr>_Toc268091055</vt:lpwstr>
      </vt:variant>
      <vt:variant>
        <vt:i4>1376307</vt:i4>
      </vt:variant>
      <vt:variant>
        <vt:i4>920</vt:i4>
      </vt:variant>
      <vt:variant>
        <vt:i4>0</vt:i4>
      </vt:variant>
      <vt:variant>
        <vt:i4>5</vt:i4>
      </vt:variant>
      <vt:variant>
        <vt:lpwstr/>
      </vt:variant>
      <vt:variant>
        <vt:lpwstr>_Toc268091054</vt:lpwstr>
      </vt:variant>
      <vt:variant>
        <vt:i4>1376307</vt:i4>
      </vt:variant>
      <vt:variant>
        <vt:i4>914</vt:i4>
      </vt:variant>
      <vt:variant>
        <vt:i4>0</vt:i4>
      </vt:variant>
      <vt:variant>
        <vt:i4>5</vt:i4>
      </vt:variant>
      <vt:variant>
        <vt:lpwstr/>
      </vt:variant>
      <vt:variant>
        <vt:lpwstr>_Toc268091053</vt:lpwstr>
      </vt:variant>
      <vt:variant>
        <vt:i4>1376307</vt:i4>
      </vt:variant>
      <vt:variant>
        <vt:i4>908</vt:i4>
      </vt:variant>
      <vt:variant>
        <vt:i4>0</vt:i4>
      </vt:variant>
      <vt:variant>
        <vt:i4>5</vt:i4>
      </vt:variant>
      <vt:variant>
        <vt:lpwstr/>
      </vt:variant>
      <vt:variant>
        <vt:lpwstr>_Toc268091052</vt:lpwstr>
      </vt:variant>
      <vt:variant>
        <vt:i4>1376307</vt:i4>
      </vt:variant>
      <vt:variant>
        <vt:i4>902</vt:i4>
      </vt:variant>
      <vt:variant>
        <vt:i4>0</vt:i4>
      </vt:variant>
      <vt:variant>
        <vt:i4>5</vt:i4>
      </vt:variant>
      <vt:variant>
        <vt:lpwstr/>
      </vt:variant>
      <vt:variant>
        <vt:lpwstr>_Toc268091051</vt:lpwstr>
      </vt:variant>
      <vt:variant>
        <vt:i4>1376307</vt:i4>
      </vt:variant>
      <vt:variant>
        <vt:i4>896</vt:i4>
      </vt:variant>
      <vt:variant>
        <vt:i4>0</vt:i4>
      </vt:variant>
      <vt:variant>
        <vt:i4>5</vt:i4>
      </vt:variant>
      <vt:variant>
        <vt:lpwstr/>
      </vt:variant>
      <vt:variant>
        <vt:lpwstr>_Toc268091050</vt:lpwstr>
      </vt:variant>
      <vt:variant>
        <vt:i4>1310771</vt:i4>
      </vt:variant>
      <vt:variant>
        <vt:i4>890</vt:i4>
      </vt:variant>
      <vt:variant>
        <vt:i4>0</vt:i4>
      </vt:variant>
      <vt:variant>
        <vt:i4>5</vt:i4>
      </vt:variant>
      <vt:variant>
        <vt:lpwstr/>
      </vt:variant>
      <vt:variant>
        <vt:lpwstr>_Toc268091049</vt:lpwstr>
      </vt:variant>
      <vt:variant>
        <vt:i4>1310771</vt:i4>
      </vt:variant>
      <vt:variant>
        <vt:i4>884</vt:i4>
      </vt:variant>
      <vt:variant>
        <vt:i4>0</vt:i4>
      </vt:variant>
      <vt:variant>
        <vt:i4>5</vt:i4>
      </vt:variant>
      <vt:variant>
        <vt:lpwstr/>
      </vt:variant>
      <vt:variant>
        <vt:lpwstr>_Toc268091048</vt:lpwstr>
      </vt:variant>
      <vt:variant>
        <vt:i4>1310771</vt:i4>
      </vt:variant>
      <vt:variant>
        <vt:i4>878</vt:i4>
      </vt:variant>
      <vt:variant>
        <vt:i4>0</vt:i4>
      </vt:variant>
      <vt:variant>
        <vt:i4>5</vt:i4>
      </vt:variant>
      <vt:variant>
        <vt:lpwstr/>
      </vt:variant>
      <vt:variant>
        <vt:lpwstr>_Toc268091047</vt:lpwstr>
      </vt:variant>
      <vt:variant>
        <vt:i4>1310771</vt:i4>
      </vt:variant>
      <vt:variant>
        <vt:i4>872</vt:i4>
      </vt:variant>
      <vt:variant>
        <vt:i4>0</vt:i4>
      </vt:variant>
      <vt:variant>
        <vt:i4>5</vt:i4>
      </vt:variant>
      <vt:variant>
        <vt:lpwstr/>
      </vt:variant>
      <vt:variant>
        <vt:lpwstr>_Toc268091046</vt:lpwstr>
      </vt:variant>
      <vt:variant>
        <vt:i4>1310771</vt:i4>
      </vt:variant>
      <vt:variant>
        <vt:i4>866</vt:i4>
      </vt:variant>
      <vt:variant>
        <vt:i4>0</vt:i4>
      </vt:variant>
      <vt:variant>
        <vt:i4>5</vt:i4>
      </vt:variant>
      <vt:variant>
        <vt:lpwstr/>
      </vt:variant>
      <vt:variant>
        <vt:lpwstr>_Toc268091045</vt:lpwstr>
      </vt:variant>
      <vt:variant>
        <vt:i4>1310771</vt:i4>
      </vt:variant>
      <vt:variant>
        <vt:i4>860</vt:i4>
      </vt:variant>
      <vt:variant>
        <vt:i4>0</vt:i4>
      </vt:variant>
      <vt:variant>
        <vt:i4>5</vt:i4>
      </vt:variant>
      <vt:variant>
        <vt:lpwstr/>
      </vt:variant>
      <vt:variant>
        <vt:lpwstr>_Toc268091044</vt:lpwstr>
      </vt:variant>
      <vt:variant>
        <vt:i4>1310771</vt:i4>
      </vt:variant>
      <vt:variant>
        <vt:i4>854</vt:i4>
      </vt:variant>
      <vt:variant>
        <vt:i4>0</vt:i4>
      </vt:variant>
      <vt:variant>
        <vt:i4>5</vt:i4>
      </vt:variant>
      <vt:variant>
        <vt:lpwstr/>
      </vt:variant>
      <vt:variant>
        <vt:lpwstr>_Toc268091043</vt:lpwstr>
      </vt:variant>
      <vt:variant>
        <vt:i4>1310771</vt:i4>
      </vt:variant>
      <vt:variant>
        <vt:i4>848</vt:i4>
      </vt:variant>
      <vt:variant>
        <vt:i4>0</vt:i4>
      </vt:variant>
      <vt:variant>
        <vt:i4>5</vt:i4>
      </vt:variant>
      <vt:variant>
        <vt:lpwstr/>
      </vt:variant>
      <vt:variant>
        <vt:lpwstr>_Toc268091042</vt:lpwstr>
      </vt:variant>
      <vt:variant>
        <vt:i4>1310771</vt:i4>
      </vt:variant>
      <vt:variant>
        <vt:i4>842</vt:i4>
      </vt:variant>
      <vt:variant>
        <vt:i4>0</vt:i4>
      </vt:variant>
      <vt:variant>
        <vt:i4>5</vt:i4>
      </vt:variant>
      <vt:variant>
        <vt:lpwstr/>
      </vt:variant>
      <vt:variant>
        <vt:lpwstr>_Toc268091041</vt:lpwstr>
      </vt:variant>
      <vt:variant>
        <vt:i4>1310771</vt:i4>
      </vt:variant>
      <vt:variant>
        <vt:i4>836</vt:i4>
      </vt:variant>
      <vt:variant>
        <vt:i4>0</vt:i4>
      </vt:variant>
      <vt:variant>
        <vt:i4>5</vt:i4>
      </vt:variant>
      <vt:variant>
        <vt:lpwstr/>
      </vt:variant>
      <vt:variant>
        <vt:lpwstr>_Toc268091040</vt:lpwstr>
      </vt:variant>
      <vt:variant>
        <vt:i4>1245235</vt:i4>
      </vt:variant>
      <vt:variant>
        <vt:i4>830</vt:i4>
      </vt:variant>
      <vt:variant>
        <vt:i4>0</vt:i4>
      </vt:variant>
      <vt:variant>
        <vt:i4>5</vt:i4>
      </vt:variant>
      <vt:variant>
        <vt:lpwstr/>
      </vt:variant>
      <vt:variant>
        <vt:lpwstr>_Toc268091039</vt:lpwstr>
      </vt:variant>
      <vt:variant>
        <vt:i4>1245235</vt:i4>
      </vt:variant>
      <vt:variant>
        <vt:i4>824</vt:i4>
      </vt:variant>
      <vt:variant>
        <vt:i4>0</vt:i4>
      </vt:variant>
      <vt:variant>
        <vt:i4>5</vt:i4>
      </vt:variant>
      <vt:variant>
        <vt:lpwstr/>
      </vt:variant>
      <vt:variant>
        <vt:lpwstr>_Toc268091038</vt:lpwstr>
      </vt:variant>
      <vt:variant>
        <vt:i4>1245235</vt:i4>
      </vt:variant>
      <vt:variant>
        <vt:i4>818</vt:i4>
      </vt:variant>
      <vt:variant>
        <vt:i4>0</vt:i4>
      </vt:variant>
      <vt:variant>
        <vt:i4>5</vt:i4>
      </vt:variant>
      <vt:variant>
        <vt:lpwstr/>
      </vt:variant>
      <vt:variant>
        <vt:lpwstr>_Toc268091037</vt:lpwstr>
      </vt:variant>
      <vt:variant>
        <vt:i4>1245235</vt:i4>
      </vt:variant>
      <vt:variant>
        <vt:i4>812</vt:i4>
      </vt:variant>
      <vt:variant>
        <vt:i4>0</vt:i4>
      </vt:variant>
      <vt:variant>
        <vt:i4>5</vt:i4>
      </vt:variant>
      <vt:variant>
        <vt:lpwstr/>
      </vt:variant>
      <vt:variant>
        <vt:lpwstr>_Toc268091036</vt:lpwstr>
      </vt:variant>
      <vt:variant>
        <vt:i4>1245235</vt:i4>
      </vt:variant>
      <vt:variant>
        <vt:i4>806</vt:i4>
      </vt:variant>
      <vt:variant>
        <vt:i4>0</vt:i4>
      </vt:variant>
      <vt:variant>
        <vt:i4>5</vt:i4>
      </vt:variant>
      <vt:variant>
        <vt:lpwstr/>
      </vt:variant>
      <vt:variant>
        <vt:lpwstr>_Toc268091035</vt:lpwstr>
      </vt:variant>
      <vt:variant>
        <vt:i4>1245235</vt:i4>
      </vt:variant>
      <vt:variant>
        <vt:i4>800</vt:i4>
      </vt:variant>
      <vt:variant>
        <vt:i4>0</vt:i4>
      </vt:variant>
      <vt:variant>
        <vt:i4>5</vt:i4>
      </vt:variant>
      <vt:variant>
        <vt:lpwstr/>
      </vt:variant>
      <vt:variant>
        <vt:lpwstr>_Toc268091034</vt:lpwstr>
      </vt:variant>
      <vt:variant>
        <vt:i4>1245235</vt:i4>
      </vt:variant>
      <vt:variant>
        <vt:i4>794</vt:i4>
      </vt:variant>
      <vt:variant>
        <vt:i4>0</vt:i4>
      </vt:variant>
      <vt:variant>
        <vt:i4>5</vt:i4>
      </vt:variant>
      <vt:variant>
        <vt:lpwstr/>
      </vt:variant>
      <vt:variant>
        <vt:lpwstr>_Toc268091033</vt:lpwstr>
      </vt:variant>
      <vt:variant>
        <vt:i4>1245235</vt:i4>
      </vt:variant>
      <vt:variant>
        <vt:i4>788</vt:i4>
      </vt:variant>
      <vt:variant>
        <vt:i4>0</vt:i4>
      </vt:variant>
      <vt:variant>
        <vt:i4>5</vt:i4>
      </vt:variant>
      <vt:variant>
        <vt:lpwstr/>
      </vt:variant>
      <vt:variant>
        <vt:lpwstr>_Toc268091032</vt:lpwstr>
      </vt:variant>
      <vt:variant>
        <vt:i4>1245235</vt:i4>
      </vt:variant>
      <vt:variant>
        <vt:i4>782</vt:i4>
      </vt:variant>
      <vt:variant>
        <vt:i4>0</vt:i4>
      </vt:variant>
      <vt:variant>
        <vt:i4>5</vt:i4>
      </vt:variant>
      <vt:variant>
        <vt:lpwstr/>
      </vt:variant>
      <vt:variant>
        <vt:lpwstr>_Toc268091031</vt:lpwstr>
      </vt:variant>
      <vt:variant>
        <vt:i4>1245235</vt:i4>
      </vt:variant>
      <vt:variant>
        <vt:i4>776</vt:i4>
      </vt:variant>
      <vt:variant>
        <vt:i4>0</vt:i4>
      </vt:variant>
      <vt:variant>
        <vt:i4>5</vt:i4>
      </vt:variant>
      <vt:variant>
        <vt:lpwstr/>
      </vt:variant>
      <vt:variant>
        <vt:lpwstr>_Toc268091030</vt:lpwstr>
      </vt:variant>
      <vt:variant>
        <vt:i4>1179699</vt:i4>
      </vt:variant>
      <vt:variant>
        <vt:i4>770</vt:i4>
      </vt:variant>
      <vt:variant>
        <vt:i4>0</vt:i4>
      </vt:variant>
      <vt:variant>
        <vt:i4>5</vt:i4>
      </vt:variant>
      <vt:variant>
        <vt:lpwstr/>
      </vt:variant>
      <vt:variant>
        <vt:lpwstr>_Toc268091029</vt:lpwstr>
      </vt:variant>
      <vt:variant>
        <vt:i4>1179699</vt:i4>
      </vt:variant>
      <vt:variant>
        <vt:i4>764</vt:i4>
      </vt:variant>
      <vt:variant>
        <vt:i4>0</vt:i4>
      </vt:variant>
      <vt:variant>
        <vt:i4>5</vt:i4>
      </vt:variant>
      <vt:variant>
        <vt:lpwstr/>
      </vt:variant>
      <vt:variant>
        <vt:lpwstr>_Toc268091028</vt:lpwstr>
      </vt:variant>
      <vt:variant>
        <vt:i4>1179699</vt:i4>
      </vt:variant>
      <vt:variant>
        <vt:i4>758</vt:i4>
      </vt:variant>
      <vt:variant>
        <vt:i4>0</vt:i4>
      </vt:variant>
      <vt:variant>
        <vt:i4>5</vt:i4>
      </vt:variant>
      <vt:variant>
        <vt:lpwstr/>
      </vt:variant>
      <vt:variant>
        <vt:lpwstr>_Toc268091027</vt:lpwstr>
      </vt:variant>
      <vt:variant>
        <vt:i4>1179699</vt:i4>
      </vt:variant>
      <vt:variant>
        <vt:i4>752</vt:i4>
      </vt:variant>
      <vt:variant>
        <vt:i4>0</vt:i4>
      </vt:variant>
      <vt:variant>
        <vt:i4>5</vt:i4>
      </vt:variant>
      <vt:variant>
        <vt:lpwstr/>
      </vt:variant>
      <vt:variant>
        <vt:lpwstr>_Toc268091026</vt:lpwstr>
      </vt:variant>
      <vt:variant>
        <vt:i4>1179699</vt:i4>
      </vt:variant>
      <vt:variant>
        <vt:i4>746</vt:i4>
      </vt:variant>
      <vt:variant>
        <vt:i4>0</vt:i4>
      </vt:variant>
      <vt:variant>
        <vt:i4>5</vt:i4>
      </vt:variant>
      <vt:variant>
        <vt:lpwstr/>
      </vt:variant>
      <vt:variant>
        <vt:lpwstr>_Toc268091025</vt:lpwstr>
      </vt:variant>
      <vt:variant>
        <vt:i4>1179699</vt:i4>
      </vt:variant>
      <vt:variant>
        <vt:i4>740</vt:i4>
      </vt:variant>
      <vt:variant>
        <vt:i4>0</vt:i4>
      </vt:variant>
      <vt:variant>
        <vt:i4>5</vt:i4>
      </vt:variant>
      <vt:variant>
        <vt:lpwstr/>
      </vt:variant>
      <vt:variant>
        <vt:lpwstr>_Toc268091024</vt:lpwstr>
      </vt:variant>
      <vt:variant>
        <vt:i4>1179699</vt:i4>
      </vt:variant>
      <vt:variant>
        <vt:i4>734</vt:i4>
      </vt:variant>
      <vt:variant>
        <vt:i4>0</vt:i4>
      </vt:variant>
      <vt:variant>
        <vt:i4>5</vt:i4>
      </vt:variant>
      <vt:variant>
        <vt:lpwstr/>
      </vt:variant>
      <vt:variant>
        <vt:lpwstr>_Toc268091023</vt:lpwstr>
      </vt:variant>
      <vt:variant>
        <vt:i4>1179699</vt:i4>
      </vt:variant>
      <vt:variant>
        <vt:i4>728</vt:i4>
      </vt:variant>
      <vt:variant>
        <vt:i4>0</vt:i4>
      </vt:variant>
      <vt:variant>
        <vt:i4>5</vt:i4>
      </vt:variant>
      <vt:variant>
        <vt:lpwstr/>
      </vt:variant>
      <vt:variant>
        <vt:lpwstr>_Toc268091022</vt:lpwstr>
      </vt:variant>
      <vt:variant>
        <vt:i4>1179699</vt:i4>
      </vt:variant>
      <vt:variant>
        <vt:i4>722</vt:i4>
      </vt:variant>
      <vt:variant>
        <vt:i4>0</vt:i4>
      </vt:variant>
      <vt:variant>
        <vt:i4>5</vt:i4>
      </vt:variant>
      <vt:variant>
        <vt:lpwstr/>
      </vt:variant>
      <vt:variant>
        <vt:lpwstr>_Toc268091021</vt:lpwstr>
      </vt:variant>
      <vt:variant>
        <vt:i4>1179699</vt:i4>
      </vt:variant>
      <vt:variant>
        <vt:i4>716</vt:i4>
      </vt:variant>
      <vt:variant>
        <vt:i4>0</vt:i4>
      </vt:variant>
      <vt:variant>
        <vt:i4>5</vt:i4>
      </vt:variant>
      <vt:variant>
        <vt:lpwstr/>
      </vt:variant>
      <vt:variant>
        <vt:lpwstr>_Toc268091020</vt:lpwstr>
      </vt:variant>
      <vt:variant>
        <vt:i4>1114163</vt:i4>
      </vt:variant>
      <vt:variant>
        <vt:i4>710</vt:i4>
      </vt:variant>
      <vt:variant>
        <vt:i4>0</vt:i4>
      </vt:variant>
      <vt:variant>
        <vt:i4>5</vt:i4>
      </vt:variant>
      <vt:variant>
        <vt:lpwstr/>
      </vt:variant>
      <vt:variant>
        <vt:lpwstr>_Toc268091019</vt:lpwstr>
      </vt:variant>
      <vt:variant>
        <vt:i4>1114163</vt:i4>
      </vt:variant>
      <vt:variant>
        <vt:i4>704</vt:i4>
      </vt:variant>
      <vt:variant>
        <vt:i4>0</vt:i4>
      </vt:variant>
      <vt:variant>
        <vt:i4>5</vt:i4>
      </vt:variant>
      <vt:variant>
        <vt:lpwstr/>
      </vt:variant>
      <vt:variant>
        <vt:lpwstr>_Toc268091018</vt:lpwstr>
      </vt:variant>
      <vt:variant>
        <vt:i4>1114163</vt:i4>
      </vt:variant>
      <vt:variant>
        <vt:i4>698</vt:i4>
      </vt:variant>
      <vt:variant>
        <vt:i4>0</vt:i4>
      </vt:variant>
      <vt:variant>
        <vt:i4>5</vt:i4>
      </vt:variant>
      <vt:variant>
        <vt:lpwstr/>
      </vt:variant>
      <vt:variant>
        <vt:lpwstr>_Toc268091017</vt:lpwstr>
      </vt:variant>
      <vt:variant>
        <vt:i4>1114163</vt:i4>
      </vt:variant>
      <vt:variant>
        <vt:i4>692</vt:i4>
      </vt:variant>
      <vt:variant>
        <vt:i4>0</vt:i4>
      </vt:variant>
      <vt:variant>
        <vt:i4>5</vt:i4>
      </vt:variant>
      <vt:variant>
        <vt:lpwstr/>
      </vt:variant>
      <vt:variant>
        <vt:lpwstr>_Toc268091016</vt:lpwstr>
      </vt:variant>
      <vt:variant>
        <vt:i4>1114163</vt:i4>
      </vt:variant>
      <vt:variant>
        <vt:i4>686</vt:i4>
      </vt:variant>
      <vt:variant>
        <vt:i4>0</vt:i4>
      </vt:variant>
      <vt:variant>
        <vt:i4>5</vt:i4>
      </vt:variant>
      <vt:variant>
        <vt:lpwstr/>
      </vt:variant>
      <vt:variant>
        <vt:lpwstr>_Toc268091015</vt:lpwstr>
      </vt:variant>
      <vt:variant>
        <vt:i4>1114163</vt:i4>
      </vt:variant>
      <vt:variant>
        <vt:i4>680</vt:i4>
      </vt:variant>
      <vt:variant>
        <vt:i4>0</vt:i4>
      </vt:variant>
      <vt:variant>
        <vt:i4>5</vt:i4>
      </vt:variant>
      <vt:variant>
        <vt:lpwstr/>
      </vt:variant>
      <vt:variant>
        <vt:lpwstr>_Toc268091014</vt:lpwstr>
      </vt:variant>
      <vt:variant>
        <vt:i4>1114163</vt:i4>
      </vt:variant>
      <vt:variant>
        <vt:i4>674</vt:i4>
      </vt:variant>
      <vt:variant>
        <vt:i4>0</vt:i4>
      </vt:variant>
      <vt:variant>
        <vt:i4>5</vt:i4>
      </vt:variant>
      <vt:variant>
        <vt:lpwstr/>
      </vt:variant>
      <vt:variant>
        <vt:lpwstr>_Toc268091013</vt:lpwstr>
      </vt:variant>
      <vt:variant>
        <vt:i4>1114163</vt:i4>
      </vt:variant>
      <vt:variant>
        <vt:i4>668</vt:i4>
      </vt:variant>
      <vt:variant>
        <vt:i4>0</vt:i4>
      </vt:variant>
      <vt:variant>
        <vt:i4>5</vt:i4>
      </vt:variant>
      <vt:variant>
        <vt:lpwstr/>
      </vt:variant>
      <vt:variant>
        <vt:lpwstr>_Toc268091012</vt:lpwstr>
      </vt:variant>
      <vt:variant>
        <vt:i4>1114163</vt:i4>
      </vt:variant>
      <vt:variant>
        <vt:i4>662</vt:i4>
      </vt:variant>
      <vt:variant>
        <vt:i4>0</vt:i4>
      </vt:variant>
      <vt:variant>
        <vt:i4>5</vt:i4>
      </vt:variant>
      <vt:variant>
        <vt:lpwstr/>
      </vt:variant>
      <vt:variant>
        <vt:lpwstr>_Toc268091011</vt:lpwstr>
      </vt:variant>
      <vt:variant>
        <vt:i4>1114163</vt:i4>
      </vt:variant>
      <vt:variant>
        <vt:i4>656</vt:i4>
      </vt:variant>
      <vt:variant>
        <vt:i4>0</vt:i4>
      </vt:variant>
      <vt:variant>
        <vt:i4>5</vt:i4>
      </vt:variant>
      <vt:variant>
        <vt:lpwstr/>
      </vt:variant>
      <vt:variant>
        <vt:lpwstr>_Toc268091010</vt:lpwstr>
      </vt:variant>
      <vt:variant>
        <vt:i4>1048627</vt:i4>
      </vt:variant>
      <vt:variant>
        <vt:i4>650</vt:i4>
      </vt:variant>
      <vt:variant>
        <vt:i4>0</vt:i4>
      </vt:variant>
      <vt:variant>
        <vt:i4>5</vt:i4>
      </vt:variant>
      <vt:variant>
        <vt:lpwstr/>
      </vt:variant>
      <vt:variant>
        <vt:lpwstr>_Toc268091009</vt:lpwstr>
      </vt:variant>
      <vt:variant>
        <vt:i4>1048627</vt:i4>
      </vt:variant>
      <vt:variant>
        <vt:i4>644</vt:i4>
      </vt:variant>
      <vt:variant>
        <vt:i4>0</vt:i4>
      </vt:variant>
      <vt:variant>
        <vt:i4>5</vt:i4>
      </vt:variant>
      <vt:variant>
        <vt:lpwstr/>
      </vt:variant>
      <vt:variant>
        <vt:lpwstr>_Toc268091008</vt:lpwstr>
      </vt:variant>
      <vt:variant>
        <vt:i4>1048627</vt:i4>
      </vt:variant>
      <vt:variant>
        <vt:i4>638</vt:i4>
      </vt:variant>
      <vt:variant>
        <vt:i4>0</vt:i4>
      </vt:variant>
      <vt:variant>
        <vt:i4>5</vt:i4>
      </vt:variant>
      <vt:variant>
        <vt:lpwstr/>
      </vt:variant>
      <vt:variant>
        <vt:lpwstr>_Toc268091007</vt:lpwstr>
      </vt:variant>
      <vt:variant>
        <vt:i4>1048627</vt:i4>
      </vt:variant>
      <vt:variant>
        <vt:i4>632</vt:i4>
      </vt:variant>
      <vt:variant>
        <vt:i4>0</vt:i4>
      </vt:variant>
      <vt:variant>
        <vt:i4>5</vt:i4>
      </vt:variant>
      <vt:variant>
        <vt:lpwstr/>
      </vt:variant>
      <vt:variant>
        <vt:lpwstr>_Toc268091006</vt:lpwstr>
      </vt:variant>
      <vt:variant>
        <vt:i4>1048627</vt:i4>
      </vt:variant>
      <vt:variant>
        <vt:i4>626</vt:i4>
      </vt:variant>
      <vt:variant>
        <vt:i4>0</vt:i4>
      </vt:variant>
      <vt:variant>
        <vt:i4>5</vt:i4>
      </vt:variant>
      <vt:variant>
        <vt:lpwstr/>
      </vt:variant>
      <vt:variant>
        <vt:lpwstr>_Toc268091005</vt:lpwstr>
      </vt:variant>
      <vt:variant>
        <vt:i4>1048627</vt:i4>
      </vt:variant>
      <vt:variant>
        <vt:i4>620</vt:i4>
      </vt:variant>
      <vt:variant>
        <vt:i4>0</vt:i4>
      </vt:variant>
      <vt:variant>
        <vt:i4>5</vt:i4>
      </vt:variant>
      <vt:variant>
        <vt:lpwstr/>
      </vt:variant>
      <vt:variant>
        <vt:lpwstr>_Toc268091004</vt:lpwstr>
      </vt:variant>
      <vt:variant>
        <vt:i4>1048627</vt:i4>
      </vt:variant>
      <vt:variant>
        <vt:i4>614</vt:i4>
      </vt:variant>
      <vt:variant>
        <vt:i4>0</vt:i4>
      </vt:variant>
      <vt:variant>
        <vt:i4>5</vt:i4>
      </vt:variant>
      <vt:variant>
        <vt:lpwstr/>
      </vt:variant>
      <vt:variant>
        <vt:lpwstr>_Toc268091003</vt:lpwstr>
      </vt:variant>
      <vt:variant>
        <vt:i4>1048627</vt:i4>
      </vt:variant>
      <vt:variant>
        <vt:i4>608</vt:i4>
      </vt:variant>
      <vt:variant>
        <vt:i4>0</vt:i4>
      </vt:variant>
      <vt:variant>
        <vt:i4>5</vt:i4>
      </vt:variant>
      <vt:variant>
        <vt:lpwstr/>
      </vt:variant>
      <vt:variant>
        <vt:lpwstr>_Toc268091002</vt:lpwstr>
      </vt:variant>
      <vt:variant>
        <vt:i4>1048627</vt:i4>
      </vt:variant>
      <vt:variant>
        <vt:i4>602</vt:i4>
      </vt:variant>
      <vt:variant>
        <vt:i4>0</vt:i4>
      </vt:variant>
      <vt:variant>
        <vt:i4>5</vt:i4>
      </vt:variant>
      <vt:variant>
        <vt:lpwstr/>
      </vt:variant>
      <vt:variant>
        <vt:lpwstr>_Toc268091001</vt:lpwstr>
      </vt:variant>
      <vt:variant>
        <vt:i4>1048627</vt:i4>
      </vt:variant>
      <vt:variant>
        <vt:i4>596</vt:i4>
      </vt:variant>
      <vt:variant>
        <vt:i4>0</vt:i4>
      </vt:variant>
      <vt:variant>
        <vt:i4>5</vt:i4>
      </vt:variant>
      <vt:variant>
        <vt:lpwstr/>
      </vt:variant>
      <vt:variant>
        <vt:lpwstr>_Toc268091000</vt:lpwstr>
      </vt:variant>
      <vt:variant>
        <vt:i4>1572922</vt:i4>
      </vt:variant>
      <vt:variant>
        <vt:i4>590</vt:i4>
      </vt:variant>
      <vt:variant>
        <vt:i4>0</vt:i4>
      </vt:variant>
      <vt:variant>
        <vt:i4>5</vt:i4>
      </vt:variant>
      <vt:variant>
        <vt:lpwstr/>
      </vt:variant>
      <vt:variant>
        <vt:lpwstr>_Toc268090999</vt:lpwstr>
      </vt:variant>
      <vt:variant>
        <vt:i4>1572922</vt:i4>
      </vt:variant>
      <vt:variant>
        <vt:i4>584</vt:i4>
      </vt:variant>
      <vt:variant>
        <vt:i4>0</vt:i4>
      </vt:variant>
      <vt:variant>
        <vt:i4>5</vt:i4>
      </vt:variant>
      <vt:variant>
        <vt:lpwstr/>
      </vt:variant>
      <vt:variant>
        <vt:lpwstr>_Toc268090998</vt:lpwstr>
      </vt:variant>
      <vt:variant>
        <vt:i4>1572922</vt:i4>
      </vt:variant>
      <vt:variant>
        <vt:i4>578</vt:i4>
      </vt:variant>
      <vt:variant>
        <vt:i4>0</vt:i4>
      </vt:variant>
      <vt:variant>
        <vt:i4>5</vt:i4>
      </vt:variant>
      <vt:variant>
        <vt:lpwstr/>
      </vt:variant>
      <vt:variant>
        <vt:lpwstr>_Toc268090997</vt:lpwstr>
      </vt:variant>
      <vt:variant>
        <vt:i4>1572922</vt:i4>
      </vt:variant>
      <vt:variant>
        <vt:i4>572</vt:i4>
      </vt:variant>
      <vt:variant>
        <vt:i4>0</vt:i4>
      </vt:variant>
      <vt:variant>
        <vt:i4>5</vt:i4>
      </vt:variant>
      <vt:variant>
        <vt:lpwstr/>
      </vt:variant>
      <vt:variant>
        <vt:lpwstr>_Toc268090996</vt:lpwstr>
      </vt:variant>
      <vt:variant>
        <vt:i4>1572922</vt:i4>
      </vt:variant>
      <vt:variant>
        <vt:i4>566</vt:i4>
      </vt:variant>
      <vt:variant>
        <vt:i4>0</vt:i4>
      </vt:variant>
      <vt:variant>
        <vt:i4>5</vt:i4>
      </vt:variant>
      <vt:variant>
        <vt:lpwstr/>
      </vt:variant>
      <vt:variant>
        <vt:lpwstr>_Toc268090995</vt:lpwstr>
      </vt:variant>
      <vt:variant>
        <vt:i4>1572922</vt:i4>
      </vt:variant>
      <vt:variant>
        <vt:i4>560</vt:i4>
      </vt:variant>
      <vt:variant>
        <vt:i4>0</vt:i4>
      </vt:variant>
      <vt:variant>
        <vt:i4>5</vt:i4>
      </vt:variant>
      <vt:variant>
        <vt:lpwstr/>
      </vt:variant>
      <vt:variant>
        <vt:lpwstr>_Toc268090994</vt:lpwstr>
      </vt:variant>
      <vt:variant>
        <vt:i4>1572922</vt:i4>
      </vt:variant>
      <vt:variant>
        <vt:i4>554</vt:i4>
      </vt:variant>
      <vt:variant>
        <vt:i4>0</vt:i4>
      </vt:variant>
      <vt:variant>
        <vt:i4>5</vt:i4>
      </vt:variant>
      <vt:variant>
        <vt:lpwstr/>
      </vt:variant>
      <vt:variant>
        <vt:lpwstr>_Toc268090993</vt:lpwstr>
      </vt:variant>
      <vt:variant>
        <vt:i4>1572922</vt:i4>
      </vt:variant>
      <vt:variant>
        <vt:i4>548</vt:i4>
      </vt:variant>
      <vt:variant>
        <vt:i4>0</vt:i4>
      </vt:variant>
      <vt:variant>
        <vt:i4>5</vt:i4>
      </vt:variant>
      <vt:variant>
        <vt:lpwstr/>
      </vt:variant>
      <vt:variant>
        <vt:lpwstr>_Toc268090992</vt:lpwstr>
      </vt:variant>
      <vt:variant>
        <vt:i4>1572922</vt:i4>
      </vt:variant>
      <vt:variant>
        <vt:i4>542</vt:i4>
      </vt:variant>
      <vt:variant>
        <vt:i4>0</vt:i4>
      </vt:variant>
      <vt:variant>
        <vt:i4>5</vt:i4>
      </vt:variant>
      <vt:variant>
        <vt:lpwstr/>
      </vt:variant>
      <vt:variant>
        <vt:lpwstr>_Toc268090991</vt:lpwstr>
      </vt:variant>
      <vt:variant>
        <vt:i4>1572922</vt:i4>
      </vt:variant>
      <vt:variant>
        <vt:i4>536</vt:i4>
      </vt:variant>
      <vt:variant>
        <vt:i4>0</vt:i4>
      </vt:variant>
      <vt:variant>
        <vt:i4>5</vt:i4>
      </vt:variant>
      <vt:variant>
        <vt:lpwstr/>
      </vt:variant>
      <vt:variant>
        <vt:lpwstr>_Toc268090990</vt:lpwstr>
      </vt:variant>
      <vt:variant>
        <vt:i4>1638458</vt:i4>
      </vt:variant>
      <vt:variant>
        <vt:i4>530</vt:i4>
      </vt:variant>
      <vt:variant>
        <vt:i4>0</vt:i4>
      </vt:variant>
      <vt:variant>
        <vt:i4>5</vt:i4>
      </vt:variant>
      <vt:variant>
        <vt:lpwstr/>
      </vt:variant>
      <vt:variant>
        <vt:lpwstr>_Toc268090989</vt:lpwstr>
      </vt:variant>
      <vt:variant>
        <vt:i4>1638458</vt:i4>
      </vt:variant>
      <vt:variant>
        <vt:i4>524</vt:i4>
      </vt:variant>
      <vt:variant>
        <vt:i4>0</vt:i4>
      </vt:variant>
      <vt:variant>
        <vt:i4>5</vt:i4>
      </vt:variant>
      <vt:variant>
        <vt:lpwstr/>
      </vt:variant>
      <vt:variant>
        <vt:lpwstr>_Toc268090988</vt:lpwstr>
      </vt:variant>
      <vt:variant>
        <vt:i4>1638458</vt:i4>
      </vt:variant>
      <vt:variant>
        <vt:i4>518</vt:i4>
      </vt:variant>
      <vt:variant>
        <vt:i4>0</vt:i4>
      </vt:variant>
      <vt:variant>
        <vt:i4>5</vt:i4>
      </vt:variant>
      <vt:variant>
        <vt:lpwstr/>
      </vt:variant>
      <vt:variant>
        <vt:lpwstr>_Toc268090987</vt:lpwstr>
      </vt:variant>
      <vt:variant>
        <vt:i4>1638458</vt:i4>
      </vt:variant>
      <vt:variant>
        <vt:i4>512</vt:i4>
      </vt:variant>
      <vt:variant>
        <vt:i4>0</vt:i4>
      </vt:variant>
      <vt:variant>
        <vt:i4>5</vt:i4>
      </vt:variant>
      <vt:variant>
        <vt:lpwstr/>
      </vt:variant>
      <vt:variant>
        <vt:lpwstr>_Toc268090986</vt:lpwstr>
      </vt:variant>
      <vt:variant>
        <vt:i4>1638458</vt:i4>
      </vt:variant>
      <vt:variant>
        <vt:i4>506</vt:i4>
      </vt:variant>
      <vt:variant>
        <vt:i4>0</vt:i4>
      </vt:variant>
      <vt:variant>
        <vt:i4>5</vt:i4>
      </vt:variant>
      <vt:variant>
        <vt:lpwstr/>
      </vt:variant>
      <vt:variant>
        <vt:lpwstr>_Toc268090985</vt:lpwstr>
      </vt:variant>
      <vt:variant>
        <vt:i4>1638458</vt:i4>
      </vt:variant>
      <vt:variant>
        <vt:i4>500</vt:i4>
      </vt:variant>
      <vt:variant>
        <vt:i4>0</vt:i4>
      </vt:variant>
      <vt:variant>
        <vt:i4>5</vt:i4>
      </vt:variant>
      <vt:variant>
        <vt:lpwstr/>
      </vt:variant>
      <vt:variant>
        <vt:lpwstr>_Toc268090984</vt:lpwstr>
      </vt:variant>
      <vt:variant>
        <vt:i4>1638458</vt:i4>
      </vt:variant>
      <vt:variant>
        <vt:i4>494</vt:i4>
      </vt:variant>
      <vt:variant>
        <vt:i4>0</vt:i4>
      </vt:variant>
      <vt:variant>
        <vt:i4>5</vt:i4>
      </vt:variant>
      <vt:variant>
        <vt:lpwstr/>
      </vt:variant>
      <vt:variant>
        <vt:lpwstr>_Toc268090983</vt:lpwstr>
      </vt:variant>
      <vt:variant>
        <vt:i4>1638458</vt:i4>
      </vt:variant>
      <vt:variant>
        <vt:i4>488</vt:i4>
      </vt:variant>
      <vt:variant>
        <vt:i4>0</vt:i4>
      </vt:variant>
      <vt:variant>
        <vt:i4>5</vt:i4>
      </vt:variant>
      <vt:variant>
        <vt:lpwstr/>
      </vt:variant>
      <vt:variant>
        <vt:lpwstr>_Toc268090982</vt:lpwstr>
      </vt:variant>
      <vt:variant>
        <vt:i4>1638458</vt:i4>
      </vt:variant>
      <vt:variant>
        <vt:i4>482</vt:i4>
      </vt:variant>
      <vt:variant>
        <vt:i4>0</vt:i4>
      </vt:variant>
      <vt:variant>
        <vt:i4>5</vt:i4>
      </vt:variant>
      <vt:variant>
        <vt:lpwstr/>
      </vt:variant>
      <vt:variant>
        <vt:lpwstr>_Toc268090981</vt:lpwstr>
      </vt:variant>
      <vt:variant>
        <vt:i4>1638458</vt:i4>
      </vt:variant>
      <vt:variant>
        <vt:i4>476</vt:i4>
      </vt:variant>
      <vt:variant>
        <vt:i4>0</vt:i4>
      </vt:variant>
      <vt:variant>
        <vt:i4>5</vt:i4>
      </vt:variant>
      <vt:variant>
        <vt:lpwstr/>
      </vt:variant>
      <vt:variant>
        <vt:lpwstr>_Toc268090980</vt:lpwstr>
      </vt:variant>
      <vt:variant>
        <vt:i4>1441850</vt:i4>
      </vt:variant>
      <vt:variant>
        <vt:i4>470</vt:i4>
      </vt:variant>
      <vt:variant>
        <vt:i4>0</vt:i4>
      </vt:variant>
      <vt:variant>
        <vt:i4>5</vt:i4>
      </vt:variant>
      <vt:variant>
        <vt:lpwstr/>
      </vt:variant>
      <vt:variant>
        <vt:lpwstr>_Toc268090979</vt:lpwstr>
      </vt:variant>
      <vt:variant>
        <vt:i4>1441850</vt:i4>
      </vt:variant>
      <vt:variant>
        <vt:i4>464</vt:i4>
      </vt:variant>
      <vt:variant>
        <vt:i4>0</vt:i4>
      </vt:variant>
      <vt:variant>
        <vt:i4>5</vt:i4>
      </vt:variant>
      <vt:variant>
        <vt:lpwstr/>
      </vt:variant>
      <vt:variant>
        <vt:lpwstr>_Toc268090978</vt:lpwstr>
      </vt:variant>
      <vt:variant>
        <vt:i4>1441850</vt:i4>
      </vt:variant>
      <vt:variant>
        <vt:i4>458</vt:i4>
      </vt:variant>
      <vt:variant>
        <vt:i4>0</vt:i4>
      </vt:variant>
      <vt:variant>
        <vt:i4>5</vt:i4>
      </vt:variant>
      <vt:variant>
        <vt:lpwstr/>
      </vt:variant>
      <vt:variant>
        <vt:lpwstr>_Toc268090977</vt:lpwstr>
      </vt:variant>
      <vt:variant>
        <vt:i4>1441850</vt:i4>
      </vt:variant>
      <vt:variant>
        <vt:i4>452</vt:i4>
      </vt:variant>
      <vt:variant>
        <vt:i4>0</vt:i4>
      </vt:variant>
      <vt:variant>
        <vt:i4>5</vt:i4>
      </vt:variant>
      <vt:variant>
        <vt:lpwstr/>
      </vt:variant>
      <vt:variant>
        <vt:lpwstr>_Toc268090976</vt:lpwstr>
      </vt:variant>
      <vt:variant>
        <vt:i4>1441850</vt:i4>
      </vt:variant>
      <vt:variant>
        <vt:i4>446</vt:i4>
      </vt:variant>
      <vt:variant>
        <vt:i4>0</vt:i4>
      </vt:variant>
      <vt:variant>
        <vt:i4>5</vt:i4>
      </vt:variant>
      <vt:variant>
        <vt:lpwstr/>
      </vt:variant>
      <vt:variant>
        <vt:lpwstr>_Toc268090975</vt:lpwstr>
      </vt:variant>
      <vt:variant>
        <vt:i4>1441850</vt:i4>
      </vt:variant>
      <vt:variant>
        <vt:i4>440</vt:i4>
      </vt:variant>
      <vt:variant>
        <vt:i4>0</vt:i4>
      </vt:variant>
      <vt:variant>
        <vt:i4>5</vt:i4>
      </vt:variant>
      <vt:variant>
        <vt:lpwstr/>
      </vt:variant>
      <vt:variant>
        <vt:lpwstr>_Toc268090974</vt:lpwstr>
      </vt:variant>
      <vt:variant>
        <vt:i4>1441850</vt:i4>
      </vt:variant>
      <vt:variant>
        <vt:i4>434</vt:i4>
      </vt:variant>
      <vt:variant>
        <vt:i4>0</vt:i4>
      </vt:variant>
      <vt:variant>
        <vt:i4>5</vt:i4>
      </vt:variant>
      <vt:variant>
        <vt:lpwstr/>
      </vt:variant>
      <vt:variant>
        <vt:lpwstr>_Toc268090973</vt:lpwstr>
      </vt:variant>
      <vt:variant>
        <vt:i4>1441850</vt:i4>
      </vt:variant>
      <vt:variant>
        <vt:i4>428</vt:i4>
      </vt:variant>
      <vt:variant>
        <vt:i4>0</vt:i4>
      </vt:variant>
      <vt:variant>
        <vt:i4>5</vt:i4>
      </vt:variant>
      <vt:variant>
        <vt:lpwstr/>
      </vt:variant>
      <vt:variant>
        <vt:lpwstr>_Toc268090972</vt:lpwstr>
      </vt:variant>
      <vt:variant>
        <vt:i4>1441850</vt:i4>
      </vt:variant>
      <vt:variant>
        <vt:i4>422</vt:i4>
      </vt:variant>
      <vt:variant>
        <vt:i4>0</vt:i4>
      </vt:variant>
      <vt:variant>
        <vt:i4>5</vt:i4>
      </vt:variant>
      <vt:variant>
        <vt:lpwstr/>
      </vt:variant>
      <vt:variant>
        <vt:lpwstr>_Toc268090971</vt:lpwstr>
      </vt:variant>
      <vt:variant>
        <vt:i4>1441850</vt:i4>
      </vt:variant>
      <vt:variant>
        <vt:i4>416</vt:i4>
      </vt:variant>
      <vt:variant>
        <vt:i4>0</vt:i4>
      </vt:variant>
      <vt:variant>
        <vt:i4>5</vt:i4>
      </vt:variant>
      <vt:variant>
        <vt:lpwstr/>
      </vt:variant>
      <vt:variant>
        <vt:lpwstr>_Toc268090970</vt:lpwstr>
      </vt:variant>
      <vt:variant>
        <vt:i4>1507386</vt:i4>
      </vt:variant>
      <vt:variant>
        <vt:i4>410</vt:i4>
      </vt:variant>
      <vt:variant>
        <vt:i4>0</vt:i4>
      </vt:variant>
      <vt:variant>
        <vt:i4>5</vt:i4>
      </vt:variant>
      <vt:variant>
        <vt:lpwstr/>
      </vt:variant>
      <vt:variant>
        <vt:lpwstr>_Toc268090969</vt:lpwstr>
      </vt:variant>
      <vt:variant>
        <vt:i4>1507386</vt:i4>
      </vt:variant>
      <vt:variant>
        <vt:i4>404</vt:i4>
      </vt:variant>
      <vt:variant>
        <vt:i4>0</vt:i4>
      </vt:variant>
      <vt:variant>
        <vt:i4>5</vt:i4>
      </vt:variant>
      <vt:variant>
        <vt:lpwstr/>
      </vt:variant>
      <vt:variant>
        <vt:lpwstr>_Toc268090968</vt:lpwstr>
      </vt:variant>
      <vt:variant>
        <vt:i4>1507386</vt:i4>
      </vt:variant>
      <vt:variant>
        <vt:i4>398</vt:i4>
      </vt:variant>
      <vt:variant>
        <vt:i4>0</vt:i4>
      </vt:variant>
      <vt:variant>
        <vt:i4>5</vt:i4>
      </vt:variant>
      <vt:variant>
        <vt:lpwstr/>
      </vt:variant>
      <vt:variant>
        <vt:lpwstr>_Toc268090967</vt:lpwstr>
      </vt:variant>
      <vt:variant>
        <vt:i4>1507386</vt:i4>
      </vt:variant>
      <vt:variant>
        <vt:i4>392</vt:i4>
      </vt:variant>
      <vt:variant>
        <vt:i4>0</vt:i4>
      </vt:variant>
      <vt:variant>
        <vt:i4>5</vt:i4>
      </vt:variant>
      <vt:variant>
        <vt:lpwstr/>
      </vt:variant>
      <vt:variant>
        <vt:lpwstr>_Toc268090966</vt:lpwstr>
      </vt:variant>
      <vt:variant>
        <vt:i4>1507386</vt:i4>
      </vt:variant>
      <vt:variant>
        <vt:i4>386</vt:i4>
      </vt:variant>
      <vt:variant>
        <vt:i4>0</vt:i4>
      </vt:variant>
      <vt:variant>
        <vt:i4>5</vt:i4>
      </vt:variant>
      <vt:variant>
        <vt:lpwstr/>
      </vt:variant>
      <vt:variant>
        <vt:lpwstr>_Toc268090965</vt:lpwstr>
      </vt:variant>
      <vt:variant>
        <vt:i4>1507386</vt:i4>
      </vt:variant>
      <vt:variant>
        <vt:i4>380</vt:i4>
      </vt:variant>
      <vt:variant>
        <vt:i4>0</vt:i4>
      </vt:variant>
      <vt:variant>
        <vt:i4>5</vt:i4>
      </vt:variant>
      <vt:variant>
        <vt:lpwstr/>
      </vt:variant>
      <vt:variant>
        <vt:lpwstr>_Toc268090964</vt:lpwstr>
      </vt:variant>
      <vt:variant>
        <vt:i4>1507386</vt:i4>
      </vt:variant>
      <vt:variant>
        <vt:i4>374</vt:i4>
      </vt:variant>
      <vt:variant>
        <vt:i4>0</vt:i4>
      </vt:variant>
      <vt:variant>
        <vt:i4>5</vt:i4>
      </vt:variant>
      <vt:variant>
        <vt:lpwstr/>
      </vt:variant>
      <vt:variant>
        <vt:lpwstr>_Toc268090963</vt:lpwstr>
      </vt:variant>
      <vt:variant>
        <vt:i4>1507386</vt:i4>
      </vt:variant>
      <vt:variant>
        <vt:i4>368</vt:i4>
      </vt:variant>
      <vt:variant>
        <vt:i4>0</vt:i4>
      </vt:variant>
      <vt:variant>
        <vt:i4>5</vt:i4>
      </vt:variant>
      <vt:variant>
        <vt:lpwstr/>
      </vt:variant>
      <vt:variant>
        <vt:lpwstr>_Toc268090962</vt:lpwstr>
      </vt:variant>
      <vt:variant>
        <vt:i4>1507386</vt:i4>
      </vt:variant>
      <vt:variant>
        <vt:i4>362</vt:i4>
      </vt:variant>
      <vt:variant>
        <vt:i4>0</vt:i4>
      </vt:variant>
      <vt:variant>
        <vt:i4>5</vt:i4>
      </vt:variant>
      <vt:variant>
        <vt:lpwstr/>
      </vt:variant>
      <vt:variant>
        <vt:lpwstr>_Toc268090961</vt:lpwstr>
      </vt:variant>
      <vt:variant>
        <vt:i4>1507386</vt:i4>
      </vt:variant>
      <vt:variant>
        <vt:i4>356</vt:i4>
      </vt:variant>
      <vt:variant>
        <vt:i4>0</vt:i4>
      </vt:variant>
      <vt:variant>
        <vt:i4>5</vt:i4>
      </vt:variant>
      <vt:variant>
        <vt:lpwstr/>
      </vt:variant>
      <vt:variant>
        <vt:lpwstr>_Toc268090960</vt:lpwstr>
      </vt:variant>
      <vt:variant>
        <vt:i4>1310778</vt:i4>
      </vt:variant>
      <vt:variant>
        <vt:i4>350</vt:i4>
      </vt:variant>
      <vt:variant>
        <vt:i4>0</vt:i4>
      </vt:variant>
      <vt:variant>
        <vt:i4>5</vt:i4>
      </vt:variant>
      <vt:variant>
        <vt:lpwstr/>
      </vt:variant>
      <vt:variant>
        <vt:lpwstr>_Toc268090959</vt:lpwstr>
      </vt:variant>
      <vt:variant>
        <vt:i4>1310778</vt:i4>
      </vt:variant>
      <vt:variant>
        <vt:i4>344</vt:i4>
      </vt:variant>
      <vt:variant>
        <vt:i4>0</vt:i4>
      </vt:variant>
      <vt:variant>
        <vt:i4>5</vt:i4>
      </vt:variant>
      <vt:variant>
        <vt:lpwstr/>
      </vt:variant>
      <vt:variant>
        <vt:lpwstr>_Toc268090958</vt:lpwstr>
      </vt:variant>
      <vt:variant>
        <vt:i4>1310778</vt:i4>
      </vt:variant>
      <vt:variant>
        <vt:i4>338</vt:i4>
      </vt:variant>
      <vt:variant>
        <vt:i4>0</vt:i4>
      </vt:variant>
      <vt:variant>
        <vt:i4>5</vt:i4>
      </vt:variant>
      <vt:variant>
        <vt:lpwstr/>
      </vt:variant>
      <vt:variant>
        <vt:lpwstr>_Toc268090957</vt:lpwstr>
      </vt:variant>
      <vt:variant>
        <vt:i4>1310778</vt:i4>
      </vt:variant>
      <vt:variant>
        <vt:i4>332</vt:i4>
      </vt:variant>
      <vt:variant>
        <vt:i4>0</vt:i4>
      </vt:variant>
      <vt:variant>
        <vt:i4>5</vt:i4>
      </vt:variant>
      <vt:variant>
        <vt:lpwstr/>
      </vt:variant>
      <vt:variant>
        <vt:lpwstr>_Toc268090956</vt:lpwstr>
      </vt:variant>
      <vt:variant>
        <vt:i4>1310778</vt:i4>
      </vt:variant>
      <vt:variant>
        <vt:i4>326</vt:i4>
      </vt:variant>
      <vt:variant>
        <vt:i4>0</vt:i4>
      </vt:variant>
      <vt:variant>
        <vt:i4>5</vt:i4>
      </vt:variant>
      <vt:variant>
        <vt:lpwstr/>
      </vt:variant>
      <vt:variant>
        <vt:lpwstr>_Toc268090955</vt:lpwstr>
      </vt:variant>
      <vt:variant>
        <vt:i4>1310778</vt:i4>
      </vt:variant>
      <vt:variant>
        <vt:i4>320</vt:i4>
      </vt:variant>
      <vt:variant>
        <vt:i4>0</vt:i4>
      </vt:variant>
      <vt:variant>
        <vt:i4>5</vt:i4>
      </vt:variant>
      <vt:variant>
        <vt:lpwstr/>
      </vt:variant>
      <vt:variant>
        <vt:lpwstr>_Toc268090954</vt:lpwstr>
      </vt:variant>
      <vt:variant>
        <vt:i4>1310778</vt:i4>
      </vt:variant>
      <vt:variant>
        <vt:i4>314</vt:i4>
      </vt:variant>
      <vt:variant>
        <vt:i4>0</vt:i4>
      </vt:variant>
      <vt:variant>
        <vt:i4>5</vt:i4>
      </vt:variant>
      <vt:variant>
        <vt:lpwstr/>
      </vt:variant>
      <vt:variant>
        <vt:lpwstr>_Toc268090953</vt:lpwstr>
      </vt:variant>
      <vt:variant>
        <vt:i4>1310778</vt:i4>
      </vt:variant>
      <vt:variant>
        <vt:i4>308</vt:i4>
      </vt:variant>
      <vt:variant>
        <vt:i4>0</vt:i4>
      </vt:variant>
      <vt:variant>
        <vt:i4>5</vt:i4>
      </vt:variant>
      <vt:variant>
        <vt:lpwstr/>
      </vt:variant>
      <vt:variant>
        <vt:lpwstr>_Toc268090952</vt:lpwstr>
      </vt:variant>
      <vt:variant>
        <vt:i4>1310778</vt:i4>
      </vt:variant>
      <vt:variant>
        <vt:i4>302</vt:i4>
      </vt:variant>
      <vt:variant>
        <vt:i4>0</vt:i4>
      </vt:variant>
      <vt:variant>
        <vt:i4>5</vt:i4>
      </vt:variant>
      <vt:variant>
        <vt:lpwstr/>
      </vt:variant>
      <vt:variant>
        <vt:lpwstr>_Toc268090951</vt:lpwstr>
      </vt:variant>
      <vt:variant>
        <vt:i4>1310778</vt:i4>
      </vt:variant>
      <vt:variant>
        <vt:i4>296</vt:i4>
      </vt:variant>
      <vt:variant>
        <vt:i4>0</vt:i4>
      </vt:variant>
      <vt:variant>
        <vt:i4>5</vt:i4>
      </vt:variant>
      <vt:variant>
        <vt:lpwstr/>
      </vt:variant>
      <vt:variant>
        <vt:lpwstr>_Toc268090950</vt:lpwstr>
      </vt:variant>
      <vt:variant>
        <vt:i4>1376314</vt:i4>
      </vt:variant>
      <vt:variant>
        <vt:i4>290</vt:i4>
      </vt:variant>
      <vt:variant>
        <vt:i4>0</vt:i4>
      </vt:variant>
      <vt:variant>
        <vt:i4>5</vt:i4>
      </vt:variant>
      <vt:variant>
        <vt:lpwstr/>
      </vt:variant>
      <vt:variant>
        <vt:lpwstr>_Toc268090949</vt:lpwstr>
      </vt:variant>
      <vt:variant>
        <vt:i4>1376314</vt:i4>
      </vt:variant>
      <vt:variant>
        <vt:i4>284</vt:i4>
      </vt:variant>
      <vt:variant>
        <vt:i4>0</vt:i4>
      </vt:variant>
      <vt:variant>
        <vt:i4>5</vt:i4>
      </vt:variant>
      <vt:variant>
        <vt:lpwstr/>
      </vt:variant>
      <vt:variant>
        <vt:lpwstr>_Toc268090948</vt:lpwstr>
      </vt:variant>
      <vt:variant>
        <vt:i4>1376314</vt:i4>
      </vt:variant>
      <vt:variant>
        <vt:i4>278</vt:i4>
      </vt:variant>
      <vt:variant>
        <vt:i4>0</vt:i4>
      </vt:variant>
      <vt:variant>
        <vt:i4>5</vt:i4>
      </vt:variant>
      <vt:variant>
        <vt:lpwstr/>
      </vt:variant>
      <vt:variant>
        <vt:lpwstr>_Toc268090947</vt:lpwstr>
      </vt:variant>
      <vt:variant>
        <vt:i4>1376314</vt:i4>
      </vt:variant>
      <vt:variant>
        <vt:i4>272</vt:i4>
      </vt:variant>
      <vt:variant>
        <vt:i4>0</vt:i4>
      </vt:variant>
      <vt:variant>
        <vt:i4>5</vt:i4>
      </vt:variant>
      <vt:variant>
        <vt:lpwstr/>
      </vt:variant>
      <vt:variant>
        <vt:lpwstr>_Toc268090946</vt:lpwstr>
      </vt:variant>
      <vt:variant>
        <vt:i4>1376314</vt:i4>
      </vt:variant>
      <vt:variant>
        <vt:i4>266</vt:i4>
      </vt:variant>
      <vt:variant>
        <vt:i4>0</vt:i4>
      </vt:variant>
      <vt:variant>
        <vt:i4>5</vt:i4>
      </vt:variant>
      <vt:variant>
        <vt:lpwstr/>
      </vt:variant>
      <vt:variant>
        <vt:lpwstr>_Toc268090945</vt:lpwstr>
      </vt:variant>
      <vt:variant>
        <vt:i4>1376314</vt:i4>
      </vt:variant>
      <vt:variant>
        <vt:i4>260</vt:i4>
      </vt:variant>
      <vt:variant>
        <vt:i4>0</vt:i4>
      </vt:variant>
      <vt:variant>
        <vt:i4>5</vt:i4>
      </vt:variant>
      <vt:variant>
        <vt:lpwstr/>
      </vt:variant>
      <vt:variant>
        <vt:lpwstr>_Toc268090944</vt:lpwstr>
      </vt:variant>
      <vt:variant>
        <vt:i4>1376314</vt:i4>
      </vt:variant>
      <vt:variant>
        <vt:i4>254</vt:i4>
      </vt:variant>
      <vt:variant>
        <vt:i4>0</vt:i4>
      </vt:variant>
      <vt:variant>
        <vt:i4>5</vt:i4>
      </vt:variant>
      <vt:variant>
        <vt:lpwstr/>
      </vt:variant>
      <vt:variant>
        <vt:lpwstr>_Toc268090943</vt:lpwstr>
      </vt:variant>
      <vt:variant>
        <vt:i4>1376314</vt:i4>
      </vt:variant>
      <vt:variant>
        <vt:i4>248</vt:i4>
      </vt:variant>
      <vt:variant>
        <vt:i4>0</vt:i4>
      </vt:variant>
      <vt:variant>
        <vt:i4>5</vt:i4>
      </vt:variant>
      <vt:variant>
        <vt:lpwstr/>
      </vt:variant>
      <vt:variant>
        <vt:lpwstr>_Toc268090942</vt:lpwstr>
      </vt:variant>
      <vt:variant>
        <vt:i4>1376314</vt:i4>
      </vt:variant>
      <vt:variant>
        <vt:i4>242</vt:i4>
      </vt:variant>
      <vt:variant>
        <vt:i4>0</vt:i4>
      </vt:variant>
      <vt:variant>
        <vt:i4>5</vt:i4>
      </vt:variant>
      <vt:variant>
        <vt:lpwstr/>
      </vt:variant>
      <vt:variant>
        <vt:lpwstr>_Toc268090941</vt:lpwstr>
      </vt:variant>
      <vt:variant>
        <vt:i4>1376314</vt:i4>
      </vt:variant>
      <vt:variant>
        <vt:i4>236</vt:i4>
      </vt:variant>
      <vt:variant>
        <vt:i4>0</vt:i4>
      </vt:variant>
      <vt:variant>
        <vt:i4>5</vt:i4>
      </vt:variant>
      <vt:variant>
        <vt:lpwstr/>
      </vt:variant>
      <vt:variant>
        <vt:lpwstr>_Toc268090940</vt:lpwstr>
      </vt:variant>
      <vt:variant>
        <vt:i4>1179706</vt:i4>
      </vt:variant>
      <vt:variant>
        <vt:i4>230</vt:i4>
      </vt:variant>
      <vt:variant>
        <vt:i4>0</vt:i4>
      </vt:variant>
      <vt:variant>
        <vt:i4>5</vt:i4>
      </vt:variant>
      <vt:variant>
        <vt:lpwstr/>
      </vt:variant>
      <vt:variant>
        <vt:lpwstr>_Toc268090939</vt:lpwstr>
      </vt:variant>
      <vt:variant>
        <vt:i4>1179706</vt:i4>
      </vt:variant>
      <vt:variant>
        <vt:i4>224</vt:i4>
      </vt:variant>
      <vt:variant>
        <vt:i4>0</vt:i4>
      </vt:variant>
      <vt:variant>
        <vt:i4>5</vt:i4>
      </vt:variant>
      <vt:variant>
        <vt:lpwstr/>
      </vt:variant>
      <vt:variant>
        <vt:lpwstr>_Toc268090938</vt:lpwstr>
      </vt:variant>
      <vt:variant>
        <vt:i4>1179706</vt:i4>
      </vt:variant>
      <vt:variant>
        <vt:i4>218</vt:i4>
      </vt:variant>
      <vt:variant>
        <vt:i4>0</vt:i4>
      </vt:variant>
      <vt:variant>
        <vt:i4>5</vt:i4>
      </vt:variant>
      <vt:variant>
        <vt:lpwstr/>
      </vt:variant>
      <vt:variant>
        <vt:lpwstr>_Toc268090937</vt:lpwstr>
      </vt:variant>
      <vt:variant>
        <vt:i4>1179706</vt:i4>
      </vt:variant>
      <vt:variant>
        <vt:i4>212</vt:i4>
      </vt:variant>
      <vt:variant>
        <vt:i4>0</vt:i4>
      </vt:variant>
      <vt:variant>
        <vt:i4>5</vt:i4>
      </vt:variant>
      <vt:variant>
        <vt:lpwstr/>
      </vt:variant>
      <vt:variant>
        <vt:lpwstr>_Toc268090936</vt:lpwstr>
      </vt:variant>
      <vt:variant>
        <vt:i4>1179706</vt:i4>
      </vt:variant>
      <vt:variant>
        <vt:i4>206</vt:i4>
      </vt:variant>
      <vt:variant>
        <vt:i4>0</vt:i4>
      </vt:variant>
      <vt:variant>
        <vt:i4>5</vt:i4>
      </vt:variant>
      <vt:variant>
        <vt:lpwstr/>
      </vt:variant>
      <vt:variant>
        <vt:lpwstr>_Toc268090935</vt:lpwstr>
      </vt:variant>
      <vt:variant>
        <vt:i4>1179706</vt:i4>
      </vt:variant>
      <vt:variant>
        <vt:i4>200</vt:i4>
      </vt:variant>
      <vt:variant>
        <vt:i4>0</vt:i4>
      </vt:variant>
      <vt:variant>
        <vt:i4>5</vt:i4>
      </vt:variant>
      <vt:variant>
        <vt:lpwstr/>
      </vt:variant>
      <vt:variant>
        <vt:lpwstr>_Toc268090934</vt:lpwstr>
      </vt:variant>
      <vt:variant>
        <vt:i4>1179706</vt:i4>
      </vt:variant>
      <vt:variant>
        <vt:i4>194</vt:i4>
      </vt:variant>
      <vt:variant>
        <vt:i4>0</vt:i4>
      </vt:variant>
      <vt:variant>
        <vt:i4>5</vt:i4>
      </vt:variant>
      <vt:variant>
        <vt:lpwstr/>
      </vt:variant>
      <vt:variant>
        <vt:lpwstr>_Toc268090933</vt:lpwstr>
      </vt:variant>
      <vt:variant>
        <vt:i4>1179706</vt:i4>
      </vt:variant>
      <vt:variant>
        <vt:i4>188</vt:i4>
      </vt:variant>
      <vt:variant>
        <vt:i4>0</vt:i4>
      </vt:variant>
      <vt:variant>
        <vt:i4>5</vt:i4>
      </vt:variant>
      <vt:variant>
        <vt:lpwstr/>
      </vt:variant>
      <vt:variant>
        <vt:lpwstr>_Toc268090932</vt:lpwstr>
      </vt:variant>
      <vt:variant>
        <vt:i4>1179706</vt:i4>
      </vt:variant>
      <vt:variant>
        <vt:i4>182</vt:i4>
      </vt:variant>
      <vt:variant>
        <vt:i4>0</vt:i4>
      </vt:variant>
      <vt:variant>
        <vt:i4>5</vt:i4>
      </vt:variant>
      <vt:variant>
        <vt:lpwstr/>
      </vt:variant>
      <vt:variant>
        <vt:lpwstr>_Toc268090931</vt:lpwstr>
      </vt:variant>
      <vt:variant>
        <vt:i4>1179706</vt:i4>
      </vt:variant>
      <vt:variant>
        <vt:i4>176</vt:i4>
      </vt:variant>
      <vt:variant>
        <vt:i4>0</vt:i4>
      </vt:variant>
      <vt:variant>
        <vt:i4>5</vt:i4>
      </vt:variant>
      <vt:variant>
        <vt:lpwstr/>
      </vt:variant>
      <vt:variant>
        <vt:lpwstr>_Toc268090930</vt:lpwstr>
      </vt:variant>
      <vt:variant>
        <vt:i4>1245242</vt:i4>
      </vt:variant>
      <vt:variant>
        <vt:i4>170</vt:i4>
      </vt:variant>
      <vt:variant>
        <vt:i4>0</vt:i4>
      </vt:variant>
      <vt:variant>
        <vt:i4>5</vt:i4>
      </vt:variant>
      <vt:variant>
        <vt:lpwstr/>
      </vt:variant>
      <vt:variant>
        <vt:lpwstr>_Toc268090929</vt:lpwstr>
      </vt:variant>
      <vt:variant>
        <vt:i4>1245242</vt:i4>
      </vt:variant>
      <vt:variant>
        <vt:i4>164</vt:i4>
      </vt:variant>
      <vt:variant>
        <vt:i4>0</vt:i4>
      </vt:variant>
      <vt:variant>
        <vt:i4>5</vt:i4>
      </vt:variant>
      <vt:variant>
        <vt:lpwstr/>
      </vt:variant>
      <vt:variant>
        <vt:lpwstr>_Toc268090928</vt:lpwstr>
      </vt:variant>
      <vt:variant>
        <vt:i4>1245242</vt:i4>
      </vt:variant>
      <vt:variant>
        <vt:i4>158</vt:i4>
      </vt:variant>
      <vt:variant>
        <vt:i4>0</vt:i4>
      </vt:variant>
      <vt:variant>
        <vt:i4>5</vt:i4>
      </vt:variant>
      <vt:variant>
        <vt:lpwstr/>
      </vt:variant>
      <vt:variant>
        <vt:lpwstr>_Toc268090927</vt:lpwstr>
      </vt:variant>
      <vt:variant>
        <vt:i4>1245242</vt:i4>
      </vt:variant>
      <vt:variant>
        <vt:i4>152</vt:i4>
      </vt:variant>
      <vt:variant>
        <vt:i4>0</vt:i4>
      </vt:variant>
      <vt:variant>
        <vt:i4>5</vt:i4>
      </vt:variant>
      <vt:variant>
        <vt:lpwstr/>
      </vt:variant>
      <vt:variant>
        <vt:lpwstr>_Toc268090926</vt:lpwstr>
      </vt:variant>
      <vt:variant>
        <vt:i4>1245242</vt:i4>
      </vt:variant>
      <vt:variant>
        <vt:i4>146</vt:i4>
      </vt:variant>
      <vt:variant>
        <vt:i4>0</vt:i4>
      </vt:variant>
      <vt:variant>
        <vt:i4>5</vt:i4>
      </vt:variant>
      <vt:variant>
        <vt:lpwstr/>
      </vt:variant>
      <vt:variant>
        <vt:lpwstr>_Toc268090925</vt:lpwstr>
      </vt:variant>
      <vt:variant>
        <vt:i4>1245242</vt:i4>
      </vt:variant>
      <vt:variant>
        <vt:i4>140</vt:i4>
      </vt:variant>
      <vt:variant>
        <vt:i4>0</vt:i4>
      </vt:variant>
      <vt:variant>
        <vt:i4>5</vt:i4>
      </vt:variant>
      <vt:variant>
        <vt:lpwstr/>
      </vt:variant>
      <vt:variant>
        <vt:lpwstr>_Toc268090924</vt:lpwstr>
      </vt:variant>
      <vt:variant>
        <vt:i4>1245242</vt:i4>
      </vt:variant>
      <vt:variant>
        <vt:i4>134</vt:i4>
      </vt:variant>
      <vt:variant>
        <vt:i4>0</vt:i4>
      </vt:variant>
      <vt:variant>
        <vt:i4>5</vt:i4>
      </vt:variant>
      <vt:variant>
        <vt:lpwstr/>
      </vt:variant>
      <vt:variant>
        <vt:lpwstr>_Toc268090923</vt:lpwstr>
      </vt:variant>
      <vt:variant>
        <vt:i4>1245242</vt:i4>
      </vt:variant>
      <vt:variant>
        <vt:i4>128</vt:i4>
      </vt:variant>
      <vt:variant>
        <vt:i4>0</vt:i4>
      </vt:variant>
      <vt:variant>
        <vt:i4>5</vt:i4>
      </vt:variant>
      <vt:variant>
        <vt:lpwstr/>
      </vt:variant>
      <vt:variant>
        <vt:lpwstr>_Toc268090922</vt:lpwstr>
      </vt:variant>
      <vt:variant>
        <vt:i4>1245242</vt:i4>
      </vt:variant>
      <vt:variant>
        <vt:i4>122</vt:i4>
      </vt:variant>
      <vt:variant>
        <vt:i4>0</vt:i4>
      </vt:variant>
      <vt:variant>
        <vt:i4>5</vt:i4>
      </vt:variant>
      <vt:variant>
        <vt:lpwstr/>
      </vt:variant>
      <vt:variant>
        <vt:lpwstr>_Toc268090921</vt:lpwstr>
      </vt:variant>
      <vt:variant>
        <vt:i4>1245242</vt:i4>
      </vt:variant>
      <vt:variant>
        <vt:i4>116</vt:i4>
      </vt:variant>
      <vt:variant>
        <vt:i4>0</vt:i4>
      </vt:variant>
      <vt:variant>
        <vt:i4>5</vt:i4>
      </vt:variant>
      <vt:variant>
        <vt:lpwstr/>
      </vt:variant>
      <vt:variant>
        <vt:lpwstr>_Toc268090920</vt:lpwstr>
      </vt:variant>
      <vt:variant>
        <vt:i4>1048634</vt:i4>
      </vt:variant>
      <vt:variant>
        <vt:i4>110</vt:i4>
      </vt:variant>
      <vt:variant>
        <vt:i4>0</vt:i4>
      </vt:variant>
      <vt:variant>
        <vt:i4>5</vt:i4>
      </vt:variant>
      <vt:variant>
        <vt:lpwstr/>
      </vt:variant>
      <vt:variant>
        <vt:lpwstr>_Toc268090919</vt:lpwstr>
      </vt:variant>
      <vt:variant>
        <vt:i4>1048634</vt:i4>
      </vt:variant>
      <vt:variant>
        <vt:i4>104</vt:i4>
      </vt:variant>
      <vt:variant>
        <vt:i4>0</vt:i4>
      </vt:variant>
      <vt:variant>
        <vt:i4>5</vt:i4>
      </vt:variant>
      <vt:variant>
        <vt:lpwstr/>
      </vt:variant>
      <vt:variant>
        <vt:lpwstr>_Toc268090918</vt:lpwstr>
      </vt:variant>
      <vt:variant>
        <vt:i4>1048634</vt:i4>
      </vt:variant>
      <vt:variant>
        <vt:i4>98</vt:i4>
      </vt:variant>
      <vt:variant>
        <vt:i4>0</vt:i4>
      </vt:variant>
      <vt:variant>
        <vt:i4>5</vt:i4>
      </vt:variant>
      <vt:variant>
        <vt:lpwstr/>
      </vt:variant>
      <vt:variant>
        <vt:lpwstr>_Toc268090917</vt:lpwstr>
      </vt:variant>
      <vt:variant>
        <vt:i4>1048634</vt:i4>
      </vt:variant>
      <vt:variant>
        <vt:i4>92</vt:i4>
      </vt:variant>
      <vt:variant>
        <vt:i4>0</vt:i4>
      </vt:variant>
      <vt:variant>
        <vt:i4>5</vt:i4>
      </vt:variant>
      <vt:variant>
        <vt:lpwstr/>
      </vt:variant>
      <vt:variant>
        <vt:lpwstr>_Toc268090916</vt:lpwstr>
      </vt:variant>
      <vt:variant>
        <vt:i4>1048634</vt:i4>
      </vt:variant>
      <vt:variant>
        <vt:i4>86</vt:i4>
      </vt:variant>
      <vt:variant>
        <vt:i4>0</vt:i4>
      </vt:variant>
      <vt:variant>
        <vt:i4>5</vt:i4>
      </vt:variant>
      <vt:variant>
        <vt:lpwstr/>
      </vt:variant>
      <vt:variant>
        <vt:lpwstr>_Toc268090915</vt:lpwstr>
      </vt:variant>
      <vt:variant>
        <vt:i4>1048634</vt:i4>
      </vt:variant>
      <vt:variant>
        <vt:i4>80</vt:i4>
      </vt:variant>
      <vt:variant>
        <vt:i4>0</vt:i4>
      </vt:variant>
      <vt:variant>
        <vt:i4>5</vt:i4>
      </vt:variant>
      <vt:variant>
        <vt:lpwstr/>
      </vt:variant>
      <vt:variant>
        <vt:lpwstr>_Toc268090914</vt:lpwstr>
      </vt:variant>
      <vt:variant>
        <vt:i4>1048634</vt:i4>
      </vt:variant>
      <vt:variant>
        <vt:i4>74</vt:i4>
      </vt:variant>
      <vt:variant>
        <vt:i4>0</vt:i4>
      </vt:variant>
      <vt:variant>
        <vt:i4>5</vt:i4>
      </vt:variant>
      <vt:variant>
        <vt:lpwstr/>
      </vt:variant>
      <vt:variant>
        <vt:lpwstr>_Toc268090913</vt:lpwstr>
      </vt:variant>
      <vt:variant>
        <vt:i4>1048634</vt:i4>
      </vt:variant>
      <vt:variant>
        <vt:i4>68</vt:i4>
      </vt:variant>
      <vt:variant>
        <vt:i4>0</vt:i4>
      </vt:variant>
      <vt:variant>
        <vt:i4>5</vt:i4>
      </vt:variant>
      <vt:variant>
        <vt:lpwstr/>
      </vt:variant>
      <vt:variant>
        <vt:lpwstr>_Toc268090912</vt:lpwstr>
      </vt:variant>
      <vt:variant>
        <vt:i4>1048634</vt:i4>
      </vt:variant>
      <vt:variant>
        <vt:i4>62</vt:i4>
      </vt:variant>
      <vt:variant>
        <vt:i4>0</vt:i4>
      </vt:variant>
      <vt:variant>
        <vt:i4>5</vt:i4>
      </vt:variant>
      <vt:variant>
        <vt:lpwstr/>
      </vt:variant>
      <vt:variant>
        <vt:lpwstr>_Toc268090911</vt:lpwstr>
      </vt:variant>
      <vt:variant>
        <vt:i4>1048634</vt:i4>
      </vt:variant>
      <vt:variant>
        <vt:i4>56</vt:i4>
      </vt:variant>
      <vt:variant>
        <vt:i4>0</vt:i4>
      </vt:variant>
      <vt:variant>
        <vt:i4>5</vt:i4>
      </vt:variant>
      <vt:variant>
        <vt:lpwstr/>
      </vt:variant>
      <vt:variant>
        <vt:lpwstr>_Toc268090910</vt:lpwstr>
      </vt:variant>
      <vt:variant>
        <vt:i4>1114170</vt:i4>
      </vt:variant>
      <vt:variant>
        <vt:i4>50</vt:i4>
      </vt:variant>
      <vt:variant>
        <vt:i4>0</vt:i4>
      </vt:variant>
      <vt:variant>
        <vt:i4>5</vt:i4>
      </vt:variant>
      <vt:variant>
        <vt:lpwstr/>
      </vt:variant>
      <vt:variant>
        <vt:lpwstr>_Toc268090909</vt:lpwstr>
      </vt:variant>
      <vt:variant>
        <vt:i4>1114170</vt:i4>
      </vt:variant>
      <vt:variant>
        <vt:i4>44</vt:i4>
      </vt:variant>
      <vt:variant>
        <vt:i4>0</vt:i4>
      </vt:variant>
      <vt:variant>
        <vt:i4>5</vt:i4>
      </vt:variant>
      <vt:variant>
        <vt:lpwstr/>
      </vt:variant>
      <vt:variant>
        <vt:lpwstr>_Toc268090908</vt:lpwstr>
      </vt:variant>
      <vt:variant>
        <vt:i4>1114170</vt:i4>
      </vt:variant>
      <vt:variant>
        <vt:i4>38</vt:i4>
      </vt:variant>
      <vt:variant>
        <vt:i4>0</vt:i4>
      </vt:variant>
      <vt:variant>
        <vt:i4>5</vt:i4>
      </vt:variant>
      <vt:variant>
        <vt:lpwstr/>
      </vt:variant>
      <vt:variant>
        <vt:lpwstr>_Toc268090907</vt:lpwstr>
      </vt:variant>
      <vt:variant>
        <vt:i4>1114170</vt:i4>
      </vt:variant>
      <vt:variant>
        <vt:i4>32</vt:i4>
      </vt:variant>
      <vt:variant>
        <vt:i4>0</vt:i4>
      </vt:variant>
      <vt:variant>
        <vt:i4>5</vt:i4>
      </vt:variant>
      <vt:variant>
        <vt:lpwstr/>
      </vt:variant>
      <vt:variant>
        <vt:lpwstr>_Toc268090906</vt:lpwstr>
      </vt:variant>
      <vt:variant>
        <vt:i4>1114170</vt:i4>
      </vt:variant>
      <vt:variant>
        <vt:i4>26</vt:i4>
      </vt:variant>
      <vt:variant>
        <vt:i4>0</vt:i4>
      </vt:variant>
      <vt:variant>
        <vt:i4>5</vt:i4>
      </vt:variant>
      <vt:variant>
        <vt:lpwstr/>
      </vt:variant>
      <vt:variant>
        <vt:lpwstr>_Toc268090905</vt:lpwstr>
      </vt:variant>
      <vt:variant>
        <vt:i4>1114170</vt:i4>
      </vt:variant>
      <vt:variant>
        <vt:i4>20</vt:i4>
      </vt:variant>
      <vt:variant>
        <vt:i4>0</vt:i4>
      </vt:variant>
      <vt:variant>
        <vt:i4>5</vt:i4>
      </vt:variant>
      <vt:variant>
        <vt:lpwstr/>
      </vt:variant>
      <vt:variant>
        <vt:lpwstr>_Toc268090904</vt:lpwstr>
      </vt:variant>
      <vt:variant>
        <vt:i4>1114170</vt:i4>
      </vt:variant>
      <vt:variant>
        <vt:i4>14</vt:i4>
      </vt:variant>
      <vt:variant>
        <vt:i4>0</vt:i4>
      </vt:variant>
      <vt:variant>
        <vt:i4>5</vt:i4>
      </vt:variant>
      <vt:variant>
        <vt:lpwstr/>
      </vt:variant>
      <vt:variant>
        <vt:lpwstr>_Toc268090903</vt:lpwstr>
      </vt:variant>
      <vt:variant>
        <vt:i4>1114170</vt:i4>
      </vt:variant>
      <vt:variant>
        <vt:i4>8</vt:i4>
      </vt:variant>
      <vt:variant>
        <vt:i4>0</vt:i4>
      </vt:variant>
      <vt:variant>
        <vt:i4>5</vt:i4>
      </vt:variant>
      <vt:variant>
        <vt:lpwstr/>
      </vt:variant>
      <vt:variant>
        <vt:lpwstr>_Toc268090902</vt:lpwstr>
      </vt:variant>
      <vt:variant>
        <vt:i4>1114170</vt:i4>
      </vt:variant>
      <vt:variant>
        <vt:i4>2</vt:i4>
      </vt:variant>
      <vt:variant>
        <vt:i4>0</vt:i4>
      </vt:variant>
      <vt:variant>
        <vt:i4>5</vt:i4>
      </vt:variant>
      <vt:variant>
        <vt:lpwstr/>
      </vt:variant>
      <vt:variant>
        <vt:lpwstr>_Toc268090901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卷首语 </dc:title>
  <dc:creator>lee</dc:creator>
  <cp:lastModifiedBy>Administrator</cp:lastModifiedBy>
  <cp:revision>102</cp:revision>
  <cp:lastPrinted>2016-06-16T06:56:00Z</cp:lastPrinted>
  <dcterms:created xsi:type="dcterms:W3CDTF">2013-05-01T02:50:00Z</dcterms:created>
  <dcterms:modified xsi:type="dcterms:W3CDTF">2016-09-10T07:06:00Z</dcterms:modified>
</cp:coreProperties>
</file>